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67972" w14:textId="77777777" w:rsidR="0068112B" w:rsidRDefault="0068112B" w:rsidP="0068112B">
      <w:pPr>
        <w:ind w:left="42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浙江大学城市学院</w:t>
      </w:r>
    </w:p>
    <w:p w14:paraId="502E0406" w14:textId="77777777" w:rsidR="0068112B" w:rsidRDefault="0068112B" w:rsidP="0068112B">
      <w:pPr>
        <w:pStyle w:val="a8"/>
      </w:pPr>
      <w:bookmarkStart w:id="0" w:name="_Toc526032296"/>
      <w:bookmarkStart w:id="1" w:name="_Toc526063101"/>
      <w:bookmarkStart w:id="2" w:name="_Toc531253014"/>
      <w:bookmarkStart w:id="3" w:name="_Toc532830896"/>
      <w:bookmarkStart w:id="4" w:name="_Toc532831134"/>
      <w:bookmarkStart w:id="5" w:name="_Toc532831825"/>
      <w:bookmarkStart w:id="6" w:name="_Toc532832124"/>
      <w:bookmarkStart w:id="7" w:name="_Toc533537377"/>
      <w:bookmarkStart w:id="8" w:name="_Toc533621398"/>
      <w:r>
        <w:rPr>
          <w:rFonts w:hint="eastAsia"/>
          <w:sz w:val="48"/>
          <w:szCs w:val="48"/>
        </w:rPr>
        <w:t>计算机与计算科学学院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05D2C74" w14:textId="77777777" w:rsidR="0068112B" w:rsidRDefault="0068112B" w:rsidP="0068112B">
      <w:pPr>
        <w:jc w:val="center"/>
        <w:rPr>
          <w:noProof/>
        </w:rPr>
      </w:pPr>
      <w:r>
        <w:rPr>
          <w:noProof/>
          <w:sz w:val="32"/>
          <w:szCs w:val="32"/>
        </w:rPr>
        <w:drawing>
          <wp:inline distT="0" distB="0" distL="0" distR="0" wp14:anchorId="7645D475" wp14:editId="6FF4715B">
            <wp:extent cx="1771650" cy="1771650"/>
            <wp:effectExtent l="0" t="0" r="0" b="0"/>
            <wp:docPr id="2" name="图片 2" descr="说明: 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276-160Z914262E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228C" w14:textId="77777777" w:rsidR="0068112B" w:rsidRDefault="0068112B" w:rsidP="0068112B">
      <w:pPr>
        <w:jc w:val="center"/>
        <w:rPr>
          <w:rFonts w:eastAsia="黑体"/>
          <w:sz w:val="44"/>
        </w:rPr>
      </w:pPr>
      <w:r>
        <w:rPr>
          <w:rFonts w:eastAsia="黑体"/>
          <w:noProof/>
          <w:sz w:val="44"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0FAD9CC8" wp14:editId="12646DB7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5143500" cy="0"/>
                <wp:effectExtent l="0" t="1905" r="0" b="0"/>
                <wp:wrapTopAndBottom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4E42FF" id="直接连接符 3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pt" to="40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" o:allowincell="f" stroked="f">
                <w10:wrap type="topAndBottom"/>
              </v:line>
            </w:pict>
          </mc:Fallback>
        </mc:AlternateContent>
      </w:r>
      <w:r w:rsidRPr="005F212E">
        <w:rPr>
          <w:rFonts w:eastAsia="黑体" w:hint="eastAsia"/>
          <w:noProof/>
          <w:sz w:val="44"/>
        </w:rPr>
        <w:t>基于项目的案例学习系统</w:t>
      </w:r>
    </w:p>
    <w:p w14:paraId="655D4ED7" w14:textId="5643FA14" w:rsidR="0068112B" w:rsidRPr="005011E4" w:rsidRDefault="0068112B" w:rsidP="0068112B">
      <w:pPr>
        <w:jc w:val="center"/>
        <w:rPr>
          <w:rFonts w:eastAsia="黑体"/>
          <w:noProof/>
          <w:sz w:val="44"/>
        </w:rPr>
      </w:pPr>
      <w:r>
        <w:rPr>
          <w:rFonts w:eastAsia="黑体" w:hint="eastAsia"/>
          <w:noProof/>
          <w:sz w:val="44"/>
        </w:rPr>
        <w:t>用例文档</w:t>
      </w:r>
    </w:p>
    <w:p w14:paraId="47A68338" w14:textId="3DE83ABA" w:rsidR="0068112B" w:rsidRPr="00F432E6" w:rsidRDefault="0068112B" w:rsidP="0068112B">
      <w:pPr>
        <w:ind w:left="61" w:firstLineChars="807" w:firstLine="2179"/>
        <w:rPr>
          <w:color w:val="000000"/>
          <w:sz w:val="28"/>
        </w:rPr>
      </w:pPr>
      <w:r w:rsidRPr="00FD4E7A">
        <w:rPr>
          <w:rFonts w:ascii="Courier New" w:hAnsi="Courier New" w:cs="Courier New"/>
          <w:kern w:val="0"/>
          <w:sz w:val="27"/>
          <w:szCs w:val="27"/>
        </w:rPr>
        <w:t>版</w:t>
      </w:r>
      <w:r>
        <w:rPr>
          <w:rFonts w:ascii="Courier New" w:hAnsi="Courier New" w:cs="Courier New" w:hint="eastAsia"/>
          <w:kern w:val="0"/>
          <w:sz w:val="27"/>
          <w:szCs w:val="27"/>
        </w:rPr>
        <w:t xml:space="preserve"> </w:t>
      </w:r>
      <w:r w:rsidRPr="00FD4E7A">
        <w:rPr>
          <w:rFonts w:ascii="Courier New" w:hAnsi="Courier New" w:cs="Courier New"/>
          <w:kern w:val="0"/>
          <w:sz w:val="27"/>
          <w:szCs w:val="27"/>
        </w:rPr>
        <w:t>本</w:t>
      </w:r>
      <w:r>
        <w:rPr>
          <w:rFonts w:ascii="Courier New" w:hAnsi="Courier New" w:cs="Courier New" w:hint="eastAsia"/>
          <w:kern w:val="0"/>
          <w:sz w:val="27"/>
          <w:szCs w:val="27"/>
        </w:rPr>
        <w:t xml:space="preserve"> </w:t>
      </w:r>
      <w:r w:rsidRPr="00FD4E7A">
        <w:rPr>
          <w:rFonts w:ascii="Courier New" w:hAnsi="Courier New" w:cs="Courier New"/>
          <w:kern w:val="0"/>
          <w:sz w:val="27"/>
          <w:szCs w:val="27"/>
        </w:rPr>
        <w:t>号</w:t>
      </w:r>
      <w:r>
        <w:rPr>
          <w:rFonts w:ascii="Courier New" w:hAnsi="Courier New" w:cs="Courier New" w:hint="eastAsia"/>
          <w:kern w:val="0"/>
          <w:sz w:val="27"/>
          <w:szCs w:val="27"/>
        </w:rPr>
        <w:t>:</w:t>
      </w:r>
      <w:r w:rsidRPr="00F432E6">
        <w:rPr>
          <w:rFonts w:hint="eastAsia"/>
          <w:color w:val="000000"/>
          <w:sz w:val="28"/>
        </w:rPr>
        <w:t>[</w:t>
      </w:r>
      <w:r w:rsidRPr="0054216E">
        <w:t xml:space="preserve"> </w:t>
      </w:r>
      <w:r w:rsidRPr="0054216E">
        <w:rPr>
          <w:color w:val="000000"/>
          <w:sz w:val="28"/>
        </w:rPr>
        <w:t>0.1.1.18122</w:t>
      </w:r>
      <w:r>
        <w:rPr>
          <w:color w:val="000000"/>
          <w:sz w:val="28"/>
        </w:rPr>
        <w:t>5</w:t>
      </w:r>
      <w:r w:rsidRPr="0054216E">
        <w:rPr>
          <w:color w:val="000000"/>
          <w:sz w:val="28"/>
        </w:rPr>
        <w:t>_d</w:t>
      </w:r>
      <w:r w:rsidRPr="00F432E6">
        <w:rPr>
          <w:rFonts w:hint="eastAsia"/>
          <w:color w:val="000000"/>
          <w:sz w:val="28"/>
        </w:rPr>
        <w:t>]</w:t>
      </w:r>
    </w:p>
    <w:p w14:paraId="5A04D183" w14:textId="77777777" w:rsidR="0068112B" w:rsidRPr="00733C25" w:rsidRDefault="0068112B" w:rsidP="0068112B">
      <w:pPr>
        <w:ind w:firstLineChars="800" w:firstLine="2240"/>
        <w:rPr>
          <w:rFonts w:hAnsi="宋体"/>
          <w:sz w:val="28"/>
          <w:szCs w:val="28"/>
          <w:u w:val="single"/>
        </w:rPr>
      </w:pPr>
      <w:r>
        <w:rPr>
          <w:rFonts w:hint="eastAsia"/>
          <w:sz w:val="28"/>
        </w:rPr>
        <w:t>拟</w:t>
      </w:r>
      <w:r>
        <w:rPr>
          <w:sz w:val="28"/>
        </w:rPr>
        <w:t xml:space="preserve"> </w:t>
      </w:r>
      <w:r>
        <w:rPr>
          <w:rFonts w:hint="eastAsia"/>
          <w:sz w:val="28"/>
        </w:rPr>
        <w:t>制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proofErr w:type="gramStart"/>
      <w:r>
        <w:rPr>
          <w:rFonts w:hAnsi="宋体" w:hint="eastAsia"/>
          <w:sz w:val="28"/>
          <w:szCs w:val="28"/>
          <w:u w:val="single"/>
        </w:rPr>
        <w:t>刘值成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  31601402</w:t>
      </w:r>
    </w:p>
    <w:p w14:paraId="05E66416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于  坤  31601413</w:t>
      </w:r>
    </w:p>
    <w:p w14:paraId="729A5D22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proofErr w:type="gramStart"/>
      <w:r>
        <w:rPr>
          <w:rFonts w:hAnsi="宋体" w:hint="eastAsia"/>
          <w:sz w:val="28"/>
          <w:szCs w:val="28"/>
          <w:u w:val="single"/>
        </w:rPr>
        <w:t>张威杰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  31601414</w:t>
      </w:r>
    </w:p>
    <w:p w14:paraId="26F3C396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章奇妙  31601415</w:t>
      </w:r>
    </w:p>
    <w:p w14:paraId="70A30A0F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陈铉文  31601388</w:t>
      </w:r>
    </w:p>
    <w:p w14:paraId="39C5E6F9" w14:textId="77777777" w:rsidR="0068112B" w:rsidRDefault="0068112B" w:rsidP="0068112B">
      <w:pPr>
        <w:spacing w:line="72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审</w:t>
      </w:r>
      <w:r>
        <w:rPr>
          <w:sz w:val="28"/>
        </w:rPr>
        <w:t xml:space="preserve"> </w:t>
      </w:r>
      <w:r>
        <w:rPr>
          <w:rFonts w:hint="eastAsia"/>
          <w:sz w:val="28"/>
        </w:rPr>
        <w:t>核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r>
        <w:rPr>
          <w:rFonts w:hAnsi="宋体" w:hint="eastAsia"/>
          <w:sz w:val="28"/>
          <w:szCs w:val="28"/>
          <w:u w:val="single"/>
        </w:rPr>
        <w:t>陈铉文  31601388</w:t>
      </w:r>
    </w:p>
    <w:p w14:paraId="783AAC4E" w14:textId="77777777" w:rsidR="0068112B" w:rsidRDefault="0068112B" w:rsidP="0068112B">
      <w:pPr>
        <w:spacing w:line="72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批</w:t>
      </w:r>
      <w:r>
        <w:rPr>
          <w:sz w:val="28"/>
        </w:rPr>
        <w:t xml:space="preserve"> </w:t>
      </w:r>
      <w:r>
        <w:rPr>
          <w:rFonts w:hint="eastAsia"/>
          <w:sz w:val="28"/>
        </w:rPr>
        <w:t>准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r>
        <w:rPr>
          <w:rFonts w:hAnsi="宋体" w:hint="eastAsia"/>
          <w:sz w:val="28"/>
          <w:szCs w:val="28"/>
          <w:u w:val="single"/>
        </w:rPr>
        <w:t xml:space="preserve">    杨</w:t>
      </w:r>
      <w:proofErr w:type="gramStart"/>
      <w:r>
        <w:rPr>
          <w:rFonts w:hAnsi="宋体" w:hint="eastAsia"/>
          <w:sz w:val="28"/>
          <w:szCs w:val="28"/>
          <w:u w:val="single"/>
        </w:rPr>
        <w:t>枨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老师    </w:t>
      </w:r>
    </w:p>
    <w:p w14:paraId="7DF121F8" w14:textId="77777777" w:rsidR="0068112B" w:rsidRDefault="0068112B" w:rsidP="0068112B">
      <w:pPr>
        <w:rPr>
          <w:sz w:val="28"/>
        </w:rPr>
      </w:pPr>
    </w:p>
    <w:p w14:paraId="26B12E31" w14:textId="583D700C" w:rsidR="0068112B" w:rsidRDefault="0068112B" w:rsidP="0068112B">
      <w:pPr>
        <w:jc w:val="center"/>
        <w:rPr>
          <w:sz w:val="28"/>
        </w:rPr>
      </w:pPr>
      <w:r>
        <w:rPr>
          <w:rFonts w:hint="eastAsia"/>
          <w:sz w:val="28"/>
        </w:rPr>
        <w:t>[二零一八年十二月二十五日]</w:t>
      </w:r>
    </w:p>
    <w:p w14:paraId="435203CE" w14:textId="607360F1" w:rsidR="00B067EC" w:rsidRDefault="00B067EC"/>
    <w:p w14:paraId="60830596" w14:textId="77777777" w:rsidR="0068112B" w:rsidRPr="00706233" w:rsidRDefault="0068112B" w:rsidP="0068112B">
      <w:pPr>
        <w:pStyle w:val="1"/>
        <w:ind w:left="432" w:hanging="432"/>
      </w:pPr>
      <w:bookmarkStart w:id="9" w:name="_Toc24048"/>
      <w:bookmarkStart w:id="10" w:name="_Toc9212"/>
      <w:bookmarkStart w:id="11" w:name="_Toc525942182"/>
      <w:bookmarkStart w:id="12" w:name="_Toc526032363"/>
      <w:bookmarkStart w:id="13" w:name="_Toc526063168"/>
      <w:bookmarkStart w:id="14" w:name="_Toc531253015"/>
      <w:bookmarkStart w:id="15" w:name="_Toc532830897"/>
      <w:bookmarkStart w:id="16" w:name="_Toc532831135"/>
      <w:bookmarkStart w:id="17" w:name="_Toc532831826"/>
      <w:bookmarkStart w:id="18" w:name="_Toc532832125"/>
      <w:bookmarkStart w:id="19" w:name="_Toc533537378"/>
      <w:bookmarkStart w:id="20" w:name="_Toc533621399"/>
      <w:r w:rsidRPr="00706233">
        <w:rPr>
          <w:rFonts w:hint="eastAsia"/>
        </w:rPr>
        <w:lastRenderedPageBreak/>
        <w:t>附件</w:t>
      </w:r>
      <w:bookmarkEnd w:id="9"/>
      <w:bookmarkEnd w:id="10"/>
      <w:r w:rsidRPr="00706233">
        <w:rPr>
          <w:rFonts w:hint="eastAsia"/>
        </w:rPr>
        <w:t>一</w:t>
      </w:r>
      <w:r>
        <w:rPr>
          <w:rFonts w:hint="eastAsia"/>
        </w:rPr>
        <w:t xml:space="preserve">： </w:t>
      </w:r>
      <w:r w:rsidRPr="00706233">
        <w:rPr>
          <w:rFonts w:hint="eastAsia"/>
        </w:rPr>
        <w:t>文档修订记录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68112B" w14:paraId="5785F9AF" w14:textId="77777777" w:rsidTr="0040689B">
        <w:trPr>
          <w:cantSplit/>
          <w:trHeight w:val="510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 w14:paraId="1D7A25B5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305" w:type="dxa"/>
            <w:shd w:val="clear" w:color="auto" w:fill="D9D9D9"/>
            <w:vAlign w:val="center"/>
          </w:tcPr>
          <w:p w14:paraId="72055EE7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316AF11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846EF6D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</w:t>
            </w:r>
            <w:r>
              <w:rPr>
                <w:rFonts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45BF0AE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2D1303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A3F1EB9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审核</w:t>
            </w:r>
            <w:r>
              <w:rPr>
                <w:rFonts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428A87BB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批准</w:t>
            </w:r>
            <w:r>
              <w:rPr>
                <w:rFonts w:hAnsi="宋体" w:hint="eastAsia"/>
                <w:b/>
                <w:szCs w:val="21"/>
              </w:rPr>
              <w:t>人</w:t>
            </w:r>
          </w:p>
        </w:tc>
      </w:tr>
      <w:tr w:rsidR="0068112B" w14:paraId="0EC859D6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49C885DE" w14:textId="046B66C7" w:rsidR="0068112B" w:rsidRDefault="0068112B" w:rsidP="0040689B">
            <w:pPr>
              <w:spacing w:line="240" w:lineRule="auto"/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 w:hint="eastAsia"/>
                <w:sz w:val="15"/>
                <w:szCs w:val="18"/>
              </w:rPr>
              <w:t>0</w:t>
            </w:r>
            <w:r w:rsidRPr="00943249">
              <w:rPr>
                <w:rFonts w:hAnsi="宋体"/>
                <w:sz w:val="15"/>
                <w:szCs w:val="18"/>
              </w:rPr>
              <w:t>.1.0.</w:t>
            </w:r>
            <w:r w:rsidRPr="00943249">
              <w:rPr>
                <w:rFonts w:hAnsi="宋体"/>
                <w:sz w:val="18"/>
                <w:szCs w:val="18"/>
              </w:rPr>
              <w:t>1812</w:t>
            </w:r>
            <w:r>
              <w:rPr>
                <w:rFonts w:hAnsi="宋体"/>
                <w:sz w:val="18"/>
                <w:szCs w:val="18"/>
              </w:rPr>
              <w:t>25_d</w:t>
            </w:r>
          </w:p>
        </w:tc>
        <w:tc>
          <w:tcPr>
            <w:tcW w:w="1305" w:type="dxa"/>
            <w:vAlign w:val="center"/>
          </w:tcPr>
          <w:p w14:paraId="2CC46094" w14:textId="5B2644AE" w:rsidR="0068112B" w:rsidRDefault="0068112B" w:rsidP="0040689B">
            <w:pPr>
              <w:spacing w:line="240" w:lineRule="auto"/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/>
                <w:sz w:val="18"/>
                <w:szCs w:val="18"/>
              </w:rPr>
              <w:t>2018</w:t>
            </w:r>
            <w:r>
              <w:rPr>
                <w:rFonts w:hAnsi="宋体"/>
                <w:sz w:val="18"/>
                <w:szCs w:val="18"/>
              </w:rPr>
              <w:t>-</w:t>
            </w:r>
            <w:r w:rsidRPr="00943249">
              <w:rPr>
                <w:rFonts w:hAnsi="宋体"/>
                <w:sz w:val="18"/>
                <w:szCs w:val="18"/>
              </w:rPr>
              <w:t>12</w:t>
            </w:r>
            <w:r>
              <w:rPr>
                <w:rFonts w:hAnsi="宋体"/>
                <w:sz w:val="18"/>
                <w:szCs w:val="18"/>
              </w:rPr>
              <w:t>-25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04B9D9D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于坤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E60EC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D1B8B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A7345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8EF558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0671CC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6F5524B7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437F1761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7DB0B023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7E622EFD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B19EE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2A4C5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BFEE4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246AD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53228BAC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1309C448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306E7B84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1985345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2634FE90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16ACCF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F05A8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CD413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4B847D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626A16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7CC51AA6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78BBC0EA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55E4CB2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455200EA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F9ECD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00F50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C4516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72AF2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3FB779B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1CDF7377" w14:textId="77777777" w:rsidTr="0040689B">
        <w:trPr>
          <w:cantSplit/>
          <w:trHeight w:val="510"/>
          <w:jc w:val="center"/>
        </w:trPr>
        <w:tc>
          <w:tcPr>
            <w:tcW w:w="1364" w:type="dxa"/>
            <w:vAlign w:val="center"/>
          </w:tcPr>
          <w:p w14:paraId="309C42D9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305" w:type="dxa"/>
            <w:vAlign w:val="center"/>
          </w:tcPr>
          <w:p w14:paraId="75BD5213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7B029B89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15C1B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B484EF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5C924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6566C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6624626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</w:tbl>
    <w:p w14:paraId="435D6D9A" w14:textId="77777777" w:rsidR="0068112B" w:rsidRPr="00A56AB7" w:rsidRDefault="0068112B" w:rsidP="0068112B">
      <w:pPr>
        <w:rPr>
          <w:rFonts w:hAnsi="宋体"/>
          <w:b/>
        </w:rPr>
      </w:pPr>
      <w:r w:rsidRPr="00A56AB7">
        <w:rPr>
          <w:rFonts w:hAnsi="宋体" w:hint="eastAsia"/>
          <w:b/>
          <w:color w:val="000000"/>
        </w:rPr>
        <w:t>修订</w:t>
      </w:r>
      <w:r w:rsidRPr="00A56AB7">
        <w:rPr>
          <w:rFonts w:hAnsi="宋体" w:hint="eastAsia"/>
          <w:b/>
        </w:rPr>
        <w:t>状态：S--首次编写，A--增加，M--修改，D--删除；</w:t>
      </w:r>
    </w:p>
    <w:p w14:paraId="724290D2" w14:textId="77777777" w:rsidR="0068112B" w:rsidRPr="009E7EFC" w:rsidRDefault="0068112B" w:rsidP="0068112B">
      <w:pPr>
        <w:jc w:val="left"/>
        <w:rPr>
          <w:rFonts w:hAnsi="宋体"/>
          <w:b/>
        </w:rPr>
      </w:pPr>
      <w:r w:rsidRPr="00A56AB7">
        <w:rPr>
          <w:rFonts w:hAnsi="宋体" w:hint="eastAsia"/>
          <w:b/>
        </w:rPr>
        <w:t>日期格式：</w:t>
      </w:r>
      <w:r w:rsidRPr="00A56AB7">
        <w:rPr>
          <w:rFonts w:hAnsi="宋体"/>
          <w:b/>
        </w:rPr>
        <w:t>YYYY-MM-DD</w:t>
      </w:r>
      <w:r w:rsidRPr="00A56AB7">
        <w:rPr>
          <w:rFonts w:hAnsi="宋体" w:hint="eastAsia"/>
          <w:b/>
        </w:rPr>
        <w:t>。</w:t>
      </w:r>
    </w:p>
    <w:p w14:paraId="7EBACD5C" w14:textId="77777777" w:rsidR="0068112B" w:rsidRDefault="0068112B" w:rsidP="0068112B"/>
    <w:p w14:paraId="5F65330A" w14:textId="77777777" w:rsidR="0068112B" w:rsidRDefault="0068112B" w:rsidP="0068112B"/>
    <w:p w14:paraId="4863E0C5" w14:textId="77777777" w:rsidR="0068112B" w:rsidRDefault="0068112B" w:rsidP="0068112B"/>
    <w:p w14:paraId="455AD884" w14:textId="6625A206" w:rsidR="0068112B" w:rsidRDefault="0068112B"/>
    <w:p w14:paraId="4CC59FB6" w14:textId="548CF9A9" w:rsidR="0068112B" w:rsidRDefault="0068112B"/>
    <w:p w14:paraId="3F529B7E" w14:textId="5F23F51B" w:rsidR="0068112B" w:rsidRDefault="0068112B"/>
    <w:p w14:paraId="017EFFD4" w14:textId="00291487" w:rsidR="0068112B" w:rsidRDefault="0068112B"/>
    <w:p w14:paraId="43052E79" w14:textId="38D4BC79" w:rsidR="0068112B" w:rsidRDefault="0068112B"/>
    <w:p w14:paraId="544F3A3C" w14:textId="7E79E630" w:rsidR="0068112B" w:rsidRDefault="0068112B"/>
    <w:p w14:paraId="2580A9D6" w14:textId="54004DE2" w:rsidR="0068112B" w:rsidRDefault="0068112B"/>
    <w:p w14:paraId="2AB8BA75" w14:textId="0BD5EECD" w:rsidR="0068112B" w:rsidRDefault="0068112B"/>
    <w:p w14:paraId="2936EF36" w14:textId="3B83C20F" w:rsidR="0068112B" w:rsidRDefault="0068112B"/>
    <w:p w14:paraId="48B89250" w14:textId="6BD1F13C" w:rsidR="0068112B" w:rsidRDefault="0068112B"/>
    <w:p w14:paraId="70207365" w14:textId="27F7D969" w:rsidR="0068112B" w:rsidRDefault="0068112B"/>
    <w:p w14:paraId="6A5C6463" w14:textId="75842299" w:rsidR="0068112B" w:rsidRDefault="0068112B"/>
    <w:p w14:paraId="6930325A" w14:textId="7908A0C0" w:rsidR="0068112B" w:rsidRDefault="0068112B"/>
    <w:p w14:paraId="5B0BE1D4" w14:textId="71E37A6C" w:rsidR="0068112B" w:rsidRDefault="0068112B"/>
    <w:p w14:paraId="6A87B158" w14:textId="546D0237" w:rsidR="0068112B" w:rsidRDefault="0068112B"/>
    <w:sdt>
      <w:sdtPr>
        <w:rPr>
          <w:rFonts w:ascii="宋体" w:eastAsia="宋体" w:hAnsi="Times New Roman" w:cs="Times New Roman"/>
          <w:color w:val="auto"/>
          <w:kern w:val="2"/>
          <w:sz w:val="21"/>
          <w:szCs w:val="24"/>
          <w:lang w:val="zh-CN"/>
        </w:rPr>
        <w:id w:val="557209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43DF4F" w14:textId="3850D8D5" w:rsidR="00C06991" w:rsidRDefault="00C06991">
          <w:pPr>
            <w:pStyle w:val="TOC"/>
          </w:pPr>
          <w:r>
            <w:rPr>
              <w:lang w:val="zh-CN"/>
            </w:rPr>
            <w:t>目录</w:t>
          </w:r>
        </w:p>
        <w:p w14:paraId="0A0FC505" w14:textId="6B490557" w:rsidR="00B10F76" w:rsidRDefault="00B10F7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33621398" w:history="1">
            <w:r w:rsidRPr="00387638">
              <w:rPr>
                <w:rStyle w:val="ac"/>
                <w:noProof/>
              </w:rPr>
              <w:t>计算机与计算科学学院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159A" w14:textId="5AA648CE" w:rsidR="00B10F76" w:rsidRDefault="00AA387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399" w:history="1">
            <w:r w:rsidR="00B10F76" w:rsidRPr="00387638">
              <w:rPr>
                <w:rStyle w:val="ac"/>
                <w:noProof/>
              </w:rPr>
              <w:t>附件一： 文档修订记录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_Toc533621399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677850A" w14:textId="596F46BB" w:rsidR="00B10F76" w:rsidRDefault="00AA387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0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1.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用例图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237D781" w14:textId="75022353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1" w:history="1">
            <w:r w:rsidR="00B10F76" w:rsidRPr="00387638">
              <w:rPr>
                <w:rStyle w:val="ac"/>
                <w:noProof/>
              </w:rPr>
              <w:t>1.1角色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35347E8" w14:textId="21644864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2" w:history="1">
            <w:r w:rsidR="00B10F76" w:rsidRPr="00387638">
              <w:rPr>
                <w:rStyle w:val="ac"/>
                <w:noProof/>
              </w:rPr>
              <w:t>1.2管理员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CFA532A" w14:textId="57FE8A10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3" w:history="1">
            <w:r w:rsidR="00B10F76" w:rsidRPr="00387638">
              <w:rPr>
                <w:rStyle w:val="ac"/>
                <w:noProof/>
              </w:rPr>
              <w:t>1.3用户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A5561D4" w14:textId="5AEF6666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4" w:history="1">
            <w:r w:rsidR="00B10F76" w:rsidRPr="00387638">
              <w:rPr>
                <w:rStyle w:val="ac"/>
                <w:noProof/>
              </w:rPr>
              <w:t>1.4案例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896C753" w14:textId="6B472790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5" w:history="1">
            <w:r w:rsidR="00B10F76" w:rsidRPr="00387638">
              <w:rPr>
                <w:rStyle w:val="ac"/>
                <w:noProof/>
              </w:rPr>
              <w:t>1.5项目管理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B6995AB" w14:textId="62693C4F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6" w:history="1">
            <w:r w:rsidR="00B10F76" w:rsidRPr="00387638">
              <w:rPr>
                <w:rStyle w:val="ac"/>
                <w:noProof/>
              </w:rPr>
              <w:t>1.6团队管理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C9F84C8" w14:textId="609CDC3B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7" w:history="1">
            <w:r w:rsidR="00B10F76" w:rsidRPr="00387638">
              <w:rPr>
                <w:rStyle w:val="ac"/>
                <w:noProof/>
              </w:rPr>
              <w:t>1.7任务管理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EB5C751" w14:textId="01D3DC53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8" w:history="1">
            <w:r w:rsidR="00B10F76" w:rsidRPr="00387638">
              <w:rPr>
                <w:rStyle w:val="ac"/>
                <w:noProof/>
              </w:rPr>
              <w:t>1.8文档管理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EAC6663" w14:textId="05FDCD2B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9" w:history="1">
            <w:r w:rsidR="00B10F76" w:rsidRPr="00387638">
              <w:rPr>
                <w:rStyle w:val="ac"/>
                <w:noProof/>
              </w:rPr>
              <w:t>1.9用户管理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6E0B676" w14:textId="1D389873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0" w:history="1">
            <w:r w:rsidR="00B10F76" w:rsidRPr="00387638">
              <w:rPr>
                <w:rStyle w:val="ac"/>
                <w:noProof/>
              </w:rPr>
              <w:t>1.10网站维护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5C4A62F" w14:textId="7811760A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1" w:history="1">
            <w:r w:rsidR="00B10F76" w:rsidRPr="00387638">
              <w:rPr>
                <w:rStyle w:val="ac"/>
                <w:noProof/>
              </w:rPr>
              <w:t>1.11个人信息维护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4282055" w14:textId="2D7490DF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2" w:history="1">
            <w:r w:rsidR="00B10F76" w:rsidRPr="00387638">
              <w:rPr>
                <w:rStyle w:val="ac"/>
                <w:noProof/>
              </w:rPr>
              <w:t>1.12 BBS管理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26D2CC1" w14:textId="3C51D483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3" w:history="1">
            <w:r w:rsidR="00B10F76" w:rsidRPr="00387638">
              <w:rPr>
                <w:rStyle w:val="ac"/>
                <w:noProof/>
              </w:rPr>
              <w:t>1.13邮件管理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15AB3B7" w14:textId="3D9D1A76" w:rsidR="00B10F76" w:rsidRDefault="00AA387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4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2.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用例场景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FAD57E3" w14:textId="1C1F1900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5" w:history="1">
            <w:r w:rsidR="00B10F76" w:rsidRPr="00387638">
              <w:rPr>
                <w:rStyle w:val="ac"/>
                <w:noProof/>
              </w:rPr>
              <w:t>2.1用例场景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811623A" w14:textId="5EA5CCA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6" w:history="1">
            <w:r w:rsidR="00B10F76" w:rsidRPr="00387638">
              <w:rPr>
                <w:rStyle w:val="ac"/>
                <w:noProof/>
              </w:rPr>
              <w:t>2.1.1游客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DF21ED7" w14:textId="035173F0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17" w:history="1">
            <w:r w:rsidR="00B10F76" w:rsidRPr="00387638">
              <w:rPr>
                <w:rStyle w:val="ac"/>
                <w:noProof/>
              </w:rPr>
              <w:t>用户注册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C95FACB" w14:textId="7C6A0249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8" w:history="1">
            <w:r w:rsidR="00B10F76" w:rsidRPr="00387638">
              <w:rPr>
                <w:rStyle w:val="ac"/>
                <w:noProof/>
              </w:rPr>
              <w:t>2.1.2用户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0C30BAB" w14:textId="7701A397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19" w:history="1">
            <w:r w:rsidR="00B10F76" w:rsidRPr="00387638">
              <w:rPr>
                <w:rStyle w:val="ac"/>
                <w:noProof/>
              </w:rPr>
              <w:t>案例查询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5A39BBA" w14:textId="0E02BF20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0" w:history="1">
            <w:r w:rsidR="00B10F76" w:rsidRPr="00387638">
              <w:rPr>
                <w:rStyle w:val="ac"/>
                <w:noProof/>
              </w:rPr>
              <w:t>项目查询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09A0B08" w14:textId="534A5FA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1" w:history="1">
            <w:r w:rsidR="00B10F76" w:rsidRPr="00387638">
              <w:rPr>
                <w:rStyle w:val="ac"/>
                <w:noProof/>
              </w:rPr>
              <w:t>申请加入团队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0A6114B" w14:textId="22C4AC64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2" w:history="1">
            <w:r w:rsidR="00B10F76" w:rsidRPr="00387638">
              <w:rPr>
                <w:rStyle w:val="ac"/>
                <w:noProof/>
              </w:rPr>
              <w:t>公开文档上传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DF2267D" w14:textId="75AB8B14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3" w:history="1">
            <w:r w:rsidR="00B10F76" w:rsidRPr="00387638">
              <w:rPr>
                <w:rStyle w:val="ac"/>
                <w:noProof/>
              </w:rPr>
              <w:t>私密文档上传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BB64BF" w14:textId="3BDA0FBF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4" w:history="1">
            <w:r w:rsidR="00B10F76" w:rsidRPr="00387638">
              <w:rPr>
                <w:rStyle w:val="ac"/>
                <w:noProof/>
              </w:rPr>
              <w:t>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914DD55" w14:textId="2E24789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5" w:history="1">
            <w:r w:rsidR="00B10F76" w:rsidRPr="00387638">
              <w:rPr>
                <w:rStyle w:val="ac"/>
                <w:noProof/>
              </w:rPr>
              <w:t>用户查询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07BFFF0" w14:textId="0C73F256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6" w:history="1">
            <w:r w:rsidR="00B10F76" w:rsidRPr="00387638">
              <w:rPr>
                <w:rStyle w:val="ac"/>
                <w:noProof/>
              </w:rPr>
              <w:t>用户更换个性签名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0166FFC" w14:textId="79F654BB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7" w:history="1">
            <w:r w:rsidR="00B10F76" w:rsidRPr="00387638">
              <w:rPr>
                <w:rStyle w:val="ac"/>
                <w:noProof/>
              </w:rPr>
              <w:t>用户换绑邮箱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7D2C934" w14:textId="14E4939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8" w:history="1">
            <w:r w:rsidR="00B10F76" w:rsidRPr="00387638">
              <w:rPr>
                <w:rStyle w:val="ac"/>
                <w:noProof/>
              </w:rPr>
              <w:t>用户更换头像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C7D7B47" w14:textId="7EA35F6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9" w:history="1">
            <w:r w:rsidR="00B10F76" w:rsidRPr="00387638">
              <w:rPr>
                <w:rStyle w:val="ac"/>
                <w:noProof/>
              </w:rPr>
              <w:t>用户更换密码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4EF0CCA" w14:textId="17524F4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0" w:history="1">
            <w:r w:rsidR="00B10F76" w:rsidRPr="00387638">
              <w:rPr>
                <w:rStyle w:val="ac"/>
                <w:noProof/>
              </w:rPr>
              <w:t>用户更换昵称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1CA6B7D" w14:textId="2729B5B6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1" w:history="1">
            <w:r w:rsidR="00B10F76" w:rsidRPr="00387638">
              <w:rPr>
                <w:rStyle w:val="ac"/>
                <w:noProof/>
              </w:rPr>
              <w:t>用户发帖子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D8A6689" w14:textId="053F7017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2" w:history="1">
            <w:r w:rsidR="00B10F76" w:rsidRPr="00387638">
              <w:rPr>
                <w:rStyle w:val="ac"/>
                <w:noProof/>
              </w:rPr>
              <w:t>用户删除自己的帖子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18C8496" w14:textId="5955F29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3" w:history="1">
            <w:r w:rsidR="00B10F76" w:rsidRPr="00387638">
              <w:rPr>
                <w:rStyle w:val="ac"/>
                <w:noProof/>
              </w:rPr>
              <w:t>用户回复帖子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6C76135" w14:textId="2FE24DBC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4" w:history="1">
            <w:r w:rsidR="00B10F76" w:rsidRPr="00387638">
              <w:rPr>
                <w:rStyle w:val="ac"/>
                <w:noProof/>
              </w:rPr>
              <w:t>用户发邮件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9E90BB1" w14:textId="7A0A715D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5" w:history="1">
            <w:r w:rsidR="00B10F76" w:rsidRPr="00387638">
              <w:rPr>
                <w:rStyle w:val="ac"/>
                <w:noProof/>
              </w:rPr>
              <w:t>用户查看未读邮件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C724C2F" w14:textId="260102D0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6" w:history="1">
            <w:r w:rsidR="00B10F76" w:rsidRPr="00387638">
              <w:rPr>
                <w:rStyle w:val="ac"/>
                <w:noProof/>
              </w:rPr>
              <w:t>用户删除邮件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7E17A78" w14:textId="59527F04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37" w:history="1">
            <w:r w:rsidR="00B10F76" w:rsidRPr="00387638">
              <w:rPr>
                <w:rStyle w:val="ac"/>
                <w:noProof/>
              </w:rPr>
              <w:t>2.1.3案例管理员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242DCD" w14:textId="76AE64C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8" w:history="1">
            <w:r w:rsidR="00B10F76" w:rsidRPr="00387638">
              <w:rPr>
                <w:rStyle w:val="ac"/>
                <w:noProof/>
              </w:rPr>
              <w:t>案例上传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6FDF402" w14:textId="5BF4D5A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9" w:history="1">
            <w:r w:rsidR="00B10F76" w:rsidRPr="00387638">
              <w:rPr>
                <w:rStyle w:val="ac"/>
                <w:noProof/>
              </w:rPr>
              <w:t>案例删除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7869EBC" w14:textId="1663BC74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0" w:history="1">
            <w:r w:rsidR="00B10F76" w:rsidRPr="00387638">
              <w:rPr>
                <w:rStyle w:val="ac"/>
                <w:noProof/>
              </w:rPr>
              <w:t>案例可见范围修改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2845A00" w14:textId="684D158C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41" w:history="1">
            <w:r w:rsidR="00B10F76" w:rsidRPr="00387638">
              <w:rPr>
                <w:rStyle w:val="ac"/>
                <w:noProof/>
              </w:rPr>
              <w:t>2.1.4项目发起人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A7DABAF" w14:textId="23773715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2" w:history="1">
            <w:r w:rsidR="00B10F76" w:rsidRPr="00387638">
              <w:rPr>
                <w:rStyle w:val="ac"/>
                <w:noProof/>
              </w:rPr>
              <w:t>新建项目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23031D1" w14:textId="588E4B4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3" w:history="1">
            <w:r w:rsidR="00B10F76" w:rsidRPr="00387638">
              <w:rPr>
                <w:rStyle w:val="ac"/>
                <w:noProof/>
              </w:rPr>
              <w:t>批量新建项目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DF3DF37" w14:textId="44C360A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4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FC714F9" w14:textId="62E5695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5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拒绝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37C860D" w14:textId="707930C6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6" w:history="1">
            <w:r w:rsidR="00B10F76" w:rsidRPr="00387638">
              <w:rPr>
                <w:rStyle w:val="ac"/>
                <w:noProof/>
              </w:rPr>
              <w:t>邀请人加入团队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B2F6249" w14:textId="49D7B14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7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3DA61E3" w14:textId="0C51771B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8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BEA135C" w14:textId="7AE6D2AF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9" w:history="1">
            <w:r w:rsidR="00B10F76" w:rsidRPr="00387638">
              <w:rPr>
                <w:rStyle w:val="ac"/>
                <w:noProof/>
              </w:rPr>
              <w:t>角色分配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F59EB7" w14:textId="49E95910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0" w:history="1">
            <w:r w:rsidR="00B10F76" w:rsidRPr="00387638">
              <w:rPr>
                <w:rStyle w:val="ac"/>
                <w:noProof/>
              </w:rPr>
              <w:t>执行角色变更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D6BAB5" w14:textId="031A6767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1" w:history="1">
            <w:r w:rsidR="00B10F76" w:rsidRPr="00387638">
              <w:rPr>
                <w:rStyle w:val="ac"/>
                <w:noProof/>
              </w:rPr>
              <w:t>申请扮演角色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2C57EA1" w14:textId="66CC8AA4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2" w:history="1">
            <w:r w:rsidR="00B10F76" w:rsidRPr="00387638">
              <w:rPr>
                <w:rStyle w:val="ac"/>
                <w:noProof/>
              </w:rPr>
              <w:t>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D97CE44" w14:textId="0482ED2F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3" w:history="1">
            <w:r w:rsidR="00B10F76" w:rsidRPr="00387638">
              <w:rPr>
                <w:rStyle w:val="ac"/>
                <w:noProof/>
              </w:rPr>
              <w:t>项目发起人确认项目开始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3D0D035" w14:textId="33F91840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4" w:history="1">
            <w:r w:rsidR="00B10F76" w:rsidRPr="00387638">
              <w:rPr>
                <w:rStyle w:val="ac"/>
                <w:noProof/>
              </w:rPr>
              <w:t>项目发起人确认项目开始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CD0625C" w14:textId="4EFD0F43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5" w:history="1">
            <w:r w:rsidR="00B10F76" w:rsidRPr="00387638">
              <w:rPr>
                <w:rStyle w:val="ac"/>
                <w:noProof/>
              </w:rPr>
              <w:t>项目发起人确认项目开始</w:t>
            </w:r>
            <w:r w:rsidR="00B10F76" w:rsidRPr="00387638">
              <w:rPr>
                <w:rStyle w:val="ac"/>
                <w:noProof/>
              </w:rPr>
              <w:t>---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15A4CD9" w14:textId="3342420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6" w:history="1">
            <w:r w:rsidR="00B10F76" w:rsidRPr="00387638">
              <w:rPr>
                <w:rStyle w:val="ac"/>
                <w:noProof/>
              </w:rPr>
              <w:t>项目发起人</w:t>
            </w:r>
            <w:r w:rsidR="00B10F76" w:rsidRPr="00387638">
              <w:rPr>
                <w:rStyle w:val="ac"/>
                <w:noProof/>
              </w:rPr>
              <w:t xml:space="preserve">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042EA1D" w14:textId="3F53806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7" w:history="1">
            <w:r w:rsidR="00B10F76" w:rsidRPr="00387638">
              <w:rPr>
                <w:rStyle w:val="ac"/>
                <w:noProof/>
              </w:rPr>
              <w:t>项目发起人</w:t>
            </w:r>
            <w:r w:rsidR="00B10F76" w:rsidRPr="00387638">
              <w:rPr>
                <w:rStyle w:val="ac"/>
                <w:noProof/>
              </w:rPr>
              <w:t xml:space="preserve">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21C26BC" w14:textId="0888E17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8" w:history="1">
            <w:r w:rsidR="00B10F76" w:rsidRPr="00387638">
              <w:rPr>
                <w:rStyle w:val="ac"/>
                <w:noProof/>
              </w:rPr>
              <w:t>项目发起人</w:t>
            </w:r>
            <w:r w:rsidR="00B10F76" w:rsidRPr="00387638">
              <w:rPr>
                <w:rStyle w:val="ac"/>
                <w:noProof/>
              </w:rPr>
              <w:t xml:space="preserve">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D06F015" w14:textId="2506B6B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59" w:history="1">
            <w:r w:rsidR="00B10F76" w:rsidRPr="00387638">
              <w:rPr>
                <w:rStyle w:val="ac"/>
                <w:noProof/>
              </w:rPr>
              <w:t>2.1.5 PM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E354426" w14:textId="2B0487BF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0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C843CA6" w14:textId="3810C83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1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拒绝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81773CA" w14:textId="2001DE3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2" w:history="1">
            <w:r w:rsidR="00B10F76" w:rsidRPr="00387638">
              <w:rPr>
                <w:rStyle w:val="ac"/>
                <w:noProof/>
              </w:rPr>
              <w:t>邀请人加入团队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6C1CACC" w14:textId="7B38D41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3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38DD9B6" w14:textId="39F74FED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4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拒绝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3E600A5" w14:textId="17A8E37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5" w:history="1">
            <w:r w:rsidR="00B10F76" w:rsidRPr="00387638">
              <w:rPr>
                <w:rStyle w:val="ac"/>
                <w:noProof/>
              </w:rPr>
              <w:t>角色分配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9B39880" w14:textId="64DA4545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6" w:history="1">
            <w:r w:rsidR="00B10F76" w:rsidRPr="00387638">
              <w:rPr>
                <w:rStyle w:val="ac"/>
                <w:noProof/>
              </w:rPr>
              <w:t>执行角色变更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9EE492E" w14:textId="387D3A0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7" w:history="1">
            <w:r w:rsidR="00B10F76" w:rsidRPr="00387638">
              <w:rPr>
                <w:rStyle w:val="ac"/>
                <w:noProof/>
              </w:rPr>
              <w:t>申请扮演角色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57A4C05" w14:textId="07769C0C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8" w:history="1">
            <w:r w:rsidR="00B10F76" w:rsidRPr="00387638">
              <w:rPr>
                <w:rStyle w:val="ac"/>
                <w:noProof/>
              </w:rPr>
              <w:t>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C31B48" w14:textId="007683AD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9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AFA6D3A" w14:textId="6AE37C7D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0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43D1C45" w14:textId="38198FA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1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确认项目开始</w:t>
            </w:r>
            <w:r w:rsidR="00B10F76" w:rsidRPr="00387638">
              <w:rPr>
                <w:rStyle w:val="ac"/>
                <w:noProof/>
              </w:rPr>
              <w:t>---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7724082" w14:textId="49941C9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2" w:history="1">
            <w:r w:rsidR="00B10F76" w:rsidRPr="00387638">
              <w:rPr>
                <w:rStyle w:val="ac"/>
                <w:noProof/>
              </w:rPr>
              <w:t xml:space="preserve">PM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52192F7" w14:textId="56CEEA24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3" w:history="1">
            <w:r w:rsidR="00B10F76" w:rsidRPr="00387638">
              <w:rPr>
                <w:rStyle w:val="ac"/>
                <w:noProof/>
              </w:rPr>
              <w:t xml:space="preserve">PM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4100278" w14:textId="59B74EB3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4" w:history="1">
            <w:r w:rsidR="00B10F76" w:rsidRPr="00387638">
              <w:rPr>
                <w:rStyle w:val="ac"/>
                <w:noProof/>
              </w:rPr>
              <w:t xml:space="preserve">PM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53B8F49" w14:textId="6C391DE3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5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任务发布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8F4A741" w14:textId="09B3C84C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6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任务审核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确认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CC14A3F" w14:textId="4E15DC23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7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任务审核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回退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E4A205C" w14:textId="1E8EA3C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8" w:history="1">
            <w:r w:rsidR="00B10F76" w:rsidRPr="00387638">
              <w:rPr>
                <w:rStyle w:val="ac"/>
                <w:noProof/>
              </w:rPr>
              <w:t>任务的评分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CC86294" w14:textId="5C6FE9B5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9" w:history="1">
            <w:r w:rsidR="00B10F76" w:rsidRPr="00387638">
              <w:rPr>
                <w:rStyle w:val="ac"/>
                <w:noProof/>
              </w:rPr>
              <w:t>单个任务的查看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E7ABCF5" w14:textId="3C3C470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0" w:history="1">
            <w:r w:rsidR="00B10F76" w:rsidRPr="00387638">
              <w:rPr>
                <w:rStyle w:val="ac"/>
                <w:noProof/>
              </w:rPr>
              <w:t>整体任务的查看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5AFB9C8" w14:textId="47C486B7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1" w:history="1">
            <w:r w:rsidR="00B10F76" w:rsidRPr="00387638">
              <w:rPr>
                <w:rStyle w:val="ac"/>
                <w:noProof/>
              </w:rPr>
              <w:t>成员互评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176D8AB" w14:textId="5983C365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2" w:history="1">
            <w:r w:rsidR="00B10F76" w:rsidRPr="00387638">
              <w:rPr>
                <w:rStyle w:val="ac"/>
                <w:noProof/>
              </w:rPr>
              <w:t>任务上传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762D5A4" w14:textId="1744FEC4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83" w:history="1">
            <w:r w:rsidR="00B10F76" w:rsidRPr="00387638">
              <w:rPr>
                <w:rStyle w:val="ac"/>
                <w:noProof/>
              </w:rPr>
              <w:t>2.1.6项目成员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5AAACED" w14:textId="4F344215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4" w:history="1">
            <w:r w:rsidR="00B10F76" w:rsidRPr="00387638">
              <w:rPr>
                <w:rStyle w:val="ac"/>
                <w:noProof/>
              </w:rPr>
              <w:t>单个任务的查看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B8CA5A" w14:textId="34D8C3C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5" w:history="1">
            <w:r w:rsidR="00B10F76" w:rsidRPr="00387638">
              <w:rPr>
                <w:rStyle w:val="ac"/>
                <w:noProof/>
              </w:rPr>
              <w:t>整体任务的查看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F37B8C3" w14:textId="7B04609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6" w:history="1">
            <w:r w:rsidR="00B10F76" w:rsidRPr="00387638">
              <w:rPr>
                <w:rStyle w:val="ac"/>
                <w:noProof/>
              </w:rPr>
              <w:t>成员互评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7B7D10F" w14:textId="0273023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7" w:history="1">
            <w:r w:rsidR="00B10F76" w:rsidRPr="00387638">
              <w:rPr>
                <w:rStyle w:val="ac"/>
                <w:noProof/>
              </w:rPr>
              <w:t>任务上传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1DBD31D" w14:textId="013D0CD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8" w:history="1">
            <w:r w:rsidR="00B10F76" w:rsidRPr="00387638">
              <w:rPr>
                <w:rStyle w:val="ac"/>
                <w:noProof/>
              </w:rPr>
              <w:t>任务确认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93ECEE2" w14:textId="57385ED4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9" w:history="1">
            <w:r w:rsidR="00B10F76" w:rsidRPr="00387638">
              <w:rPr>
                <w:rStyle w:val="ac"/>
                <w:noProof/>
              </w:rPr>
              <w:t>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9939BA7" w14:textId="20725F1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0" w:history="1">
            <w:r w:rsidR="00B10F76" w:rsidRPr="00387638">
              <w:rPr>
                <w:rStyle w:val="ac"/>
                <w:noProof/>
              </w:rPr>
              <w:t>项目内部文档上传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EC7308F" w14:textId="50CECDF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1" w:history="1">
            <w:r w:rsidR="00B10F76" w:rsidRPr="00387638">
              <w:rPr>
                <w:rStyle w:val="ac"/>
                <w:noProof/>
              </w:rPr>
              <w:t>申请扮演角色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A9E9E17" w14:textId="06E9A07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2" w:history="1">
            <w:r w:rsidR="00B10F76" w:rsidRPr="00387638">
              <w:rPr>
                <w:rStyle w:val="ac"/>
                <w:noProof/>
              </w:rPr>
              <w:t>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2239E6B" w14:textId="52FA628C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93" w:history="1">
            <w:r w:rsidR="00B10F76" w:rsidRPr="00387638">
              <w:rPr>
                <w:rStyle w:val="ac"/>
                <w:noProof/>
              </w:rPr>
              <w:t>2.1.7指导者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B811BFB" w14:textId="546796EC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4" w:history="1">
            <w:r w:rsidR="00B10F76" w:rsidRPr="00387638">
              <w:rPr>
                <w:rStyle w:val="ac"/>
                <w:noProof/>
              </w:rPr>
              <w:t>单个任务的查看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31B2D01" w14:textId="416A9D8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5" w:history="1">
            <w:r w:rsidR="00B10F76" w:rsidRPr="00387638">
              <w:rPr>
                <w:rStyle w:val="ac"/>
                <w:noProof/>
              </w:rPr>
              <w:t>整体任务的查看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49A280D" w14:textId="2BEF1C7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6" w:history="1">
            <w:r w:rsidR="00B10F76" w:rsidRPr="00387638">
              <w:rPr>
                <w:rStyle w:val="ac"/>
                <w:noProof/>
              </w:rPr>
              <w:t>评价打分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8FF4666" w14:textId="09DA03B0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7" w:history="1">
            <w:r w:rsidR="00B10F76" w:rsidRPr="00387638">
              <w:rPr>
                <w:rStyle w:val="ac"/>
                <w:noProof/>
              </w:rPr>
              <w:t>任务指导意见的提出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43CA26D" w14:textId="6ED553E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8" w:history="1">
            <w:r w:rsidR="00B10F76" w:rsidRPr="00387638">
              <w:rPr>
                <w:rStyle w:val="ac"/>
                <w:noProof/>
              </w:rPr>
              <w:t>参考资料上传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53014AD" w14:textId="0882DF4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9" w:history="1">
            <w:r w:rsidR="00B10F76" w:rsidRPr="00387638">
              <w:rPr>
                <w:rStyle w:val="ac"/>
                <w:noProof/>
              </w:rPr>
              <w:t>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0960C09" w14:textId="24DAEACD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00" w:history="1">
            <w:r w:rsidR="00B10F76" w:rsidRPr="00387638">
              <w:rPr>
                <w:rStyle w:val="ac"/>
                <w:noProof/>
              </w:rPr>
              <w:t>2.1.8管理员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7589149" w14:textId="627CE96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1" w:history="1">
            <w:r w:rsidR="00B10F76" w:rsidRPr="00387638">
              <w:rPr>
                <w:rStyle w:val="ac"/>
                <w:noProof/>
              </w:rPr>
              <w:t>数据库备份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BCA5317" w14:textId="73B6F20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2" w:history="1">
            <w:r w:rsidR="00B10F76" w:rsidRPr="00387638">
              <w:rPr>
                <w:rStyle w:val="ac"/>
                <w:noProof/>
              </w:rPr>
              <w:t>数据库还原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BE294B0" w14:textId="687841FF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3" w:history="1">
            <w:r w:rsidR="00B10F76" w:rsidRPr="00387638">
              <w:rPr>
                <w:rStyle w:val="ac"/>
                <w:noProof/>
              </w:rPr>
              <w:t>系统日志记录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E6EFD2D" w14:textId="41E6B0CA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4" w:history="1">
            <w:r w:rsidR="00B10F76" w:rsidRPr="00387638">
              <w:rPr>
                <w:rStyle w:val="ac"/>
                <w:noProof/>
              </w:rPr>
              <w:t>系统日志整理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2F38E01" w14:textId="03E7352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5" w:history="1">
            <w:r w:rsidR="00B10F76" w:rsidRPr="00387638">
              <w:rPr>
                <w:rStyle w:val="ac"/>
                <w:noProof/>
              </w:rPr>
              <w:t>用户日志记录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49B69FF" w14:textId="3829C4DC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6" w:history="1">
            <w:r w:rsidR="00B10F76" w:rsidRPr="00387638">
              <w:rPr>
                <w:rStyle w:val="ac"/>
                <w:noProof/>
              </w:rPr>
              <w:t>用户日志整理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93E26DD" w14:textId="6C08094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7" w:history="1">
            <w:r w:rsidR="00B10F76" w:rsidRPr="00387638">
              <w:rPr>
                <w:rStyle w:val="ac"/>
                <w:noProof/>
              </w:rPr>
              <w:t>用户查询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065D436" w14:textId="742BCF6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8" w:history="1">
            <w:r w:rsidR="00B10F76" w:rsidRPr="00387638">
              <w:rPr>
                <w:rStyle w:val="ac"/>
                <w:noProof/>
              </w:rPr>
              <w:t>用户封禁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D8AF30F" w14:textId="6C80420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9" w:history="1">
            <w:r w:rsidR="00B10F76" w:rsidRPr="00387638">
              <w:rPr>
                <w:rStyle w:val="ac"/>
                <w:noProof/>
              </w:rPr>
              <w:t>用户删除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69B5F51" w14:textId="038336D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0" w:history="1">
            <w:r w:rsidR="00B10F76" w:rsidRPr="00387638">
              <w:rPr>
                <w:rStyle w:val="ac"/>
                <w:noProof/>
              </w:rPr>
              <w:t>案例查询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1A46A3C" w14:textId="3D4F00FE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1" w:history="1">
            <w:r w:rsidR="00B10F76" w:rsidRPr="00387638">
              <w:rPr>
                <w:rStyle w:val="ac"/>
                <w:noProof/>
              </w:rPr>
              <w:t>案例审核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B8C6865" w14:textId="73D5E598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2" w:history="1">
            <w:r w:rsidR="00B10F76" w:rsidRPr="00387638">
              <w:rPr>
                <w:rStyle w:val="ac"/>
                <w:noProof/>
              </w:rPr>
              <w:t>案例冻结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48DDA69" w14:textId="797C131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3" w:history="1">
            <w:r w:rsidR="00B10F76" w:rsidRPr="00387638">
              <w:rPr>
                <w:rStyle w:val="ac"/>
                <w:noProof/>
              </w:rPr>
              <w:t>案例删除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100C163" w14:textId="2C7BAA52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4" w:history="1">
            <w:r w:rsidR="00B10F76" w:rsidRPr="00387638">
              <w:rPr>
                <w:rStyle w:val="ac"/>
                <w:noProof/>
              </w:rPr>
              <w:t>实例查询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507EB99" w14:textId="70280B86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5" w:history="1">
            <w:r w:rsidR="00B10F76" w:rsidRPr="00387638">
              <w:rPr>
                <w:rStyle w:val="ac"/>
                <w:noProof/>
              </w:rPr>
              <w:t>实例冻结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BE6375B" w14:textId="4CD47669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6" w:history="1">
            <w:r w:rsidR="00B10F76" w:rsidRPr="00387638">
              <w:rPr>
                <w:rStyle w:val="ac"/>
                <w:noProof/>
              </w:rPr>
              <w:t>实例删除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9E671C1" w14:textId="5965CC61" w:rsidR="00B10F76" w:rsidRDefault="00AA3879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7" w:history="1">
            <w:r w:rsidR="00B10F76" w:rsidRPr="00387638">
              <w:rPr>
                <w:rStyle w:val="ac"/>
                <w:noProof/>
              </w:rPr>
              <w:t>管理员登陆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8A6CED4" w14:textId="1B6B9DA0" w:rsidR="00B10F76" w:rsidRDefault="00AA387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18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3.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DM</w:t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59936D" w14:textId="2BA296FA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19" w:history="1">
            <w:r w:rsidR="00B10F76" w:rsidRPr="00387638">
              <w:rPr>
                <w:rStyle w:val="ac"/>
                <w:noProof/>
              </w:rPr>
              <w:t>3.1状态转换图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179928B" w14:textId="6CB0CFD6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0" w:history="1">
            <w:r w:rsidR="00B10F76" w:rsidRPr="00387638">
              <w:rPr>
                <w:rStyle w:val="ac"/>
                <w:noProof/>
              </w:rPr>
              <w:t>3.1.1管理员状态转换图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FF79F16" w14:textId="3A4C9F4B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1" w:history="1">
            <w:r w:rsidR="00B10F76" w:rsidRPr="00387638">
              <w:rPr>
                <w:rStyle w:val="ac"/>
                <w:noProof/>
              </w:rPr>
              <w:t>3.1.2用户状态转换图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99ED87E" w14:textId="43EC40A0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2" w:history="1">
            <w:r w:rsidR="00B10F76" w:rsidRPr="00387638">
              <w:rPr>
                <w:rStyle w:val="ac"/>
                <w:noProof/>
              </w:rPr>
              <w:t>3.2管理员活动图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E4613E" w14:textId="7B753A4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3" w:history="1">
            <w:r w:rsidR="00B10F76" w:rsidRPr="00387638">
              <w:rPr>
                <w:rStyle w:val="ac"/>
                <w:noProof/>
              </w:rPr>
              <w:t>3.2.1 管理员登录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D7370F3" w14:textId="7D29359F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4" w:history="1">
            <w:r w:rsidR="00B10F76" w:rsidRPr="00387638">
              <w:rPr>
                <w:rStyle w:val="ac"/>
                <w:noProof/>
              </w:rPr>
              <w:t>3.2.2 管理员查询案例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0C0E38E" w14:textId="3C2C53F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5" w:history="1">
            <w:r w:rsidR="00B10F76" w:rsidRPr="00387638">
              <w:rPr>
                <w:rStyle w:val="ac"/>
                <w:noProof/>
              </w:rPr>
              <w:t>3.2.3 管理员上传案例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E6B127" w14:textId="5DC9429C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6" w:history="1">
            <w:r w:rsidR="00B10F76" w:rsidRPr="00387638">
              <w:rPr>
                <w:rStyle w:val="ac"/>
                <w:noProof/>
              </w:rPr>
              <w:t>3.2.4管理员冻结案例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726F4AA" w14:textId="26EB37E6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7" w:history="1">
            <w:r w:rsidR="00B10F76" w:rsidRPr="00387638">
              <w:rPr>
                <w:rStyle w:val="ac"/>
                <w:noProof/>
              </w:rPr>
              <w:t>3.2.5管理员删除案例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C851340" w14:textId="4297FAA8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8" w:history="1">
            <w:r w:rsidR="00B10F76" w:rsidRPr="00387638">
              <w:rPr>
                <w:rStyle w:val="ac"/>
                <w:noProof/>
              </w:rPr>
              <w:t>3.2.6管理员查找项目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8402A88" w14:textId="16430E07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9" w:history="1">
            <w:r w:rsidR="00B10F76" w:rsidRPr="00387638">
              <w:rPr>
                <w:rStyle w:val="ac"/>
                <w:noProof/>
              </w:rPr>
              <w:t>3.2.7管理员删除项目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0AC8AA9" w14:textId="45F44D94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0" w:history="1">
            <w:r w:rsidR="00B10F76" w:rsidRPr="00387638">
              <w:rPr>
                <w:rStyle w:val="ac"/>
                <w:noProof/>
              </w:rPr>
              <w:t>3.2.8管理员冻结项目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6503468" w14:textId="0A518C34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1" w:history="1">
            <w:r w:rsidR="00B10F76" w:rsidRPr="00387638">
              <w:rPr>
                <w:rStyle w:val="ac"/>
                <w:noProof/>
              </w:rPr>
              <w:t>3.2.9管理员创建项目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DF770C4" w14:textId="203E5148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2" w:history="1">
            <w:r w:rsidR="00B10F76" w:rsidRPr="00387638">
              <w:rPr>
                <w:rStyle w:val="ac"/>
                <w:noProof/>
              </w:rPr>
              <w:t>3.2.10管理员备份数据库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8AE05AB" w14:textId="6F6AC72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3" w:history="1">
            <w:r w:rsidR="00B10F76" w:rsidRPr="00387638">
              <w:rPr>
                <w:rStyle w:val="ac"/>
                <w:noProof/>
              </w:rPr>
              <w:t>3.2.11管理员还原数据库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71C2B57" w14:textId="34FFAD4D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4" w:history="1">
            <w:r w:rsidR="00B10F76" w:rsidRPr="00387638">
              <w:rPr>
                <w:rStyle w:val="ac"/>
                <w:noProof/>
              </w:rPr>
              <w:t>3.2.12管理员管理系统日志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EB7879D" w14:textId="73E5DFD7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5" w:history="1">
            <w:r w:rsidR="00B10F76" w:rsidRPr="00387638">
              <w:rPr>
                <w:rStyle w:val="ac"/>
                <w:noProof/>
              </w:rPr>
              <w:t>3.2.13管理员管理用户日志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1DA782A" w14:textId="58F7B6BB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6" w:history="1">
            <w:r w:rsidR="00B10F76" w:rsidRPr="00387638">
              <w:rPr>
                <w:rStyle w:val="ac"/>
                <w:noProof/>
              </w:rPr>
              <w:t>3.2.14管理员管理管理员日志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540ACD6" w14:textId="67C0845B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7" w:history="1">
            <w:r w:rsidR="00B10F76" w:rsidRPr="00387638">
              <w:rPr>
                <w:rStyle w:val="ac"/>
                <w:noProof/>
              </w:rPr>
              <w:t>3.2.15管理员查找帖子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D3375D2" w14:textId="05BABFAD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8" w:history="1">
            <w:r w:rsidR="00B10F76" w:rsidRPr="00387638">
              <w:rPr>
                <w:rStyle w:val="ac"/>
                <w:noProof/>
              </w:rPr>
              <w:t>3.2.16管理员删除帖子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A3BB83B" w14:textId="01CFBAE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9" w:history="1">
            <w:r w:rsidR="00B10F76" w:rsidRPr="00387638">
              <w:rPr>
                <w:rStyle w:val="ac"/>
                <w:noProof/>
              </w:rPr>
              <w:t>3.2.17管理员回复帖子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177916" w14:textId="42ABB511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0" w:history="1">
            <w:r w:rsidR="00B10F76" w:rsidRPr="00387638">
              <w:rPr>
                <w:rStyle w:val="ac"/>
                <w:noProof/>
              </w:rPr>
              <w:t>3.2.18管理员发表帖子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F8D300A" w14:textId="6034BCFC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1" w:history="1">
            <w:r w:rsidR="00B10F76" w:rsidRPr="00387638">
              <w:rPr>
                <w:rStyle w:val="ac"/>
                <w:noProof/>
              </w:rPr>
              <w:t>3.2.19管理员查找文档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678AA73" w14:textId="723E1BB1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2" w:history="1">
            <w:r w:rsidR="00B10F76" w:rsidRPr="00387638">
              <w:rPr>
                <w:rStyle w:val="ac"/>
                <w:noProof/>
              </w:rPr>
              <w:t>3.2.20管理员上传文档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E2FEE2B" w14:textId="669ED5D7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3" w:history="1">
            <w:r w:rsidR="00B10F76" w:rsidRPr="00387638">
              <w:rPr>
                <w:rStyle w:val="ac"/>
                <w:noProof/>
              </w:rPr>
              <w:t>3.2.21管理员删除文档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D0D325" w14:textId="044E34AD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4" w:history="1">
            <w:r w:rsidR="00B10F76" w:rsidRPr="00387638">
              <w:rPr>
                <w:rStyle w:val="ac"/>
                <w:noProof/>
              </w:rPr>
              <w:t>3.2.22管理员修改用户权限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940FF18" w14:textId="59CC61BA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5" w:history="1">
            <w:r w:rsidR="00B10F76" w:rsidRPr="00387638">
              <w:rPr>
                <w:rStyle w:val="ac"/>
                <w:noProof/>
              </w:rPr>
              <w:t>3.2.23管理员删除用户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870E97" w14:textId="56365FD6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6" w:history="1">
            <w:r w:rsidR="00B10F76" w:rsidRPr="00387638">
              <w:rPr>
                <w:rStyle w:val="ac"/>
                <w:noProof/>
              </w:rPr>
              <w:t>3.2.24管理员封禁用户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1478CA7" w14:textId="5B647E06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7" w:history="1">
            <w:r w:rsidR="00B10F76" w:rsidRPr="00387638">
              <w:rPr>
                <w:rStyle w:val="ac"/>
                <w:noProof/>
              </w:rPr>
              <w:t>3.2.25管理员查询用户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EB9552" w14:textId="138FC490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8" w:history="1">
            <w:r w:rsidR="00B10F76" w:rsidRPr="00387638">
              <w:rPr>
                <w:rStyle w:val="ac"/>
                <w:noProof/>
              </w:rPr>
              <w:t>3.2.26管理员管理禁止注册的用户名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8CC3C88" w14:textId="4C9BAC97" w:rsidR="00B10F76" w:rsidRDefault="00AA387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9" w:history="1">
            <w:r w:rsidR="00B10F76" w:rsidRPr="00387638">
              <w:rPr>
                <w:rStyle w:val="ac"/>
                <w:noProof/>
              </w:rPr>
              <w:t>3.3用户活动图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E3B3420" w14:textId="3A0C5C3F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0" w:history="1">
            <w:r w:rsidR="00B10F76" w:rsidRPr="00387638">
              <w:rPr>
                <w:rStyle w:val="ac"/>
                <w:noProof/>
              </w:rPr>
              <w:t>3.3.1项目创建人创建项目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4BA03E" w14:textId="781CBCB7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1" w:history="1">
            <w:r w:rsidR="00B10F76" w:rsidRPr="00387638">
              <w:rPr>
                <w:rStyle w:val="ac"/>
                <w:noProof/>
              </w:rPr>
              <w:t>3.3.2用户查询项目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04F4497" w14:textId="382E47ED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2" w:history="1">
            <w:r w:rsidR="00B10F76" w:rsidRPr="00387638">
              <w:rPr>
                <w:rStyle w:val="ac"/>
                <w:noProof/>
              </w:rPr>
              <w:t>3.3.3用户查询案例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C071511" w14:textId="17AF4968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3" w:history="1">
            <w:r w:rsidR="00B10F76" w:rsidRPr="00387638">
              <w:rPr>
                <w:rStyle w:val="ac"/>
                <w:noProof/>
              </w:rPr>
              <w:t>3.3.4 PM审核入队申请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6C02091" w14:textId="1ABE381D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4" w:history="1">
            <w:r w:rsidR="00B10F76" w:rsidRPr="00387638">
              <w:rPr>
                <w:rStyle w:val="ac"/>
                <w:noProof/>
              </w:rPr>
              <w:t>3.3.5 PM邀请他人入队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3AE386A" w14:textId="1D64F112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5" w:history="1">
            <w:r w:rsidR="00B10F76" w:rsidRPr="00387638">
              <w:rPr>
                <w:rStyle w:val="ac"/>
                <w:noProof/>
              </w:rPr>
              <w:t>3.3.6团队成员申请角色变更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DB6F6E6" w14:textId="2D507D96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6" w:history="1">
            <w:r w:rsidR="00B10F76" w:rsidRPr="00387638">
              <w:rPr>
                <w:rStyle w:val="ac"/>
                <w:noProof/>
              </w:rPr>
              <w:t>3.3.7用户申请角色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F2ABED3" w14:textId="7C5F641E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7" w:history="1">
            <w:r w:rsidR="00B10F76" w:rsidRPr="00387638">
              <w:rPr>
                <w:rStyle w:val="ac"/>
                <w:noProof/>
              </w:rPr>
              <w:t>3.3.8 PM发布任务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5E7ACB9" w14:textId="73E8C691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8" w:history="1">
            <w:r w:rsidR="00B10F76" w:rsidRPr="00387638">
              <w:rPr>
                <w:rStyle w:val="ac"/>
                <w:noProof/>
              </w:rPr>
              <w:t>3.3.9 PM审核文档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3DA09A7" w14:textId="34E21BBA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9" w:history="1">
            <w:r w:rsidR="00B10F76" w:rsidRPr="00387638">
              <w:rPr>
                <w:rStyle w:val="ac"/>
                <w:noProof/>
              </w:rPr>
              <w:t>3.3.10 PM评价任务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EB11A58" w14:textId="6C29C309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0" w:history="1">
            <w:r w:rsidR="00B10F76" w:rsidRPr="00387638">
              <w:rPr>
                <w:rStyle w:val="ac"/>
                <w:noProof/>
              </w:rPr>
              <w:t>3.3.11项目成员查看整体任务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B4C712C" w14:textId="5C4406C7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1" w:history="1">
            <w:r w:rsidR="00B10F76" w:rsidRPr="00387638">
              <w:rPr>
                <w:rStyle w:val="ac"/>
                <w:noProof/>
              </w:rPr>
              <w:t>3.3.12项目成员查看任务内容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E9E583D" w14:textId="787963FE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2" w:history="1">
            <w:r w:rsidR="00B10F76" w:rsidRPr="00387638">
              <w:rPr>
                <w:rStyle w:val="ac"/>
                <w:noProof/>
              </w:rPr>
              <w:t>3.3.13项目成员上传任务文档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BABD8ED" w14:textId="650DBA52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3" w:history="1">
            <w:r w:rsidR="00B10F76" w:rsidRPr="00387638">
              <w:rPr>
                <w:rStyle w:val="ac"/>
                <w:noProof/>
              </w:rPr>
              <w:t>3.3.14项目成员互评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AADE1DA" w14:textId="34D2785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4" w:history="1">
            <w:r w:rsidR="00B10F76" w:rsidRPr="00387638">
              <w:rPr>
                <w:rStyle w:val="ac"/>
                <w:noProof/>
              </w:rPr>
              <w:t>3.3.15项目成员确认任务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BBE3572" w14:textId="5202197E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5" w:history="1">
            <w:r w:rsidR="00B10F76" w:rsidRPr="00387638">
              <w:rPr>
                <w:rStyle w:val="ac"/>
                <w:noProof/>
              </w:rPr>
              <w:t>3.3.16指导者打分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B153AAC" w14:textId="0EF9EAC7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6" w:history="1">
            <w:r w:rsidR="00B10F76" w:rsidRPr="00387638">
              <w:rPr>
                <w:rStyle w:val="ac"/>
                <w:noProof/>
              </w:rPr>
              <w:t>3.3.17指导者上传参考资料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8788D4F" w14:textId="78F448E0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7" w:history="1">
            <w:r w:rsidR="00B10F76" w:rsidRPr="00387638">
              <w:rPr>
                <w:rStyle w:val="ac"/>
                <w:noProof/>
              </w:rPr>
              <w:t>3.3.18用户注册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3D1EBB6" w14:textId="43AC5A8E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8" w:history="1">
            <w:r w:rsidR="00B10F76" w:rsidRPr="00387638">
              <w:rPr>
                <w:rStyle w:val="ac"/>
                <w:noProof/>
              </w:rPr>
              <w:t>3.3.19文档下载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74C810E" w14:textId="1DEF232A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9" w:history="1">
            <w:r w:rsidR="00B10F76" w:rsidRPr="00387638">
              <w:rPr>
                <w:rStyle w:val="ac"/>
                <w:noProof/>
              </w:rPr>
              <w:t>3.3.20修改个性签名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CFFCB0F" w14:textId="40E7C490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0" w:history="1">
            <w:r w:rsidR="00B10F76" w:rsidRPr="00387638">
              <w:rPr>
                <w:rStyle w:val="ac"/>
                <w:noProof/>
              </w:rPr>
              <w:t>3.3.21修改邮箱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C1DB12D" w14:textId="04AC99E2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1" w:history="1">
            <w:r w:rsidR="00B10F76" w:rsidRPr="00387638">
              <w:rPr>
                <w:rStyle w:val="ac"/>
                <w:noProof/>
              </w:rPr>
              <w:t>3.3.22修改头像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A22E410" w14:textId="3770410E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2" w:history="1">
            <w:r w:rsidR="00B10F76" w:rsidRPr="00387638">
              <w:rPr>
                <w:rStyle w:val="ac"/>
                <w:noProof/>
              </w:rPr>
              <w:t>3.3.23修改密码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794160D" w14:textId="0062AAD4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3" w:history="1">
            <w:r w:rsidR="00B10F76" w:rsidRPr="00387638">
              <w:rPr>
                <w:rStyle w:val="ac"/>
                <w:noProof/>
              </w:rPr>
              <w:t>3.3.24修改用户名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71EBB34" w14:textId="657B6528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4" w:history="1">
            <w:r w:rsidR="00B10F76" w:rsidRPr="00387638">
              <w:rPr>
                <w:rStyle w:val="ac"/>
                <w:noProof/>
              </w:rPr>
              <w:t>3.3.25 bbs发帖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100827F" w14:textId="36C4E4D4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5" w:history="1">
            <w:r w:rsidR="00B10F76" w:rsidRPr="00387638">
              <w:rPr>
                <w:rStyle w:val="ac"/>
                <w:noProof/>
              </w:rPr>
              <w:t>3.3.26 bbs删帖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B9B1C59" w14:textId="02890C1A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6" w:history="1">
            <w:r w:rsidR="00B10F76" w:rsidRPr="00387638">
              <w:rPr>
                <w:rStyle w:val="ac"/>
                <w:noProof/>
              </w:rPr>
              <w:t>3.3.27 bbs回复帖子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89B76D9" w14:textId="73247670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7" w:history="1">
            <w:r w:rsidR="00B10F76" w:rsidRPr="00387638">
              <w:rPr>
                <w:rStyle w:val="ac"/>
                <w:noProof/>
              </w:rPr>
              <w:t>3.3.28 bbs查看回复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2B27B1" w14:textId="0CA86646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8" w:history="1">
            <w:r w:rsidR="00B10F76" w:rsidRPr="00387638">
              <w:rPr>
                <w:rStyle w:val="ac"/>
                <w:noProof/>
              </w:rPr>
              <w:t>3.3.29发邮件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59E885D" w14:textId="4A5352DF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9" w:history="1">
            <w:r w:rsidR="00B10F76" w:rsidRPr="00387638">
              <w:rPr>
                <w:rStyle w:val="ac"/>
                <w:noProof/>
              </w:rPr>
              <w:t>3.3.30查看邮件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E25A89" w14:textId="37B6F8FF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0" w:history="1">
            <w:r w:rsidR="00B10F76" w:rsidRPr="00387638">
              <w:rPr>
                <w:rStyle w:val="ac"/>
                <w:noProof/>
              </w:rPr>
              <w:t>3.3.31删除邮件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FB81242" w14:textId="05C207FA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1" w:history="1">
            <w:r w:rsidR="00B10F76" w:rsidRPr="00387638">
              <w:rPr>
                <w:rStyle w:val="ac"/>
                <w:noProof/>
              </w:rPr>
              <w:t>3.3.32回复邮件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3A15BAB" w14:textId="0092E703" w:rsidR="00B10F76" w:rsidRDefault="00AA387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2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4.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界面原型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046AC54" w14:textId="288FBCA3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3" w:history="1">
            <w:r w:rsidR="00B10F76" w:rsidRPr="00387638">
              <w:rPr>
                <w:rStyle w:val="ac"/>
                <w:noProof/>
              </w:rPr>
              <w:t>首页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24DD9FF" w14:textId="29936CCF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4" w:history="1">
            <w:r w:rsidR="00B10F76" w:rsidRPr="00387638">
              <w:rPr>
                <w:rStyle w:val="ac"/>
                <w:noProof/>
              </w:rPr>
              <w:t>功能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FB0F06B" w14:textId="774A423B" w:rsidR="00B10F76" w:rsidRDefault="00AA387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5" w:history="1">
            <w:r w:rsidR="00B10F76" w:rsidRPr="00387638">
              <w:rPr>
                <w:rStyle w:val="ac"/>
                <w:noProof/>
              </w:rPr>
              <w:t>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03F830" w14:textId="4F563A16" w:rsidR="00B10F76" w:rsidRDefault="00AA387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6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5.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特殊需求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550F92" w14:textId="0AFC5EFF" w:rsidR="00B10F76" w:rsidRDefault="00AA387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7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6.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扩展点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6DA9FC1" w14:textId="6712095A" w:rsidR="00C06991" w:rsidRDefault="00B10F76">
          <w:r>
            <w:fldChar w:fldCharType="end"/>
          </w:r>
        </w:p>
      </w:sdtContent>
    </w:sdt>
    <w:p w14:paraId="74FAE5E6" w14:textId="6CA72E93" w:rsidR="0040689B" w:rsidRPr="00C06991" w:rsidRDefault="0040689B"/>
    <w:p w14:paraId="64B2C000" w14:textId="387CB0EB" w:rsidR="0040689B" w:rsidRDefault="0040689B"/>
    <w:p w14:paraId="370A019A" w14:textId="77777777" w:rsidR="0040689B" w:rsidRDefault="0040689B"/>
    <w:p w14:paraId="3FEFCE18" w14:textId="550BA6CF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1" w:name="_Toc533621400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用例图</w:t>
      </w:r>
      <w:bookmarkEnd w:id="21"/>
    </w:p>
    <w:p w14:paraId="3B0B24DF" w14:textId="666B1D83" w:rsidR="0040689B" w:rsidRDefault="00C0351C" w:rsidP="00C0351C">
      <w:pPr>
        <w:pStyle w:val="2"/>
      </w:pPr>
      <w:bookmarkStart w:id="22" w:name="_Toc533621401"/>
      <w:r>
        <w:rPr>
          <w:rFonts w:hint="eastAsia"/>
        </w:rPr>
        <w:t>1</w:t>
      </w:r>
      <w:r>
        <w:t>.1</w:t>
      </w:r>
      <w:r>
        <w:rPr>
          <w:rFonts w:hint="eastAsia"/>
        </w:rPr>
        <w:t>角色</w:t>
      </w:r>
      <w:bookmarkEnd w:id="22"/>
    </w:p>
    <w:p w14:paraId="3658221A" w14:textId="785B5D99" w:rsidR="00C0351C" w:rsidRPr="00C0351C" w:rsidRDefault="00525A8F" w:rsidP="00C0351C">
      <w:r>
        <w:rPr>
          <w:noProof/>
        </w:rPr>
        <w:drawing>
          <wp:inline distT="0" distB="0" distL="0" distR="0" wp14:anchorId="6422ADF1" wp14:editId="56FCE28E">
            <wp:extent cx="5274310" cy="58127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A0B" w14:textId="3E8C3E1F" w:rsidR="00C0351C" w:rsidRDefault="00C0351C" w:rsidP="00C0351C">
      <w:pPr>
        <w:pStyle w:val="2"/>
      </w:pPr>
      <w:bookmarkStart w:id="23" w:name="_Toc533621402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管理员</w:t>
      </w:r>
      <w:bookmarkEnd w:id="23"/>
    </w:p>
    <w:p w14:paraId="2538119E" w14:textId="0C52F0A5" w:rsidR="00525A8F" w:rsidRPr="00525A8F" w:rsidRDefault="00525A8F" w:rsidP="00525A8F">
      <w:r>
        <w:rPr>
          <w:noProof/>
        </w:rPr>
        <w:drawing>
          <wp:inline distT="0" distB="0" distL="0" distR="0" wp14:anchorId="64E6B17F" wp14:editId="34A4CA5D">
            <wp:extent cx="5274310" cy="264731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90E" w14:textId="30F41299" w:rsidR="00C0351C" w:rsidRDefault="00C0351C" w:rsidP="00C0351C">
      <w:pPr>
        <w:pStyle w:val="2"/>
      </w:pPr>
      <w:bookmarkStart w:id="24" w:name="_Toc533621403"/>
      <w:r>
        <w:rPr>
          <w:rFonts w:hint="eastAsia"/>
        </w:rPr>
        <w:t>1</w:t>
      </w:r>
      <w:r>
        <w:t>.3</w:t>
      </w:r>
      <w:r>
        <w:rPr>
          <w:rFonts w:hint="eastAsia"/>
        </w:rPr>
        <w:t>用户</w:t>
      </w:r>
      <w:bookmarkEnd w:id="24"/>
    </w:p>
    <w:p w14:paraId="1E7A55FE" w14:textId="34C0C358" w:rsidR="00525A8F" w:rsidRPr="00525A8F" w:rsidRDefault="00525A8F" w:rsidP="00525A8F">
      <w:r>
        <w:rPr>
          <w:noProof/>
        </w:rPr>
        <w:drawing>
          <wp:inline distT="0" distB="0" distL="0" distR="0" wp14:anchorId="6212C9BA" wp14:editId="40E6FCE3">
            <wp:extent cx="5274310" cy="27311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932C" w14:textId="78807311" w:rsidR="00C0351C" w:rsidRDefault="00C0351C" w:rsidP="00C0351C">
      <w:pPr>
        <w:pStyle w:val="2"/>
      </w:pPr>
      <w:bookmarkStart w:id="25" w:name="_Toc533621404"/>
      <w:r>
        <w:rPr>
          <w:rFonts w:hint="eastAsia"/>
        </w:rPr>
        <w:lastRenderedPageBreak/>
        <w:t>1</w:t>
      </w:r>
      <w:r>
        <w:t>.4</w:t>
      </w:r>
      <w:r>
        <w:rPr>
          <w:rFonts w:hint="eastAsia"/>
        </w:rPr>
        <w:t>案例</w:t>
      </w:r>
      <w:bookmarkEnd w:id="25"/>
    </w:p>
    <w:p w14:paraId="72CB54E0" w14:textId="577FEF6C" w:rsidR="00525A8F" w:rsidRPr="00525A8F" w:rsidRDefault="00525A8F" w:rsidP="00525A8F">
      <w:r>
        <w:rPr>
          <w:noProof/>
        </w:rPr>
        <w:drawing>
          <wp:inline distT="0" distB="0" distL="0" distR="0" wp14:anchorId="6210E3F0" wp14:editId="67A9C651">
            <wp:extent cx="5274310" cy="43370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0BC3" w14:textId="772A04E3" w:rsidR="00C0351C" w:rsidRDefault="00C0351C" w:rsidP="00C0351C">
      <w:pPr>
        <w:pStyle w:val="2"/>
      </w:pPr>
      <w:bookmarkStart w:id="26" w:name="_Toc533621405"/>
      <w:r>
        <w:rPr>
          <w:rFonts w:hint="eastAsia"/>
        </w:rPr>
        <w:lastRenderedPageBreak/>
        <w:t>1</w:t>
      </w:r>
      <w:r>
        <w:t>.5</w:t>
      </w:r>
      <w:r>
        <w:rPr>
          <w:rFonts w:hint="eastAsia"/>
        </w:rPr>
        <w:t>项目管理</w:t>
      </w:r>
      <w:bookmarkEnd w:id="26"/>
    </w:p>
    <w:p w14:paraId="220A7526" w14:textId="7A8580BB" w:rsidR="00525A8F" w:rsidRPr="00525A8F" w:rsidRDefault="00525A8F" w:rsidP="00525A8F">
      <w:r>
        <w:rPr>
          <w:noProof/>
        </w:rPr>
        <w:drawing>
          <wp:inline distT="0" distB="0" distL="0" distR="0" wp14:anchorId="6EA882D6" wp14:editId="7F7678EC">
            <wp:extent cx="5274310" cy="43205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5888" w14:textId="7F09E620" w:rsidR="00C0351C" w:rsidRDefault="00C0351C" w:rsidP="00C0351C">
      <w:pPr>
        <w:pStyle w:val="2"/>
      </w:pPr>
      <w:bookmarkStart w:id="27" w:name="_Toc533621406"/>
      <w:r>
        <w:rPr>
          <w:rFonts w:hint="eastAsia"/>
        </w:rPr>
        <w:lastRenderedPageBreak/>
        <w:t>1</w:t>
      </w:r>
      <w:r>
        <w:t>.6</w:t>
      </w:r>
      <w:r>
        <w:rPr>
          <w:rFonts w:hint="eastAsia"/>
        </w:rPr>
        <w:t>团队管理</w:t>
      </w:r>
      <w:bookmarkEnd w:id="27"/>
    </w:p>
    <w:p w14:paraId="39CE4526" w14:textId="4BB683C7" w:rsidR="00525A8F" w:rsidRPr="00525A8F" w:rsidRDefault="00525A8F" w:rsidP="00525A8F">
      <w:r>
        <w:rPr>
          <w:noProof/>
        </w:rPr>
        <w:drawing>
          <wp:inline distT="0" distB="0" distL="0" distR="0" wp14:anchorId="33EA3592" wp14:editId="07431A5B">
            <wp:extent cx="5274310" cy="51689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015" w14:textId="3456BDE5" w:rsidR="00C0351C" w:rsidRDefault="00C0351C" w:rsidP="00C0351C">
      <w:pPr>
        <w:pStyle w:val="2"/>
      </w:pPr>
      <w:bookmarkStart w:id="28" w:name="_Toc533621407"/>
      <w:r>
        <w:rPr>
          <w:rFonts w:hint="eastAsia"/>
        </w:rPr>
        <w:lastRenderedPageBreak/>
        <w:t>1</w:t>
      </w:r>
      <w:r>
        <w:t>.7</w:t>
      </w:r>
      <w:r>
        <w:rPr>
          <w:rFonts w:hint="eastAsia"/>
        </w:rPr>
        <w:t>任务管理</w:t>
      </w:r>
      <w:bookmarkEnd w:id="28"/>
    </w:p>
    <w:p w14:paraId="7EBFD3CD" w14:textId="4181E414" w:rsidR="00525A8F" w:rsidRPr="00525A8F" w:rsidRDefault="00525A8F" w:rsidP="00525A8F">
      <w:r>
        <w:rPr>
          <w:noProof/>
        </w:rPr>
        <w:drawing>
          <wp:inline distT="0" distB="0" distL="0" distR="0" wp14:anchorId="2F17B4E6" wp14:editId="753DEFF1">
            <wp:extent cx="5274310" cy="391985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8D4" w14:textId="642AF59F" w:rsidR="00C0351C" w:rsidRDefault="00C0351C" w:rsidP="00C0351C">
      <w:pPr>
        <w:pStyle w:val="2"/>
      </w:pPr>
      <w:bookmarkStart w:id="29" w:name="_Toc533621408"/>
      <w:r>
        <w:rPr>
          <w:rFonts w:hint="eastAsia"/>
        </w:rPr>
        <w:lastRenderedPageBreak/>
        <w:t>1</w:t>
      </w:r>
      <w:r>
        <w:t>.8</w:t>
      </w:r>
      <w:r>
        <w:rPr>
          <w:rFonts w:hint="eastAsia"/>
        </w:rPr>
        <w:t>文档管理</w:t>
      </w:r>
      <w:bookmarkEnd w:id="29"/>
    </w:p>
    <w:p w14:paraId="5F1DC561" w14:textId="7596818B" w:rsidR="00525A8F" w:rsidRPr="00525A8F" w:rsidRDefault="00525A8F" w:rsidP="00525A8F">
      <w:r>
        <w:rPr>
          <w:noProof/>
        </w:rPr>
        <w:drawing>
          <wp:inline distT="0" distB="0" distL="0" distR="0" wp14:anchorId="29F4AB2E" wp14:editId="370B855D">
            <wp:extent cx="5274310" cy="338391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F75" w14:textId="500819A6" w:rsidR="00C0351C" w:rsidRDefault="00C0351C" w:rsidP="00C0351C">
      <w:pPr>
        <w:pStyle w:val="2"/>
      </w:pPr>
      <w:bookmarkStart w:id="30" w:name="_Toc533621409"/>
      <w:r>
        <w:rPr>
          <w:rFonts w:hint="eastAsia"/>
        </w:rPr>
        <w:lastRenderedPageBreak/>
        <w:t>1</w:t>
      </w:r>
      <w:r>
        <w:t>.9</w:t>
      </w:r>
      <w:r>
        <w:rPr>
          <w:rFonts w:hint="eastAsia"/>
        </w:rPr>
        <w:t>用户管理</w:t>
      </w:r>
      <w:bookmarkEnd w:id="30"/>
    </w:p>
    <w:p w14:paraId="61CCDF7A" w14:textId="36BE6EDF" w:rsidR="00525A8F" w:rsidRPr="00525A8F" w:rsidRDefault="00525A8F" w:rsidP="00525A8F">
      <w:r>
        <w:rPr>
          <w:noProof/>
        </w:rPr>
        <w:drawing>
          <wp:inline distT="0" distB="0" distL="0" distR="0" wp14:anchorId="42B025DF" wp14:editId="0EB60C91">
            <wp:extent cx="5274310" cy="42500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8D3F" w14:textId="790CDC0E" w:rsidR="00C0351C" w:rsidRDefault="00C0351C" w:rsidP="00C0351C">
      <w:pPr>
        <w:pStyle w:val="2"/>
      </w:pPr>
      <w:bookmarkStart w:id="31" w:name="_Toc533621410"/>
      <w:r>
        <w:rPr>
          <w:rFonts w:hint="eastAsia"/>
        </w:rPr>
        <w:lastRenderedPageBreak/>
        <w:t>1</w:t>
      </w:r>
      <w:r>
        <w:t>.10</w:t>
      </w:r>
      <w:r>
        <w:rPr>
          <w:rFonts w:hint="eastAsia"/>
        </w:rPr>
        <w:t>网站维护</w:t>
      </w:r>
      <w:bookmarkEnd w:id="31"/>
    </w:p>
    <w:p w14:paraId="7D630CED" w14:textId="79932EC8" w:rsidR="00525A8F" w:rsidRPr="00525A8F" w:rsidRDefault="00525A8F" w:rsidP="00525A8F">
      <w:r>
        <w:rPr>
          <w:noProof/>
        </w:rPr>
        <w:drawing>
          <wp:inline distT="0" distB="0" distL="0" distR="0" wp14:anchorId="1E76972F" wp14:editId="1691EDE8">
            <wp:extent cx="5274310" cy="36937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98E" w14:textId="776095C6" w:rsidR="00C0351C" w:rsidRDefault="00C0351C" w:rsidP="00C0351C">
      <w:pPr>
        <w:pStyle w:val="2"/>
      </w:pPr>
      <w:bookmarkStart w:id="32" w:name="_Toc533621411"/>
      <w:r>
        <w:rPr>
          <w:rFonts w:hint="eastAsia"/>
        </w:rPr>
        <w:lastRenderedPageBreak/>
        <w:t>1</w:t>
      </w:r>
      <w:r>
        <w:t>.11</w:t>
      </w:r>
      <w:r>
        <w:rPr>
          <w:rFonts w:hint="eastAsia"/>
        </w:rPr>
        <w:t>个人信息维护</w:t>
      </w:r>
      <w:bookmarkEnd w:id="32"/>
    </w:p>
    <w:p w14:paraId="4F5ECB7C" w14:textId="6A86AA75" w:rsidR="00525A8F" w:rsidRPr="00525A8F" w:rsidRDefault="00525A8F" w:rsidP="00525A8F">
      <w:r>
        <w:rPr>
          <w:noProof/>
        </w:rPr>
        <w:drawing>
          <wp:inline distT="0" distB="0" distL="0" distR="0" wp14:anchorId="4B463DE5" wp14:editId="60C1498A">
            <wp:extent cx="4562475" cy="45910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D65E" w14:textId="6A0AF103" w:rsidR="00C0351C" w:rsidRDefault="00C0351C" w:rsidP="00C0351C">
      <w:pPr>
        <w:pStyle w:val="2"/>
      </w:pPr>
      <w:bookmarkStart w:id="33" w:name="_Toc533621412"/>
      <w:r>
        <w:rPr>
          <w:rFonts w:hint="eastAsia"/>
        </w:rPr>
        <w:lastRenderedPageBreak/>
        <w:t>1</w:t>
      </w:r>
      <w:r>
        <w:t>.12</w:t>
      </w:r>
      <w:r w:rsidR="00420E5B">
        <w:t xml:space="preserve"> </w:t>
      </w:r>
      <w:r>
        <w:rPr>
          <w:rFonts w:hint="eastAsia"/>
        </w:rPr>
        <w:t>BBS</w:t>
      </w:r>
      <w:r>
        <w:rPr>
          <w:rFonts w:hint="eastAsia"/>
        </w:rPr>
        <w:t>管理</w:t>
      </w:r>
      <w:bookmarkEnd w:id="33"/>
    </w:p>
    <w:p w14:paraId="0C063972" w14:textId="384E31CA" w:rsidR="00525A8F" w:rsidRPr="00525A8F" w:rsidRDefault="00525A8F" w:rsidP="00525A8F">
      <w:r>
        <w:rPr>
          <w:noProof/>
        </w:rPr>
        <w:drawing>
          <wp:inline distT="0" distB="0" distL="0" distR="0" wp14:anchorId="2AD8D4B2" wp14:editId="491C992F">
            <wp:extent cx="5274310" cy="4470400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DBB" w14:textId="692D751E" w:rsidR="00C0351C" w:rsidRDefault="00C0351C" w:rsidP="00C0351C">
      <w:pPr>
        <w:pStyle w:val="2"/>
      </w:pPr>
      <w:bookmarkStart w:id="34" w:name="_Toc533621413"/>
      <w:r>
        <w:rPr>
          <w:rFonts w:hint="eastAsia"/>
        </w:rPr>
        <w:lastRenderedPageBreak/>
        <w:t>1</w:t>
      </w:r>
      <w:r>
        <w:t>.13</w:t>
      </w:r>
      <w:r>
        <w:rPr>
          <w:rFonts w:hint="eastAsia"/>
        </w:rPr>
        <w:t>邮件管理</w:t>
      </w:r>
      <w:bookmarkEnd w:id="34"/>
    </w:p>
    <w:p w14:paraId="0FF2DFF6" w14:textId="071D296D" w:rsidR="00525A8F" w:rsidRPr="00525A8F" w:rsidRDefault="00525A8F" w:rsidP="00525A8F">
      <w:r>
        <w:rPr>
          <w:noProof/>
        </w:rPr>
        <w:drawing>
          <wp:inline distT="0" distB="0" distL="0" distR="0" wp14:anchorId="04CADBDF" wp14:editId="0ADEB2CB">
            <wp:extent cx="5274310" cy="50107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C4D" w14:textId="77777777" w:rsidR="00754881" w:rsidRDefault="00754881">
      <w:pPr>
        <w:widowControl/>
        <w:spacing w:line="240" w:lineRule="auto"/>
        <w:jc w:val="left"/>
        <w:rPr>
          <w:ins w:id="35" w:author="XuanWen Chen" w:date="2019-01-02T08:01:00Z"/>
          <w:rFonts w:ascii="Times New Roman"/>
          <w:b/>
          <w:kern w:val="44"/>
          <w:sz w:val="44"/>
          <w:szCs w:val="20"/>
        </w:rPr>
      </w:pPr>
      <w:bookmarkStart w:id="36" w:name="_Toc533621414"/>
      <w:ins w:id="37" w:author="XuanWen Chen" w:date="2019-01-02T08:01:00Z">
        <w:r>
          <w:rPr>
            <w:rFonts w:ascii="Times New Roman"/>
            <w:bCs/>
            <w:kern w:val="44"/>
            <w:sz w:val="44"/>
            <w:szCs w:val="20"/>
          </w:rPr>
          <w:br w:type="page"/>
        </w:r>
      </w:ins>
    </w:p>
    <w:p w14:paraId="19D1FF12" w14:textId="07DD2088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ins w:id="38" w:author="XuanWen Chen" w:date="2019-01-02T08:01:00Z"/>
          <w:rFonts w:ascii="Times New Roman" w:hAnsi="Times New Roman" w:cs="Times New Roman"/>
          <w:bCs w:val="0"/>
          <w:kern w:val="44"/>
          <w:sz w:val="44"/>
          <w:szCs w:val="20"/>
        </w:rPr>
      </w:pPr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用例场景</w:t>
      </w:r>
      <w:bookmarkEnd w:id="36"/>
    </w:p>
    <w:p w14:paraId="1C807450" w14:textId="77777777" w:rsidR="00754881" w:rsidRDefault="00754881" w:rsidP="00754881">
      <w:pPr>
        <w:pStyle w:val="3"/>
        <w:rPr>
          <w:ins w:id="39" w:author="XuanWen Chen" w:date="2019-01-02T08:01:00Z"/>
        </w:rPr>
      </w:pPr>
      <w:ins w:id="40" w:author="XuanWen Chen" w:date="2019-01-02T08:01:00Z">
        <w:r>
          <w:rPr>
            <w:rFonts w:hint="eastAsia"/>
          </w:rPr>
          <w:t>2.1.1游客</w:t>
        </w:r>
      </w:ins>
    </w:p>
    <w:p w14:paraId="06FADA3D" w14:textId="77777777" w:rsidR="00754881" w:rsidRDefault="00754881" w:rsidP="00754881">
      <w:pPr>
        <w:pStyle w:val="4"/>
        <w:rPr>
          <w:ins w:id="41" w:author="XuanWen Chen" w:date="2019-01-02T08:01:00Z"/>
        </w:rPr>
      </w:pPr>
      <w:ins w:id="42" w:author="XuanWen Chen" w:date="2019-01-02T08:01:00Z">
        <w:r>
          <w:rPr>
            <w:rFonts w:hint="eastAsia"/>
          </w:rPr>
          <w:t>用户注册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0F8501B5" w14:textId="77777777" w:rsidTr="00754881">
        <w:trPr>
          <w:ins w:id="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2F9F9" w14:textId="77777777" w:rsidR="00754881" w:rsidRDefault="00754881">
            <w:pPr>
              <w:rPr>
                <w:ins w:id="44" w:author="XuanWen Chen" w:date="2019-01-02T08:01:00Z"/>
              </w:rPr>
            </w:pPr>
            <w:ins w:id="4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BEEC" w14:textId="77777777" w:rsidR="00754881" w:rsidRDefault="00754881">
            <w:pPr>
              <w:jc w:val="left"/>
              <w:rPr>
                <w:ins w:id="46" w:author="XuanWen Chen" w:date="2019-01-02T08:01:00Z"/>
                <w:rFonts w:hAnsi="宋体"/>
                <w:b/>
              </w:rPr>
            </w:pPr>
            <w:ins w:id="47" w:author="XuanWen Chen" w:date="2019-01-02T08:01:00Z">
              <w:r>
                <w:rPr>
                  <w:rFonts w:hAnsi="宋体" w:hint="eastAsia"/>
                  <w:b/>
                </w:rPr>
                <w:t>UC-1：用户注册</w:t>
              </w:r>
            </w:ins>
          </w:p>
        </w:tc>
      </w:tr>
      <w:tr w:rsidR="00754881" w14:paraId="3C1263EB" w14:textId="77777777" w:rsidTr="00754881">
        <w:trPr>
          <w:ins w:id="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4967" w14:textId="77777777" w:rsidR="00754881" w:rsidRDefault="00754881">
            <w:pPr>
              <w:rPr>
                <w:ins w:id="49" w:author="XuanWen Chen" w:date="2019-01-02T08:01:00Z"/>
              </w:rPr>
            </w:pPr>
            <w:ins w:id="5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FF928" w14:textId="77777777" w:rsidR="00754881" w:rsidRDefault="00754881">
            <w:pPr>
              <w:jc w:val="left"/>
              <w:rPr>
                <w:ins w:id="51" w:author="XuanWen Chen" w:date="2019-01-02T08:01:00Z"/>
                <w:rFonts w:hAnsi="宋体"/>
              </w:rPr>
            </w:pPr>
            <w:proofErr w:type="gramStart"/>
            <w:ins w:id="5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631A6" w14:textId="77777777" w:rsidR="00754881" w:rsidRDefault="00754881">
            <w:pPr>
              <w:jc w:val="left"/>
              <w:rPr>
                <w:ins w:id="53" w:author="XuanWen Chen" w:date="2019-01-02T08:01:00Z"/>
                <w:rFonts w:hAnsi="宋体"/>
              </w:rPr>
            </w:pPr>
            <w:ins w:id="5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B7709" w14:textId="77777777" w:rsidR="00754881" w:rsidRDefault="00754881">
            <w:pPr>
              <w:jc w:val="left"/>
              <w:rPr>
                <w:ins w:id="55" w:author="XuanWen Chen" w:date="2019-01-02T08:01:00Z"/>
                <w:rFonts w:hAnsi="宋体"/>
              </w:rPr>
            </w:pPr>
            <w:ins w:id="5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7FFCE9A6" w14:textId="77777777" w:rsidTr="00754881">
        <w:trPr>
          <w:ins w:id="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0B6F" w14:textId="77777777" w:rsidR="00754881" w:rsidRDefault="00754881">
            <w:pPr>
              <w:rPr>
                <w:ins w:id="58" w:author="XuanWen Chen" w:date="2019-01-02T08:01:00Z"/>
              </w:rPr>
            </w:pPr>
            <w:ins w:id="5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6BBB" w14:textId="77777777" w:rsidR="00754881" w:rsidRDefault="00754881">
            <w:pPr>
              <w:jc w:val="left"/>
              <w:rPr>
                <w:ins w:id="60" w:author="XuanWen Chen" w:date="2019-01-02T08:01:00Z"/>
                <w:rFonts w:hAnsi="宋体"/>
              </w:rPr>
            </w:pPr>
            <w:ins w:id="61" w:author="XuanWen Chen" w:date="2019-01-02T08:01:00Z">
              <w:r>
                <w:rPr>
                  <w:rFonts w:hAnsi="宋体" w:hint="eastAsia"/>
                </w:rPr>
                <w:t>游客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8A692" w14:textId="77777777" w:rsidR="00754881" w:rsidRDefault="00754881">
            <w:pPr>
              <w:jc w:val="left"/>
              <w:rPr>
                <w:ins w:id="62" w:author="XuanWen Chen" w:date="2019-01-02T08:01:00Z"/>
                <w:rFonts w:hAnsi="宋体"/>
              </w:rPr>
            </w:pPr>
            <w:ins w:id="6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0D61" w14:textId="77777777" w:rsidR="00754881" w:rsidRDefault="00754881">
            <w:pPr>
              <w:jc w:val="left"/>
              <w:rPr>
                <w:ins w:id="64" w:author="XuanWen Chen" w:date="2019-01-02T08:01:00Z"/>
                <w:rFonts w:hAnsi="宋体"/>
              </w:rPr>
            </w:pPr>
            <w:ins w:id="65" w:author="XuanWen Chen" w:date="2019-01-02T08:01:00Z">
              <w:r>
                <w:rPr>
                  <w:rFonts w:hAnsi="宋体" w:hint="eastAsia"/>
                </w:rPr>
                <w:t>管理员</w:t>
              </w:r>
            </w:ins>
          </w:p>
        </w:tc>
      </w:tr>
      <w:tr w:rsidR="00754881" w14:paraId="005E07D5" w14:textId="77777777" w:rsidTr="00754881">
        <w:trPr>
          <w:ins w:id="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73FA" w14:textId="77777777" w:rsidR="00754881" w:rsidRDefault="00754881">
            <w:pPr>
              <w:rPr>
                <w:ins w:id="67" w:author="XuanWen Chen" w:date="2019-01-02T08:01:00Z"/>
              </w:rPr>
            </w:pPr>
            <w:ins w:id="6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132A" w14:textId="77777777" w:rsidR="00754881" w:rsidRDefault="00754881">
            <w:pPr>
              <w:jc w:val="left"/>
              <w:rPr>
                <w:ins w:id="69" w:author="XuanWen Chen" w:date="2019-01-02T08:01:00Z"/>
                <w:rFonts w:hAnsi="宋体"/>
              </w:rPr>
            </w:pPr>
            <w:ins w:id="70" w:author="XuanWen Chen" w:date="2019-01-02T08:01:00Z">
              <w:r>
                <w:rPr>
                  <w:rFonts w:hAnsi="宋体" w:hint="eastAsia"/>
                </w:rPr>
                <w:t>游客注册为网站用户。</w:t>
              </w:r>
            </w:ins>
          </w:p>
        </w:tc>
      </w:tr>
      <w:tr w:rsidR="00754881" w14:paraId="3A1432EB" w14:textId="77777777" w:rsidTr="00754881">
        <w:trPr>
          <w:ins w:id="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F1420" w14:textId="77777777" w:rsidR="00754881" w:rsidRDefault="00754881">
            <w:pPr>
              <w:rPr>
                <w:ins w:id="72" w:author="XuanWen Chen" w:date="2019-01-02T08:01:00Z"/>
              </w:rPr>
            </w:pPr>
            <w:ins w:id="7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3EDBE" w14:textId="77777777" w:rsidR="00754881" w:rsidRDefault="00754881">
            <w:pPr>
              <w:jc w:val="left"/>
              <w:rPr>
                <w:ins w:id="74" w:author="XuanWen Chen" w:date="2019-01-02T08:01:00Z"/>
                <w:rFonts w:hAnsi="宋体"/>
              </w:rPr>
            </w:pPr>
            <w:ins w:id="75" w:author="XuanWen Chen" w:date="2019-01-02T08:01:00Z">
              <w:r>
                <w:rPr>
                  <w:rFonts w:hAnsi="宋体" w:hint="eastAsia"/>
                </w:rPr>
                <w:t>游客注册或管理员添加用户</w:t>
              </w:r>
            </w:ins>
          </w:p>
        </w:tc>
      </w:tr>
      <w:tr w:rsidR="00754881" w14:paraId="6570E4D0" w14:textId="77777777" w:rsidTr="00754881">
        <w:trPr>
          <w:ins w:id="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313F" w14:textId="77777777" w:rsidR="00754881" w:rsidRDefault="00754881">
            <w:pPr>
              <w:rPr>
                <w:ins w:id="77" w:author="XuanWen Chen" w:date="2019-01-02T08:01:00Z"/>
              </w:rPr>
            </w:pPr>
            <w:ins w:id="7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8097D" w14:textId="77777777" w:rsidR="00754881" w:rsidRDefault="00754881">
            <w:pPr>
              <w:rPr>
                <w:ins w:id="79" w:author="XuanWen Chen" w:date="2019-01-02T08:01:00Z"/>
              </w:rPr>
            </w:pPr>
            <w:ins w:id="80" w:author="XuanWen Chen" w:date="2019-01-02T08:01:00Z">
              <w:r>
                <w:rPr>
                  <w:rFonts w:hint="eastAsia"/>
                </w:rPr>
                <w:t>PRE-1：网站中不存在该用户</w:t>
              </w:r>
            </w:ins>
          </w:p>
        </w:tc>
      </w:tr>
      <w:tr w:rsidR="00754881" w14:paraId="2FABAB71" w14:textId="77777777" w:rsidTr="00754881">
        <w:trPr>
          <w:ins w:id="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E8B0" w14:textId="77777777" w:rsidR="00754881" w:rsidRDefault="00754881">
            <w:pPr>
              <w:rPr>
                <w:ins w:id="82" w:author="XuanWen Chen" w:date="2019-01-02T08:01:00Z"/>
              </w:rPr>
            </w:pPr>
            <w:ins w:id="8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7BB6" w14:textId="77777777" w:rsidR="00754881" w:rsidRDefault="00754881">
            <w:pPr>
              <w:rPr>
                <w:ins w:id="84" w:author="XuanWen Chen" w:date="2019-01-02T08:01:00Z"/>
              </w:rPr>
            </w:pPr>
            <w:ins w:id="85" w:author="XuanWen Chen" w:date="2019-01-02T08:01:00Z">
              <w:r>
                <w:rPr>
                  <w:rFonts w:hint="eastAsia"/>
                </w:rPr>
                <w:t>POST-1：学生用户注册成功，注册教师和案例管理员用户需要等待管理员审核。</w:t>
              </w:r>
            </w:ins>
          </w:p>
        </w:tc>
      </w:tr>
      <w:tr w:rsidR="00754881" w14:paraId="72DA2E45" w14:textId="77777777" w:rsidTr="00754881">
        <w:trPr>
          <w:ins w:id="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DBF9" w14:textId="77777777" w:rsidR="00754881" w:rsidRDefault="00754881">
            <w:pPr>
              <w:rPr>
                <w:ins w:id="87" w:author="XuanWen Chen" w:date="2019-01-02T08:01:00Z"/>
                <w:rFonts w:hAnsi="宋体"/>
              </w:rPr>
            </w:pPr>
            <w:ins w:id="8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FDC11" w14:textId="77777777" w:rsidR="00754881" w:rsidRDefault="00754881">
            <w:pPr>
              <w:spacing w:line="240" w:lineRule="auto"/>
              <w:jc w:val="left"/>
              <w:rPr>
                <w:ins w:id="89" w:author="XuanWen Chen" w:date="2019-01-02T08:01:00Z"/>
                <w:rFonts w:hAnsi="宋体"/>
              </w:rPr>
            </w:pPr>
            <w:ins w:id="90" w:author="XuanWen Chen" w:date="2019-01-02T08:01:00Z">
              <w:r>
                <w:rPr>
                  <w:rFonts w:hint="eastAsia"/>
                </w:rPr>
                <w:t>用户点击任意按钮</w:t>
              </w:r>
            </w:ins>
          </w:p>
        </w:tc>
      </w:tr>
      <w:tr w:rsidR="00754881" w14:paraId="48A164D4" w14:textId="77777777" w:rsidTr="00754881">
        <w:trPr>
          <w:ins w:id="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12D0" w14:textId="77777777" w:rsidR="00754881" w:rsidRDefault="00754881">
            <w:pPr>
              <w:rPr>
                <w:ins w:id="92" w:author="XuanWen Chen" w:date="2019-01-02T08:01:00Z"/>
                <w:rFonts w:hAnsi="宋体"/>
              </w:rPr>
            </w:pPr>
            <w:ins w:id="9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4983D" w14:textId="77777777" w:rsidR="00754881" w:rsidRDefault="00754881">
            <w:pPr>
              <w:rPr>
                <w:ins w:id="94" w:author="XuanWen Chen" w:date="2019-01-02T08:01:00Z"/>
              </w:rPr>
            </w:pPr>
            <w:ins w:id="95" w:author="XuanWen Chen" w:date="2019-01-02T08:01:00Z">
              <w:r>
                <w:rPr>
                  <w:rFonts w:hAnsi="宋体" w:hint="eastAsia"/>
                  <w:color w:val="000000" w:themeColor="text1"/>
                </w:rPr>
                <w:t>注册成功</w:t>
              </w:r>
            </w:ins>
          </w:p>
        </w:tc>
      </w:tr>
      <w:tr w:rsidR="00754881" w14:paraId="30AD681E" w14:textId="77777777" w:rsidTr="00754881">
        <w:trPr>
          <w:ins w:id="9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FED7" w14:textId="77777777" w:rsidR="00754881" w:rsidRDefault="00754881">
            <w:pPr>
              <w:rPr>
                <w:ins w:id="97" w:author="XuanWen Chen" w:date="2019-01-02T08:01:00Z"/>
              </w:rPr>
            </w:pPr>
            <w:ins w:id="9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E7889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99" w:author="XuanWen Chen" w:date="2019-01-02T08:01:00Z"/>
                <w:rFonts w:hAnsi="宋体"/>
              </w:rPr>
            </w:pPr>
            <w:ins w:id="100" w:author="XuanWen Chen" w:date="2019-01-02T08:01:00Z">
              <w:r>
                <w:rPr>
                  <w:rFonts w:hint="eastAsia"/>
                </w:rPr>
                <w:t>用户点击任意按钮</w:t>
              </w:r>
            </w:ins>
          </w:p>
          <w:p w14:paraId="42D3187B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101" w:author="XuanWen Chen" w:date="2019-01-02T08:01:00Z"/>
                <w:rFonts w:hAnsi="宋体"/>
              </w:rPr>
            </w:pPr>
            <w:ins w:id="102" w:author="XuanWen Chen" w:date="2019-01-02T08:01:00Z">
              <w:r>
                <w:rPr>
                  <w:rFonts w:hAnsi="宋体" w:hint="eastAsia"/>
                </w:rPr>
                <w:t>跳出登录界面</w:t>
              </w:r>
            </w:ins>
          </w:p>
          <w:p w14:paraId="375EF210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103" w:author="XuanWen Chen" w:date="2019-01-02T08:01:00Z"/>
                <w:rFonts w:hAnsi="宋体"/>
              </w:rPr>
            </w:pPr>
            <w:ins w:id="104" w:author="XuanWen Chen" w:date="2019-01-02T08:01:00Z">
              <w:r>
                <w:rPr>
                  <w:rFonts w:hAnsi="宋体" w:hint="eastAsia"/>
                </w:rPr>
                <w:t>点击注册按钮，转到注册界面</w:t>
              </w:r>
            </w:ins>
          </w:p>
          <w:p w14:paraId="50791F50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105" w:author="XuanWen Chen" w:date="2019-01-02T08:01:00Z"/>
                <w:rFonts w:hAnsi="宋体"/>
              </w:rPr>
            </w:pPr>
            <w:ins w:id="106" w:author="XuanWen Chen" w:date="2019-01-02T08:01:00Z">
              <w:r>
                <w:rPr>
                  <w:rFonts w:hAnsi="宋体" w:hint="eastAsia"/>
                </w:rPr>
                <w:t>输入必要信息（用户名，密码）</w:t>
              </w:r>
            </w:ins>
          </w:p>
          <w:p w14:paraId="51B30F30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107" w:author="XuanWen Chen" w:date="2019-01-02T08:01:00Z"/>
                <w:rFonts w:hAnsi="宋体"/>
              </w:rPr>
            </w:pPr>
            <w:ins w:id="108" w:author="XuanWen Chen" w:date="2019-01-02T08:01:00Z">
              <w:r>
                <w:rPr>
                  <w:rFonts w:hAnsi="宋体" w:hint="eastAsia"/>
                </w:rPr>
                <w:t>点击确认注册</w:t>
              </w:r>
            </w:ins>
          </w:p>
          <w:p w14:paraId="5D5A7715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109" w:author="XuanWen Chen" w:date="2019-01-02T08:01:00Z"/>
                <w:rFonts w:hAnsi="宋体"/>
              </w:rPr>
            </w:pPr>
            <w:ins w:id="110" w:author="XuanWen Chen" w:date="2019-01-02T08:01:00Z">
              <w:r>
                <w:rPr>
                  <w:rFonts w:hAnsi="宋体" w:hint="eastAsia"/>
                </w:rPr>
                <w:t>系统校验</w:t>
              </w:r>
            </w:ins>
          </w:p>
          <w:p w14:paraId="729747E1" w14:textId="77777777" w:rsidR="00754881" w:rsidRDefault="00754881" w:rsidP="00754881">
            <w:pPr>
              <w:pStyle w:val="a9"/>
              <w:numPr>
                <w:ilvl w:val="0"/>
                <w:numId w:val="167"/>
              </w:numPr>
              <w:spacing w:line="240" w:lineRule="auto"/>
              <w:ind w:left="3300" w:firstLineChars="0"/>
              <w:jc w:val="left"/>
              <w:rPr>
                <w:ins w:id="111" w:author="XuanWen Chen" w:date="2019-01-02T08:01:00Z"/>
                <w:rFonts w:hAnsi="宋体"/>
              </w:rPr>
            </w:pPr>
            <w:ins w:id="112" w:author="XuanWen Chen" w:date="2019-01-02T08:01:00Z">
              <w:r>
                <w:rPr>
                  <w:rFonts w:hAnsi="宋体" w:hint="eastAsia"/>
                </w:rPr>
                <w:t>注册成功</w:t>
              </w:r>
            </w:ins>
          </w:p>
        </w:tc>
      </w:tr>
      <w:tr w:rsidR="00754881" w14:paraId="69AE501A" w14:textId="77777777" w:rsidTr="00754881">
        <w:trPr>
          <w:ins w:id="1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0179A" w14:textId="77777777" w:rsidR="00754881" w:rsidRDefault="00754881">
            <w:pPr>
              <w:rPr>
                <w:ins w:id="114" w:author="XuanWen Chen" w:date="2019-01-02T08:01:00Z"/>
                <w:rFonts w:hAnsi="宋体"/>
              </w:rPr>
            </w:pPr>
            <w:ins w:id="11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141C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spacing w:line="240" w:lineRule="auto"/>
              <w:ind w:left="3360" w:firstLineChars="0"/>
              <w:jc w:val="left"/>
              <w:rPr>
                <w:ins w:id="116" w:author="XuanWen Chen" w:date="2019-01-02T08:01:00Z"/>
                <w:rFonts w:hAnsi="宋体"/>
              </w:rPr>
            </w:pPr>
            <w:ins w:id="117" w:author="XuanWen Chen" w:date="2019-01-02T08:01:00Z">
              <w:r>
                <w:rPr>
                  <w:rFonts w:hint="eastAsia"/>
                </w:rPr>
                <w:t>用户点击任意按钮</w:t>
              </w:r>
            </w:ins>
          </w:p>
          <w:p w14:paraId="620E539B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spacing w:line="240" w:lineRule="auto"/>
              <w:ind w:left="3360" w:firstLineChars="0"/>
              <w:jc w:val="left"/>
              <w:rPr>
                <w:ins w:id="118" w:author="XuanWen Chen" w:date="2019-01-02T08:01:00Z"/>
                <w:rFonts w:hAnsi="宋体"/>
              </w:rPr>
            </w:pPr>
            <w:ins w:id="119" w:author="XuanWen Chen" w:date="2019-01-02T08:01:00Z">
              <w:r>
                <w:rPr>
                  <w:rFonts w:hAnsi="宋体" w:hint="eastAsia"/>
                </w:rPr>
                <w:t>跳出登录界面</w:t>
              </w:r>
            </w:ins>
          </w:p>
          <w:p w14:paraId="5AAA4E8E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spacing w:line="240" w:lineRule="auto"/>
              <w:ind w:left="3360" w:firstLineChars="0"/>
              <w:jc w:val="left"/>
              <w:rPr>
                <w:ins w:id="120" w:author="XuanWen Chen" w:date="2019-01-02T08:01:00Z"/>
                <w:rFonts w:hAnsi="宋体"/>
              </w:rPr>
            </w:pPr>
            <w:ins w:id="121" w:author="XuanWen Chen" w:date="2019-01-02T08:01:00Z">
              <w:r>
                <w:rPr>
                  <w:rFonts w:hAnsi="宋体" w:hint="eastAsia"/>
                </w:rPr>
                <w:t>点击注册按钮，转到注册界面</w:t>
              </w:r>
            </w:ins>
          </w:p>
          <w:p w14:paraId="529470FB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spacing w:line="240" w:lineRule="auto"/>
              <w:ind w:left="3360" w:firstLineChars="0"/>
              <w:jc w:val="left"/>
              <w:rPr>
                <w:ins w:id="122" w:author="XuanWen Chen" w:date="2019-01-02T08:01:00Z"/>
                <w:rFonts w:hAnsi="宋体"/>
              </w:rPr>
            </w:pPr>
            <w:ins w:id="123" w:author="XuanWen Chen" w:date="2019-01-02T08:01:00Z">
              <w:r>
                <w:rPr>
                  <w:rFonts w:hAnsi="宋体" w:hint="eastAsia"/>
                </w:rPr>
                <w:t>输入必要信息（用户名，密码）</w:t>
              </w:r>
            </w:ins>
          </w:p>
          <w:p w14:paraId="23BF2D65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spacing w:line="240" w:lineRule="auto"/>
              <w:ind w:left="3360" w:firstLineChars="0"/>
              <w:jc w:val="left"/>
              <w:rPr>
                <w:ins w:id="124" w:author="XuanWen Chen" w:date="2019-01-02T08:01:00Z"/>
                <w:rFonts w:hAnsi="宋体"/>
              </w:rPr>
            </w:pPr>
            <w:ins w:id="125" w:author="XuanWen Chen" w:date="2019-01-02T08:01:00Z">
              <w:r>
                <w:rPr>
                  <w:rFonts w:hAnsi="宋体" w:hint="eastAsia"/>
                </w:rPr>
                <w:t>点击确认注册</w:t>
              </w:r>
            </w:ins>
          </w:p>
          <w:p w14:paraId="783D37DB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spacing w:line="240" w:lineRule="auto"/>
              <w:ind w:left="3360" w:firstLineChars="0"/>
              <w:jc w:val="left"/>
              <w:rPr>
                <w:ins w:id="126" w:author="XuanWen Chen" w:date="2019-01-02T08:01:00Z"/>
                <w:rFonts w:hAnsi="宋体"/>
              </w:rPr>
            </w:pPr>
            <w:ins w:id="127" w:author="XuanWen Chen" w:date="2019-01-02T08:01:00Z">
              <w:r>
                <w:rPr>
                  <w:rFonts w:hAnsi="宋体" w:hint="eastAsia"/>
                </w:rPr>
                <w:t>系统校验</w:t>
              </w:r>
            </w:ins>
          </w:p>
          <w:p w14:paraId="5F94C74A" w14:textId="77777777" w:rsidR="00754881" w:rsidRDefault="00754881" w:rsidP="00754881">
            <w:pPr>
              <w:pStyle w:val="a9"/>
              <w:numPr>
                <w:ilvl w:val="0"/>
                <w:numId w:val="168"/>
              </w:numPr>
              <w:ind w:left="3360" w:firstLineChars="0"/>
              <w:jc w:val="left"/>
              <w:rPr>
                <w:ins w:id="128" w:author="XuanWen Chen" w:date="2019-01-02T08:01:00Z"/>
                <w:rFonts w:hAnsi="宋体"/>
              </w:rPr>
            </w:pPr>
            <w:ins w:id="129" w:author="XuanWen Chen" w:date="2019-01-02T08:01:00Z">
              <w:r>
                <w:rPr>
                  <w:rFonts w:hAnsi="宋体" w:hint="eastAsia"/>
                </w:rPr>
                <w:t>注册失败</w:t>
              </w:r>
            </w:ins>
          </w:p>
        </w:tc>
      </w:tr>
      <w:tr w:rsidR="00754881" w14:paraId="24EA31E7" w14:textId="77777777" w:rsidTr="00754881">
        <w:trPr>
          <w:ins w:id="1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3D6B3" w14:textId="77777777" w:rsidR="00754881" w:rsidRDefault="00754881">
            <w:pPr>
              <w:rPr>
                <w:ins w:id="131" w:author="XuanWen Chen" w:date="2019-01-02T08:01:00Z"/>
                <w:rFonts w:hAnsi="宋体"/>
              </w:rPr>
            </w:pPr>
            <w:ins w:id="13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8863" w14:textId="77777777" w:rsidR="00754881" w:rsidRDefault="00754881" w:rsidP="00754881">
            <w:pPr>
              <w:pStyle w:val="a9"/>
              <w:numPr>
                <w:ilvl w:val="0"/>
                <w:numId w:val="169"/>
              </w:numPr>
              <w:spacing w:line="240" w:lineRule="auto"/>
              <w:ind w:left="3300" w:firstLineChars="0"/>
              <w:jc w:val="left"/>
              <w:rPr>
                <w:ins w:id="133" w:author="XuanWen Chen" w:date="2019-01-02T08:01:00Z"/>
                <w:rFonts w:hAnsi="宋体"/>
              </w:rPr>
            </w:pPr>
            <w:ins w:id="134" w:author="XuanWen Chen" w:date="2019-01-02T08:01:00Z">
              <w:r>
                <w:rPr>
                  <w:rFonts w:hAnsi="宋体" w:hint="eastAsia"/>
                </w:rPr>
                <w:t>用户关键信息重复（用户名）</w:t>
              </w:r>
            </w:ins>
          </w:p>
          <w:p w14:paraId="6BCD255D" w14:textId="77777777" w:rsidR="00754881" w:rsidRDefault="00754881" w:rsidP="00754881">
            <w:pPr>
              <w:pStyle w:val="a9"/>
              <w:numPr>
                <w:ilvl w:val="0"/>
                <w:numId w:val="169"/>
              </w:numPr>
              <w:spacing w:line="240" w:lineRule="auto"/>
              <w:ind w:left="3300" w:firstLineChars="0"/>
              <w:jc w:val="left"/>
              <w:rPr>
                <w:ins w:id="135" w:author="XuanWen Chen" w:date="2019-01-02T08:01:00Z"/>
                <w:rFonts w:hAnsi="宋体"/>
              </w:rPr>
            </w:pPr>
            <w:ins w:id="136" w:author="XuanWen Chen" w:date="2019-01-02T08:01:00Z">
              <w:r>
                <w:rPr>
                  <w:rFonts w:hAnsi="宋体" w:hint="eastAsia"/>
                </w:rPr>
                <w:t>用户输入参数不完整</w:t>
              </w:r>
            </w:ins>
          </w:p>
          <w:p w14:paraId="381F541A" w14:textId="77777777" w:rsidR="00754881" w:rsidRDefault="00754881" w:rsidP="00754881">
            <w:pPr>
              <w:pStyle w:val="a9"/>
              <w:numPr>
                <w:ilvl w:val="0"/>
                <w:numId w:val="169"/>
              </w:numPr>
              <w:spacing w:line="240" w:lineRule="auto"/>
              <w:ind w:left="3300" w:firstLineChars="0"/>
              <w:jc w:val="left"/>
              <w:rPr>
                <w:ins w:id="137" w:author="XuanWen Chen" w:date="2019-01-02T08:01:00Z"/>
                <w:rFonts w:hAnsi="宋体"/>
              </w:rPr>
            </w:pPr>
            <w:ins w:id="138" w:author="XuanWen Chen" w:date="2019-01-02T08:01:00Z">
              <w:r>
                <w:rPr>
                  <w:rFonts w:hAnsi="宋体" w:hint="eastAsia"/>
                </w:rPr>
                <w:t>用户输入参数不合法</w:t>
              </w:r>
            </w:ins>
          </w:p>
        </w:tc>
      </w:tr>
      <w:tr w:rsidR="00754881" w14:paraId="7753E4FB" w14:textId="77777777" w:rsidTr="00754881">
        <w:trPr>
          <w:ins w:id="1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93732" w14:textId="77777777" w:rsidR="00754881" w:rsidRDefault="00754881">
            <w:pPr>
              <w:rPr>
                <w:ins w:id="140" w:author="XuanWen Chen" w:date="2019-01-02T08:01:00Z"/>
                <w:rFonts w:hAnsi="宋体"/>
              </w:rPr>
            </w:pPr>
            <w:ins w:id="141" w:author="XuanWen Chen" w:date="2019-01-02T08:01:00Z">
              <w:r>
                <w:rPr>
                  <w:rFonts w:hAnsi="宋体" w:hint="eastAsia"/>
                </w:rPr>
                <w:lastRenderedPageBreak/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74F8E" w14:textId="77777777" w:rsidR="00754881" w:rsidRDefault="00754881">
            <w:pPr>
              <w:jc w:val="left"/>
              <w:rPr>
                <w:ins w:id="142" w:author="XuanWen Chen" w:date="2019-01-02T08:01:00Z"/>
                <w:rFonts w:hAnsi="宋体"/>
              </w:rPr>
            </w:pPr>
          </w:p>
        </w:tc>
      </w:tr>
      <w:tr w:rsidR="00754881" w14:paraId="3380A66A" w14:textId="77777777" w:rsidTr="00754881">
        <w:trPr>
          <w:ins w:id="1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46EB0" w14:textId="77777777" w:rsidR="00754881" w:rsidRDefault="00754881">
            <w:pPr>
              <w:rPr>
                <w:ins w:id="144" w:author="XuanWen Chen" w:date="2019-01-02T08:01:00Z"/>
                <w:rFonts w:hAnsi="宋体"/>
              </w:rPr>
            </w:pPr>
            <w:ins w:id="14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7395E" w14:textId="77777777" w:rsidR="00754881" w:rsidRDefault="00754881">
            <w:pPr>
              <w:jc w:val="left"/>
              <w:rPr>
                <w:ins w:id="146" w:author="XuanWen Chen" w:date="2019-01-02T08:01:00Z"/>
                <w:rFonts w:hAnsi="宋体"/>
              </w:rPr>
            </w:pPr>
            <w:ins w:id="147" w:author="XuanWen Chen" w:date="2019-01-02T08:01:00Z">
              <w:r>
                <w:rPr>
                  <w:rFonts w:hAnsi="宋体" w:hint="eastAsia"/>
                </w:rPr>
                <w:t>每天100份新的注册</w:t>
              </w:r>
            </w:ins>
          </w:p>
        </w:tc>
      </w:tr>
      <w:tr w:rsidR="00754881" w14:paraId="6FC71064" w14:textId="77777777" w:rsidTr="00754881">
        <w:trPr>
          <w:ins w:id="1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ED1F" w14:textId="77777777" w:rsidR="00754881" w:rsidRDefault="00754881">
            <w:pPr>
              <w:rPr>
                <w:ins w:id="149" w:author="XuanWen Chen" w:date="2019-01-02T08:01:00Z"/>
                <w:rFonts w:hAnsi="宋体"/>
              </w:rPr>
            </w:pPr>
            <w:ins w:id="15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BC70" w14:textId="77777777" w:rsidR="00754881" w:rsidRDefault="00754881">
            <w:pPr>
              <w:jc w:val="left"/>
              <w:rPr>
                <w:ins w:id="151" w:author="XuanWen Chen" w:date="2019-01-02T08:01:00Z"/>
                <w:rFonts w:hAnsi="宋体"/>
              </w:rPr>
            </w:pPr>
          </w:p>
        </w:tc>
      </w:tr>
      <w:tr w:rsidR="00754881" w14:paraId="1DB541A7" w14:textId="77777777" w:rsidTr="00754881">
        <w:trPr>
          <w:ins w:id="1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C856" w14:textId="77777777" w:rsidR="00754881" w:rsidRDefault="00754881">
            <w:pPr>
              <w:rPr>
                <w:ins w:id="153" w:author="XuanWen Chen" w:date="2019-01-02T08:01:00Z"/>
                <w:rFonts w:hAnsi="宋体"/>
              </w:rPr>
            </w:pPr>
            <w:ins w:id="15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E5665" w14:textId="77777777" w:rsidR="00754881" w:rsidRDefault="00754881">
            <w:pPr>
              <w:jc w:val="left"/>
              <w:rPr>
                <w:ins w:id="155" w:author="XuanWen Chen" w:date="2019-01-02T08:01:00Z"/>
                <w:rFonts w:hAnsi="宋体"/>
              </w:rPr>
            </w:pPr>
            <w:ins w:id="156" w:author="XuanWen Chen" w:date="2019-01-02T08:01:00Z">
              <w:r>
                <w:rPr>
                  <w:rFonts w:hAnsi="宋体" w:hint="eastAsia"/>
                </w:rPr>
                <w:t>未登录用户在点击界面上任何按钮都会跳出登录界面</w:t>
              </w:r>
            </w:ins>
          </w:p>
        </w:tc>
      </w:tr>
      <w:tr w:rsidR="00754881" w14:paraId="1685BBC9" w14:textId="77777777" w:rsidTr="00754881">
        <w:trPr>
          <w:ins w:id="1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458CB" w14:textId="77777777" w:rsidR="00754881" w:rsidRDefault="00754881">
            <w:pPr>
              <w:rPr>
                <w:ins w:id="158" w:author="XuanWen Chen" w:date="2019-01-02T08:01:00Z"/>
              </w:rPr>
            </w:pPr>
            <w:ins w:id="159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B6385" w14:textId="77777777" w:rsidR="00754881" w:rsidRDefault="00754881">
            <w:pPr>
              <w:rPr>
                <w:ins w:id="160" w:author="XuanWen Chen" w:date="2019-01-02T08:01:00Z"/>
              </w:rPr>
            </w:pPr>
          </w:p>
        </w:tc>
      </w:tr>
    </w:tbl>
    <w:p w14:paraId="2381D906" w14:textId="77777777" w:rsidR="00754881" w:rsidRDefault="00754881" w:rsidP="00754881">
      <w:pPr>
        <w:pStyle w:val="3"/>
        <w:rPr>
          <w:ins w:id="161" w:author="XuanWen Chen" w:date="2019-01-02T08:01:00Z"/>
        </w:rPr>
      </w:pPr>
      <w:ins w:id="162" w:author="XuanWen Chen" w:date="2019-01-02T08:01:00Z">
        <w:r>
          <w:rPr>
            <w:rFonts w:hint="eastAsia"/>
          </w:rPr>
          <w:t>2.1.2用户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62289ABF" w14:textId="77777777" w:rsidTr="00754881">
        <w:trPr>
          <w:ins w:id="16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F8E33" w14:textId="77777777" w:rsidR="00754881" w:rsidRDefault="00754881">
            <w:pPr>
              <w:rPr>
                <w:ins w:id="164" w:author="XuanWen Chen" w:date="2019-01-02T08:01:00Z"/>
              </w:rPr>
            </w:pPr>
            <w:ins w:id="16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F1E42" w14:textId="77777777" w:rsidR="00754881" w:rsidRDefault="00754881">
            <w:pPr>
              <w:jc w:val="left"/>
              <w:rPr>
                <w:ins w:id="166" w:author="XuanWen Chen" w:date="2019-01-02T08:01:00Z"/>
                <w:rFonts w:hAnsi="宋体"/>
                <w:b/>
              </w:rPr>
            </w:pPr>
            <w:ins w:id="167" w:author="XuanWen Chen" w:date="2019-01-02T08:01:00Z">
              <w:r>
                <w:rPr>
                  <w:rFonts w:hAnsi="宋体" w:hint="eastAsia"/>
                  <w:b/>
                </w:rPr>
                <w:t>UC-1：用户登陆</w:t>
              </w:r>
            </w:ins>
          </w:p>
        </w:tc>
      </w:tr>
      <w:tr w:rsidR="00754881" w14:paraId="460179D0" w14:textId="77777777" w:rsidTr="00754881">
        <w:trPr>
          <w:ins w:id="1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58A3F" w14:textId="77777777" w:rsidR="00754881" w:rsidRDefault="00754881">
            <w:pPr>
              <w:rPr>
                <w:ins w:id="169" w:author="XuanWen Chen" w:date="2019-01-02T08:01:00Z"/>
              </w:rPr>
            </w:pPr>
            <w:ins w:id="17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6C34" w14:textId="77777777" w:rsidR="00754881" w:rsidRDefault="00754881">
            <w:pPr>
              <w:jc w:val="left"/>
              <w:rPr>
                <w:ins w:id="171" w:author="XuanWen Chen" w:date="2019-01-02T08:01:00Z"/>
                <w:rFonts w:hAnsi="宋体"/>
              </w:rPr>
            </w:pPr>
            <w:proofErr w:type="gramStart"/>
            <w:ins w:id="17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4CE26" w14:textId="77777777" w:rsidR="00754881" w:rsidRDefault="00754881">
            <w:pPr>
              <w:jc w:val="left"/>
              <w:rPr>
                <w:ins w:id="173" w:author="XuanWen Chen" w:date="2019-01-02T08:01:00Z"/>
                <w:rFonts w:hAnsi="宋体"/>
              </w:rPr>
            </w:pPr>
            <w:ins w:id="17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557AD" w14:textId="77777777" w:rsidR="00754881" w:rsidRDefault="00754881">
            <w:pPr>
              <w:jc w:val="left"/>
              <w:rPr>
                <w:ins w:id="175" w:author="XuanWen Chen" w:date="2019-01-02T08:01:00Z"/>
                <w:rFonts w:hAnsi="宋体"/>
              </w:rPr>
            </w:pPr>
            <w:ins w:id="17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5D41A42F" w14:textId="77777777" w:rsidTr="00754881">
        <w:trPr>
          <w:ins w:id="17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B050B" w14:textId="77777777" w:rsidR="00754881" w:rsidRDefault="00754881">
            <w:pPr>
              <w:rPr>
                <w:ins w:id="178" w:author="XuanWen Chen" w:date="2019-01-02T08:01:00Z"/>
              </w:rPr>
            </w:pPr>
            <w:ins w:id="17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D40B9" w14:textId="77777777" w:rsidR="00754881" w:rsidRDefault="00754881">
            <w:pPr>
              <w:jc w:val="left"/>
              <w:rPr>
                <w:ins w:id="180" w:author="XuanWen Chen" w:date="2019-01-02T08:01:00Z"/>
                <w:rFonts w:hAnsi="宋体"/>
              </w:rPr>
            </w:pPr>
            <w:ins w:id="18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EF39" w14:textId="77777777" w:rsidR="00754881" w:rsidRDefault="00754881">
            <w:pPr>
              <w:jc w:val="left"/>
              <w:rPr>
                <w:ins w:id="182" w:author="XuanWen Chen" w:date="2019-01-02T08:01:00Z"/>
                <w:rFonts w:hAnsi="宋体"/>
              </w:rPr>
            </w:pPr>
            <w:ins w:id="18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1468" w14:textId="77777777" w:rsidR="00754881" w:rsidRDefault="00754881">
            <w:pPr>
              <w:jc w:val="left"/>
              <w:rPr>
                <w:ins w:id="184" w:author="XuanWen Chen" w:date="2019-01-02T08:01:00Z"/>
                <w:rFonts w:hAnsi="宋体"/>
              </w:rPr>
            </w:pPr>
            <w:ins w:id="185" w:author="XuanWen Chen" w:date="2019-01-02T08:01:00Z">
              <w:r>
                <w:rPr>
                  <w:rFonts w:hAnsi="宋体" w:hint="eastAsia"/>
                </w:rPr>
                <w:t>管理员</w:t>
              </w:r>
            </w:ins>
          </w:p>
        </w:tc>
      </w:tr>
      <w:tr w:rsidR="00754881" w14:paraId="556E6BEF" w14:textId="77777777" w:rsidTr="00754881">
        <w:trPr>
          <w:ins w:id="1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48713" w14:textId="77777777" w:rsidR="00754881" w:rsidRDefault="00754881">
            <w:pPr>
              <w:rPr>
                <w:ins w:id="187" w:author="XuanWen Chen" w:date="2019-01-02T08:01:00Z"/>
              </w:rPr>
            </w:pPr>
            <w:ins w:id="18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C23C" w14:textId="77777777" w:rsidR="00754881" w:rsidRDefault="00754881">
            <w:pPr>
              <w:jc w:val="left"/>
              <w:rPr>
                <w:ins w:id="189" w:author="XuanWen Chen" w:date="2019-01-02T08:01:00Z"/>
                <w:rFonts w:hAnsi="宋体"/>
              </w:rPr>
            </w:pPr>
            <w:ins w:id="190" w:author="XuanWen Chen" w:date="2019-01-02T08:01:00Z">
              <w:r>
                <w:rPr>
                  <w:rFonts w:hAnsi="宋体" w:hint="eastAsia"/>
                </w:rPr>
                <w:t>未登录用户登录</w:t>
              </w:r>
            </w:ins>
          </w:p>
        </w:tc>
      </w:tr>
      <w:tr w:rsidR="00754881" w14:paraId="00A3F6BE" w14:textId="77777777" w:rsidTr="00754881">
        <w:trPr>
          <w:ins w:id="1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9EA6" w14:textId="77777777" w:rsidR="00754881" w:rsidRDefault="00754881">
            <w:pPr>
              <w:rPr>
                <w:ins w:id="192" w:author="XuanWen Chen" w:date="2019-01-02T08:01:00Z"/>
              </w:rPr>
            </w:pPr>
            <w:ins w:id="19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5EC38" w14:textId="77777777" w:rsidR="00754881" w:rsidRDefault="00754881">
            <w:pPr>
              <w:jc w:val="left"/>
              <w:rPr>
                <w:ins w:id="194" w:author="XuanWen Chen" w:date="2019-01-02T08:01:00Z"/>
                <w:rFonts w:hAnsi="宋体"/>
              </w:rPr>
            </w:pPr>
            <w:ins w:id="195" w:author="XuanWen Chen" w:date="2019-01-02T08:01:00Z">
              <w:r>
                <w:rPr>
                  <w:rFonts w:hAnsi="宋体" w:hint="eastAsia"/>
                </w:rPr>
                <w:t>用户进入网页，需要登录网站</w:t>
              </w:r>
            </w:ins>
          </w:p>
        </w:tc>
      </w:tr>
      <w:tr w:rsidR="00754881" w14:paraId="45DC78B1" w14:textId="77777777" w:rsidTr="00754881">
        <w:trPr>
          <w:ins w:id="19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D74B2" w14:textId="77777777" w:rsidR="00754881" w:rsidRDefault="00754881">
            <w:pPr>
              <w:rPr>
                <w:ins w:id="197" w:author="XuanWen Chen" w:date="2019-01-02T08:01:00Z"/>
              </w:rPr>
            </w:pPr>
            <w:ins w:id="19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A7CF" w14:textId="77777777" w:rsidR="00754881" w:rsidRDefault="00754881">
            <w:pPr>
              <w:rPr>
                <w:ins w:id="199" w:author="XuanWen Chen" w:date="2019-01-02T08:01:00Z"/>
              </w:rPr>
            </w:pPr>
            <w:ins w:id="200" w:author="XuanWen Chen" w:date="2019-01-02T08:01:00Z">
              <w:r>
                <w:rPr>
                  <w:rFonts w:hint="eastAsia"/>
                </w:rPr>
                <w:t>PRE-1：用户已有网站账号</w:t>
              </w:r>
            </w:ins>
          </w:p>
        </w:tc>
      </w:tr>
      <w:tr w:rsidR="00754881" w14:paraId="0210A6CB" w14:textId="77777777" w:rsidTr="00754881">
        <w:trPr>
          <w:ins w:id="20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013F" w14:textId="77777777" w:rsidR="00754881" w:rsidRDefault="00754881">
            <w:pPr>
              <w:rPr>
                <w:ins w:id="202" w:author="XuanWen Chen" w:date="2019-01-02T08:01:00Z"/>
              </w:rPr>
            </w:pPr>
            <w:ins w:id="20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8F12" w14:textId="77777777" w:rsidR="00754881" w:rsidRDefault="00754881">
            <w:pPr>
              <w:rPr>
                <w:ins w:id="204" w:author="XuanWen Chen" w:date="2019-01-02T08:01:00Z"/>
              </w:rPr>
            </w:pPr>
            <w:ins w:id="205" w:author="XuanWen Chen" w:date="2019-01-02T08:01:00Z">
              <w:r>
                <w:rPr>
                  <w:rFonts w:hint="eastAsia"/>
                </w:rPr>
                <w:t>POST-1：用户完成了登录</w:t>
              </w:r>
            </w:ins>
          </w:p>
        </w:tc>
      </w:tr>
      <w:tr w:rsidR="00754881" w14:paraId="0209CC0C" w14:textId="77777777" w:rsidTr="00754881">
        <w:trPr>
          <w:ins w:id="20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79F5" w14:textId="77777777" w:rsidR="00754881" w:rsidRDefault="00754881">
            <w:pPr>
              <w:rPr>
                <w:ins w:id="207" w:author="XuanWen Chen" w:date="2019-01-02T08:01:00Z"/>
                <w:rFonts w:hAnsi="宋体"/>
              </w:rPr>
            </w:pPr>
            <w:ins w:id="20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29F66" w14:textId="77777777" w:rsidR="00754881" w:rsidRDefault="00754881">
            <w:pPr>
              <w:spacing w:line="240" w:lineRule="auto"/>
              <w:jc w:val="left"/>
              <w:rPr>
                <w:ins w:id="209" w:author="XuanWen Chen" w:date="2019-01-02T08:01:00Z"/>
                <w:rFonts w:hAnsi="宋体"/>
              </w:rPr>
            </w:pPr>
            <w:ins w:id="210" w:author="XuanWen Chen" w:date="2019-01-02T08:01:00Z">
              <w:r>
                <w:rPr>
                  <w:rFonts w:hint="eastAsia"/>
                </w:rPr>
                <w:t>用户点击任意按钮</w:t>
              </w:r>
            </w:ins>
          </w:p>
        </w:tc>
      </w:tr>
      <w:tr w:rsidR="00754881" w14:paraId="61E0A21F" w14:textId="77777777" w:rsidTr="00754881">
        <w:trPr>
          <w:ins w:id="21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5A07B" w14:textId="77777777" w:rsidR="00754881" w:rsidRDefault="00754881">
            <w:pPr>
              <w:rPr>
                <w:ins w:id="212" w:author="XuanWen Chen" w:date="2019-01-02T08:01:00Z"/>
                <w:rFonts w:hAnsi="宋体"/>
              </w:rPr>
            </w:pPr>
            <w:ins w:id="21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6A67" w14:textId="77777777" w:rsidR="00754881" w:rsidRDefault="00754881">
            <w:pPr>
              <w:rPr>
                <w:ins w:id="214" w:author="XuanWen Chen" w:date="2019-01-02T08:01:00Z"/>
              </w:rPr>
            </w:pPr>
            <w:ins w:id="215" w:author="XuanWen Chen" w:date="2019-01-02T08:01:00Z">
              <w:r>
                <w:rPr>
                  <w:rFonts w:hint="eastAsia"/>
                </w:rPr>
                <w:t>登录</w:t>
              </w:r>
              <w:r>
                <w:rPr>
                  <w:rFonts w:hAnsi="宋体" w:hint="eastAsia"/>
                  <w:color w:val="000000" w:themeColor="text1"/>
                </w:rPr>
                <w:t>成功</w:t>
              </w:r>
            </w:ins>
          </w:p>
        </w:tc>
      </w:tr>
      <w:tr w:rsidR="00754881" w14:paraId="75187A4C" w14:textId="77777777" w:rsidTr="00754881">
        <w:trPr>
          <w:ins w:id="21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85BA7" w14:textId="77777777" w:rsidR="00754881" w:rsidRDefault="00754881">
            <w:pPr>
              <w:rPr>
                <w:ins w:id="217" w:author="XuanWen Chen" w:date="2019-01-02T08:01:00Z"/>
              </w:rPr>
            </w:pPr>
            <w:ins w:id="21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0C7B9" w14:textId="77777777" w:rsidR="00754881" w:rsidRDefault="00754881" w:rsidP="00754881">
            <w:pPr>
              <w:pStyle w:val="a9"/>
              <w:numPr>
                <w:ilvl w:val="0"/>
                <w:numId w:val="170"/>
              </w:numPr>
              <w:spacing w:line="240" w:lineRule="auto"/>
              <w:ind w:left="3300" w:firstLineChars="0"/>
              <w:jc w:val="left"/>
              <w:rPr>
                <w:ins w:id="219" w:author="XuanWen Chen" w:date="2019-01-02T08:01:00Z"/>
                <w:rFonts w:hAnsi="宋体"/>
              </w:rPr>
            </w:pPr>
            <w:ins w:id="220" w:author="XuanWen Chen" w:date="2019-01-02T08:01:00Z">
              <w:r>
                <w:rPr>
                  <w:rFonts w:hint="eastAsia"/>
                </w:rPr>
                <w:t>用户点击任意按钮</w:t>
              </w:r>
            </w:ins>
          </w:p>
          <w:p w14:paraId="6B1AC492" w14:textId="77777777" w:rsidR="00754881" w:rsidRDefault="00754881" w:rsidP="00754881">
            <w:pPr>
              <w:pStyle w:val="a9"/>
              <w:numPr>
                <w:ilvl w:val="0"/>
                <w:numId w:val="170"/>
              </w:numPr>
              <w:spacing w:line="240" w:lineRule="auto"/>
              <w:ind w:left="3300" w:firstLineChars="0"/>
              <w:jc w:val="left"/>
              <w:rPr>
                <w:ins w:id="221" w:author="XuanWen Chen" w:date="2019-01-02T08:01:00Z"/>
                <w:rFonts w:hAnsi="宋体"/>
              </w:rPr>
            </w:pPr>
            <w:ins w:id="222" w:author="XuanWen Chen" w:date="2019-01-02T08:01:00Z">
              <w:r>
                <w:rPr>
                  <w:rFonts w:hAnsi="宋体" w:hint="eastAsia"/>
                </w:rPr>
                <w:t>跳出登录界面</w:t>
              </w:r>
            </w:ins>
          </w:p>
          <w:p w14:paraId="7CF40700" w14:textId="77777777" w:rsidR="00754881" w:rsidRDefault="00754881" w:rsidP="00754881">
            <w:pPr>
              <w:pStyle w:val="a9"/>
              <w:numPr>
                <w:ilvl w:val="0"/>
                <w:numId w:val="170"/>
              </w:numPr>
              <w:spacing w:line="240" w:lineRule="auto"/>
              <w:ind w:left="3300" w:firstLineChars="0"/>
              <w:jc w:val="left"/>
              <w:rPr>
                <w:ins w:id="223" w:author="XuanWen Chen" w:date="2019-01-02T08:01:00Z"/>
                <w:rFonts w:hAnsi="宋体"/>
              </w:rPr>
            </w:pPr>
            <w:ins w:id="224" w:author="XuanWen Chen" w:date="2019-01-02T08:01:00Z">
              <w:r>
                <w:rPr>
                  <w:rFonts w:hAnsi="宋体" w:hint="eastAsia"/>
                </w:rPr>
                <w:t>输入必要信息（用户名，密码）</w:t>
              </w:r>
            </w:ins>
          </w:p>
          <w:p w14:paraId="38BD95D8" w14:textId="77777777" w:rsidR="00754881" w:rsidRDefault="00754881" w:rsidP="00754881">
            <w:pPr>
              <w:pStyle w:val="a9"/>
              <w:numPr>
                <w:ilvl w:val="0"/>
                <w:numId w:val="170"/>
              </w:numPr>
              <w:spacing w:line="240" w:lineRule="auto"/>
              <w:ind w:left="3300" w:firstLineChars="0"/>
              <w:jc w:val="left"/>
              <w:rPr>
                <w:ins w:id="225" w:author="XuanWen Chen" w:date="2019-01-02T08:01:00Z"/>
                <w:rFonts w:hAnsi="宋体"/>
              </w:rPr>
            </w:pPr>
            <w:ins w:id="226" w:author="XuanWen Chen" w:date="2019-01-02T08:01:00Z">
              <w:r>
                <w:rPr>
                  <w:rFonts w:hAnsi="宋体" w:hint="eastAsia"/>
                </w:rPr>
                <w:t>点击登录按钮</w:t>
              </w:r>
            </w:ins>
          </w:p>
          <w:p w14:paraId="5C2A4946" w14:textId="77777777" w:rsidR="00754881" w:rsidRDefault="00754881" w:rsidP="00754881">
            <w:pPr>
              <w:pStyle w:val="a9"/>
              <w:numPr>
                <w:ilvl w:val="0"/>
                <w:numId w:val="170"/>
              </w:numPr>
              <w:spacing w:line="240" w:lineRule="auto"/>
              <w:ind w:left="3300" w:firstLineChars="0"/>
              <w:jc w:val="left"/>
              <w:rPr>
                <w:ins w:id="227" w:author="XuanWen Chen" w:date="2019-01-02T08:01:00Z"/>
                <w:rFonts w:hAnsi="宋体"/>
              </w:rPr>
            </w:pPr>
            <w:ins w:id="228" w:author="XuanWen Chen" w:date="2019-01-02T08:01:00Z">
              <w:r>
                <w:rPr>
                  <w:rFonts w:hAnsi="宋体" w:hint="eastAsia"/>
                </w:rPr>
                <w:t>系统校验</w:t>
              </w:r>
            </w:ins>
          </w:p>
          <w:p w14:paraId="5D49D90C" w14:textId="77777777" w:rsidR="00754881" w:rsidRDefault="00754881" w:rsidP="00754881">
            <w:pPr>
              <w:pStyle w:val="a9"/>
              <w:numPr>
                <w:ilvl w:val="0"/>
                <w:numId w:val="170"/>
              </w:numPr>
              <w:spacing w:line="240" w:lineRule="auto"/>
              <w:ind w:left="3300" w:firstLineChars="0"/>
              <w:jc w:val="left"/>
              <w:rPr>
                <w:ins w:id="229" w:author="XuanWen Chen" w:date="2019-01-02T08:01:00Z"/>
                <w:rFonts w:hAnsi="宋体"/>
              </w:rPr>
            </w:pPr>
            <w:ins w:id="230" w:author="XuanWen Chen" w:date="2019-01-02T08:01:00Z">
              <w:r>
                <w:rPr>
                  <w:rFonts w:hAnsi="宋体" w:hint="eastAsia"/>
                </w:rPr>
                <w:t>登录成功</w:t>
              </w:r>
            </w:ins>
          </w:p>
        </w:tc>
      </w:tr>
      <w:tr w:rsidR="00754881" w14:paraId="0DED0263" w14:textId="77777777" w:rsidTr="00754881">
        <w:trPr>
          <w:ins w:id="2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A6C0" w14:textId="77777777" w:rsidR="00754881" w:rsidRDefault="00754881">
            <w:pPr>
              <w:rPr>
                <w:ins w:id="232" w:author="XuanWen Chen" w:date="2019-01-02T08:01:00Z"/>
                <w:rFonts w:hAnsi="宋体"/>
              </w:rPr>
            </w:pPr>
            <w:ins w:id="233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1F862" w14:textId="77777777" w:rsidR="00754881" w:rsidRDefault="00754881" w:rsidP="00754881">
            <w:pPr>
              <w:pStyle w:val="a9"/>
              <w:numPr>
                <w:ilvl w:val="0"/>
                <w:numId w:val="171"/>
              </w:numPr>
              <w:spacing w:line="240" w:lineRule="auto"/>
              <w:ind w:left="3300" w:firstLineChars="0"/>
              <w:jc w:val="left"/>
              <w:rPr>
                <w:ins w:id="234" w:author="XuanWen Chen" w:date="2019-01-02T08:01:00Z"/>
                <w:rFonts w:hAnsi="宋体"/>
              </w:rPr>
            </w:pPr>
            <w:ins w:id="235" w:author="XuanWen Chen" w:date="2019-01-02T08:01:00Z">
              <w:r>
                <w:rPr>
                  <w:rFonts w:hint="eastAsia"/>
                </w:rPr>
                <w:t>用户点击任意按钮</w:t>
              </w:r>
            </w:ins>
          </w:p>
          <w:p w14:paraId="076278E8" w14:textId="77777777" w:rsidR="00754881" w:rsidRDefault="00754881" w:rsidP="00754881">
            <w:pPr>
              <w:pStyle w:val="a9"/>
              <w:numPr>
                <w:ilvl w:val="0"/>
                <w:numId w:val="171"/>
              </w:numPr>
              <w:spacing w:line="240" w:lineRule="auto"/>
              <w:ind w:left="3300" w:firstLineChars="0"/>
              <w:jc w:val="left"/>
              <w:rPr>
                <w:ins w:id="236" w:author="XuanWen Chen" w:date="2019-01-02T08:01:00Z"/>
                <w:rFonts w:hAnsi="宋体"/>
              </w:rPr>
            </w:pPr>
            <w:ins w:id="237" w:author="XuanWen Chen" w:date="2019-01-02T08:01:00Z">
              <w:r>
                <w:rPr>
                  <w:rFonts w:hAnsi="宋体" w:hint="eastAsia"/>
                </w:rPr>
                <w:t>跳出登录界面</w:t>
              </w:r>
            </w:ins>
          </w:p>
          <w:p w14:paraId="67C523B0" w14:textId="77777777" w:rsidR="00754881" w:rsidRDefault="00754881" w:rsidP="00754881">
            <w:pPr>
              <w:pStyle w:val="a9"/>
              <w:numPr>
                <w:ilvl w:val="0"/>
                <w:numId w:val="171"/>
              </w:numPr>
              <w:spacing w:line="240" w:lineRule="auto"/>
              <w:ind w:left="3300" w:firstLineChars="0"/>
              <w:jc w:val="left"/>
              <w:rPr>
                <w:ins w:id="238" w:author="XuanWen Chen" w:date="2019-01-02T08:01:00Z"/>
                <w:rFonts w:hAnsi="宋体"/>
              </w:rPr>
            </w:pPr>
            <w:ins w:id="239" w:author="XuanWen Chen" w:date="2019-01-02T08:01:00Z">
              <w:r>
                <w:rPr>
                  <w:rFonts w:hAnsi="宋体" w:hint="eastAsia"/>
                </w:rPr>
                <w:t>输入必要信息（用户名，密码）</w:t>
              </w:r>
            </w:ins>
          </w:p>
          <w:p w14:paraId="10F6F4C0" w14:textId="77777777" w:rsidR="00754881" w:rsidRDefault="00754881" w:rsidP="00754881">
            <w:pPr>
              <w:pStyle w:val="a9"/>
              <w:numPr>
                <w:ilvl w:val="0"/>
                <w:numId w:val="171"/>
              </w:numPr>
              <w:spacing w:line="240" w:lineRule="auto"/>
              <w:ind w:left="3300" w:firstLineChars="0"/>
              <w:jc w:val="left"/>
              <w:rPr>
                <w:ins w:id="240" w:author="XuanWen Chen" w:date="2019-01-02T08:01:00Z"/>
                <w:rFonts w:hAnsi="宋体"/>
              </w:rPr>
            </w:pPr>
            <w:ins w:id="241" w:author="XuanWen Chen" w:date="2019-01-02T08:01:00Z">
              <w:r>
                <w:rPr>
                  <w:rFonts w:hAnsi="宋体" w:hint="eastAsia"/>
                </w:rPr>
                <w:t>点击确认登录</w:t>
              </w:r>
            </w:ins>
          </w:p>
          <w:p w14:paraId="6D182D1C" w14:textId="77777777" w:rsidR="00754881" w:rsidRDefault="00754881" w:rsidP="00754881">
            <w:pPr>
              <w:pStyle w:val="a9"/>
              <w:numPr>
                <w:ilvl w:val="0"/>
                <w:numId w:val="171"/>
              </w:numPr>
              <w:spacing w:line="240" w:lineRule="auto"/>
              <w:ind w:left="3300" w:firstLineChars="0"/>
              <w:jc w:val="left"/>
              <w:rPr>
                <w:ins w:id="242" w:author="XuanWen Chen" w:date="2019-01-02T08:01:00Z"/>
                <w:rFonts w:hAnsi="宋体"/>
              </w:rPr>
            </w:pPr>
            <w:ins w:id="243" w:author="XuanWen Chen" w:date="2019-01-02T08:01:00Z">
              <w:r>
                <w:rPr>
                  <w:rFonts w:hAnsi="宋体" w:hint="eastAsia"/>
                </w:rPr>
                <w:t>系统校验</w:t>
              </w:r>
            </w:ins>
          </w:p>
          <w:p w14:paraId="53877053" w14:textId="77777777" w:rsidR="00754881" w:rsidRDefault="00754881" w:rsidP="00754881">
            <w:pPr>
              <w:pStyle w:val="a9"/>
              <w:numPr>
                <w:ilvl w:val="0"/>
                <w:numId w:val="171"/>
              </w:numPr>
              <w:ind w:left="3300" w:firstLineChars="0"/>
              <w:jc w:val="left"/>
              <w:rPr>
                <w:ins w:id="244" w:author="XuanWen Chen" w:date="2019-01-02T08:01:00Z"/>
                <w:rFonts w:hAnsi="宋体"/>
              </w:rPr>
            </w:pPr>
            <w:ins w:id="245" w:author="XuanWen Chen" w:date="2019-01-02T08:01:00Z">
              <w:r>
                <w:rPr>
                  <w:rFonts w:hAnsi="宋体" w:hint="eastAsia"/>
                </w:rPr>
                <w:t>登录失败</w:t>
              </w:r>
            </w:ins>
          </w:p>
        </w:tc>
      </w:tr>
      <w:tr w:rsidR="00754881" w14:paraId="4C7FD264" w14:textId="77777777" w:rsidTr="00754881">
        <w:trPr>
          <w:ins w:id="2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4876" w14:textId="77777777" w:rsidR="00754881" w:rsidRDefault="00754881">
            <w:pPr>
              <w:rPr>
                <w:ins w:id="247" w:author="XuanWen Chen" w:date="2019-01-02T08:01:00Z"/>
                <w:rFonts w:hAnsi="宋体"/>
              </w:rPr>
            </w:pPr>
            <w:ins w:id="24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5AF0E" w14:textId="77777777" w:rsidR="00754881" w:rsidRDefault="00754881" w:rsidP="00754881">
            <w:pPr>
              <w:pStyle w:val="a9"/>
              <w:numPr>
                <w:ilvl w:val="0"/>
                <w:numId w:val="172"/>
              </w:numPr>
              <w:spacing w:line="240" w:lineRule="auto"/>
              <w:ind w:left="3300" w:firstLineChars="0"/>
              <w:jc w:val="left"/>
              <w:rPr>
                <w:ins w:id="249" w:author="XuanWen Chen" w:date="2019-01-02T08:01:00Z"/>
                <w:rFonts w:hAnsi="宋体"/>
              </w:rPr>
            </w:pPr>
            <w:ins w:id="250" w:author="XuanWen Chen" w:date="2019-01-02T08:01:00Z">
              <w:r>
                <w:rPr>
                  <w:rFonts w:hAnsi="宋体" w:hint="eastAsia"/>
                </w:rPr>
                <w:t>用户名不存在</w:t>
              </w:r>
            </w:ins>
          </w:p>
          <w:p w14:paraId="24D9A446" w14:textId="77777777" w:rsidR="00754881" w:rsidRDefault="00754881" w:rsidP="00754881">
            <w:pPr>
              <w:pStyle w:val="a9"/>
              <w:numPr>
                <w:ilvl w:val="0"/>
                <w:numId w:val="172"/>
              </w:numPr>
              <w:spacing w:line="240" w:lineRule="auto"/>
              <w:ind w:left="3300" w:firstLineChars="0"/>
              <w:jc w:val="left"/>
              <w:rPr>
                <w:ins w:id="251" w:author="XuanWen Chen" w:date="2019-01-02T08:01:00Z"/>
                <w:rFonts w:hAnsi="宋体"/>
              </w:rPr>
            </w:pPr>
            <w:ins w:id="252" w:author="XuanWen Chen" w:date="2019-01-02T08:01:00Z">
              <w:r>
                <w:rPr>
                  <w:rFonts w:hAnsi="宋体" w:hint="eastAsia"/>
                </w:rPr>
                <w:t>密码错误</w:t>
              </w:r>
            </w:ins>
          </w:p>
        </w:tc>
      </w:tr>
      <w:tr w:rsidR="00754881" w14:paraId="2361B8A2" w14:textId="77777777" w:rsidTr="00754881">
        <w:trPr>
          <w:ins w:id="25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732AC" w14:textId="77777777" w:rsidR="00754881" w:rsidRDefault="00754881">
            <w:pPr>
              <w:rPr>
                <w:ins w:id="254" w:author="XuanWen Chen" w:date="2019-01-02T08:01:00Z"/>
                <w:rFonts w:hAnsi="宋体"/>
              </w:rPr>
            </w:pPr>
            <w:ins w:id="25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FE35A" w14:textId="77777777" w:rsidR="00754881" w:rsidRDefault="00754881">
            <w:pPr>
              <w:jc w:val="left"/>
              <w:rPr>
                <w:ins w:id="256" w:author="XuanWen Chen" w:date="2019-01-02T08:01:00Z"/>
                <w:rFonts w:hAnsi="宋体"/>
              </w:rPr>
            </w:pPr>
          </w:p>
        </w:tc>
      </w:tr>
      <w:tr w:rsidR="00754881" w14:paraId="2B68DEDB" w14:textId="77777777" w:rsidTr="00754881">
        <w:trPr>
          <w:ins w:id="2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4D685" w14:textId="77777777" w:rsidR="00754881" w:rsidRDefault="00754881">
            <w:pPr>
              <w:rPr>
                <w:ins w:id="258" w:author="XuanWen Chen" w:date="2019-01-02T08:01:00Z"/>
                <w:rFonts w:hAnsi="宋体"/>
              </w:rPr>
            </w:pPr>
            <w:ins w:id="25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AAF2" w14:textId="77777777" w:rsidR="00754881" w:rsidRDefault="00754881">
            <w:pPr>
              <w:jc w:val="left"/>
              <w:rPr>
                <w:ins w:id="260" w:author="XuanWen Chen" w:date="2019-01-02T08:01:00Z"/>
                <w:rFonts w:hAnsi="宋体"/>
              </w:rPr>
            </w:pPr>
            <w:ins w:id="261" w:author="XuanWen Chen" w:date="2019-01-02T08:01:00Z">
              <w:r>
                <w:rPr>
                  <w:rFonts w:hAnsi="宋体" w:hint="eastAsia"/>
                </w:rPr>
                <w:t>每天10000份新的登录</w:t>
              </w:r>
            </w:ins>
          </w:p>
        </w:tc>
      </w:tr>
      <w:tr w:rsidR="00754881" w14:paraId="6E87A002" w14:textId="77777777" w:rsidTr="00754881">
        <w:trPr>
          <w:ins w:id="26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A4256" w14:textId="77777777" w:rsidR="00754881" w:rsidRDefault="00754881">
            <w:pPr>
              <w:rPr>
                <w:ins w:id="263" w:author="XuanWen Chen" w:date="2019-01-02T08:01:00Z"/>
                <w:rFonts w:hAnsi="宋体"/>
              </w:rPr>
            </w:pPr>
            <w:ins w:id="264" w:author="XuanWen Chen" w:date="2019-01-02T08:01:00Z">
              <w:r>
                <w:rPr>
                  <w:rFonts w:hAnsi="宋体" w:hint="eastAsia"/>
                </w:rPr>
                <w:lastRenderedPageBreak/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C1B8" w14:textId="77777777" w:rsidR="00754881" w:rsidRDefault="00754881">
            <w:pPr>
              <w:jc w:val="left"/>
              <w:rPr>
                <w:ins w:id="265" w:author="XuanWen Chen" w:date="2019-01-02T08:01:00Z"/>
                <w:rFonts w:hAnsi="宋体"/>
              </w:rPr>
            </w:pPr>
          </w:p>
        </w:tc>
      </w:tr>
      <w:tr w:rsidR="00754881" w14:paraId="68760071" w14:textId="77777777" w:rsidTr="00754881">
        <w:trPr>
          <w:ins w:id="2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69B4" w14:textId="77777777" w:rsidR="00754881" w:rsidRDefault="00754881">
            <w:pPr>
              <w:rPr>
                <w:ins w:id="267" w:author="XuanWen Chen" w:date="2019-01-02T08:01:00Z"/>
                <w:rFonts w:hAnsi="宋体"/>
              </w:rPr>
            </w:pPr>
            <w:ins w:id="26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1DB2" w14:textId="77777777" w:rsidR="00754881" w:rsidRDefault="00754881">
            <w:pPr>
              <w:jc w:val="left"/>
              <w:rPr>
                <w:ins w:id="269" w:author="XuanWen Chen" w:date="2019-01-02T08:01:00Z"/>
                <w:rFonts w:hAnsi="宋体"/>
              </w:rPr>
            </w:pPr>
            <w:ins w:id="270" w:author="XuanWen Chen" w:date="2019-01-02T08:01:00Z">
              <w:r>
                <w:rPr>
                  <w:rFonts w:hAnsi="宋体" w:hint="eastAsia"/>
                </w:rPr>
                <w:t>未登录用户在点击界面上任何按钮都会跳出登录界面</w:t>
              </w:r>
            </w:ins>
          </w:p>
        </w:tc>
      </w:tr>
      <w:tr w:rsidR="00754881" w14:paraId="5900585D" w14:textId="77777777" w:rsidTr="00754881">
        <w:trPr>
          <w:ins w:id="2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BD388" w14:textId="77777777" w:rsidR="00754881" w:rsidRDefault="00754881">
            <w:pPr>
              <w:rPr>
                <w:ins w:id="272" w:author="XuanWen Chen" w:date="2019-01-02T08:01:00Z"/>
              </w:rPr>
            </w:pPr>
            <w:ins w:id="273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ED224" w14:textId="77777777" w:rsidR="00754881" w:rsidRDefault="00754881">
            <w:pPr>
              <w:rPr>
                <w:ins w:id="274" w:author="XuanWen Chen" w:date="2019-01-02T08:01:00Z"/>
              </w:rPr>
            </w:pPr>
          </w:p>
        </w:tc>
      </w:tr>
    </w:tbl>
    <w:p w14:paraId="7D4AC4D8" w14:textId="77777777" w:rsidR="00754881" w:rsidRDefault="00754881" w:rsidP="00754881">
      <w:pPr>
        <w:pStyle w:val="4"/>
        <w:rPr>
          <w:ins w:id="275" w:author="XuanWen Chen" w:date="2019-01-02T08:01:00Z"/>
        </w:rPr>
      </w:pPr>
      <w:ins w:id="276" w:author="XuanWen Chen" w:date="2019-01-02T08:01:00Z">
        <w:r>
          <w:rPr>
            <w:rFonts w:hint="eastAsia"/>
          </w:rPr>
          <w:t>用户进入案例列表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549C5C50" w14:textId="77777777" w:rsidTr="00754881">
        <w:trPr>
          <w:ins w:id="27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E833D" w14:textId="77777777" w:rsidR="00754881" w:rsidRDefault="00754881">
            <w:pPr>
              <w:rPr>
                <w:ins w:id="278" w:author="XuanWen Chen" w:date="2019-01-02T08:01:00Z"/>
              </w:rPr>
            </w:pPr>
            <w:ins w:id="27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D7CE0" w14:textId="77777777" w:rsidR="00754881" w:rsidRDefault="00754881">
            <w:pPr>
              <w:jc w:val="left"/>
              <w:rPr>
                <w:ins w:id="280" w:author="XuanWen Chen" w:date="2019-01-02T08:01:00Z"/>
                <w:rFonts w:hAnsi="宋体"/>
                <w:b/>
              </w:rPr>
            </w:pPr>
            <w:ins w:id="281" w:author="XuanWen Chen" w:date="2019-01-02T08:01:00Z">
              <w:r>
                <w:rPr>
                  <w:rFonts w:hAnsi="宋体" w:hint="eastAsia"/>
                  <w:b/>
                </w:rPr>
                <w:t>UC-1：用户进入案例列表</w:t>
              </w:r>
            </w:ins>
          </w:p>
        </w:tc>
      </w:tr>
      <w:tr w:rsidR="00754881" w14:paraId="054111D7" w14:textId="77777777" w:rsidTr="00754881">
        <w:trPr>
          <w:ins w:id="28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5916" w14:textId="77777777" w:rsidR="00754881" w:rsidRDefault="00754881">
            <w:pPr>
              <w:rPr>
                <w:ins w:id="283" w:author="XuanWen Chen" w:date="2019-01-02T08:01:00Z"/>
              </w:rPr>
            </w:pPr>
            <w:ins w:id="28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C5A50" w14:textId="77777777" w:rsidR="00754881" w:rsidRDefault="00754881">
            <w:pPr>
              <w:jc w:val="left"/>
              <w:rPr>
                <w:ins w:id="285" w:author="XuanWen Chen" w:date="2019-01-02T08:01:00Z"/>
                <w:rFonts w:hAnsi="宋体"/>
              </w:rPr>
            </w:pPr>
            <w:proofErr w:type="gramStart"/>
            <w:ins w:id="286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872D" w14:textId="77777777" w:rsidR="00754881" w:rsidRDefault="00754881">
            <w:pPr>
              <w:jc w:val="left"/>
              <w:rPr>
                <w:ins w:id="287" w:author="XuanWen Chen" w:date="2019-01-02T08:01:00Z"/>
                <w:rFonts w:hAnsi="宋体"/>
              </w:rPr>
            </w:pPr>
            <w:ins w:id="28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BBA90" w14:textId="77777777" w:rsidR="00754881" w:rsidRDefault="00754881">
            <w:pPr>
              <w:jc w:val="left"/>
              <w:rPr>
                <w:ins w:id="289" w:author="XuanWen Chen" w:date="2019-01-02T08:01:00Z"/>
                <w:rFonts w:hAnsi="宋体"/>
              </w:rPr>
            </w:pPr>
            <w:ins w:id="290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366D6B08" w14:textId="77777777" w:rsidTr="00754881">
        <w:trPr>
          <w:ins w:id="2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0B52" w14:textId="77777777" w:rsidR="00754881" w:rsidRDefault="00754881">
            <w:pPr>
              <w:rPr>
                <w:ins w:id="292" w:author="XuanWen Chen" w:date="2019-01-02T08:01:00Z"/>
              </w:rPr>
            </w:pPr>
            <w:ins w:id="29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D14B0" w14:textId="77777777" w:rsidR="00754881" w:rsidRDefault="00754881">
            <w:pPr>
              <w:jc w:val="left"/>
              <w:rPr>
                <w:ins w:id="294" w:author="XuanWen Chen" w:date="2019-01-02T08:01:00Z"/>
                <w:rFonts w:hAnsi="宋体"/>
              </w:rPr>
            </w:pPr>
            <w:ins w:id="29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A437" w14:textId="77777777" w:rsidR="00754881" w:rsidRDefault="00754881">
            <w:pPr>
              <w:jc w:val="left"/>
              <w:rPr>
                <w:ins w:id="296" w:author="XuanWen Chen" w:date="2019-01-02T08:01:00Z"/>
                <w:rFonts w:hAnsi="宋体"/>
              </w:rPr>
            </w:pPr>
            <w:ins w:id="29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AA9E" w14:textId="77777777" w:rsidR="00754881" w:rsidRDefault="00754881">
            <w:pPr>
              <w:jc w:val="left"/>
              <w:rPr>
                <w:ins w:id="298" w:author="XuanWen Chen" w:date="2019-01-02T08:01:00Z"/>
                <w:rFonts w:hAnsi="宋体"/>
              </w:rPr>
            </w:pPr>
            <w:ins w:id="299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2CCC7106" w14:textId="77777777" w:rsidTr="00754881">
        <w:trPr>
          <w:ins w:id="3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E0A9" w14:textId="77777777" w:rsidR="00754881" w:rsidRDefault="00754881">
            <w:pPr>
              <w:rPr>
                <w:ins w:id="301" w:author="XuanWen Chen" w:date="2019-01-02T08:01:00Z"/>
              </w:rPr>
            </w:pPr>
            <w:ins w:id="302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6333" w14:textId="77777777" w:rsidR="00754881" w:rsidRDefault="00754881">
            <w:pPr>
              <w:jc w:val="left"/>
              <w:rPr>
                <w:ins w:id="303" w:author="XuanWen Chen" w:date="2019-01-02T08:01:00Z"/>
                <w:rFonts w:hAnsi="宋体"/>
              </w:rPr>
            </w:pPr>
            <w:ins w:id="304" w:author="XuanWen Chen" w:date="2019-01-02T08:01:00Z">
              <w:r>
                <w:rPr>
                  <w:rFonts w:hAnsi="宋体" w:hint="eastAsia"/>
                </w:rPr>
                <w:t>用户想要查看所有案例</w:t>
              </w:r>
            </w:ins>
          </w:p>
        </w:tc>
      </w:tr>
      <w:tr w:rsidR="00754881" w14:paraId="570CCAAD" w14:textId="77777777" w:rsidTr="00754881">
        <w:trPr>
          <w:ins w:id="3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B052" w14:textId="77777777" w:rsidR="00754881" w:rsidRDefault="00754881">
            <w:pPr>
              <w:rPr>
                <w:ins w:id="306" w:author="XuanWen Chen" w:date="2019-01-02T08:01:00Z"/>
              </w:rPr>
            </w:pPr>
            <w:ins w:id="307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11C05" w14:textId="77777777" w:rsidR="00754881" w:rsidRDefault="00754881">
            <w:pPr>
              <w:jc w:val="left"/>
              <w:rPr>
                <w:ins w:id="308" w:author="XuanWen Chen" w:date="2019-01-02T08:01:00Z"/>
                <w:rFonts w:hAnsi="宋体"/>
              </w:rPr>
            </w:pPr>
            <w:ins w:id="309" w:author="XuanWen Chen" w:date="2019-01-02T08:01:00Z">
              <w:r>
                <w:rPr>
                  <w:rFonts w:hAnsi="宋体" w:hint="eastAsia"/>
                </w:rPr>
                <w:t>用户想要查看所有案例</w:t>
              </w:r>
            </w:ins>
          </w:p>
        </w:tc>
      </w:tr>
      <w:tr w:rsidR="00754881" w14:paraId="2A495578" w14:textId="77777777" w:rsidTr="00754881">
        <w:trPr>
          <w:ins w:id="3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8270A" w14:textId="77777777" w:rsidR="00754881" w:rsidRDefault="00754881">
            <w:pPr>
              <w:rPr>
                <w:ins w:id="311" w:author="XuanWen Chen" w:date="2019-01-02T08:01:00Z"/>
              </w:rPr>
            </w:pPr>
            <w:ins w:id="312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E7C75" w14:textId="77777777" w:rsidR="00754881" w:rsidRDefault="00754881">
            <w:pPr>
              <w:rPr>
                <w:ins w:id="313" w:author="XuanWen Chen" w:date="2019-01-02T08:01:00Z"/>
              </w:rPr>
            </w:pPr>
            <w:ins w:id="314" w:author="XuanWen Chen" w:date="2019-01-02T08:01:00Z">
              <w:r>
                <w:rPr>
                  <w:rFonts w:hint="eastAsia"/>
                </w:rPr>
                <w:t>PRE-1：用户已经登录</w:t>
              </w:r>
            </w:ins>
          </w:p>
        </w:tc>
      </w:tr>
      <w:tr w:rsidR="00754881" w14:paraId="53612000" w14:textId="77777777" w:rsidTr="00754881">
        <w:trPr>
          <w:ins w:id="3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A293" w14:textId="77777777" w:rsidR="00754881" w:rsidRDefault="00754881">
            <w:pPr>
              <w:rPr>
                <w:ins w:id="316" w:author="XuanWen Chen" w:date="2019-01-02T08:01:00Z"/>
              </w:rPr>
            </w:pPr>
            <w:ins w:id="31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D444" w14:textId="77777777" w:rsidR="00754881" w:rsidRDefault="00754881">
            <w:pPr>
              <w:rPr>
                <w:ins w:id="318" w:author="XuanWen Chen" w:date="2019-01-02T08:01:00Z"/>
              </w:rPr>
            </w:pPr>
            <w:ins w:id="319" w:author="XuanWen Chen" w:date="2019-01-02T08:01:00Z">
              <w:r>
                <w:rPr>
                  <w:rFonts w:hint="eastAsia"/>
                </w:rPr>
                <w:t>POST-1：用户进入到案例列表页面</w:t>
              </w:r>
            </w:ins>
          </w:p>
        </w:tc>
      </w:tr>
      <w:tr w:rsidR="00754881" w14:paraId="4B751B8F" w14:textId="77777777" w:rsidTr="00754881">
        <w:trPr>
          <w:ins w:id="3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57E09" w14:textId="77777777" w:rsidR="00754881" w:rsidRDefault="00754881">
            <w:pPr>
              <w:rPr>
                <w:ins w:id="321" w:author="XuanWen Chen" w:date="2019-01-02T08:01:00Z"/>
                <w:rFonts w:hAnsi="宋体"/>
              </w:rPr>
            </w:pPr>
            <w:ins w:id="32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F789" w14:textId="77777777" w:rsidR="00754881" w:rsidRDefault="00754881">
            <w:pPr>
              <w:spacing w:line="240" w:lineRule="auto"/>
              <w:jc w:val="left"/>
              <w:rPr>
                <w:ins w:id="323" w:author="XuanWen Chen" w:date="2019-01-02T08:01:00Z"/>
                <w:rFonts w:hAnsi="宋体"/>
              </w:rPr>
            </w:pPr>
            <w:ins w:id="324" w:author="XuanWen Chen" w:date="2019-01-02T08:01:00Z">
              <w:r>
                <w:rPr>
                  <w:rFonts w:hint="eastAsia"/>
                </w:rPr>
                <w:t>用户点击导航栏中案例列表按钮</w:t>
              </w:r>
            </w:ins>
          </w:p>
        </w:tc>
      </w:tr>
      <w:tr w:rsidR="00754881" w14:paraId="043847D0" w14:textId="77777777" w:rsidTr="00754881">
        <w:trPr>
          <w:ins w:id="3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F2027" w14:textId="77777777" w:rsidR="00754881" w:rsidRDefault="00754881">
            <w:pPr>
              <w:rPr>
                <w:ins w:id="326" w:author="XuanWen Chen" w:date="2019-01-02T08:01:00Z"/>
                <w:rFonts w:hAnsi="宋体"/>
              </w:rPr>
            </w:pPr>
            <w:ins w:id="32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164E3" w14:textId="77777777" w:rsidR="00754881" w:rsidRDefault="00754881">
            <w:pPr>
              <w:rPr>
                <w:ins w:id="328" w:author="XuanWen Chen" w:date="2019-01-02T08:01:00Z"/>
              </w:rPr>
            </w:pPr>
            <w:ins w:id="329" w:author="XuanWen Chen" w:date="2019-01-02T08:01:00Z">
              <w:r>
                <w:rPr>
                  <w:rFonts w:hint="eastAsia"/>
                </w:rPr>
                <w:t>跳转到案例列表页面</w:t>
              </w:r>
            </w:ins>
          </w:p>
        </w:tc>
      </w:tr>
      <w:tr w:rsidR="00754881" w14:paraId="33FCD15D" w14:textId="77777777" w:rsidTr="00754881">
        <w:trPr>
          <w:ins w:id="3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7A6E3" w14:textId="77777777" w:rsidR="00754881" w:rsidRDefault="00754881">
            <w:pPr>
              <w:rPr>
                <w:ins w:id="331" w:author="XuanWen Chen" w:date="2019-01-02T08:01:00Z"/>
              </w:rPr>
            </w:pPr>
            <w:ins w:id="33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A58BC" w14:textId="77777777" w:rsidR="00754881" w:rsidRDefault="00754881" w:rsidP="00754881">
            <w:pPr>
              <w:pStyle w:val="a9"/>
              <w:numPr>
                <w:ilvl w:val="0"/>
                <w:numId w:val="174"/>
              </w:numPr>
              <w:spacing w:line="240" w:lineRule="auto"/>
              <w:ind w:left="3300" w:firstLineChars="0"/>
              <w:jc w:val="left"/>
              <w:rPr>
                <w:ins w:id="333" w:author="XuanWen Chen" w:date="2019-01-02T08:01:00Z"/>
                <w:rFonts w:hAnsi="宋体"/>
              </w:rPr>
            </w:pPr>
            <w:ins w:id="334" w:author="XuanWen Chen" w:date="2019-01-02T08:01:00Z">
              <w:r>
                <w:rPr>
                  <w:rFonts w:hint="eastAsia"/>
                </w:rPr>
                <w:t>用户登录完成</w:t>
              </w:r>
            </w:ins>
          </w:p>
          <w:p w14:paraId="236B1152" w14:textId="77777777" w:rsidR="00754881" w:rsidRDefault="00754881" w:rsidP="00754881">
            <w:pPr>
              <w:pStyle w:val="a9"/>
              <w:numPr>
                <w:ilvl w:val="0"/>
                <w:numId w:val="174"/>
              </w:numPr>
              <w:spacing w:line="240" w:lineRule="auto"/>
              <w:ind w:left="3300" w:firstLineChars="0"/>
              <w:jc w:val="left"/>
              <w:rPr>
                <w:ins w:id="335" w:author="XuanWen Chen" w:date="2019-01-02T08:01:00Z"/>
                <w:rFonts w:hAnsi="宋体"/>
              </w:rPr>
            </w:pPr>
            <w:ins w:id="336" w:author="XuanWen Chen" w:date="2019-01-02T08:01:00Z">
              <w:r>
                <w:rPr>
                  <w:rFonts w:hAnsi="宋体" w:hint="eastAsia"/>
                </w:rPr>
                <w:t>用户点击上方导航栏中的案例列表按钮</w:t>
              </w:r>
            </w:ins>
          </w:p>
          <w:p w14:paraId="5D843547" w14:textId="77777777" w:rsidR="00754881" w:rsidRDefault="00754881" w:rsidP="00754881">
            <w:pPr>
              <w:pStyle w:val="a9"/>
              <w:numPr>
                <w:ilvl w:val="0"/>
                <w:numId w:val="174"/>
              </w:numPr>
              <w:spacing w:line="240" w:lineRule="auto"/>
              <w:ind w:left="3300" w:firstLineChars="0"/>
              <w:jc w:val="left"/>
              <w:rPr>
                <w:ins w:id="337" w:author="XuanWen Chen" w:date="2019-01-02T08:01:00Z"/>
                <w:rFonts w:hAnsi="宋体"/>
              </w:rPr>
            </w:pPr>
            <w:ins w:id="338" w:author="XuanWen Chen" w:date="2019-01-02T08:01:00Z">
              <w:r>
                <w:rPr>
                  <w:rFonts w:hAnsi="宋体" w:hint="eastAsia"/>
                </w:rPr>
                <w:t>网页跳转到案例列表页面</w:t>
              </w:r>
            </w:ins>
          </w:p>
        </w:tc>
      </w:tr>
      <w:tr w:rsidR="00754881" w14:paraId="3F17D775" w14:textId="77777777" w:rsidTr="00754881">
        <w:trPr>
          <w:ins w:id="3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BE32" w14:textId="77777777" w:rsidR="00754881" w:rsidRDefault="00754881">
            <w:pPr>
              <w:rPr>
                <w:ins w:id="340" w:author="XuanWen Chen" w:date="2019-01-02T08:01:00Z"/>
                <w:rFonts w:hAnsi="宋体"/>
              </w:rPr>
            </w:pPr>
            <w:ins w:id="34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3CBC" w14:textId="77777777" w:rsidR="00754881" w:rsidRDefault="00754881">
            <w:pPr>
              <w:jc w:val="left"/>
              <w:rPr>
                <w:ins w:id="342" w:author="XuanWen Chen" w:date="2019-01-02T08:01:00Z"/>
                <w:rFonts w:hAnsi="宋体"/>
              </w:rPr>
            </w:pPr>
          </w:p>
        </w:tc>
      </w:tr>
      <w:tr w:rsidR="00754881" w14:paraId="6ED2ECAD" w14:textId="77777777" w:rsidTr="00754881">
        <w:trPr>
          <w:ins w:id="3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7135" w14:textId="77777777" w:rsidR="00754881" w:rsidRDefault="00754881">
            <w:pPr>
              <w:rPr>
                <w:ins w:id="344" w:author="XuanWen Chen" w:date="2019-01-02T08:01:00Z"/>
                <w:rFonts w:hAnsi="宋体"/>
              </w:rPr>
            </w:pPr>
            <w:ins w:id="34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0BF98" w14:textId="77777777" w:rsidR="00754881" w:rsidRDefault="00754881">
            <w:pPr>
              <w:spacing w:line="240" w:lineRule="auto"/>
              <w:jc w:val="left"/>
              <w:rPr>
                <w:ins w:id="346" w:author="XuanWen Chen" w:date="2019-01-02T08:01:00Z"/>
                <w:rFonts w:hAnsi="宋体"/>
              </w:rPr>
            </w:pPr>
          </w:p>
        </w:tc>
      </w:tr>
      <w:tr w:rsidR="00754881" w14:paraId="6648A0CC" w14:textId="77777777" w:rsidTr="00754881">
        <w:trPr>
          <w:ins w:id="3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EAD79" w14:textId="77777777" w:rsidR="00754881" w:rsidRDefault="00754881">
            <w:pPr>
              <w:rPr>
                <w:ins w:id="348" w:author="XuanWen Chen" w:date="2019-01-02T08:01:00Z"/>
                <w:rFonts w:hAnsi="宋体"/>
              </w:rPr>
            </w:pPr>
            <w:ins w:id="34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1D8D8" w14:textId="77777777" w:rsidR="00754881" w:rsidRDefault="00754881">
            <w:pPr>
              <w:jc w:val="left"/>
              <w:rPr>
                <w:ins w:id="350" w:author="XuanWen Chen" w:date="2019-01-02T08:01:00Z"/>
                <w:rFonts w:hAnsi="宋体"/>
              </w:rPr>
            </w:pPr>
          </w:p>
        </w:tc>
      </w:tr>
      <w:tr w:rsidR="00754881" w14:paraId="79BE8B2B" w14:textId="77777777" w:rsidTr="00754881">
        <w:trPr>
          <w:ins w:id="35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D9325" w14:textId="77777777" w:rsidR="00754881" w:rsidRDefault="00754881">
            <w:pPr>
              <w:rPr>
                <w:ins w:id="352" w:author="XuanWen Chen" w:date="2019-01-02T08:01:00Z"/>
                <w:rFonts w:hAnsi="宋体"/>
              </w:rPr>
            </w:pPr>
            <w:ins w:id="35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2AE89" w14:textId="77777777" w:rsidR="00754881" w:rsidRDefault="00754881">
            <w:pPr>
              <w:jc w:val="left"/>
              <w:rPr>
                <w:ins w:id="354" w:author="XuanWen Chen" w:date="2019-01-02T08:01:00Z"/>
                <w:rFonts w:hAnsi="宋体"/>
              </w:rPr>
            </w:pPr>
            <w:ins w:id="355" w:author="XuanWen Chen" w:date="2019-01-02T08:01:00Z">
              <w:r>
                <w:rPr>
                  <w:rFonts w:hAnsi="宋体" w:hint="eastAsia"/>
                </w:rPr>
                <w:t>每天5000次的点击</w:t>
              </w:r>
            </w:ins>
          </w:p>
        </w:tc>
      </w:tr>
      <w:tr w:rsidR="00754881" w14:paraId="3F700FFD" w14:textId="77777777" w:rsidTr="00754881">
        <w:trPr>
          <w:ins w:id="35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E2D0" w14:textId="77777777" w:rsidR="00754881" w:rsidRDefault="00754881">
            <w:pPr>
              <w:rPr>
                <w:ins w:id="357" w:author="XuanWen Chen" w:date="2019-01-02T08:01:00Z"/>
                <w:rFonts w:hAnsi="宋体"/>
              </w:rPr>
            </w:pPr>
            <w:ins w:id="35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31882" w14:textId="77777777" w:rsidR="00754881" w:rsidRDefault="00754881">
            <w:pPr>
              <w:jc w:val="left"/>
              <w:rPr>
                <w:ins w:id="359" w:author="XuanWen Chen" w:date="2019-01-02T08:01:00Z"/>
                <w:rFonts w:hAnsi="宋体"/>
              </w:rPr>
            </w:pPr>
          </w:p>
        </w:tc>
      </w:tr>
      <w:tr w:rsidR="00754881" w14:paraId="2F35FCD7" w14:textId="77777777" w:rsidTr="00754881">
        <w:trPr>
          <w:ins w:id="36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31CE" w14:textId="77777777" w:rsidR="00754881" w:rsidRDefault="00754881">
            <w:pPr>
              <w:rPr>
                <w:ins w:id="361" w:author="XuanWen Chen" w:date="2019-01-02T08:01:00Z"/>
                <w:rFonts w:hAnsi="宋体"/>
              </w:rPr>
            </w:pPr>
            <w:ins w:id="36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D7DF5" w14:textId="77777777" w:rsidR="00754881" w:rsidRDefault="00754881">
            <w:pPr>
              <w:jc w:val="left"/>
              <w:rPr>
                <w:ins w:id="363" w:author="XuanWen Chen" w:date="2019-01-02T08:01:00Z"/>
                <w:rFonts w:hAnsi="宋体"/>
              </w:rPr>
            </w:pPr>
            <w:ins w:id="364" w:author="XuanWen Chen" w:date="2019-01-02T08:01:00Z">
              <w:r>
                <w:rPr>
                  <w:rFonts w:hAnsi="宋体" w:hint="eastAsia"/>
                </w:rPr>
                <w:t>上方导航栏在滚动页面时保持不变</w:t>
              </w:r>
            </w:ins>
          </w:p>
        </w:tc>
      </w:tr>
      <w:tr w:rsidR="00754881" w14:paraId="7E6064ED" w14:textId="77777777" w:rsidTr="00754881">
        <w:trPr>
          <w:ins w:id="36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19FF8" w14:textId="77777777" w:rsidR="00754881" w:rsidRDefault="00754881">
            <w:pPr>
              <w:rPr>
                <w:ins w:id="366" w:author="XuanWen Chen" w:date="2019-01-02T08:01:00Z"/>
              </w:rPr>
            </w:pPr>
            <w:ins w:id="36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BB19" w14:textId="77777777" w:rsidR="00754881" w:rsidRDefault="00754881">
            <w:pPr>
              <w:rPr>
                <w:ins w:id="368" w:author="XuanWen Chen" w:date="2019-01-02T08:01:00Z"/>
              </w:rPr>
            </w:pPr>
          </w:p>
        </w:tc>
      </w:tr>
    </w:tbl>
    <w:p w14:paraId="530CD6CD" w14:textId="77777777" w:rsidR="00754881" w:rsidRDefault="00754881" w:rsidP="00754881">
      <w:pPr>
        <w:rPr>
          <w:ins w:id="369" w:author="XuanWen Chen" w:date="2019-01-02T08:01:00Z"/>
        </w:rPr>
      </w:pPr>
    </w:p>
    <w:p w14:paraId="2E99564F" w14:textId="77777777" w:rsidR="00754881" w:rsidRDefault="00754881" w:rsidP="00754881">
      <w:pPr>
        <w:pStyle w:val="4"/>
        <w:rPr>
          <w:ins w:id="370" w:author="XuanWen Chen" w:date="2019-01-02T08:01:00Z"/>
        </w:rPr>
      </w:pPr>
      <w:ins w:id="371" w:author="XuanWen Chen" w:date="2019-01-02T08:01:00Z">
        <w:r>
          <w:rPr>
            <w:rFonts w:hint="eastAsia"/>
          </w:rPr>
          <w:lastRenderedPageBreak/>
          <w:t>用户进入项目列表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7FB35D61" w14:textId="77777777" w:rsidTr="00754881">
        <w:trPr>
          <w:ins w:id="37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0D463" w14:textId="77777777" w:rsidR="00754881" w:rsidRDefault="00754881">
            <w:pPr>
              <w:rPr>
                <w:ins w:id="373" w:author="XuanWen Chen" w:date="2019-01-02T08:01:00Z"/>
              </w:rPr>
            </w:pPr>
            <w:ins w:id="374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C2F1" w14:textId="77777777" w:rsidR="00754881" w:rsidRDefault="00754881">
            <w:pPr>
              <w:jc w:val="left"/>
              <w:rPr>
                <w:ins w:id="375" w:author="XuanWen Chen" w:date="2019-01-02T08:01:00Z"/>
                <w:rFonts w:hAnsi="宋体"/>
                <w:b/>
              </w:rPr>
            </w:pPr>
            <w:ins w:id="376" w:author="XuanWen Chen" w:date="2019-01-02T08:01:00Z">
              <w:r>
                <w:rPr>
                  <w:rFonts w:hAnsi="宋体" w:hint="eastAsia"/>
                  <w:b/>
                </w:rPr>
                <w:t>UC-1：用户进入项目列表</w:t>
              </w:r>
            </w:ins>
          </w:p>
        </w:tc>
      </w:tr>
      <w:tr w:rsidR="00754881" w14:paraId="545DE6C4" w14:textId="77777777" w:rsidTr="00754881">
        <w:trPr>
          <w:ins w:id="37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25D88" w14:textId="77777777" w:rsidR="00754881" w:rsidRDefault="00754881">
            <w:pPr>
              <w:rPr>
                <w:ins w:id="378" w:author="XuanWen Chen" w:date="2019-01-02T08:01:00Z"/>
              </w:rPr>
            </w:pPr>
            <w:ins w:id="379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AF7A9" w14:textId="77777777" w:rsidR="00754881" w:rsidRDefault="00754881">
            <w:pPr>
              <w:jc w:val="left"/>
              <w:rPr>
                <w:ins w:id="380" w:author="XuanWen Chen" w:date="2019-01-02T08:01:00Z"/>
                <w:rFonts w:hAnsi="宋体"/>
              </w:rPr>
            </w:pPr>
            <w:proofErr w:type="gramStart"/>
            <w:ins w:id="381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BCC49" w14:textId="77777777" w:rsidR="00754881" w:rsidRDefault="00754881">
            <w:pPr>
              <w:jc w:val="left"/>
              <w:rPr>
                <w:ins w:id="382" w:author="XuanWen Chen" w:date="2019-01-02T08:01:00Z"/>
                <w:rFonts w:hAnsi="宋体"/>
              </w:rPr>
            </w:pPr>
            <w:ins w:id="383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E7B5" w14:textId="77777777" w:rsidR="00754881" w:rsidRDefault="00754881">
            <w:pPr>
              <w:jc w:val="left"/>
              <w:rPr>
                <w:ins w:id="384" w:author="XuanWen Chen" w:date="2019-01-02T08:01:00Z"/>
                <w:rFonts w:hAnsi="宋体"/>
              </w:rPr>
            </w:pPr>
            <w:ins w:id="385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170DCA03" w14:textId="77777777" w:rsidTr="00754881">
        <w:trPr>
          <w:ins w:id="3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AC924" w14:textId="77777777" w:rsidR="00754881" w:rsidRDefault="00754881">
            <w:pPr>
              <w:rPr>
                <w:ins w:id="387" w:author="XuanWen Chen" w:date="2019-01-02T08:01:00Z"/>
              </w:rPr>
            </w:pPr>
            <w:ins w:id="388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33F0B" w14:textId="77777777" w:rsidR="00754881" w:rsidRDefault="00754881">
            <w:pPr>
              <w:jc w:val="left"/>
              <w:rPr>
                <w:ins w:id="389" w:author="XuanWen Chen" w:date="2019-01-02T08:01:00Z"/>
                <w:rFonts w:hAnsi="宋体"/>
              </w:rPr>
            </w:pPr>
            <w:ins w:id="390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8873" w14:textId="77777777" w:rsidR="00754881" w:rsidRDefault="00754881">
            <w:pPr>
              <w:jc w:val="left"/>
              <w:rPr>
                <w:ins w:id="391" w:author="XuanWen Chen" w:date="2019-01-02T08:01:00Z"/>
                <w:rFonts w:hAnsi="宋体"/>
              </w:rPr>
            </w:pPr>
            <w:ins w:id="392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7C7F" w14:textId="77777777" w:rsidR="00754881" w:rsidRDefault="00754881">
            <w:pPr>
              <w:jc w:val="left"/>
              <w:rPr>
                <w:ins w:id="393" w:author="XuanWen Chen" w:date="2019-01-02T08:01:00Z"/>
                <w:rFonts w:hAnsi="宋体"/>
              </w:rPr>
            </w:pPr>
            <w:ins w:id="394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5955D027" w14:textId="77777777" w:rsidTr="00754881">
        <w:trPr>
          <w:ins w:id="3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9F93" w14:textId="77777777" w:rsidR="00754881" w:rsidRDefault="00754881">
            <w:pPr>
              <w:rPr>
                <w:ins w:id="396" w:author="XuanWen Chen" w:date="2019-01-02T08:01:00Z"/>
              </w:rPr>
            </w:pPr>
            <w:ins w:id="397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6CA5" w14:textId="77777777" w:rsidR="00754881" w:rsidRDefault="00754881">
            <w:pPr>
              <w:jc w:val="left"/>
              <w:rPr>
                <w:ins w:id="398" w:author="XuanWen Chen" w:date="2019-01-02T08:01:00Z"/>
                <w:rFonts w:hAnsi="宋体"/>
              </w:rPr>
            </w:pPr>
            <w:ins w:id="399" w:author="XuanWen Chen" w:date="2019-01-02T08:01:00Z">
              <w:r>
                <w:rPr>
                  <w:rFonts w:hAnsi="宋体" w:hint="eastAsia"/>
                </w:rPr>
                <w:t>用户想要查看所有项目</w:t>
              </w:r>
            </w:ins>
          </w:p>
        </w:tc>
      </w:tr>
      <w:tr w:rsidR="00754881" w14:paraId="51841B85" w14:textId="77777777" w:rsidTr="00754881">
        <w:trPr>
          <w:ins w:id="4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F5CAE" w14:textId="77777777" w:rsidR="00754881" w:rsidRDefault="00754881">
            <w:pPr>
              <w:rPr>
                <w:ins w:id="401" w:author="XuanWen Chen" w:date="2019-01-02T08:01:00Z"/>
              </w:rPr>
            </w:pPr>
            <w:ins w:id="402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6A5B" w14:textId="77777777" w:rsidR="00754881" w:rsidRDefault="00754881">
            <w:pPr>
              <w:jc w:val="left"/>
              <w:rPr>
                <w:ins w:id="403" w:author="XuanWen Chen" w:date="2019-01-02T08:01:00Z"/>
                <w:rFonts w:hAnsi="宋体"/>
              </w:rPr>
            </w:pPr>
            <w:ins w:id="404" w:author="XuanWen Chen" w:date="2019-01-02T08:01:00Z">
              <w:r>
                <w:rPr>
                  <w:rFonts w:hAnsi="宋体" w:hint="eastAsia"/>
                </w:rPr>
                <w:t>用户想要查看所有项目</w:t>
              </w:r>
            </w:ins>
          </w:p>
        </w:tc>
      </w:tr>
      <w:tr w:rsidR="00754881" w14:paraId="5856938C" w14:textId="77777777" w:rsidTr="00754881">
        <w:trPr>
          <w:ins w:id="4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09DD3" w14:textId="77777777" w:rsidR="00754881" w:rsidRDefault="00754881">
            <w:pPr>
              <w:rPr>
                <w:ins w:id="406" w:author="XuanWen Chen" w:date="2019-01-02T08:01:00Z"/>
              </w:rPr>
            </w:pPr>
            <w:ins w:id="407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37FB2" w14:textId="77777777" w:rsidR="00754881" w:rsidRDefault="00754881">
            <w:pPr>
              <w:rPr>
                <w:ins w:id="408" w:author="XuanWen Chen" w:date="2019-01-02T08:01:00Z"/>
              </w:rPr>
            </w:pPr>
            <w:ins w:id="409" w:author="XuanWen Chen" w:date="2019-01-02T08:01:00Z">
              <w:r>
                <w:rPr>
                  <w:rFonts w:hint="eastAsia"/>
                </w:rPr>
                <w:t>PRE-1：用户已经登录</w:t>
              </w:r>
            </w:ins>
          </w:p>
        </w:tc>
      </w:tr>
      <w:tr w:rsidR="00754881" w14:paraId="42B90002" w14:textId="77777777" w:rsidTr="00754881">
        <w:trPr>
          <w:ins w:id="4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7516F" w14:textId="77777777" w:rsidR="00754881" w:rsidRDefault="00754881">
            <w:pPr>
              <w:rPr>
                <w:ins w:id="411" w:author="XuanWen Chen" w:date="2019-01-02T08:01:00Z"/>
              </w:rPr>
            </w:pPr>
            <w:ins w:id="41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BC532" w14:textId="77777777" w:rsidR="00754881" w:rsidRDefault="00754881">
            <w:pPr>
              <w:rPr>
                <w:ins w:id="413" w:author="XuanWen Chen" w:date="2019-01-02T08:01:00Z"/>
              </w:rPr>
            </w:pPr>
            <w:ins w:id="414" w:author="XuanWen Chen" w:date="2019-01-02T08:01:00Z">
              <w:r>
                <w:rPr>
                  <w:rFonts w:hint="eastAsia"/>
                </w:rPr>
                <w:t>POST-1：用户进入到</w:t>
              </w:r>
              <w:r>
                <w:rPr>
                  <w:rFonts w:hAnsi="宋体" w:hint="eastAsia"/>
                </w:rPr>
                <w:t>项目</w:t>
              </w:r>
              <w:r>
                <w:rPr>
                  <w:rFonts w:hint="eastAsia"/>
                </w:rPr>
                <w:t>列表页面</w:t>
              </w:r>
            </w:ins>
          </w:p>
        </w:tc>
      </w:tr>
      <w:tr w:rsidR="00754881" w14:paraId="02B692A8" w14:textId="77777777" w:rsidTr="00754881">
        <w:trPr>
          <w:ins w:id="4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157B" w14:textId="77777777" w:rsidR="00754881" w:rsidRDefault="00754881">
            <w:pPr>
              <w:rPr>
                <w:ins w:id="416" w:author="XuanWen Chen" w:date="2019-01-02T08:01:00Z"/>
                <w:rFonts w:hAnsi="宋体"/>
              </w:rPr>
            </w:pPr>
            <w:ins w:id="41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EF7D5" w14:textId="77777777" w:rsidR="00754881" w:rsidRDefault="00754881">
            <w:pPr>
              <w:spacing w:line="240" w:lineRule="auto"/>
              <w:jc w:val="left"/>
              <w:rPr>
                <w:ins w:id="418" w:author="XuanWen Chen" w:date="2019-01-02T08:01:00Z"/>
                <w:rFonts w:hAnsi="宋体"/>
              </w:rPr>
            </w:pPr>
            <w:ins w:id="419" w:author="XuanWen Chen" w:date="2019-01-02T08:01:00Z">
              <w:r>
                <w:rPr>
                  <w:rFonts w:hint="eastAsia"/>
                </w:rPr>
                <w:t>用户点击导航栏中</w:t>
              </w:r>
              <w:r>
                <w:rPr>
                  <w:rFonts w:hAnsi="宋体" w:hint="eastAsia"/>
                </w:rPr>
                <w:t>项目</w:t>
              </w:r>
              <w:r>
                <w:rPr>
                  <w:rFonts w:hint="eastAsia"/>
                </w:rPr>
                <w:t>列表按钮</w:t>
              </w:r>
            </w:ins>
          </w:p>
        </w:tc>
      </w:tr>
      <w:tr w:rsidR="00754881" w14:paraId="7166A593" w14:textId="77777777" w:rsidTr="00754881">
        <w:trPr>
          <w:ins w:id="4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D634" w14:textId="77777777" w:rsidR="00754881" w:rsidRDefault="00754881">
            <w:pPr>
              <w:rPr>
                <w:ins w:id="421" w:author="XuanWen Chen" w:date="2019-01-02T08:01:00Z"/>
                <w:rFonts w:hAnsi="宋体"/>
              </w:rPr>
            </w:pPr>
            <w:ins w:id="42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A51F2" w14:textId="77777777" w:rsidR="00754881" w:rsidRDefault="00754881">
            <w:pPr>
              <w:rPr>
                <w:ins w:id="423" w:author="XuanWen Chen" w:date="2019-01-02T08:01:00Z"/>
              </w:rPr>
            </w:pPr>
            <w:ins w:id="424" w:author="XuanWen Chen" w:date="2019-01-02T08:01:00Z">
              <w:r>
                <w:rPr>
                  <w:rFonts w:hint="eastAsia"/>
                </w:rPr>
                <w:t>跳转到</w:t>
              </w:r>
              <w:r>
                <w:rPr>
                  <w:rFonts w:hAnsi="宋体" w:hint="eastAsia"/>
                </w:rPr>
                <w:t>项目</w:t>
              </w:r>
              <w:r>
                <w:rPr>
                  <w:rFonts w:hint="eastAsia"/>
                </w:rPr>
                <w:t>列表页面</w:t>
              </w:r>
            </w:ins>
          </w:p>
        </w:tc>
      </w:tr>
      <w:tr w:rsidR="00754881" w14:paraId="404CDDC2" w14:textId="77777777" w:rsidTr="00754881">
        <w:trPr>
          <w:ins w:id="4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AF191" w14:textId="77777777" w:rsidR="00754881" w:rsidRDefault="00754881">
            <w:pPr>
              <w:rPr>
                <w:ins w:id="426" w:author="XuanWen Chen" w:date="2019-01-02T08:01:00Z"/>
              </w:rPr>
            </w:pPr>
            <w:ins w:id="42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F037" w14:textId="77777777" w:rsidR="00754881" w:rsidRDefault="00754881" w:rsidP="00754881">
            <w:pPr>
              <w:pStyle w:val="a9"/>
              <w:numPr>
                <w:ilvl w:val="0"/>
                <w:numId w:val="176"/>
              </w:numPr>
              <w:spacing w:line="240" w:lineRule="auto"/>
              <w:ind w:left="3300" w:firstLineChars="0"/>
              <w:jc w:val="left"/>
              <w:rPr>
                <w:ins w:id="428" w:author="XuanWen Chen" w:date="2019-01-02T08:01:00Z"/>
                <w:rFonts w:hAnsi="宋体"/>
              </w:rPr>
            </w:pPr>
            <w:ins w:id="429" w:author="XuanWen Chen" w:date="2019-01-02T08:01:00Z">
              <w:r>
                <w:rPr>
                  <w:rFonts w:hint="eastAsia"/>
                </w:rPr>
                <w:t>用户登录完成</w:t>
              </w:r>
            </w:ins>
          </w:p>
          <w:p w14:paraId="1DA92BB9" w14:textId="77777777" w:rsidR="00754881" w:rsidRDefault="00754881" w:rsidP="00754881">
            <w:pPr>
              <w:pStyle w:val="a9"/>
              <w:numPr>
                <w:ilvl w:val="0"/>
                <w:numId w:val="176"/>
              </w:numPr>
              <w:spacing w:line="240" w:lineRule="auto"/>
              <w:ind w:left="3300" w:firstLineChars="0"/>
              <w:jc w:val="left"/>
              <w:rPr>
                <w:ins w:id="430" w:author="XuanWen Chen" w:date="2019-01-02T08:01:00Z"/>
                <w:rFonts w:hAnsi="宋体"/>
              </w:rPr>
            </w:pPr>
            <w:ins w:id="431" w:author="XuanWen Chen" w:date="2019-01-02T08:01:00Z">
              <w:r>
                <w:rPr>
                  <w:rFonts w:hAnsi="宋体" w:hint="eastAsia"/>
                </w:rPr>
                <w:t>用户点击上方导航栏中的项目列表按钮</w:t>
              </w:r>
            </w:ins>
          </w:p>
          <w:p w14:paraId="7DFF2574" w14:textId="77777777" w:rsidR="00754881" w:rsidRDefault="00754881" w:rsidP="00754881">
            <w:pPr>
              <w:pStyle w:val="a9"/>
              <w:numPr>
                <w:ilvl w:val="0"/>
                <w:numId w:val="176"/>
              </w:numPr>
              <w:spacing w:line="240" w:lineRule="auto"/>
              <w:ind w:left="3300" w:firstLineChars="0"/>
              <w:jc w:val="left"/>
              <w:rPr>
                <w:ins w:id="432" w:author="XuanWen Chen" w:date="2019-01-02T08:01:00Z"/>
                <w:rFonts w:hAnsi="宋体"/>
              </w:rPr>
            </w:pPr>
            <w:ins w:id="433" w:author="XuanWen Chen" w:date="2019-01-02T08:01:00Z">
              <w:r>
                <w:rPr>
                  <w:rFonts w:hAnsi="宋体" w:hint="eastAsia"/>
                </w:rPr>
                <w:t>网页跳转到项目列表页面</w:t>
              </w:r>
            </w:ins>
          </w:p>
        </w:tc>
      </w:tr>
      <w:tr w:rsidR="00754881" w14:paraId="154E7C4A" w14:textId="77777777" w:rsidTr="00754881">
        <w:trPr>
          <w:ins w:id="43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436D0" w14:textId="77777777" w:rsidR="00754881" w:rsidRDefault="00754881">
            <w:pPr>
              <w:rPr>
                <w:ins w:id="435" w:author="XuanWen Chen" w:date="2019-01-02T08:01:00Z"/>
                <w:rFonts w:hAnsi="宋体"/>
              </w:rPr>
            </w:pPr>
            <w:ins w:id="436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B383" w14:textId="77777777" w:rsidR="00754881" w:rsidRDefault="00754881">
            <w:pPr>
              <w:jc w:val="left"/>
              <w:rPr>
                <w:ins w:id="437" w:author="XuanWen Chen" w:date="2019-01-02T08:01:00Z"/>
                <w:rFonts w:hAnsi="宋体"/>
              </w:rPr>
            </w:pPr>
          </w:p>
        </w:tc>
      </w:tr>
      <w:tr w:rsidR="00754881" w14:paraId="30D40733" w14:textId="77777777" w:rsidTr="00754881">
        <w:trPr>
          <w:ins w:id="43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2D23C" w14:textId="77777777" w:rsidR="00754881" w:rsidRDefault="00754881">
            <w:pPr>
              <w:rPr>
                <w:ins w:id="439" w:author="XuanWen Chen" w:date="2019-01-02T08:01:00Z"/>
                <w:rFonts w:hAnsi="宋体"/>
              </w:rPr>
            </w:pPr>
            <w:ins w:id="440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4035" w14:textId="77777777" w:rsidR="00754881" w:rsidRDefault="00754881">
            <w:pPr>
              <w:spacing w:line="240" w:lineRule="auto"/>
              <w:jc w:val="left"/>
              <w:rPr>
                <w:ins w:id="441" w:author="XuanWen Chen" w:date="2019-01-02T08:01:00Z"/>
                <w:rFonts w:hAnsi="宋体"/>
              </w:rPr>
            </w:pPr>
          </w:p>
        </w:tc>
      </w:tr>
      <w:tr w:rsidR="00754881" w14:paraId="0C43E887" w14:textId="77777777" w:rsidTr="00754881">
        <w:trPr>
          <w:ins w:id="44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F01D" w14:textId="77777777" w:rsidR="00754881" w:rsidRDefault="00754881">
            <w:pPr>
              <w:rPr>
                <w:ins w:id="443" w:author="XuanWen Chen" w:date="2019-01-02T08:01:00Z"/>
                <w:rFonts w:hAnsi="宋体"/>
              </w:rPr>
            </w:pPr>
            <w:ins w:id="444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7868" w14:textId="77777777" w:rsidR="00754881" w:rsidRDefault="00754881">
            <w:pPr>
              <w:jc w:val="left"/>
              <w:rPr>
                <w:ins w:id="445" w:author="XuanWen Chen" w:date="2019-01-02T08:01:00Z"/>
                <w:rFonts w:hAnsi="宋体"/>
              </w:rPr>
            </w:pPr>
          </w:p>
        </w:tc>
      </w:tr>
      <w:tr w:rsidR="00754881" w14:paraId="1CCC958F" w14:textId="77777777" w:rsidTr="00754881">
        <w:trPr>
          <w:ins w:id="4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C461B" w14:textId="77777777" w:rsidR="00754881" w:rsidRDefault="00754881">
            <w:pPr>
              <w:rPr>
                <w:ins w:id="447" w:author="XuanWen Chen" w:date="2019-01-02T08:01:00Z"/>
                <w:rFonts w:hAnsi="宋体"/>
              </w:rPr>
            </w:pPr>
            <w:ins w:id="448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A4317" w14:textId="77777777" w:rsidR="00754881" w:rsidRDefault="00754881">
            <w:pPr>
              <w:jc w:val="left"/>
              <w:rPr>
                <w:ins w:id="449" w:author="XuanWen Chen" w:date="2019-01-02T08:01:00Z"/>
                <w:rFonts w:hAnsi="宋体"/>
              </w:rPr>
            </w:pPr>
            <w:ins w:id="450" w:author="XuanWen Chen" w:date="2019-01-02T08:01:00Z">
              <w:r>
                <w:rPr>
                  <w:rFonts w:hAnsi="宋体" w:hint="eastAsia"/>
                </w:rPr>
                <w:t>每天5000次的点击</w:t>
              </w:r>
            </w:ins>
          </w:p>
        </w:tc>
      </w:tr>
      <w:tr w:rsidR="00754881" w14:paraId="47A076BF" w14:textId="77777777" w:rsidTr="00754881">
        <w:trPr>
          <w:ins w:id="45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25E5F" w14:textId="77777777" w:rsidR="00754881" w:rsidRDefault="00754881">
            <w:pPr>
              <w:rPr>
                <w:ins w:id="452" w:author="XuanWen Chen" w:date="2019-01-02T08:01:00Z"/>
                <w:rFonts w:hAnsi="宋体"/>
              </w:rPr>
            </w:pPr>
            <w:ins w:id="45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B5108" w14:textId="77777777" w:rsidR="00754881" w:rsidRDefault="00754881">
            <w:pPr>
              <w:jc w:val="left"/>
              <w:rPr>
                <w:ins w:id="454" w:author="XuanWen Chen" w:date="2019-01-02T08:01:00Z"/>
                <w:rFonts w:hAnsi="宋体"/>
              </w:rPr>
            </w:pPr>
          </w:p>
        </w:tc>
      </w:tr>
      <w:tr w:rsidR="00754881" w14:paraId="63ED4C4B" w14:textId="77777777" w:rsidTr="00754881">
        <w:trPr>
          <w:ins w:id="4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6B3B" w14:textId="77777777" w:rsidR="00754881" w:rsidRDefault="00754881">
            <w:pPr>
              <w:rPr>
                <w:ins w:id="456" w:author="XuanWen Chen" w:date="2019-01-02T08:01:00Z"/>
                <w:rFonts w:hAnsi="宋体"/>
              </w:rPr>
            </w:pPr>
            <w:ins w:id="457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9B36" w14:textId="77777777" w:rsidR="00754881" w:rsidRDefault="00754881">
            <w:pPr>
              <w:jc w:val="left"/>
              <w:rPr>
                <w:ins w:id="458" w:author="XuanWen Chen" w:date="2019-01-02T08:01:00Z"/>
                <w:rFonts w:hAnsi="宋体"/>
              </w:rPr>
            </w:pPr>
            <w:ins w:id="459" w:author="XuanWen Chen" w:date="2019-01-02T08:01:00Z">
              <w:r>
                <w:rPr>
                  <w:rFonts w:hAnsi="宋体" w:hint="eastAsia"/>
                </w:rPr>
                <w:t>上方导航栏在滚动页面时保持不变</w:t>
              </w:r>
            </w:ins>
          </w:p>
        </w:tc>
      </w:tr>
      <w:tr w:rsidR="00754881" w14:paraId="49B365EC" w14:textId="77777777" w:rsidTr="00754881">
        <w:trPr>
          <w:ins w:id="46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C5BF" w14:textId="77777777" w:rsidR="00754881" w:rsidRDefault="00754881">
            <w:pPr>
              <w:rPr>
                <w:ins w:id="461" w:author="XuanWen Chen" w:date="2019-01-02T08:01:00Z"/>
              </w:rPr>
            </w:pPr>
            <w:ins w:id="462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2E476" w14:textId="77777777" w:rsidR="00754881" w:rsidRDefault="00754881">
            <w:pPr>
              <w:rPr>
                <w:ins w:id="463" w:author="XuanWen Chen" w:date="2019-01-02T08:01:00Z"/>
              </w:rPr>
            </w:pPr>
          </w:p>
        </w:tc>
      </w:tr>
    </w:tbl>
    <w:p w14:paraId="0259ED86" w14:textId="77777777" w:rsidR="00754881" w:rsidRDefault="00754881" w:rsidP="00754881">
      <w:pPr>
        <w:rPr>
          <w:ins w:id="464" w:author="XuanWen Chen" w:date="2019-01-02T08:01:00Z"/>
        </w:rPr>
      </w:pPr>
    </w:p>
    <w:p w14:paraId="4EF9D88A" w14:textId="77777777" w:rsidR="00754881" w:rsidRDefault="00754881" w:rsidP="00754881">
      <w:pPr>
        <w:pStyle w:val="4"/>
        <w:rPr>
          <w:ins w:id="465" w:author="XuanWen Chen" w:date="2019-01-02T08:01:00Z"/>
        </w:rPr>
      </w:pPr>
      <w:ins w:id="466" w:author="XuanWen Chen" w:date="2019-01-02T08:01:00Z">
        <w:r>
          <w:rPr>
            <w:rFonts w:hint="eastAsia"/>
          </w:rPr>
          <w:t>用户进入</w:t>
        </w:r>
        <w:r>
          <w:t>FAQ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1518525D" w14:textId="77777777" w:rsidTr="00754881">
        <w:trPr>
          <w:ins w:id="46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4FC13" w14:textId="77777777" w:rsidR="00754881" w:rsidRDefault="00754881">
            <w:pPr>
              <w:rPr>
                <w:ins w:id="468" w:author="XuanWen Chen" w:date="2019-01-02T08:01:00Z"/>
              </w:rPr>
            </w:pPr>
            <w:ins w:id="46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762DC" w14:textId="77777777" w:rsidR="00754881" w:rsidRDefault="00754881">
            <w:pPr>
              <w:jc w:val="left"/>
              <w:rPr>
                <w:ins w:id="470" w:author="XuanWen Chen" w:date="2019-01-02T08:01:00Z"/>
                <w:rFonts w:hAnsi="宋体"/>
                <w:b/>
              </w:rPr>
            </w:pPr>
            <w:ins w:id="471" w:author="XuanWen Chen" w:date="2019-01-02T08:01:00Z">
              <w:r>
                <w:rPr>
                  <w:rFonts w:hAnsi="宋体" w:hint="eastAsia"/>
                  <w:b/>
                </w:rPr>
                <w:t>UC-1：用户进入FAQ</w:t>
              </w:r>
            </w:ins>
          </w:p>
        </w:tc>
      </w:tr>
      <w:tr w:rsidR="00754881" w14:paraId="363A5340" w14:textId="77777777" w:rsidTr="00754881">
        <w:trPr>
          <w:ins w:id="47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C755A" w14:textId="77777777" w:rsidR="00754881" w:rsidRDefault="00754881">
            <w:pPr>
              <w:rPr>
                <w:ins w:id="473" w:author="XuanWen Chen" w:date="2019-01-02T08:01:00Z"/>
              </w:rPr>
            </w:pPr>
            <w:ins w:id="47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E70C" w14:textId="77777777" w:rsidR="00754881" w:rsidRDefault="00754881">
            <w:pPr>
              <w:jc w:val="left"/>
              <w:rPr>
                <w:ins w:id="475" w:author="XuanWen Chen" w:date="2019-01-02T08:01:00Z"/>
                <w:rFonts w:hAnsi="宋体"/>
              </w:rPr>
            </w:pPr>
            <w:proofErr w:type="gramStart"/>
            <w:ins w:id="476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279AB" w14:textId="77777777" w:rsidR="00754881" w:rsidRDefault="00754881">
            <w:pPr>
              <w:jc w:val="left"/>
              <w:rPr>
                <w:ins w:id="477" w:author="XuanWen Chen" w:date="2019-01-02T08:01:00Z"/>
                <w:rFonts w:hAnsi="宋体"/>
              </w:rPr>
            </w:pPr>
            <w:ins w:id="47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28BD0" w14:textId="77777777" w:rsidR="00754881" w:rsidRDefault="00754881">
            <w:pPr>
              <w:jc w:val="left"/>
              <w:rPr>
                <w:ins w:id="479" w:author="XuanWen Chen" w:date="2019-01-02T08:01:00Z"/>
                <w:rFonts w:hAnsi="宋体"/>
              </w:rPr>
            </w:pPr>
            <w:ins w:id="480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180123A1" w14:textId="77777777" w:rsidTr="00754881">
        <w:trPr>
          <w:ins w:id="4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889ED" w14:textId="77777777" w:rsidR="00754881" w:rsidRDefault="00754881">
            <w:pPr>
              <w:rPr>
                <w:ins w:id="482" w:author="XuanWen Chen" w:date="2019-01-02T08:01:00Z"/>
              </w:rPr>
            </w:pPr>
            <w:ins w:id="48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3478" w14:textId="77777777" w:rsidR="00754881" w:rsidRDefault="00754881">
            <w:pPr>
              <w:jc w:val="left"/>
              <w:rPr>
                <w:ins w:id="484" w:author="XuanWen Chen" w:date="2019-01-02T08:01:00Z"/>
                <w:rFonts w:hAnsi="宋体"/>
              </w:rPr>
            </w:pPr>
            <w:ins w:id="48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C4AD" w14:textId="77777777" w:rsidR="00754881" w:rsidRDefault="00754881">
            <w:pPr>
              <w:jc w:val="left"/>
              <w:rPr>
                <w:ins w:id="486" w:author="XuanWen Chen" w:date="2019-01-02T08:01:00Z"/>
                <w:rFonts w:hAnsi="宋体"/>
              </w:rPr>
            </w:pPr>
            <w:ins w:id="48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AD598" w14:textId="77777777" w:rsidR="00754881" w:rsidRDefault="00754881">
            <w:pPr>
              <w:jc w:val="left"/>
              <w:rPr>
                <w:ins w:id="488" w:author="XuanWen Chen" w:date="2019-01-02T08:01:00Z"/>
                <w:rFonts w:hAnsi="宋体"/>
              </w:rPr>
            </w:pPr>
            <w:ins w:id="489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43B758CF" w14:textId="77777777" w:rsidTr="00754881">
        <w:trPr>
          <w:ins w:id="4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912E" w14:textId="77777777" w:rsidR="00754881" w:rsidRDefault="00754881">
            <w:pPr>
              <w:rPr>
                <w:ins w:id="491" w:author="XuanWen Chen" w:date="2019-01-02T08:01:00Z"/>
              </w:rPr>
            </w:pPr>
            <w:ins w:id="492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8CAB" w14:textId="77777777" w:rsidR="00754881" w:rsidRDefault="00754881">
            <w:pPr>
              <w:jc w:val="left"/>
              <w:rPr>
                <w:ins w:id="493" w:author="XuanWen Chen" w:date="2019-01-02T08:01:00Z"/>
                <w:rFonts w:hAnsi="宋体"/>
              </w:rPr>
            </w:pPr>
            <w:ins w:id="494" w:author="XuanWen Chen" w:date="2019-01-02T08:01:00Z">
              <w:r>
                <w:rPr>
                  <w:rFonts w:hAnsi="宋体" w:hint="eastAsia"/>
                </w:rPr>
                <w:t>用户想要查看FAQ帮助</w:t>
              </w:r>
            </w:ins>
          </w:p>
        </w:tc>
      </w:tr>
      <w:tr w:rsidR="00754881" w14:paraId="4300012F" w14:textId="77777777" w:rsidTr="00754881">
        <w:trPr>
          <w:ins w:id="4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6CB1F" w14:textId="77777777" w:rsidR="00754881" w:rsidRDefault="00754881">
            <w:pPr>
              <w:rPr>
                <w:ins w:id="496" w:author="XuanWen Chen" w:date="2019-01-02T08:01:00Z"/>
              </w:rPr>
            </w:pPr>
            <w:ins w:id="497" w:author="XuanWen Chen" w:date="2019-01-02T08:01:00Z">
              <w:r>
                <w:rPr>
                  <w:rFonts w:hAnsi="宋体" w:hint="eastAsia"/>
                </w:rPr>
                <w:lastRenderedPageBreak/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B60DE" w14:textId="77777777" w:rsidR="00754881" w:rsidRDefault="00754881">
            <w:pPr>
              <w:jc w:val="left"/>
              <w:rPr>
                <w:ins w:id="498" w:author="XuanWen Chen" w:date="2019-01-02T08:01:00Z"/>
                <w:rFonts w:hAnsi="宋体"/>
              </w:rPr>
            </w:pPr>
            <w:ins w:id="499" w:author="XuanWen Chen" w:date="2019-01-02T08:01:00Z">
              <w:r>
                <w:rPr>
                  <w:rFonts w:hAnsi="宋体" w:hint="eastAsia"/>
                </w:rPr>
                <w:t>用户想要查看FAQ帮助</w:t>
              </w:r>
            </w:ins>
          </w:p>
        </w:tc>
      </w:tr>
      <w:tr w:rsidR="00754881" w14:paraId="37C1236B" w14:textId="77777777" w:rsidTr="00754881">
        <w:trPr>
          <w:ins w:id="5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A4E6C" w14:textId="77777777" w:rsidR="00754881" w:rsidRDefault="00754881">
            <w:pPr>
              <w:rPr>
                <w:ins w:id="501" w:author="XuanWen Chen" w:date="2019-01-02T08:01:00Z"/>
              </w:rPr>
            </w:pPr>
            <w:ins w:id="502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8A15" w14:textId="77777777" w:rsidR="00754881" w:rsidRDefault="00754881">
            <w:pPr>
              <w:rPr>
                <w:ins w:id="503" w:author="XuanWen Chen" w:date="2019-01-02T08:01:00Z"/>
              </w:rPr>
            </w:pPr>
            <w:ins w:id="504" w:author="XuanWen Chen" w:date="2019-01-02T08:01:00Z">
              <w:r>
                <w:rPr>
                  <w:rFonts w:hint="eastAsia"/>
                </w:rPr>
                <w:t>PRE-1：用户已经登录</w:t>
              </w:r>
            </w:ins>
          </w:p>
        </w:tc>
      </w:tr>
      <w:tr w:rsidR="00754881" w14:paraId="5AC0C837" w14:textId="77777777" w:rsidTr="00754881">
        <w:trPr>
          <w:ins w:id="5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86E8" w14:textId="77777777" w:rsidR="00754881" w:rsidRDefault="00754881">
            <w:pPr>
              <w:rPr>
                <w:ins w:id="506" w:author="XuanWen Chen" w:date="2019-01-02T08:01:00Z"/>
              </w:rPr>
            </w:pPr>
            <w:ins w:id="50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2D40" w14:textId="77777777" w:rsidR="00754881" w:rsidRDefault="00754881">
            <w:pPr>
              <w:rPr>
                <w:ins w:id="508" w:author="XuanWen Chen" w:date="2019-01-02T08:01:00Z"/>
              </w:rPr>
            </w:pPr>
            <w:ins w:id="509" w:author="XuanWen Chen" w:date="2019-01-02T08:01:00Z">
              <w:r>
                <w:rPr>
                  <w:rFonts w:hint="eastAsia"/>
                </w:rPr>
                <w:t>POST-1：用户进入到</w:t>
              </w:r>
              <w:r>
                <w:rPr>
                  <w:rFonts w:hAnsi="宋体" w:hint="eastAsia"/>
                </w:rPr>
                <w:t>FAQ帮助页面</w:t>
              </w:r>
            </w:ins>
          </w:p>
        </w:tc>
      </w:tr>
      <w:tr w:rsidR="00754881" w14:paraId="0C5450FC" w14:textId="77777777" w:rsidTr="00754881">
        <w:trPr>
          <w:ins w:id="5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DC943" w14:textId="77777777" w:rsidR="00754881" w:rsidRDefault="00754881">
            <w:pPr>
              <w:rPr>
                <w:ins w:id="511" w:author="XuanWen Chen" w:date="2019-01-02T08:01:00Z"/>
                <w:rFonts w:hAnsi="宋体"/>
              </w:rPr>
            </w:pPr>
            <w:ins w:id="51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EDCAA" w14:textId="77777777" w:rsidR="00754881" w:rsidRDefault="00754881">
            <w:pPr>
              <w:spacing w:line="240" w:lineRule="auto"/>
              <w:jc w:val="left"/>
              <w:rPr>
                <w:ins w:id="513" w:author="XuanWen Chen" w:date="2019-01-02T08:01:00Z"/>
                <w:rFonts w:hAnsi="宋体"/>
              </w:rPr>
            </w:pPr>
            <w:ins w:id="514" w:author="XuanWen Chen" w:date="2019-01-02T08:01:00Z">
              <w:r>
                <w:rPr>
                  <w:rFonts w:hint="eastAsia"/>
                </w:rPr>
                <w:t>用户点击导航栏中</w:t>
              </w:r>
              <w:r>
                <w:rPr>
                  <w:rFonts w:hAnsi="宋体" w:hint="eastAsia"/>
                </w:rPr>
                <w:t>FAQ</w:t>
              </w:r>
              <w:r>
                <w:rPr>
                  <w:rFonts w:hint="eastAsia"/>
                </w:rPr>
                <w:t>按钮</w:t>
              </w:r>
            </w:ins>
          </w:p>
        </w:tc>
      </w:tr>
      <w:tr w:rsidR="00754881" w14:paraId="79C5B0A1" w14:textId="77777777" w:rsidTr="00754881">
        <w:trPr>
          <w:ins w:id="5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8441" w14:textId="77777777" w:rsidR="00754881" w:rsidRDefault="00754881">
            <w:pPr>
              <w:rPr>
                <w:ins w:id="516" w:author="XuanWen Chen" w:date="2019-01-02T08:01:00Z"/>
                <w:rFonts w:hAnsi="宋体"/>
              </w:rPr>
            </w:pPr>
            <w:ins w:id="51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67A4" w14:textId="77777777" w:rsidR="00754881" w:rsidRDefault="00754881">
            <w:pPr>
              <w:rPr>
                <w:ins w:id="518" w:author="XuanWen Chen" w:date="2019-01-02T08:01:00Z"/>
              </w:rPr>
            </w:pPr>
            <w:ins w:id="519" w:author="XuanWen Chen" w:date="2019-01-02T08:01:00Z">
              <w:r>
                <w:rPr>
                  <w:rFonts w:hint="eastAsia"/>
                </w:rPr>
                <w:t>跳转到</w:t>
              </w:r>
              <w:r>
                <w:rPr>
                  <w:rFonts w:hAnsi="宋体" w:hint="eastAsia"/>
                </w:rPr>
                <w:t>FAQ帮助</w:t>
              </w:r>
              <w:r>
                <w:rPr>
                  <w:rFonts w:hint="eastAsia"/>
                </w:rPr>
                <w:t>页面</w:t>
              </w:r>
            </w:ins>
          </w:p>
        </w:tc>
      </w:tr>
      <w:tr w:rsidR="00754881" w14:paraId="7F5D6CF1" w14:textId="77777777" w:rsidTr="00754881">
        <w:trPr>
          <w:ins w:id="5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5F737" w14:textId="77777777" w:rsidR="00754881" w:rsidRDefault="00754881">
            <w:pPr>
              <w:rPr>
                <w:ins w:id="521" w:author="XuanWen Chen" w:date="2019-01-02T08:01:00Z"/>
              </w:rPr>
            </w:pPr>
            <w:ins w:id="52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9D404" w14:textId="77777777" w:rsidR="00754881" w:rsidRDefault="00754881" w:rsidP="00754881">
            <w:pPr>
              <w:pStyle w:val="a9"/>
              <w:numPr>
                <w:ilvl w:val="0"/>
                <w:numId w:val="178"/>
              </w:numPr>
              <w:spacing w:line="240" w:lineRule="auto"/>
              <w:ind w:left="3300" w:firstLineChars="0"/>
              <w:jc w:val="left"/>
              <w:rPr>
                <w:ins w:id="523" w:author="XuanWen Chen" w:date="2019-01-02T08:01:00Z"/>
                <w:rFonts w:hAnsi="宋体"/>
              </w:rPr>
            </w:pPr>
            <w:ins w:id="524" w:author="XuanWen Chen" w:date="2019-01-02T08:01:00Z">
              <w:r>
                <w:rPr>
                  <w:rFonts w:hint="eastAsia"/>
                </w:rPr>
                <w:t>用户登录完成</w:t>
              </w:r>
            </w:ins>
          </w:p>
          <w:p w14:paraId="550791E4" w14:textId="77777777" w:rsidR="00754881" w:rsidRDefault="00754881" w:rsidP="00754881">
            <w:pPr>
              <w:pStyle w:val="a9"/>
              <w:numPr>
                <w:ilvl w:val="0"/>
                <w:numId w:val="178"/>
              </w:numPr>
              <w:spacing w:line="240" w:lineRule="auto"/>
              <w:ind w:left="3300" w:firstLineChars="0"/>
              <w:jc w:val="left"/>
              <w:rPr>
                <w:ins w:id="525" w:author="XuanWen Chen" w:date="2019-01-02T08:01:00Z"/>
                <w:rFonts w:hAnsi="宋体"/>
              </w:rPr>
            </w:pPr>
            <w:ins w:id="526" w:author="XuanWen Chen" w:date="2019-01-02T08:01:00Z">
              <w:r>
                <w:rPr>
                  <w:rFonts w:hAnsi="宋体" w:hint="eastAsia"/>
                </w:rPr>
                <w:t>用户点击上方导航栏中的FAQ按钮</w:t>
              </w:r>
            </w:ins>
          </w:p>
          <w:p w14:paraId="1E74BC02" w14:textId="77777777" w:rsidR="00754881" w:rsidRDefault="00754881" w:rsidP="00754881">
            <w:pPr>
              <w:pStyle w:val="a9"/>
              <w:numPr>
                <w:ilvl w:val="0"/>
                <w:numId w:val="178"/>
              </w:numPr>
              <w:spacing w:line="240" w:lineRule="auto"/>
              <w:ind w:left="3300" w:firstLineChars="0"/>
              <w:jc w:val="left"/>
              <w:rPr>
                <w:ins w:id="527" w:author="XuanWen Chen" w:date="2019-01-02T08:01:00Z"/>
                <w:rFonts w:hAnsi="宋体"/>
              </w:rPr>
            </w:pPr>
            <w:ins w:id="528" w:author="XuanWen Chen" w:date="2019-01-02T08:01:00Z">
              <w:r>
                <w:rPr>
                  <w:rFonts w:hAnsi="宋体" w:hint="eastAsia"/>
                </w:rPr>
                <w:t>网页跳转到FAQ帮助页面</w:t>
              </w:r>
            </w:ins>
          </w:p>
        </w:tc>
      </w:tr>
      <w:tr w:rsidR="00754881" w14:paraId="16AC2119" w14:textId="77777777" w:rsidTr="00754881">
        <w:trPr>
          <w:ins w:id="52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9600C" w14:textId="77777777" w:rsidR="00754881" w:rsidRDefault="00754881">
            <w:pPr>
              <w:rPr>
                <w:ins w:id="530" w:author="XuanWen Chen" w:date="2019-01-02T08:01:00Z"/>
                <w:rFonts w:hAnsi="宋体"/>
              </w:rPr>
            </w:pPr>
            <w:ins w:id="53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87FF" w14:textId="77777777" w:rsidR="00754881" w:rsidRDefault="00754881">
            <w:pPr>
              <w:jc w:val="left"/>
              <w:rPr>
                <w:ins w:id="532" w:author="XuanWen Chen" w:date="2019-01-02T08:01:00Z"/>
                <w:rFonts w:hAnsi="宋体"/>
              </w:rPr>
            </w:pPr>
          </w:p>
        </w:tc>
      </w:tr>
      <w:tr w:rsidR="00754881" w14:paraId="11EA9432" w14:textId="77777777" w:rsidTr="00754881">
        <w:trPr>
          <w:ins w:id="5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E7F4A" w14:textId="77777777" w:rsidR="00754881" w:rsidRDefault="00754881">
            <w:pPr>
              <w:rPr>
                <w:ins w:id="534" w:author="XuanWen Chen" w:date="2019-01-02T08:01:00Z"/>
                <w:rFonts w:hAnsi="宋体"/>
              </w:rPr>
            </w:pPr>
            <w:ins w:id="53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63776" w14:textId="77777777" w:rsidR="00754881" w:rsidRDefault="00754881">
            <w:pPr>
              <w:spacing w:line="240" w:lineRule="auto"/>
              <w:jc w:val="left"/>
              <w:rPr>
                <w:ins w:id="536" w:author="XuanWen Chen" w:date="2019-01-02T08:01:00Z"/>
                <w:rFonts w:hAnsi="宋体"/>
              </w:rPr>
            </w:pPr>
          </w:p>
        </w:tc>
      </w:tr>
      <w:tr w:rsidR="00754881" w14:paraId="466B22D2" w14:textId="77777777" w:rsidTr="00754881">
        <w:trPr>
          <w:ins w:id="5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EBF9" w14:textId="77777777" w:rsidR="00754881" w:rsidRDefault="00754881">
            <w:pPr>
              <w:rPr>
                <w:ins w:id="538" w:author="XuanWen Chen" w:date="2019-01-02T08:01:00Z"/>
                <w:rFonts w:hAnsi="宋体"/>
              </w:rPr>
            </w:pPr>
            <w:ins w:id="53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96EF" w14:textId="77777777" w:rsidR="00754881" w:rsidRDefault="00754881">
            <w:pPr>
              <w:jc w:val="left"/>
              <w:rPr>
                <w:ins w:id="540" w:author="XuanWen Chen" w:date="2019-01-02T08:01:00Z"/>
                <w:rFonts w:hAnsi="宋体"/>
              </w:rPr>
            </w:pPr>
          </w:p>
        </w:tc>
      </w:tr>
      <w:tr w:rsidR="00754881" w14:paraId="68E7671A" w14:textId="77777777" w:rsidTr="00754881">
        <w:trPr>
          <w:ins w:id="54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9D85" w14:textId="77777777" w:rsidR="00754881" w:rsidRDefault="00754881">
            <w:pPr>
              <w:rPr>
                <w:ins w:id="542" w:author="XuanWen Chen" w:date="2019-01-02T08:01:00Z"/>
                <w:rFonts w:hAnsi="宋体"/>
              </w:rPr>
            </w:pPr>
            <w:ins w:id="54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B8E1" w14:textId="77777777" w:rsidR="00754881" w:rsidRDefault="00754881">
            <w:pPr>
              <w:jc w:val="left"/>
              <w:rPr>
                <w:ins w:id="544" w:author="XuanWen Chen" w:date="2019-01-02T08:01:00Z"/>
                <w:rFonts w:hAnsi="宋体"/>
              </w:rPr>
            </w:pPr>
            <w:ins w:id="545" w:author="XuanWen Chen" w:date="2019-01-02T08:01:00Z">
              <w:r>
                <w:rPr>
                  <w:rFonts w:hAnsi="宋体" w:hint="eastAsia"/>
                </w:rPr>
                <w:t>每天5000次的点击</w:t>
              </w:r>
            </w:ins>
          </w:p>
        </w:tc>
      </w:tr>
      <w:tr w:rsidR="00754881" w14:paraId="355394CD" w14:textId="77777777" w:rsidTr="00754881">
        <w:trPr>
          <w:ins w:id="5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B48B5" w14:textId="77777777" w:rsidR="00754881" w:rsidRDefault="00754881">
            <w:pPr>
              <w:rPr>
                <w:ins w:id="547" w:author="XuanWen Chen" w:date="2019-01-02T08:01:00Z"/>
                <w:rFonts w:hAnsi="宋体"/>
              </w:rPr>
            </w:pPr>
            <w:ins w:id="54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10FAE" w14:textId="77777777" w:rsidR="00754881" w:rsidRDefault="00754881">
            <w:pPr>
              <w:jc w:val="left"/>
              <w:rPr>
                <w:ins w:id="549" w:author="XuanWen Chen" w:date="2019-01-02T08:01:00Z"/>
                <w:rFonts w:hAnsi="宋体"/>
              </w:rPr>
            </w:pPr>
          </w:p>
        </w:tc>
      </w:tr>
      <w:tr w:rsidR="00754881" w14:paraId="4AB23C7E" w14:textId="77777777" w:rsidTr="00754881">
        <w:trPr>
          <w:ins w:id="5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496C" w14:textId="77777777" w:rsidR="00754881" w:rsidRDefault="00754881">
            <w:pPr>
              <w:rPr>
                <w:ins w:id="551" w:author="XuanWen Chen" w:date="2019-01-02T08:01:00Z"/>
                <w:rFonts w:hAnsi="宋体"/>
              </w:rPr>
            </w:pPr>
            <w:ins w:id="55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A2FA" w14:textId="77777777" w:rsidR="00754881" w:rsidRDefault="00754881">
            <w:pPr>
              <w:jc w:val="left"/>
              <w:rPr>
                <w:ins w:id="553" w:author="XuanWen Chen" w:date="2019-01-02T08:01:00Z"/>
                <w:rFonts w:hAnsi="宋体"/>
              </w:rPr>
            </w:pPr>
            <w:ins w:id="554" w:author="XuanWen Chen" w:date="2019-01-02T08:01:00Z">
              <w:r>
                <w:rPr>
                  <w:rFonts w:hAnsi="宋体" w:hint="eastAsia"/>
                </w:rPr>
                <w:t>上方导航栏在滚动页面时保持不变</w:t>
              </w:r>
            </w:ins>
          </w:p>
        </w:tc>
      </w:tr>
      <w:tr w:rsidR="00754881" w14:paraId="1180130E" w14:textId="77777777" w:rsidTr="00754881">
        <w:trPr>
          <w:ins w:id="5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7885D" w14:textId="77777777" w:rsidR="00754881" w:rsidRDefault="00754881">
            <w:pPr>
              <w:rPr>
                <w:ins w:id="556" w:author="XuanWen Chen" w:date="2019-01-02T08:01:00Z"/>
              </w:rPr>
            </w:pPr>
            <w:ins w:id="55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226A" w14:textId="77777777" w:rsidR="00754881" w:rsidRDefault="00754881">
            <w:pPr>
              <w:rPr>
                <w:ins w:id="558" w:author="XuanWen Chen" w:date="2019-01-02T08:01:00Z"/>
              </w:rPr>
            </w:pPr>
          </w:p>
        </w:tc>
      </w:tr>
    </w:tbl>
    <w:p w14:paraId="7967ABB1" w14:textId="77777777" w:rsidR="00754881" w:rsidRDefault="00754881" w:rsidP="00754881">
      <w:pPr>
        <w:rPr>
          <w:ins w:id="559" w:author="XuanWen Chen" w:date="2019-01-02T08:01:00Z"/>
        </w:rPr>
      </w:pPr>
    </w:p>
    <w:p w14:paraId="19329A91" w14:textId="77777777" w:rsidR="00754881" w:rsidRDefault="00754881" w:rsidP="00754881">
      <w:pPr>
        <w:pStyle w:val="4"/>
        <w:rPr>
          <w:ins w:id="560" w:author="XuanWen Chen" w:date="2019-01-02T08:01:00Z"/>
        </w:rPr>
      </w:pPr>
      <w:ins w:id="561" w:author="XuanWen Chen" w:date="2019-01-02T08:01:00Z">
        <w:r>
          <w:rPr>
            <w:rFonts w:hint="eastAsia"/>
          </w:rPr>
          <w:t>用户进入个人信息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678AEB68" w14:textId="77777777" w:rsidTr="00754881">
        <w:trPr>
          <w:ins w:id="56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06A7E" w14:textId="77777777" w:rsidR="00754881" w:rsidRDefault="00754881">
            <w:pPr>
              <w:rPr>
                <w:ins w:id="563" w:author="XuanWen Chen" w:date="2019-01-02T08:01:00Z"/>
              </w:rPr>
            </w:pPr>
            <w:ins w:id="564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37FF" w14:textId="77777777" w:rsidR="00754881" w:rsidRDefault="00754881">
            <w:pPr>
              <w:jc w:val="left"/>
              <w:rPr>
                <w:ins w:id="565" w:author="XuanWen Chen" w:date="2019-01-02T08:01:00Z"/>
                <w:rFonts w:hAnsi="宋体"/>
                <w:b/>
              </w:rPr>
            </w:pPr>
            <w:ins w:id="566" w:author="XuanWen Chen" w:date="2019-01-02T08:01:00Z">
              <w:r>
                <w:rPr>
                  <w:rFonts w:hAnsi="宋体" w:hint="eastAsia"/>
                  <w:b/>
                </w:rPr>
                <w:t>UC-1：用户进入个人信息</w:t>
              </w:r>
            </w:ins>
          </w:p>
        </w:tc>
      </w:tr>
      <w:tr w:rsidR="00754881" w14:paraId="117750FF" w14:textId="77777777" w:rsidTr="00754881">
        <w:trPr>
          <w:ins w:id="56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5D058" w14:textId="77777777" w:rsidR="00754881" w:rsidRDefault="00754881">
            <w:pPr>
              <w:rPr>
                <w:ins w:id="568" w:author="XuanWen Chen" w:date="2019-01-02T08:01:00Z"/>
              </w:rPr>
            </w:pPr>
            <w:ins w:id="569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69875" w14:textId="77777777" w:rsidR="00754881" w:rsidRDefault="00754881">
            <w:pPr>
              <w:jc w:val="left"/>
              <w:rPr>
                <w:ins w:id="570" w:author="XuanWen Chen" w:date="2019-01-02T08:01:00Z"/>
                <w:rFonts w:hAnsi="宋体"/>
              </w:rPr>
            </w:pPr>
            <w:proofErr w:type="gramStart"/>
            <w:ins w:id="571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3AE33" w14:textId="77777777" w:rsidR="00754881" w:rsidRDefault="00754881">
            <w:pPr>
              <w:jc w:val="left"/>
              <w:rPr>
                <w:ins w:id="572" w:author="XuanWen Chen" w:date="2019-01-02T08:01:00Z"/>
                <w:rFonts w:hAnsi="宋体"/>
              </w:rPr>
            </w:pPr>
            <w:ins w:id="573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EB15F" w14:textId="77777777" w:rsidR="00754881" w:rsidRDefault="00754881">
            <w:pPr>
              <w:jc w:val="left"/>
              <w:rPr>
                <w:ins w:id="574" w:author="XuanWen Chen" w:date="2019-01-02T08:01:00Z"/>
                <w:rFonts w:hAnsi="宋体"/>
              </w:rPr>
            </w:pPr>
            <w:ins w:id="575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4D26FF3F" w14:textId="77777777" w:rsidTr="00754881">
        <w:trPr>
          <w:ins w:id="5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050E" w14:textId="77777777" w:rsidR="00754881" w:rsidRDefault="00754881">
            <w:pPr>
              <w:rPr>
                <w:ins w:id="577" w:author="XuanWen Chen" w:date="2019-01-02T08:01:00Z"/>
              </w:rPr>
            </w:pPr>
            <w:ins w:id="578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A954" w14:textId="77777777" w:rsidR="00754881" w:rsidRDefault="00754881">
            <w:pPr>
              <w:jc w:val="left"/>
              <w:rPr>
                <w:ins w:id="579" w:author="XuanWen Chen" w:date="2019-01-02T08:01:00Z"/>
                <w:rFonts w:hAnsi="宋体"/>
              </w:rPr>
            </w:pPr>
            <w:ins w:id="580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BAAE" w14:textId="77777777" w:rsidR="00754881" w:rsidRDefault="00754881">
            <w:pPr>
              <w:jc w:val="left"/>
              <w:rPr>
                <w:ins w:id="581" w:author="XuanWen Chen" w:date="2019-01-02T08:01:00Z"/>
                <w:rFonts w:hAnsi="宋体"/>
              </w:rPr>
            </w:pPr>
            <w:ins w:id="582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783C6" w14:textId="77777777" w:rsidR="00754881" w:rsidRDefault="00754881">
            <w:pPr>
              <w:jc w:val="left"/>
              <w:rPr>
                <w:ins w:id="583" w:author="XuanWen Chen" w:date="2019-01-02T08:01:00Z"/>
                <w:rFonts w:hAnsi="宋体"/>
              </w:rPr>
            </w:pPr>
            <w:ins w:id="584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455643A2" w14:textId="77777777" w:rsidTr="00754881">
        <w:trPr>
          <w:ins w:id="58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F631" w14:textId="77777777" w:rsidR="00754881" w:rsidRDefault="00754881">
            <w:pPr>
              <w:rPr>
                <w:ins w:id="586" w:author="XuanWen Chen" w:date="2019-01-02T08:01:00Z"/>
              </w:rPr>
            </w:pPr>
            <w:ins w:id="587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39BA0" w14:textId="77777777" w:rsidR="00754881" w:rsidRDefault="00754881">
            <w:pPr>
              <w:jc w:val="left"/>
              <w:rPr>
                <w:ins w:id="588" w:author="XuanWen Chen" w:date="2019-01-02T08:01:00Z"/>
                <w:rFonts w:hAnsi="宋体"/>
              </w:rPr>
            </w:pPr>
            <w:ins w:id="589" w:author="XuanWen Chen" w:date="2019-01-02T08:01:00Z">
              <w:r>
                <w:rPr>
                  <w:rFonts w:hAnsi="宋体" w:hint="eastAsia"/>
                </w:rPr>
                <w:t>用户想要查看个人信息</w:t>
              </w:r>
            </w:ins>
          </w:p>
        </w:tc>
      </w:tr>
      <w:tr w:rsidR="00754881" w14:paraId="7FBA7AD4" w14:textId="77777777" w:rsidTr="00754881">
        <w:trPr>
          <w:ins w:id="5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D7705" w14:textId="77777777" w:rsidR="00754881" w:rsidRDefault="00754881">
            <w:pPr>
              <w:rPr>
                <w:ins w:id="591" w:author="XuanWen Chen" w:date="2019-01-02T08:01:00Z"/>
              </w:rPr>
            </w:pPr>
            <w:ins w:id="592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BB424" w14:textId="77777777" w:rsidR="00754881" w:rsidRDefault="00754881">
            <w:pPr>
              <w:jc w:val="left"/>
              <w:rPr>
                <w:ins w:id="593" w:author="XuanWen Chen" w:date="2019-01-02T08:01:00Z"/>
                <w:rFonts w:hAnsi="宋体"/>
              </w:rPr>
            </w:pPr>
            <w:ins w:id="594" w:author="XuanWen Chen" w:date="2019-01-02T08:01:00Z">
              <w:r>
                <w:rPr>
                  <w:rFonts w:hAnsi="宋体" w:hint="eastAsia"/>
                </w:rPr>
                <w:t>用户想要查看个人信息</w:t>
              </w:r>
            </w:ins>
          </w:p>
        </w:tc>
      </w:tr>
      <w:tr w:rsidR="00754881" w14:paraId="0B524596" w14:textId="77777777" w:rsidTr="00754881">
        <w:trPr>
          <w:ins w:id="5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083C" w14:textId="77777777" w:rsidR="00754881" w:rsidRDefault="00754881">
            <w:pPr>
              <w:rPr>
                <w:ins w:id="596" w:author="XuanWen Chen" w:date="2019-01-02T08:01:00Z"/>
              </w:rPr>
            </w:pPr>
            <w:ins w:id="597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3AAF5" w14:textId="77777777" w:rsidR="00754881" w:rsidRDefault="00754881">
            <w:pPr>
              <w:rPr>
                <w:ins w:id="598" w:author="XuanWen Chen" w:date="2019-01-02T08:01:00Z"/>
              </w:rPr>
            </w:pPr>
            <w:ins w:id="599" w:author="XuanWen Chen" w:date="2019-01-02T08:01:00Z">
              <w:r>
                <w:rPr>
                  <w:rFonts w:hint="eastAsia"/>
                </w:rPr>
                <w:t>PRE-1：用户已经登录</w:t>
              </w:r>
            </w:ins>
          </w:p>
        </w:tc>
      </w:tr>
      <w:tr w:rsidR="00754881" w14:paraId="7FC625ED" w14:textId="77777777" w:rsidTr="00754881">
        <w:trPr>
          <w:ins w:id="6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43107" w14:textId="77777777" w:rsidR="00754881" w:rsidRDefault="00754881">
            <w:pPr>
              <w:rPr>
                <w:ins w:id="601" w:author="XuanWen Chen" w:date="2019-01-02T08:01:00Z"/>
              </w:rPr>
            </w:pPr>
            <w:ins w:id="60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9D9D2" w14:textId="77777777" w:rsidR="00754881" w:rsidRDefault="00754881">
            <w:pPr>
              <w:rPr>
                <w:ins w:id="603" w:author="XuanWen Chen" w:date="2019-01-02T08:01:00Z"/>
              </w:rPr>
            </w:pPr>
            <w:ins w:id="604" w:author="XuanWen Chen" w:date="2019-01-02T08:01:00Z">
              <w:r>
                <w:rPr>
                  <w:rFonts w:hint="eastAsia"/>
                </w:rPr>
                <w:t>POST-1：用户进入到个人信息</w:t>
              </w:r>
              <w:r>
                <w:rPr>
                  <w:rFonts w:hAnsi="宋体" w:hint="eastAsia"/>
                </w:rPr>
                <w:t>页面</w:t>
              </w:r>
            </w:ins>
          </w:p>
        </w:tc>
      </w:tr>
      <w:tr w:rsidR="00754881" w14:paraId="3B1183D1" w14:textId="77777777" w:rsidTr="00754881">
        <w:trPr>
          <w:ins w:id="6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9F0BA" w14:textId="77777777" w:rsidR="00754881" w:rsidRDefault="00754881">
            <w:pPr>
              <w:rPr>
                <w:ins w:id="606" w:author="XuanWen Chen" w:date="2019-01-02T08:01:00Z"/>
                <w:rFonts w:hAnsi="宋体"/>
              </w:rPr>
            </w:pPr>
            <w:ins w:id="60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504AE" w14:textId="77777777" w:rsidR="00754881" w:rsidRDefault="00754881">
            <w:pPr>
              <w:spacing w:line="240" w:lineRule="auto"/>
              <w:jc w:val="left"/>
              <w:rPr>
                <w:ins w:id="608" w:author="XuanWen Chen" w:date="2019-01-02T08:01:00Z"/>
                <w:rFonts w:hAnsi="宋体"/>
              </w:rPr>
            </w:pPr>
            <w:ins w:id="609" w:author="XuanWen Chen" w:date="2019-01-02T08:01:00Z">
              <w:r>
                <w:rPr>
                  <w:rFonts w:hint="eastAsia"/>
                </w:rPr>
                <w:t>用户点击导航栏中头像按钮</w:t>
              </w:r>
            </w:ins>
          </w:p>
        </w:tc>
      </w:tr>
      <w:tr w:rsidR="00754881" w14:paraId="255EA6F1" w14:textId="77777777" w:rsidTr="00754881">
        <w:trPr>
          <w:ins w:id="6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C564" w14:textId="77777777" w:rsidR="00754881" w:rsidRDefault="00754881">
            <w:pPr>
              <w:rPr>
                <w:ins w:id="611" w:author="XuanWen Chen" w:date="2019-01-02T08:01:00Z"/>
                <w:rFonts w:hAnsi="宋体"/>
              </w:rPr>
            </w:pPr>
            <w:ins w:id="61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3465A" w14:textId="77777777" w:rsidR="00754881" w:rsidRDefault="00754881">
            <w:pPr>
              <w:rPr>
                <w:ins w:id="613" w:author="XuanWen Chen" w:date="2019-01-02T08:01:00Z"/>
              </w:rPr>
            </w:pPr>
            <w:ins w:id="614" w:author="XuanWen Chen" w:date="2019-01-02T08:01:00Z">
              <w:r>
                <w:rPr>
                  <w:rFonts w:hint="eastAsia"/>
                </w:rPr>
                <w:t>跳转到个人信息页面</w:t>
              </w:r>
            </w:ins>
          </w:p>
        </w:tc>
      </w:tr>
      <w:tr w:rsidR="00754881" w14:paraId="36C147CB" w14:textId="77777777" w:rsidTr="00754881">
        <w:trPr>
          <w:ins w:id="6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72087" w14:textId="77777777" w:rsidR="00754881" w:rsidRDefault="00754881">
            <w:pPr>
              <w:rPr>
                <w:ins w:id="616" w:author="XuanWen Chen" w:date="2019-01-02T08:01:00Z"/>
              </w:rPr>
            </w:pPr>
            <w:ins w:id="61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79EA1" w14:textId="77777777" w:rsidR="00754881" w:rsidRDefault="00754881" w:rsidP="00754881">
            <w:pPr>
              <w:pStyle w:val="a9"/>
              <w:numPr>
                <w:ilvl w:val="0"/>
                <w:numId w:val="180"/>
              </w:numPr>
              <w:spacing w:line="240" w:lineRule="auto"/>
              <w:ind w:left="3300" w:firstLineChars="0"/>
              <w:jc w:val="left"/>
              <w:rPr>
                <w:ins w:id="618" w:author="XuanWen Chen" w:date="2019-01-02T08:01:00Z"/>
                <w:rFonts w:hAnsi="宋体"/>
              </w:rPr>
            </w:pPr>
            <w:ins w:id="619" w:author="XuanWen Chen" w:date="2019-01-02T08:01:00Z">
              <w:r>
                <w:rPr>
                  <w:rFonts w:hint="eastAsia"/>
                </w:rPr>
                <w:t>用户登录完成</w:t>
              </w:r>
            </w:ins>
          </w:p>
          <w:p w14:paraId="6CBD5A2E" w14:textId="77777777" w:rsidR="00754881" w:rsidRDefault="00754881" w:rsidP="00754881">
            <w:pPr>
              <w:pStyle w:val="a9"/>
              <w:numPr>
                <w:ilvl w:val="0"/>
                <w:numId w:val="180"/>
              </w:numPr>
              <w:spacing w:line="240" w:lineRule="auto"/>
              <w:ind w:left="3300" w:firstLineChars="0"/>
              <w:jc w:val="left"/>
              <w:rPr>
                <w:ins w:id="620" w:author="XuanWen Chen" w:date="2019-01-02T08:01:00Z"/>
                <w:rFonts w:hAnsi="宋体"/>
              </w:rPr>
            </w:pPr>
            <w:ins w:id="621" w:author="XuanWen Chen" w:date="2019-01-02T08:01:00Z">
              <w:r>
                <w:rPr>
                  <w:rFonts w:hAnsi="宋体" w:hint="eastAsia"/>
                </w:rPr>
                <w:t>用户点击上方导航栏中的头像按钮</w:t>
              </w:r>
            </w:ins>
          </w:p>
          <w:p w14:paraId="373992CB" w14:textId="77777777" w:rsidR="00754881" w:rsidRDefault="00754881" w:rsidP="00754881">
            <w:pPr>
              <w:pStyle w:val="a9"/>
              <w:numPr>
                <w:ilvl w:val="0"/>
                <w:numId w:val="180"/>
              </w:numPr>
              <w:spacing w:line="240" w:lineRule="auto"/>
              <w:ind w:left="3300" w:firstLineChars="0"/>
              <w:jc w:val="left"/>
              <w:rPr>
                <w:ins w:id="622" w:author="XuanWen Chen" w:date="2019-01-02T08:01:00Z"/>
                <w:rFonts w:hAnsi="宋体"/>
              </w:rPr>
            </w:pPr>
            <w:ins w:id="623" w:author="XuanWen Chen" w:date="2019-01-02T08:01:00Z">
              <w:r>
                <w:rPr>
                  <w:rFonts w:hAnsi="宋体" w:hint="eastAsia"/>
                </w:rPr>
                <w:lastRenderedPageBreak/>
                <w:t>网页跳转到个人信息页面</w:t>
              </w:r>
            </w:ins>
          </w:p>
        </w:tc>
      </w:tr>
      <w:tr w:rsidR="00754881" w14:paraId="37C26471" w14:textId="77777777" w:rsidTr="00754881">
        <w:trPr>
          <w:ins w:id="62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0C9D" w14:textId="77777777" w:rsidR="00754881" w:rsidRDefault="00754881">
            <w:pPr>
              <w:rPr>
                <w:ins w:id="625" w:author="XuanWen Chen" w:date="2019-01-02T08:01:00Z"/>
                <w:rFonts w:hAnsi="宋体"/>
              </w:rPr>
            </w:pPr>
            <w:ins w:id="626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C306" w14:textId="77777777" w:rsidR="00754881" w:rsidRDefault="00754881">
            <w:pPr>
              <w:jc w:val="left"/>
              <w:rPr>
                <w:ins w:id="627" w:author="XuanWen Chen" w:date="2019-01-02T08:01:00Z"/>
                <w:rFonts w:hAnsi="宋体"/>
              </w:rPr>
            </w:pPr>
          </w:p>
        </w:tc>
      </w:tr>
      <w:tr w:rsidR="00754881" w14:paraId="75DD9DD4" w14:textId="77777777" w:rsidTr="00754881">
        <w:trPr>
          <w:ins w:id="6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23C9" w14:textId="77777777" w:rsidR="00754881" w:rsidRDefault="00754881">
            <w:pPr>
              <w:rPr>
                <w:ins w:id="629" w:author="XuanWen Chen" w:date="2019-01-02T08:01:00Z"/>
                <w:rFonts w:hAnsi="宋体"/>
              </w:rPr>
            </w:pPr>
            <w:ins w:id="630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9C9A" w14:textId="77777777" w:rsidR="00754881" w:rsidRDefault="00754881">
            <w:pPr>
              <w:spacing w:line="240" w:lineRule="auto"/>
              <w:jc w:val="left"/>
              <w:rPr>
                <w:ins w:id="631" w:author="XuanWen Chen" w:date="2019-01-02T08:01:00Z"/>
                <w:rFonts w:hAnsi="宋体"/>
              </w:rPr>
            </w:pPr>
          </w:p>
        </w:tc>
      </w:tr>
      <w:tr w:rsidR="00754881" w14:paraId="226A2F7A" w14:textId="77777777" w:rsidTr="00754881">
        <w:trPr>
          <w:ins w:id="63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BEB5" w14:textId="77777777" w:rsidR="00754881" w:rsidRDefault="00754881">
            <w:pPr>
              <w:rPr>
                <w:ins w:id="633" w:author="XuanWen Chen" w:date="2019-01-02T08:01:00Z"/>
                <w:rFonts w:hAnsi="宋体"/>
              </w:rPr>
            </w:pPr>
            <w:ins w:id="634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D06C9" w14:textId="77777777" w:rsidR="00754881" w:rsidRDefault="00754881">
            <w:pPr>
              <w:jc w:val="left"/>
              <w:rPr>
                <w:ins w:id="635" w:author="XuanWen Chen" w:date="2019-01-02T08:01:00Z"/>
                <w:rFonts w:hAnsi="宋体"/>
              </w:rPr>
            </w:pPr>
          </w:p>
        </w:tc>
      </w:tr>
      <w:tr w:rsidR="00754881" w14:paraId="4337E537" w14:textId="77777777" w:rsidTr="00754881">
        <w:trPr>
          <w:ins w:id="63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28B8" w14:textId="77777777" w:rsidR="00754881" w:rsidRDefault="00754881">
            <w:pPr>
              <w:rPr>
                <w:ins w:id="637" w:author="XuanWen Chen" w:date="2019-01-02T08:01:00Z"/>
                <w:rFonts w:hAnsi="宋体"/>
              </w:rPr>
            </w:pPr>
            <w:ins w:id="638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0D0A" w14:textId="77777777" w:rsidR="00754881" w:rsidRDefault="00754881">
            <w:pPr>
              <w:jc w:val="left"/>
              <w:rPr>
                <w:ins w:id="639" w:author="XuanWen Chen" w:date="2019-01-02T08:01:00Z"/>
                <w:rFonts w:hAnsi="宋体"/>
              </w:rPr>
            </w:pPr>
            <w:ins w:id="640" w:author="XuanWen Chen" w:date="2019-01-02T08:01:00Z">
              <w:r>
                <w:rPr>
                  <w:rFonts w:hAnsi="宋体" w:hint="eastAsia"/>
                </w:rPr>
                <w:t>每天5000次的点击</w:t>
              </w:r>
            </w:ins>
          </w:p>
        </w:tc>
      </w:tr>
      <w:tr w:rsidR="00754881" w14:paraId="1261E57F" w14:textId="77777777" w:rsidTr="00754881">
        <w:trPr>
          <w:ins w:id="64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4BBE" w14:textId="77777777" w:rsidR="00754881" w:rsidRDefault="00754881">
            <w:pPr>
              <w:rPr>
                <w:ins w:id="642" w:author="XuanWen Chen" w:date="2019-01-02T08:01:00Z"/>
                <w:rFonts w:hAnsi="宋体"/>
              </w:rPr>
            </w:pPr>
            <w:ins w:id="64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8CEA" w14:textId="77777777" w:rsidR="00754881" w:rsidRDefault="00754881">
            <w:pPr>
              <w:jc w:val="left"/>
              <w:rPr>
                <w:ins w:id="644" w:author="XuanWen Chen" w:date="2019-01-02T08:01:00Z"/>
                <w:rFonts w:hAnsi="宋体"/>
              </w:rPr>
            </w:pPr>
          </w:p>
        </w:tc>
      </w:tr>
      <w:tr w:rsidR="00754881" w14:paraId="6B36C8C4" w14:textId="77777777" w:rsidTr="00754881">
        <w:trPr>
          <w:ins w:id="6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EF9C" w14:textId="77777777" w:rsidR="00754881" w:rsidRDefault="00754881">
            <w:pPr>
              <w:rPr>
                <w:ins w:id="646" w:author="XuanWen Chen" w:date="2019-01-02T08:01:00Z"/>
                <w:rFonts w:hAnsi="宋体"/>
              </w:rPr>
            </w:pPr>
            <w:ins w:id="647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0F89" w14:textId="77777777" w:rsidR="00754881" w:rsidRDefault="00754881">
            <w:pPr>
              <w:jc w:val="left"/>
              <w:rPr>
                <w:ins w:id="648" w:author="XuanWen Chen" w:date="2019-01-02T08:01:00Z"/>
                <w:rFonts w:hAnsi="宋体"/>
              </w:rPr>
            </w:pPr>
            <w:ins w:id="649" w:author="XuanWen Chen" w:date="2019-01-02T08:01:00Z">
              <w:r>
                <w:rPr>
                  <w:rFonts w:hAnsi="宋体" w:hint="eastAsia"/>
                </w:rPr>
                <w:t>上方导航栏在滚动页面时保持不变</w:t>
              </w:r>
            </w:ins>
          </w:p>
        </w:tc>
      </w:tr>
      <w:tr w:rsidR="00754881" w14:paraId="47D3C29C" w14:textId="77777777" w:rsidTr="00754881">
        <w:trPr>
          <w:ins w:id="6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10AC7" w14:textId="77777777" w:rsidR="00754881" w:rsidRDefault="00754881">
            <w:pPr>
              <w:rPr>
                <w:ins w:id="651" w:author="XuanWen Chen" w:date="2019-01-02T08:01:00Z"/>
              </w:rPr>
            </w:pPr>
            <w:ins w:id="652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4CA3" w14:textId="77777777" w:rsidR="00754881" w:rsidRDefault="00754881">
            <w:pPr>
              <w:rPr>
                <w:ins w:id="653" w:author="XuanWen Chen" w:date="2019-01-02T08:01:00Z"/>
              </w:rPr>
            </w:pPr>
          </w:p>
        </w:tc>
      </w:tr>
    </w:tbl>
    <w:p w14:paraId="21DDB9C2" w14:textId="77777777" w:rsidR="00754881" w:rsidRDefault="00754881" w:rsidP="00754881">
      <w:pPr>
        <w:rPr>
          <w:ins w:id="654" w:author="XuanWen Chen" w:date="2019-01-02T08:01:00Z"/>
        </w:rPr>
      </w:pPr>
    </w:p>
    <w:p w14:paraId="522C0E35" w14:textId="77777777" w:rsidR="00754881" w:rsidRDefault="00754881" w:rsidP="00754881">
      <w:pPr>
        <w:pStyle w:val="4"/>
        <w:rPr>
          <w:ins w:id="655" w:author="XuanWen Chen" w:date="2019-01-02T08:01:00Z"/>
        </w:rPr>
      </w:pPr>
      <w:ins w:id="656" w:author="XuanWen Chen" w:date="2019-01-02T08:01:00Z">
        <w:r>
          <w:rPr>
            <w:rFonts w:hint="eastAsia"/>
          </w:rPr>
          <w:t>用户进入通知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31"/>
        <w:gridCol w:w="3033"/>
      </w:tblGrid>
      <w:tr w:rsidR="00754881" w14:paraId="63D046A0" w14:textId="77777777" w:rsidTr="00754881">
        <w:trPr>
          <w:ins w:id="6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9F312" w14:textId="77777777" w:rsidR="00754881" w:rsidRDefault="00754881">
            <w:pPr>
              <w:rPr>
                <w:ins w:id="658" w:author="XuanWen Chen" w:date="2019-01-02T08:01:00Z"/>
              </w:rPr>
            </w:pPr>
            <w:ins w:id="65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F085B" w14:textId="77777777" w:rsidR="00754881" w:rsidRDefault="00754881">
            <w:pPr>
              <w:jc w:val="left"/>
              <w:rPr>
                <w:ins w:id="660" w:author="XuanWen Chen" w:date="2019-01-02T08:01:00Z"/>
                <w:rFonts w:hAnsi="宋体"/>
                <w:b/>
              </w:rPr>
            </w:pPr>
            <w:ins w:id="661" w:author="XuanWen Chen" w:date="2019-01-02T08:01:00Z">
              <w:r>
                <w:rPr>
                  <w:rFonts w:hAnsi="宋体" w:hint="eastAsia"/>
                  <w:b/>
                </w:rPr>
                <w:t>UC-1：用户进入通知</w:t>
              </w:r>
            </w:ins>
          </w:p>
        </w:tc>
      </w:tr>
      <w:tr w:rsidR="00754881" w14:paraId="0854AFBC" w14:textId="77777777" w:rsidTr="00754881">
        <w:trPr>
          <w:ins w:id="66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25179" w14:textId="77777777" w:rsidR="00754881" w:rsidRDefault="00754881">
            <w:pPr>
              <w:rPr>
                <w:ins w:id="663" w:author="XuanWen Chen" w:date="2019-01-02T08:01:00Z"/>
              </w:rPr>
            </w:pPr>
            <w:ins w:id="66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C77A2" w14:textId="77777777" w:rsidR="00754881" w:rsidRDefault="00754881">
            <w:pPr>
              <w:jc w:val="left"/>
              <w:rPr>
                <w:ins w:id="665" w:author="XuanWen Chen" w:date="2019-01-02T08:01:00Z"/>
                <w:rFonts w:hAnsi="宋体"/>
              </w:rPr>
            </w:pPr>
            <w:proofErr w:type="gramStart"/>
            <w:ins w:id="666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522C" w14:textId="77777777" w:rsidR="00754881" w:rsidRDefault="00754881">
            <w:pPr>
              <w:jc w:val="left"/>
              <w:rPr>
                <w:ins w:id="667" w:author="XuanWen Chen" w:date="2019-01-02T08:01:00Z"/>
                <w:rFonts w:hAnsi="宋体"/>
              </w:rPr>
            </w:pPr>
            <w:ins w:id="66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5766" w14:textId="77777777" w:rsidR="00754881" w:rsidRDefault="00754881">
            <w:pPr>
              <w:jc w:val="left"/>
              <w:rPr>
                <w:ins w:id="669" w:author="XuanWen Chen" w:date="2019-01-02T08:01:00Z"/>
                <w:rFonts w:hAnsi="宋体"/>
              </w:rPr>
            </w:pPr>
            <w:ins w:id="670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126A88B2" w14:textId="77777777" w:rsidTr="00754881">
        <w:trPr>
          <w:ins w:id="6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844F" w14:textId="77777777" w:rsidR="00754881" w:rsidRDefault="00754881">
            <w:pPr>
              <w:rPr>
                <w:ins w:id="672" w:author="XuanWen Chen" w:date="2019-01-02T08:01:00Z"/>
              </w:rPr>
            </w:pPr>
            <w:ins w:id="67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8957" w14:textId="77777777" w:rsidR="00754881" w:rsidRDefault="00754881">
            <w:pPr>
              <w:jc w:val="left"/>
              <w:rPr>
                <w:ins w:id="674" w:author="XuanWen Chen" w:date="2019-01-02T08:01:00Z"/>
                <w:rFonts w:hAnsi="宋体"/>
              </w:rPr>
            </w:pPr>
            <w:ins w:id="67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7A2C1" w14:textId="77777777" w:rsidR="00754881" w:rsidRDefault="00754881">
            <w:pPr>
              <w:jc w:val="left"/>
              <w:rPr>
                <w:ins w:id="676" w:author="XuanWen Chen" w:date="2019-01-02T08:01:00Z"/>
                <w:rFonts w:hAnsi="宋体"/>
              </w:rPr>
            </w:pPr>
            <w:ins w:id="67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B78EA" w14:textId="77777777" w:rsidR="00754881" w:rsidRDefault="00754881">
            <w:pPr>
              <w:jc w:val="left"/>
              <w:rPr>
                <w:ins w:id="678" w:author="XuanWen Chen" w:date="2019-01-02T08:01:00Z"/>
                <w:rFonts w:hAnsi="宋体"/>
              </w:rPr>
            </w:pPr>
            <w:ins w:id="679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6E96C1A7" w14:textId="77777777" w:rsidTr="00754881">
        <w:trPr>
          <w:ins w:id="68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AC66B" w14:textId="77777777" w:rsidR="00754881" w:rsidRDefault="00754881">
            <w:pPr>
              <w:rPr>
                <w:ins w:id="681" w:author="XuanWen Chen" w:date="2019-01-02T08:01:00Z"/>
              </w:rPr>
            </w:pPr>
            <w:ins w:id="682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AC1B9" w14:textId="77777777" w:rsidR="00754881" w:rsidRDefault="00754881">
            <w:pPr>
              <w:jc w:val="left"/>
              <w:rPr>
                <w:ins w:id="683" w:author="XuanWen Chen" w:date="2019-01-02T08:01:00Z"/>
                <w:rFonts w:hAnsi="宋体"/>
              </w:rPr>
            </w:pPr>
            <w:ins w:id="684" w:author="XuanWen Chen" w:date="2019-01-02T08:01:00Z">
              <w:r>
                <w:rPr>
                  <w:rFonts w:hAnsi="宋体" w:hint="eastAsia"/>
                </w:rPr>
                <w:t>用户想要查看通知</w:t>
              </w:r>
            </w:ins>
          </w:p>
        </w:tc>
      </w:tr>
      <w:tr w:rsidR="00754881" w14:paraId="699C8B5A" w14:textId="77777777" w:rsidTr="00754881">
        <w:trPr>
          <w:ins w:id="68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0FA4" w14:textId="77777777" w:rsidR="00754881" w:rsidRDefault="00754881">
            <w:pPr>
              <w:rPr>
                <w:ins w:id="686" w:author="XuanWen Chen" w:date="2019-01-02T08:01:00Z"/>
              </w:rPr>
            </w:pPr>
            <w:ins w:id="687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4D6AD" w14:textId="77777777" w:rsidR="00754881" w:rsidRDefault="00754881">
            <w:pPr>
              <w:jc w:val="left"/>
              <w:rPr>
                <w:ins w:id="688" w:author="XuanWen Chen" w:date="2019-01-02T08:01:00Z"/>
                <w:rFonts w:hAnsi="宋体"/>
              </w:rPr>
            </w:pPr>
            <w:ins w:id="689" w:author="XuanWen Chen" w:date="2019-01-02T08:01:00Z">
              <w:r>
                <w:rPr>
                  <w:rFonts w:hAnsi="宋体" w:hint="eastAsia"/>
                </w:rPr>
                <w:t>用户想要查看通知</w:t>
              </w:r>
            </w:ins>
          </w:p>
        </w:tc>
      </w:tr>
      <w:tr w:rsidR="00754881" w14:paraId="707D3515" w14:textId="77777777" w:rsidTr="00754881">
        <w:trPr>
          <w:ins w:id="6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FA1A" w14:textId="77777777" w:rsidR="00754881" w:rsidRDefault="00754881">
            <w:pPr>
              <w:rPr>
                <w:ins w:id="691" w:author="XuanWen Chen" w:date="2019-01-02T08:01:00Z"/>
              </w:rPr>
            </w:pPr>
            <w:ins w:id="692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97B55" w14:textId="77777777" w:rsidR="00754881" w:rsidRDefault="00754881">
            <w:pPr>
              <w:rPr>
                <w:ins w:id="693" w:author="XuanWen Chen" w:date="2019-01-02T08:01:00Z"/>
              </w:rPr>
            </w:pPr>
            <w:ins w:id="694" w:author="XuanWen Chen" w:date="2019-01-02T08:01:00Z">
              <w:r>
                <w:rPr>
                  <w:rFonts w:hint="eastAsia"/>
                </w:rPr>
                <w:t>PRE-1：用户已经登录</w:t>
              </w:r>
            </w:ins>
          </w:p>
        </w:tc>
      </w:tr>
      <w:tr w:rsidR="00754881" w14:paraId="2191CB2F" w14:textId="77777777" w:rsidTr="00754881">
        <w:trPr>
          <w:ins w:id="6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523B" w14:textId="77777777" w:rsidR="00754881" w:rsidRDefault="00754881">
            <w:pPr>
              <w:rPr>
                <w:ins w:id="696" w:author="XuanWen Chen" w:date="2019-01-02T08:01:00Z"/>
              </w:rPr>
            </w:pPr>
            <w:ins w:id="69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14E9E" w14:textId="77777777" w:rsidR="00754881" w:rsidRDefault="00754881">
            <w:pPr>
              <w:rPr>
                <w:ins w:id="698" w:author="XuanWen Chen" w:date="2019-01-02T08:01:00Z"/>
              </w:rPr>
            </w:pPr>
            <w:ins w:id="699" w:author="XuanWen Chen" w:date="2019-01-02T08:01:00Z">
              <w:r>
                <w:rPr>
                  <w:rFonts w:hint="eastAsia"/>
                </w:rPr>
                <w:t>POST-1：用户进入到通知</w:t>
              </w:r>
              <w:r>
                <w:rPr>
                  <w:rFonts w:hAnsi="宋体" w:hint="eastAsia"/>
                </w:rPr>
                <w:t>页面</w:t>
              </w:r>
            </w:ins>
          </w:p>
        </w:tc>
      </w:tr>
      <w:tr w:rsidR="00754881" w14:paraId="0D4DB4EE" w14:textId="77777777" w:rsidTr="00754881">
        <w:trPr>
          <w:ins w:id="7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C7DFF" w14:textId="77777777" w:rsidR="00754881" w:rsidRDefault="00754881">
            <w:pPr>
              <w:rPr>
                <w:ins w:id="701" w:author="XuanWen Chen" w:date="2019-01-02T08:01:00Z"/>
                <w:rFonts w:hAnsi="宋体"/>
              </w:rPr>
            </w:pPr>
            <w:ins w:id="70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9B1E" w14:textId="77777777" w:rsidR="00754881" w:rsidRDefault="00754881">
            <w:pPr>
              <w:spacing w:line="240" w:lineRule="auto"/>
              <w:jc w:val="left"/>
              <w:rPr>
                <w:ins w:id="703" w:author="XuanWen Chen" w:date="2019-01-02T08:01:00Z"/>
                <w:rFonts w:hAnsi="宋体"/>
              </w:rPr>
            </w:pPr>
            <w:ins w:id="704" w:author="XuanWen Chen" w:date="2019-01-02T08:01:00Z">
              <w:r>
                <w:rPr>
                  <w:rFonts w:hint="eastAsia"/>
                </w:rPr>
                <w:t>用户点击导航栏中最右边铃铛按钮</w:t>
              </w:r>
            </w:ins>
          </w:p>
        </w:tc>
      </w:tr>
      <w:tr w:rsidR="00754881" w14:paraId="24FB4E0E" w14:textId="77777777" w:rsidTr="00754881">
        <w:trPr>
          <w:ins w:id="7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2B891" w14:textId="77777777" w:rsidR="00754881" w:rsidRDefault="00754881">
            <w:pPr>
              <w:rPr>
                <w:ins w:id="706" w:author="XuanWen Chen" w:date="2019-01-02T08:01:00Z"/>
                <w:rFonts w:hAnsi="宋体"/>
              </w:rPr>
            </w:pPr>
            <w:ins w:id="70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F9606" w14:textId="77777777" w:rsidR="00754881" w:rsidRDefault="00754881">
            <w:pPr>
              <w:rPr>
                <w:ins w:id="708" w:author="XuanWen Chen" w:date="2019-01-02T08:01:00Z"/>
              </w:rPr>
            </w:pPr>
            <w:ins w:id="709" w:author="XuanWen Chen" w:date="2019-01-02T08:01:00Z">
              <w:r>
                <w:rPr>
                  <w:rFonts w:hint="eastAsia"/>
                </w:rPr>
                <w:t>跳转到通知页面</w:t>
              </w:r>
            </w:ins>
          </w:p>
        </w:tc>
      </w:tr>
      <w:tr w:rsidR="00754881" w14:paraId="0D61F9B1" w14:textId="77777777" w:rsidTr="00754881">
        <w:trPr>
          <w:ins w:id="7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3BD0" w14:textId="77777777" w:rsidR="00754881" w:rsidRDefault="00754881">
            <w:pPr>
              <w:rPr>
                <w:ins w:id="711" w:author="XuanWen Chen" w:date="2019-01-02T08:01:00Z"/>
              </w:rPr>
            </w:pPr>
            <w:ins w:id="71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7466" w14:textId="77777777" w:rsidR="00754881" w:rsidRDefault="00754881" w:rsidP="00754881">
            <w:pPr>
              <w:pStyle w:val="a9"/>
              <w:numPr>
                <w:ilvl w:val="0"/>
                <w:numId w:val="182"/>
              </w:numPr>
              <w:spacing w:line="240" w:lineRule="auto"/>
              <w:ind w:left="3312" w:firstLineChars="0"/>
              <w:jc w:val="left"/>
              <w:rPr>
                <w:ins w:id="713" w:author="XuanWen Chen" w:date="2019-01-02T08:01:00Z"/>
                <w:rFonts w:hAnsi="宋体"/>
              </w:rPr>
            </w:pPr>
            <w:ins w:id="714" w:author="XuanWen Chen" w:date="2019-01-02T08:01:00Z">
              <w:r>
                <w:rPr>
                  <w:rFonts w:hint="eastAsia"/>
                </w:rPr>
                <w:t>用户登录完成</w:t>
              </w:r>
            </w:ins>
          </w:p>
          <w:p w14:paraId="73736516" w14:textId="77777777" w:rsidR="00754881" w:rsidRDefault="00754881" w:rsidP="00754881">
            <w:pPr>
              <w:pStyle w:val="a9"/>
              <w:numPr>
                <w:ilvl w:val="0"/>
                <w:numId w:val="182"/>
              </w:numPr>
              <w:spacing w:line="240" w:lineRule="auto"/>
              <w:ind w:left="3312" w:firstLineChars="0"/>
              <w:jc w:val="left"/>
              <w:rPr>
                <w:ins w:id="715" w:author="XuanWen Chen" w:date="2019-01-02T08:01:00Z"/>
                <w:rFonts w:hAnsi="宋体"/>
              </w:rPr>
            </w:pPr>
            <w:ins w:id="716" w:author="XuanWen Chen" w:date="2019-01-02T08:01:00Z">
              <w:r>
                <w:rPr>
                  <w:rFonts w:hAnsi="宋体" w:hint="eastAsia"/>
                </w:rPr>
                <w:t>用户点击上方导航栏中最右边的铃铛按钮</w:t>
              </w:r>
            </w:ins>
          </w:p>
          <w:p w14:paraId="2CF9FCBF" w14:textId="77777777" w:rsidR="00754881" w:rsidRDefault="00754881" w:rsidP="00754881">
            <w:pPr>
              <w:pStyle w:val="a9"/>
              <w:numPr>
                <w:ilvl w:val="0"/>
                <w:numId w:val="182"/>
              </w:numPr>
              <w:spacing w:line="240" w:lineRule="auto"/>
              <w:ind w:left="3312" w:firstLineChars="0"/>
              <w:jc w:val="left"/>
              <w:rPr>
                <w:ins w:id="717" w:author="XuanWen Chen" w:date="2019-01-02T08:01:00Z"/>
                <w:rFonts w:hAnsi="宋体"/>
              </w:rPr>
            </w:pPr>
            <w:ins w:id="718" w:author="XuanWen Chen" w:date="2019-01-02T08:01:00Z">
              <w:r>
                <w:rPr>
                  <w:rFonts w:hAnsi="宋体" w:hint="eastAsia"/>
                </w:rPr>
                <w:t>网页跳转到通知页面</w:t>
              </w:r>
            </w:ins>
          </w:p>
        </w:tc>
      </w:tr>
      <w:tr w:rsidR="00754881" w14:paraId="38126683" w14:textId="77777777" w:rsidTr="00754881">
        <w:trPr>
          <w:ins w:id="71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4A7AA" w14:textId="77777777" w:rsidR="00754881" w:rsidRDefault="00754881">
            <w:pPr>
              <w:rPr>
                <w:ins w:id="720" w:author="XuanWen Chen" w:date="2019-01-02T08:01:00Z"/>
                <w:rFonts w:hAnsi="宋体"/>
              </w:rPr>
            </w:pPr>
            <w:ins w:id="72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C640" w14:textId="77777777" w:rsidR="00754881" w:rsidRDefault="00754881">
            <w:pPr>
              <w:jc w:val="left"/>
              <w:rPr>
                <w:ins w:id="722" w:author="XuanWen Chen" w:date="2019-01-02T08:01:00Z"/>
                <w:rFonts w:hAnsi="宋体"/>
              </w:rPr>
            </w:pPr>
          </w:p>
        </w:tc>
      </w:tr>
      <w:tr w:rsidR="00754881" w14:paraId="41BC0F8F" w14:textId="77777777" w:rsidTr="00754881">
        <w:trPr>
          <w:ins w:id="72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3713A" w14:textId="77777777" w:rsidR="00754881" w:rsidRDefault="00754881">
            <w:pPr>
              <w:rPr>
                <w:ins w:id="724" w:author="XuanWen Chen" w:date="2019-01-02T08:01:00Z"/>
                <w:rFonts w:hAnsi="宋体"/>
              </w:rPr>
            </w:pPr>
            <w:ins w:id="72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B9C67" w14:textId="77777777" w:rsidR="00754881" w:rsidRDefault="00754881">
            <w:pPr>
              <w:spacing w:line="240" w:lineRule="auto"/>
              <w:jc w:val="left"/>
              <w:rPr>
                <w:ins w:id="726" w:author="XuanWen Chen" w:date="2019-01-02T08:01:00Z"/>
                <w:rFonts w:hAnsi="宋体"/>
              </w:rPr>
            </w:pPr>
          </w:p>
        </w:tc>
      </w:tr>
      <w:tr w:rsidR="00754881" w14:paraId="160960D8" w14:textId="77777777" w:rsidTr="00754881">
        <w:trPr>
          <w:ins w:id="72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A967" w14:textId="77777777" w:rsidR="00754881" w:rsidRDefault="00754881">
            <w:pPr>
              <w:rPr>
                <w:ins w:id="728" w:author="XuanWen Chen" w:date="2019-01-02T08:01:00Z"/>
                <w:rFonts w:hAnsi="宋体"/>
              </w:rPr>
            </w:pPr>
            <w:ins w:id="72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8C70F" w14:textId="77777777" w:rsidR="00754881" w:rsidRDefault="00754881">
            <w:pPr>
              <w:jc w:val="left"/>
              <w:rPr>
                <w:ins w:id="730" w:author="XuanWen Chen" w:date="2019-01-02T08:01:00Z"/>
                <w:rFonts w:hAnsi="宋体"/>
              </w:rPr>
            </w:pPr>
          </w:p>
        </w:tc>
      </w:tr>
      <w:tr w:rsidR="00754881" w14:paraId="23FD97B9" w14:textId="77777777" w:rsidTr="00754881">
        <w:trPr>
          <w:ins w:id="7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0282" w14:textId="77777777" w:rsidR="00754881" w:rsidRDefault="00754881">
            <w:pPr>
              <w:rPr>
                <w:ins w:id="732" w:author="XuanWen Chen" w:date="2019-01-02T08:01:00Z"/>
                <w:rFonts w:hAnsi="宋体"/>
              </w:rPr>
            </w:pPr>
            <w:ins w:id="73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E602" w14:textId="77777777" w:rsidR="00754881" w:rsidRDefault="00754881">
            <w:pPr>
              <w:jc w:val="left"/>
              <w:rPr>
                <w:ins w:id="734" w:author="XuanWen Chen" w:date="2019-01-02T08:01:00Z"/>
                <w:rFonts w:hAnsi="宋体"/>
              </w:rPr>
            </w:pPr>
            <w:ins w:id="735" w:author="XuanWen Chen" w:date="2019-01-02T08:01:00Z">
              <w:r>
                <w:rPr>
                  <w:rFonts w:hAnsi="宋体" w:hint="eastAsia"/>
                </w:rPr>
                <w:t>每天5000次的点击</w:t>
              </w:r>
            </w:ins>
          </w:p>
        </w:tc>
      </w:tr>
      <w:tr w:rsidR="00754881" w14:paraId="0829EA8D" w14:textId="77777777" w:rsidTr="00754881">
        <w:trPr>
          <w:ins w:id="73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24DA4" w14:textId="77777777" w:rsidR="00754881" w:rsidRDefault="00754881">
            <w:pPr>
              <w:rPr>
                <w:ins w:id="737" w:author="XuanWen Chen" w:date="2019-01-02T08:01:00Z"/>
                <w:rFonts w:hAnsi="宋体"/>
              </w:rPr>
            </w:pPr>
            <w:ins w:id="73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5BF8" w14:textId="77777777" w:rsidR="00754881" w:rsidRDefault="00754881">
            <w:pPr>
              <w:jc w:val="left"/>
              <w:rPr>
                <w:ins w:id="739" w:author="XuanWen Chen" w:date="2019-01-02T08:01:00Z"/>
                <w:rFonts w:hAnsi="宋体"/>
              </w:rPr>
            </w:pPr>
          </w:p>
        </w:tc>
      </w:tr>
      <w:tr w:rsidR="00754881" w14:paraId="3B1A74FA" w14:textId="77777777" w:rsidTr="00754881">
        <w:trPr>
          <w:ins w:id="74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7D234" w14:textId="77777777" w:rsidR="00754881" w:rsidRDefault="00754881">
            <w:pPr>
              <w:rPr>
                <w:ins w:id="741" w:author="XuanWen Chen" w:date="2019-01-02T08:01:00Z"/>
                <w:rFonts w:hAnsi="宋体"/>
              </w:rPr>
            </w:pPr>
            <w:ins w:id="742" w:author="XuanWen Chen" w:date="2019-01-02T08:01:00Z">
              <w:r>
                <w:rPr>
                  <w:rFonts w:hAnsi="宋体" w:hint="eastAsia"/>
                </w:rPr>
                <w:lastRenderedPageBreak/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7EA75" w14:textId="77777777" w:rsidR="00754881" w:rsidRDefault="00754881">
            <w:pPr>
              <w:jc w:val="left"/>
              <w:rPr>
                <w:ins w:id="743" w:author="XuanWen Chen" w:date="2019-01-02T08:01:00Z"/>
                <w:rFonts w:hAnsi="宋体"/>
              </w:rPr>
            </w:pPr>
            <w:ins w:id="744" w:author="XuanWen Chen" w:date="2019-01-02T08:01:00Z">
              <w:r>
                <w:rPr>
                  <w:rFonts w:hAnsi="宋体" w:hint="eastAsia"/>
                </w:rPr>
                <w:t>上方导航栏在滚动页面时保持不变</w:t>
              </w:r>
            </w:ins>
          </w:p>
        </w:tc>
      </w:tr>
      <w:tr w:rsidR="00754881" w14:paraId="3B11E83A" w14:textId="77777777" w:rsidTr="00754881">
        <w:trPr>
          <w:ins w:id="7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7902" w14:textId="77777777" w:rsidR="00754881" w:rsidRDefault="00754881">
            <w:pPr>
              <w:rPr>
                <w:ins w:id="746" w:author="XuanWen Chen" w:date="2019-01-02T08:01:00Z"/>
              </w:rPr>
            </w:pPr>
            <w:ins w:id="74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0190" w14:textId="77777777" w:rsidR="00754881" w:rsidRDefault="00754881">
            <w:pPr>
              <w:rPr>
                <w:ins w:id="748" w:author="XuanWen Chen" w:date="2019-01-02T08:01:00Z"/>
              </w:rPr>
            </w:pPr>
          </w:p>
        </w:tc>
      </w:tr>
    </w:tbl>
    <w:p w14:paraId="3906C247" w14:textId="77777777" w:rsidR="00754881" w:rsidRDefault="00754881" w:rsidP="00754881">
      <w:pPr>
        <w:rPr>
          <w:ins w:id="749" w:author="XuanWen Chen" w:date="2019-01-02T08:01:00Z"/>
        </w:rPr>
      </w:pPr>
    </w:p>
    <w:p w14:paraId="5357E307" w14:textId="77777777" w:rsidR="00754881" w:rsidRDefault="00754881" w:rsidP="00754881">
      <w:pPr>
        <w:pStyle w:val="4"/>
        <w:rPr>
          <w:ins w:id="750" w:author="XuanWen Chen" w:date="2019-01-02T08:01:00Z"/>
        </w:rPr>
      </w:pPr>
      <w:ins w:id="751" w:author="XuanWen Chen" w:date="2019-01-02T08:01:00Z">
        <w:r>
          <w:rPr>
            <w:rFonts w:hint="eastAsia"/>
          </w:rPr>
          <w:t>任意搜索？？？？？？？？</w:t>
        </w:r>
      </w:ins>
    </w:p>
    <w:p w14:paraId="6DAD5716" w14:textId="77777777" w:rsidR="00754881" w:rsidRDefault="00754881" w:rsidP="00754881">
      <w:pPr>
        <w:rPr>
          <w:ins w:id="752" w:author="XuanWen Chen" w:date="2019-01-02T08:01:00Z"/>
          <w:color w:val="FF0000"/>
        </w:rPr>
      </w:pPr>
    </w:p>
    <w:p w14:paraId="2DF2D523" w14:textId="77777777" w:rsidR="00754881" w:rsidRDefault="00754881" w:rsidP="00754881">
      <w:pPr>
        <w:pStyle w:val="4"/>
        <w:rPr>
          <w:ins w:id="753" w:author="XuanWen Chen" w:date="2019-01-02T08:01:00Z"/>
          <w:color w:val="FF0000"/>
        </w:rPr>
      </w:pPr>
      <w:ins w:id="754" w:author="XuanWen Chen" w:date="2019-01-02T08:01:00Z">
        <w:r>
          <w:rPr>
            <w:rFonts w:hint="eastAsia"/>
          </w:rPr>
          <w:t>用户案例管理员注册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31"/>
        <w:gridCol w:w="3033"/>
      </w:tblGrid>
      <w:tr w:rsidR="00754881" w14:paraId="2876227E" w14:textId="77777777" w:rsidTr="00754881">
        <w:trPr>
          <w:ins w:id="7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77A27" w14:textId="77777777" w:rsidR="00754881" w:rsidRDefault="00754881">
            <w:pPr>
              <w:rPr>
                <w:ins w:id="756" w:author="XuanWen Chen" w:date="2019-01-02T08:01:00Z"/>
              </w:rPr>
            </w:pPr>
            <w:ins w:id="75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60D39" w14:textId="77777777" w:rsidR="00754881" w:rsidRDefault="00754881">
            <w:pPr>
              <w:jc w:val="left"/>
              <w:rPr>
                <w:ins w:id="758" w:author="XuanWen Chen" w:date="2019-01-02T08:01:00Z"/>
                <w:rFonts w:hAnsi="宋体"/>
                <w:b/>
              </w:rPr>
            </w:pPr>
            <w:ins w:id="759" w:author="XuanWen Chen" w:date="2019-01-02T08:01:00Z">
              <w:r>
                <w:rPr>
                  <w:rFonts w:hAnsi="宋体" w:hint="eastAsia"/>
                  <w:b/>
                </w:rPr>
                <w:t>UC-1：用户的案例管理员注册</w:t>
              </w:r>
            </w:ins>
          </w:p>
        </w:tc>
      </w:tr>
      <w:tr w:rsidR="00754881" w14:paraId="5BED5F70" w14:textId="77777777" w:rsidTr="00754881">
        <w:trPr>
          <w:ins w:id="76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60CFF" w14:textId="77777777" w:rsidR="00754881" w:rsidRDefault="00754881">
            <w:pPr>
              <w:rPr>
                <w:ins w:id="761" w:author="XuanWen Chen" w:date="2019-01-02T08:01:00Z"/>
              </w:rPr>
            </w:pPr>
            <w:ins w:id="76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D6895" w14:textId="77777777" w:rsidR="00754881" w:rsidRDefault="00754881">
            <w:pPr>
              <w:jc w:val="left"/>
              <w:rPr>
                <w:ins w:id="763" w:author="XuanWen Chen" w:date="2019-01-02T08:01:00Z"/>
                <w:rFonts w:hAnsi="宋体"/>
              </w:rPr>
            </w:pPr>
            <w:proofErr w:type="gramStart"/>
            <w:ins w:id="76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1DCB8" w14:textId="77777777" w:rsidR="00754881" w:rsidRDefault="00754881">
            <w:pPr>
              <w:jc w:val="left"/>
              <w:rPr>
                <w:ins w:id="765" w:author="XuanWen Chen" w:date="2019-01-02T08:01:00Z"/>
                <w:rFonts w:hAnsi="宋体"/>
              </w:rPr>
            </w:pPr>
            <w:ins w:id="76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D4858" w14:textId="77777777" w:rsidR="00754881" w:rsidRDefault="00754881">
            <w:pPr>
              <w:jc w:val="left"/>
              <w:rPr>
                <w:ins w:id="767" w:author="XuanWen Chen" w:date="2019-01-02T08:01:00Z"/>
                <w:rFonts w:hAnsi="宋体"/>
              </w:rPr>
            </w:pPr>
            <w:ins w:id="768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4D7E3FAA" w14:textId="77777777" w:rsidTr="00754881">
        <w:trPr>
          <w:ins w:id="7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351D" w14:textId="77777777" w:rsidR="00754881" w:rsidRDefault="00754881">
            <w:pPr>
              <w:rPr>
                <w:ins w:id="770" w:author="XuanWen Chen" w:date="2019-01-02T08:01:00Z"/>
              </w:rPr>
            </w:pPr>
            <w:ins w:id="77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962D1" w14:textId="77777777" w:rsidR="00754881" w:rsidRDefault="00754881">
            <w:pPr>
              <w:jc w:val="left"/>
              <w:rPr>
                <w:ins w:id="772" w:author="XuanWen Chen" w:date="2019-01-02T08:01:00Z"/>
                <w:rFonts w:hAnsi="宋体"/>
              </w:rPr>
            </w:pPr>
            <w:ins w:id="77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B822" w14:textId="77777777" w:rsidR="00754881" w:rsidRDefault="00754881">
            <w:pPr>
              <w:jc w:val="left"/>
              <w:rPr>
                <w:ins w:id="774" w:author="XuanWen Chen" w:date="2019-01-02T08:01:00Z"/>
                <w:rFonts w:hAnsi="宋体"/>
              </w:rPr>
            </w:pPr>
            <w:ins w:id="77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9969" w14:textId="77777777" w:rsidR="00754881" w:rsidRDefault="00754881">
            <w:pPr>
              <w:jc w:val="left"/>
              <w:rPr>
                <w:ins w:id="776" w:author="XuanWen Chen" w:date="2019-01-02T08:01:00Z"/>
                <w:rFonts w:hAnsi="宋体"/>
              </w:rPr>
            </w:pPr>
            <w:ins w:id="777" w:author="XuanWen Chen" w:date="2019-01-02T08:01:00Z">
              <w:r>
                <w:rPr>
                  <w:rFonts w:hAnsi="宋体" w:hint="eastAsia"/>
                </w:rPr>
                <w:t>管理员</w:t>
              </w:r>
            </w:ins>
          </w:p>
        </w:tc>
      </w:tr>
      <w:tr w:rsidR="00754881" w14:paraId="37336A90" w14:textId="77777777" w:rsidTr="00754881">
        <w:trPr>
          <w:ins w:id="7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D3385" w14:textId="77777777" w:rsidR="00754881" w:rsidRDefault="00754881">
            <w:pPr>
              <w:rPr>
                <w:ins w:id="779" w:author="XuanWen Chen" w:date="2019-01-02T08:01:00Z"/>
              </w:rPr>
            </w:pPr>
            <w:ins w:id="78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E828F" w14:textId="77777777" w:rsidR="00754881" w:rsidRDefault="00754881">
            <w:pPr>
              <w:jc w:val="left"/>
              <w:rPr>
                <w:ins w:id="781" w:author="XuanWen Chen" w:date="2019-01-02T08:01:00Z"/>
                <w:rFonts w:hAnsi="宋体"/>
              </w:rPr>
            </w:pPr>
            <w:ins w:id="782" w:author="XuanWen Chen" w:date="2019-01-02T08:01:00Z">
              <w:r>
                <w:rPr>
                  <w:rFonts w:hAnsi="宋体" w:hint="eastAsia"/>
                </w:rPr>
                <w:t>用户注册为案例管理员。</w:t>
              </w:r>
            </w:ins>
          </w:p>
        </w:tc>
      </w:tr>
      <w:tr w:rsidR="00754881" w14:paraId="1AA975B1" w14:textId="77777777" w:rsidTr="00754881">
        <w:trPr>
          <w:ins w:id="78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BDC25" w14:textId="77777777" w:rsidR="00754881" w:rsidRDefault="00754881">
            <w:pPr>
              <w:rPr>
                <w:ins w:id="784" w:author="XuanWen Chen" w:date="2019-01-02T08:01:00Z"/>
              </w:rPr>
            </w:pPr>
            <w:ins w:id="78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95C5E" w14:textId="77777777" w:rsidR="00754881" w:rsidRDefault="00754881">
            <w:pPr>
              <w:jc w:val="left"/>
              <w:rPr>
                <w:ins w:id="786" w:author="XuanWen Chen" w:date="2019-01-02T08:01:00Z"/>
                <w:rFonts w:hAnsi="宋体"/>
              </w:rPr>
            </w:pPr>
            <w:ins w:id="787" w:author="XuanWen Chen" w:date="2019-01-02T08:01:00Z">
              <w:r>
                <w:rPr>
                  <w:rFonts w:hAnsi="宋体" w:hint="eastAsia"/>
                </w:rPr>
                <w:t>用户想要注册为案例管理员</w:t>
              </w:r>
            </w:ins>
          </w:p>
        </w:tc>
      </w:tr>
      <w:tr w:rsidR="00754881" w14:paraId="26DA22F6" w14:textId="77777777" w:rsidTr="00754881">
        <w:trPr>
          <w:ins w:id="7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BE5F" w14:textId="77777777" w:rsidR="00754881" w:rsidRDefault="00754881">
            <w:pPr>
              <w:rPr>
                <w:ins w:id="789" w:author="XuanWen Chen" w:date="2019-01-02T08:01:00Z"/>
              </w:rPr>
            </w:pPr>
            <w:ins w:id="79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2FC2" w14:textId="77777777" w:rsidR="00754881" w:rsidRDefault="00754881">
            <w:pPr>
              <w:rPr>
                <w:ins w:id="791" w:author="XuanWen Chen" w:date="2019-01-02T08:01:00Z"/>
              </w:rPr>
            </w:pPr>
            <w:ins w:id="792" w:author="XuanWen Chen" w:date="2019-01-02T08:01:00Z">
              <w:r>
                <w:rPr>
                  <w:rFonts w:hint="eastAsia"/>
                </w:rPr>
                <w:t>PRE-1：网站中存在该用户</w:t>
              </w:r>
            </w:ins>
          </w:p>
          <w:p w14:paraId="20ACF906" w14:textId="77777777" w:rsidR="00754881" w:rsidRDefault="00754881">
            <w:pPr>
              <w:rPr>
                <w:ins w:id="793" w:author="XuanWen Chen" w:date="2019-01-02T08:01:00Z"/>
              </w:rPr>
            </w:pPr>
            <w:ins w:id="794" w:author="XuanWen Chen" w:date="2019-01-02T08:01:00Z">
              <w:r>
                <w:rPr>
                  <w:rFonts w:hint="eastAsia"/>
                </w:rPr>
                <w:t>PRE-2：用户填写所需要信息</w:t>
              </w:r>
            </w:ins>
          </w:p>
        </w:tc>
      </w:tr>
      <w:tr w:rsidR="00754881" w14:paraId="6623ABD4" w14:textId="77777777" w:rsidTr="00754881">
        <w:trPr>
          <w:ins w:id="7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11A9" w14:textId="77777777" w:rsidR="00754881" w:rsidRDefault="00754881">
            <w:pPr>
              <w:rPr>
                <w:ins w:id="796" w:author="XuanWen Chen" w:date="2019-01-02T08:01:00Z"/>
              </w:rPr>
            </w:pPr>
            <w:ins w:id="79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E2F26" w14:textId="77777777" w:rsidR="00754881" w:rsidRDefault="00754881">
            <w:pPr>
              <w:rPr>
                <w:ins w:id="798" w:author="XuanWen Chen" w:date="2019-01-02T08:01:00Z"/>
              </w:rPr>
            </w:pPr>
            <w:ins w:id="799" w:author="XuanWen Chen" w:date="2019-01-02T08:01:00Z">
              <w:r>
                <w:rPr>
                  <w:rFonts w:hint="eastAsia"/>
                </w:rPr>
                <w:t>POST-1：用户成为案例管理员，可以创建自己的案例</w:t>
              </w:r>
            </w:ins>
          </w:p>
        </w:tc>
      </w:tr>
      <w:tr w:rsidR="00754881" w14:paraId="6B466082" w14:textId="77777777" w:rsidTr="00754881">
        <w:trPr>
          <w:ins w:id="8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3DADB" w14:textId="77777777" w:rsidR="00754881" w:rsidRDefault="00754881">
            <w:pPr>
              <w:rPr>
                <w:ins w:id="801" w:author="XuanWen Chen" w:date="2019-01-02T08:01:00Z"/>
                <w:rFonts w:hAnsi="宋体"/>
              </w:rPr>
            </w:pPr>
            <w:ins w:id="80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FBA2F" w14:textId="77777777" w:rsidR="00754881" w:rsidRDefault="00754881">
            <w:pPr>
              <w:spacing w:line="240" w:lineRule="auto"/>
              <w:jc w:val="left"/>
              <w:rPr>
                <w:ins w:id="803" w:author="XuanWen Chen" w:date="2019-01-02T08:01:00Z"/>
                <w:rFonts w:hAnsi="宋体"/>
              </w:rPr>
            </w:pPr>
            <w:ins w:id="804" w:author="XuanWen Chen" w:date="2019-01-02T08:01:00Z">
              <w:r>
                <w:rPr>
                  <w:rFonts w:hint="eastAsia"/>
                </w:rPr>
                <w:t>用户在首页下方输入姓名和电子邮件地址信息，点击注册案例管理员按钮</w:t>
              </w:r>
            </w:ins>
          </w:p>
        </w:tc>
      </w:tr>
      <w:tr w:rsidR="00754881" w14:paraId="0445FAD2" w14:textId="77777777" w:rsidTr="00754881">
        <w:trPr>
          <w:ins w:id="8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152D1" w14:textId="77777777" w:rsidR="00754881" w:rsidRDefault="00754881">
            <w:pPr>
              <w:rPr>
                <w:ins w:id="806" w:author="XuanWen Chen" w:date="2019-01-02T08:01:00Z"/>
                <w:rFonts w:hAnsi="宋体"/>
              </w:rPr>
            </w:pPr>
            <w:ins w:id="80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CB82" w14:textId="77777777" w:rsidR="00754881" w:rsidRDefault="00754881">
            <w:pPr>
              <w:rPr>
                <w:ins w:id="808" w:author="XuanWen Chen" w:date="2019-01-02T08:01:00Z"/>
              </w:rPr>
            </w:pPr>
            <w:ins w:id="809" w:author="XuanWen Chen" w:date="2019-01-02T08:01:00Z">
              <w:r>
                <w:rPr>
                  <w:rFonts w:hAnsi="宋体" w:hint="eastAsia"/>
                  <w:color w:val="000000" w:themeColor="text1"/>
                </w:rPr>
                <w:t>注册成功</w:t>
              </w:r>
            </w:ins>
          </w:p>
        </w:tc>
      </w:tr>
      <w:tr w:rsidR="00754881" w14:paraId="35AA3953" w14:textId="77777777" w:rsidTr="00754881">
        <w:trPr>
          <w:ins w:id="8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3ED6F" w14:textId="77777777" w:rsidR="00754881" w:rsidRDefault="00754881">
            <w:pPr>
              <w:rPr>
                <w:ins w:id="811" w:author="XuanWen Chen" w:date="2019-01-02T08:01:00Z"/>
              </w:rPr>
            </w:pPr>
            <w:ins w:id="81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87612" w14:textId="77777777" w:rsidR="00754881" w:rsidRDefault="00754881" w:rsidP="00754881">
            <w:pPr>
              <w:pStyle w:val="a9"/>
              <w:numPr>
                <w:ilvl w:val="0"/>
                <w:numId w:val="184"/>
              </w:numPr>
              <w:spacing w:line="240" w:lineRule="auto"/>
              <w:ind w:left="3312" w:firstLineChars="0"/>
              <w:jc w:val="left"/>
              <w:rPr>
                <w:ins w:id="813" w:author="XuanWen Chen" w:date="2019-01-02T08:01:00Z"/>
                <w:rFonts w:hAnsi="宋体"/>
              </w:rPr>
            </w:pPr>
            <w:ins w:id="814" w:author="XuanWen Chen" w:date="2019-01-02T08:01:00Z">
              <w:r>
                <w:rPr>
                  <w:rFonts w:hint="eastAsia"/>
                </w:rPr>
                <w:t>用户登录</w:t>
              </w:r>
            </w:ins>
          </w:p>
          <w:p w14:paraId="29C6539A" w14:textId="77777777" w:rsidR="00754881" w:rsidRDefault="00754881" w:rsidP="00754881">
            <w:pPr>
              <w:pStyle w:val="a9"/>
              <w:numPr>
                <w:ilvl w:val="0"/>
                <w:numId w:val="184"/>
              </w:numPr>
              <w:spacing w:line="240" w:lineRule="auto"/>
              <w:ind w:left="3312" w:firstLineChars="0"/>
              <w:jc w:val="left"/>
              <w:rPr>
                <w:ins w:id="815" w:author="XuanWen Chen" w:date="2019-01-02T08:01:00Z"/>
                <w:rFonts w:hAnsi="宋体"/>
              </w:rPr>
            </w:pPr>
            <w:ins w:id="816" w:author="XuanWen Chen" w:date="2019-01-02T08:01:00Z">
              <w:r>
                <w:rPr>
                  <w:rFonts w:hAnsi="宋体" w:hint="eastAsia"/>
                </w:rPr>
                <w:t>用户把界面拉到首页最下方</w:t>
              </w:r>
            </w:ins>
          </w:p>
          <w:p w14:paraId="3882043A" w14:textId="77777777" w:rsidR="00754881" w:rsidRDefault="00754881" w:rsidP="00754881">
            <w:pPr>
              <w:pStyle w:val="a9"/>
              <w:numPr>
                <w:ilvl w:val="0"/>
                <w:numId w:val="184"/>
              </w:numPr>
              <w:spacing w:line="240" w:lineRule="auto"/>
              <w:ind w:left="3312" w:firstLineChars="0"/>
              <w:jc w:val="left"/>
              <w:rPr>
                <w:ins w:id="817" w:author="XuanWen Chen" w:date="2019-01-02T08:01:00Z"/>
                <w:rFonts w:hAnsi="宋体"/>
              </w:rPr>
            </w:pPr>
            <w:ins w:id="818" w:author="XuanWen Chen" w:date="2019-01-02T08:01:00Z">
              <w:r>
                <w:rPr>
                  <w:rFonts w:hAnsi="宋体" w:hint="eastAsia"/>
                </w:rPr>
                <w:t>用户填写姓名和电子邮件信息</w:t>
              </w:r>
            </w:ins>
          </w:p>
          <w:p w14:paraId="6EE8F145" w14:textId="77777777" w:rsidR="00754881" w:rsidRDefault="00754881" w:rsidP="00754881">
            <w:pPr>
              <w:pStyle w:val="a9"/>
              <w:numPr>
                <w:ilvl w:val="0"/>
                <w:numId w:val="184"/>
              </w:numPr>
              <w:spacing w:line="240" w:lineRule="auto"/>
              <w:ind w:left="3312" w:firstLineChars="0"/>
              <w:jc w:val="left"/>
              <w:rPr>
                <w:ins w:id="819" w:author="XuanWen Chen" w:date="2019-01-02T08:01:00Z"/>
                <w:rFonts w:hAnsi="宋体"/>
              </w:rPr>
            </w:pPr>
            <w:ins w:id="820" w:author="XuanWen Chen" w:date="2019-01-02T08:01:00Z">
              <w:r>
                <w:rPr>
                  <w:rFonts w:hAnsi="宋体" w:hint="eastAsia"/>
                </w:rPr>
                <w:t>用户点击注册案例管理员按钮</w:t>
              </w:r>
            </w:ins>
          </w:p>
          <w:p w14:paraId="797CD9DA" w14:textId="77777777" w:rsidR="00754881" w:rsidRDefault="00754881" w:rsidP="00754881">
            <w:pPr>
              <w:pStyle w:val="a9"/>
              <w:numPr>
                <w:ilvl w:val="0"/>
                <w:numId w:val="184"/>
              </w:numPr>
              <w:spacing w:line="240" w:lineRule="auto"/>
              <w:ind w:left="3312" w:firstLineChars="0"/>
              <w:jc w:val="left"/>
              <w:rPr>
                <w:ins w:id="821" w:author="XuanWen Chen" w:date="2019-01-02T08:01:00Z"/>
                <w:rFonts w:hAnsi="宋体"/>
              </w:rPr>
            </w:pPr>
            <w:ins w:id="822" w:author="XuanWen Chen" w:date="2019-01-02T08:01:00Z">
              <w:r>
                <w:rPr>
                  <w:rFonts w:hAnsi="宋体" w:hint="eastAsia"/>
                </w:rPr>
                <w:t>管理员对其身份进行审核</w:t>
              </w:r>
            </w:ins>
          </w:p>
          <w:p w14:paraId="45BE6EB7" w14:textId="77777777" w:rsidR="00754881" w:rsidRDefault="00754881" w:rsidP="00754881">
            <w:pPr>
              <w:pStyle w:val="a9"/>
              <w:numPr>
                <w:ilvl w:val="0"/>
                <w:numId w:val="184"/>
              </w:numPr>
              <w:spacing w:line="240" w:lineRule="auto"/>
              <w:ind w:left="3312" w:firstLineChars="0"/>
              <w:jc w:val="left"/>
              <w:rPr>
                <w:ins w:id="823" w:author="XuanWen Chen" w:date="2019-01-02T08:01:00Z"/>
                <w:rFonts w:hAnsi="宋体"/>
              </w:rPr>
            </w:pPr>
            <w:ins w:id="824" w:author="XuanWen Chen" w:date="2019-01-02T08:01:00Z">
              <w:r>
                <w:rPr>
                  <w:rFonts w:hAnsi="宋体" w:hint="eastAsia"/>
                </w:rPr>
                <w:t>注册成功</w:t>
              </w:r>
            </w:ins>
          </w:p>
        </w:tc>
      </w:tr>
      <w:tr w:rsidR="00754881" w14:paraId="6C4A4C48" w14:textId="77777777" w:rsidTr="00754881">
        <w:trPr>
          <w:ins w:id="8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ECA2" w14:textId="77777777" w:rsidR="00754881" w:rsidRDefault="00754881">
            <w:pPr>
              <w:rPr>
                <w:ins w:id="826" w:author="XuanWen Chen" w:date="2019-01-02T08:01:00Z"/>
                <w:rFonts w:hAnsi="宋体"/>
              </w:rPr>
            </w:pPr>
            <w:ins w:id="82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3E7A2" w14:textId="77777777" w:rsidR="00754881" w:rsidRDefault="00754881" w:rsidP="00754881">
            <w:pPr>
              <w:pStyle w:val="a9"/>
              <w:numPr>
                <w:ilvl w:val="0"/>
                <w:numId w:val="186"/>
              </w:numPr>
              <w:spacing w:line="240" w:lineRule="auto"/>
              <w:ind w:left="3360" w:firstLineChars="0"/>
              <w:jc w:val="left"/>
              <w:rPr>
                <w:ins w:id="828" w:author="XuanWen Chen" w:date="2019-01-02T08:01:00Z"/>
                <w:rFonts w:hAnsi="宋体"/>
              </w:rPr>
            </w:pPr>
            <w:ins w:id="829" w:author="XuanWen Chen" w:date="2019-01-02T08:01:00Z">
              <w:r>
                <w:rPr>
                  <w:rFonts w:hint="eastAsia"/>
                </w:rPr>
                <w:t>用户登录</w:t>
              </w:r>
            </w:ins>
          </w:p>
          <w:p w14:paraId="6D49F117" w14:textId="77777777" w:rsidR="00754881" w:rsidRDefault="00754881" w:rsidP="00754881">
            <w:pPr>
              <w:pStyle w:val="a9"/>
              <w:numPr>
                <w:ilvl w:val="0"/>
                <w:numId w:val="186"/>
              </w:numPr>
              <w:spacing w:line="240" w:lineRule="auto"/>
              <w:ind w:left="3360" w:firstLineChars="0"/>
              <w:jc w:val="left"/>
              <w:rPr>
                <w:ins w:id="830" w:author="XuanWen Chen" w:date="2019-01-02T08:01:00Z"/>
                <w:rFonts w:hAnsi="宋体"/>
              </w:rPr>
            </w:pPr>
            <w:ins w:id="831" w:author="XuanWen Chen" w:date="2019-01-02T08:01:00Z">
              <w:r>
                <w:rPr>
                  <w:rFonts w:hAnsi="宋体" w:hint="eastAsia"/>
                </w:rPr>
                <w:t>用户把界面拉到首页最下方</w:t>
              </w:r>
            </w:ins>
          </w:p>
          <w:p w14:paraId="48B2E4E2" w14:textId="77777777" w:rsidR="00754881" w:rsidRDefault="00754881" w:rsidP="00754881">
            <w:pPr>
              <w:pStyle w:val="a9"/>
              <w:numPr>
                <w:ilvl w:val="0"/>
                <w:numId w:val="186"/>
              </w:numPr>
              <w:spacing w:line="240" w:lineRule="auto"/>
              <w:ind w:left="3360" w:firstLineChars="0"/>
              <w:jc w:val="left"/>
              <w:rPr>
                <w:ins w:id="832" w:author="XuanWen Chen" w:date="2019-01-02T08:01:00Z"/>
                <w:rFonts w:hAnsi="宋体"/>
              </w:rPr>
            </w:pPr>
            <w:ins w:id="833" w:author="XuanWen Chen" w:date="2019-01-02T08:01:00Z">
              <w:r>
                <w:rPr>
                  <w:rFonts w:hAnsi="宋体" w:hint="eastAsia"/>
                </w:rPr>
                <w:t>用户填写姓名和电子邮件信息</w:t>
              </w:r>
            </w:ins>
          </w:p>
          <w:p w14:paraId="120390BD" w14:textId="77777777" w:rsidR="00754881" w:rsidRDefault="00754881" w:rsidP="00754881">
            <w:pPr>
              <w:pStyle w:val="a9"/>
              <w:numPr>
                <w:ilvl w:val="0"/>
                <w:numId w:val="186"/>
              </w:numPr>
              <w:spacing w:line="240" w:lineRule="auto"/>
              <w:ind w:left="3360" w:firstLineChars="0"/>
              <w:jc w:val="left"/>
              <w:rPr>
                <w:ins w:id="834" w:author="XuanWen Chen" w:date="2019-01-02T08:01:00Z"/>
                <w:rFonts w:hAnsi="宋体"/>
              </w:rPr>
            </w:pPr>
            <w:ins w:id="835" w:author="XuanWen Chen" w:date="2019-01-02T08:01:00Z">
              <w:r>
                <w:rPr>
                  <w:rFonts w:hAnsi="宋体" w:hint="eastAsia"/>
                </w:rPr>
                <w:t>用户点击注册案例管理员按钮</w:t>
              </w:r>
            </w:ins>
          </w:p>
          <w:p w14:paraId="2DD465F2" w14:textId="77777777" w:rsidR="00754881" w:rsidRDefault="00754881" w:rsidP="00754881">
            <w:pPr>
              <w:pStyle w:val="a9"/>
              <w:numPr>
                <w:ilvl w:val="0"/>
                <w:numId w:val="186"/>
              </w:numPr>
              <w:spacing w:line="240" w:lineRule="auto"/>
              <w:ind w:left="3360" w:firstLineChars="0"/>
              <w:jc w:val="left"/>
              <w:rPr>
                <w:ins w:id="836" w:author="XuanWen Chen" w:date="2019-01-02T08:01:00Z"/>
                <w:rFonts w:hAnsi="宋体"/>
              </w:rPr>
            </w:pPr>
            <w:ins w:id="837" w:author="XuanWen Chen" w:date="2019-01-02T08:01:00Z">
              <w:r>
                <w:rPr>
                  <w:rFonts w:hAnsi="宋体" w:hint="eastAsia"/>
                </w:rPr>
                <w:t>管理员对其身份进行审核</w:t>
              </w:r>
            </w:ins>
          </w:p>
          <w:p w14:paraId="4857D319" w14:textId="77777777" w:rsidR="00754881" w:rsidRDefault="00754881" w:rsidP="00754881">
            <w:pPr>
              <w:pStyle w:val="a9"/>
              <w:numPr>
                <w:ilvl w:val="0"/>
                <w:numId w:val="186"/>
              </w:numPr>
              <w:ind w:left="3360" w:firstLineChars="0"/>
              <w:jc w:val="left"/>
              <w:rPr>
                <w:ins w:id="838" w:author="XuanWen Chen" w:date="2019-01-02T08:01:00Z"/>
                <w:rFonts w:hAnsi="宋体"/>
              </w:rPr>
            </w:pPr>
            <w:ins w:id="839" w:author="XuanWen Chen" w:date="2019-01-02T08:01:00Z">
              <w:r>
                <w:rPr>
                  <w:rFonts w:hAnsi="宋体" w:hint="eastAsia"/>
                </w:rPr>
                <w:t>注册失败</w:t>
              </w:r>
            </w:ins>
          </w:p>
        </w:tc>
      </w:tr>
      <w:tr w:rsidR="00754881" w14:paraId="301E8C04" w14:textId="77777777" w:rsidTr="00754881">
        <w:trPr>
          <w:ins w:id="84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D5D10" w14:textId="77777777" w:rsidR="00754881" w:rsidRDefault="00754881">
            <w:pPr>
              <w:rPr>
                <w:ins w:id="841" w:author="XuanWen Chen" w:date="2019-01-02T08:01:00Z"/>
                <w:rFonts w:hAnsi="宋体"/>
              </w:rPr>
            </w:pPr>
            <w:ins w:id="842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3935" w14:textId="77777777" w:rsidR="00754881" w:rsidRDefault="00754881" w:rsidP="00754881">
            <w:pPr>
              <w:pStyle w:val="a9"/>
              <w:numPr>
                <w:ilvl w:val="0"/>
                <w:numId w:val="188"/>
              </w:numPr>
              <w:spacing w:line="240" w:lineRule="auto"/>
              <w:ind w:left="3300" w:firstLineChars="0"/>
              <w:jc w:val="left"/>
              <w:rPr>
                <w:ins w:id="843" w:author="XuanWen Chen" w:date="2019-01-02T08:01:00Z"/>
                <w:rFonts w:hAnsi="宋体"/>
              </w:rPr>
            </w:pPr>
            <w:ins w:id="844" w:author="XuanWen Chen" w:date="2019-01-02T08:01:00Z">
              <w:r>
                <w:rPr>
                  <w:rFonts w:hAnsi="宋体" w:hint="eastAsia"/>
                </w:rPr>
                <w:t>用户关键信息重复（邮箱）</w:t>
              </w:r>
            </w:ins>
          </w:p>
          <w:p w14:paraId="55476C9C" w14:textId="77777777" w:rsidR="00754881" w:rsidRDefault="00754881" w:rsidP="00754881">
            <w:pPr>
              <w:pStyle w:val="a9"/>
              <w:numPr>
                <w:ilvl w:val="0"/>
                <w:numId w:val="188"/>
              </w:numPr>
              <w:spacing w:line="240" w:lineRule="auto"/>
              <w:ind w:left="3300" w:firstLineChars="0"/>
              <w:jc w:val="left"/>
              <w:rPr>
                <w:ins w:id="845" w:author="XuanWen Chen" w:date="2019-01-02T08:01:00Z"/>
                <w:rFonts w:hAnsi="宋体"/>
              </w:rPr>
            </w:pPr>
            <w:ins w:id="846" w:author="XuanWen Chen" w:date="2019-01-02T08:01:00Z">
              <w:r>
                <w:rPr>
                  <w:rFonts w:hAnsi="宋体" w:hint="eastAsia"/>
                </w:rPr>
                <w:t>用户输入参数不完整</w:t>
              </w:r>
            </w:ins>
          </w:p>
        </w:tc>
      </w:tr>
      <w:tr w:rsidR="00754881" w14:paraId="17E2CE5B" w14:textId="77777777" w:rsidTr="00754881">
        <w:trPr>
          <w:ins w:id="8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E4C26" w14:textId="77777777" w:rsidR="00754881" w:rsidRDefault="00754881">
            <w:pPr>
              <w:rPr>
                <w:ins w:id="848" w:author="XuanWen Chen" w:date="2019-01-02T08:01:00Z"/>
                <w:rFonts w:hAnsi="宋体"/>
              </w:rPr>
            </w:pPr>
            <w:ins w:id="84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C075A" w14:textId="77777777" w:rsidR="00754881" w:rsidRDefault="00754881">
            <w:pPr>
              <w:jc w:val="left"/>
              <w:rPr>
                <w:ins w:id="850" w:author="XuanWen Chen" w:date="2019-01-02T08:01:00Z"/>
                <w:rFonts w:hAnsi="宋体"/>
              </w:rPr>
            </w:pPr>
          </w:p>
        </w:tc>
      </w:tr>
      <w:tr w:rsidR="00754881" w14:paraId="11697772" w14:textId="77777777" w:rsidTr="00754881">
        <w:trPr>
          <w:ins w:id="85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3378C" w14:textId="77777777" w:rsidR="00754881" w:rsidRDefault="00754881">
            <w:pPr>
              <w:rPr>
                <w:ins w:id="852" w:author="XuanWen Chen" w:date="2019-01-02T08:01:00Z"/>
                <w:rFonts w:hAnsi="宋体"/>
              </w:rPr>
            </w:pPr>
            <w:ins w:id="85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6E26E" w14:textId="77777777" w:rsidR="00754881" w:rsidRDefault="00754881">
            <w:pPr>
              <w:jc w:val="left"/>
              <w:rPr>
                <w:ins w:id="854" w:author="XuanWen Chen" w:date="2019-01-02T08:01:00Z"/>
                <w:rFonts w:hAnsi="宋体"/>
              </w:rPr>
            </w:pPr>
            <w:ins w:id="855" w:author="XuanWen Chen" w:date="2019-01-02T08:01:00Z">
              <w:r>
                <w:rPr>
                  <w:rFonts w:hAnsi="宋体" w:hint="eastAsia"/>
                </w:rPr>
                <w:t>每天100份新的注册</w:t>
              </w:r>
            </w:ins>
          </w:p>
        </w:tc>
      </w:tr>
      <w:tr w:rsidR="00754881" w14:paraId="1EF3874A" w14:textId="77777777" w:rsidTr="00754881">
        <w:trPr>
          <w:ins w:id="85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0FF5" w14:textId="77777777" w:rsidR="00754881" w:rsidRDefault="00754881">
            <w:pPr>
              <w:rPr>
                <w:ins w:id="857" w:author="XuanWen Chen" w:date="2019-01-02T08:01:00Z"/>
                <w:rFonts w:hAnsi="宋体"/>
              </w:rPr>
            </w:pPr>
            <w:ins w:id="85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DEAE" w14:textId="77777777" w:rsidR="00754881" w:rsidRDefault="00754881">
            <w:pPr>
              <w:jc w:val="left"/>
              <w:rPr>
                <w:ins w:id="859" w:author="XuanWen Chen" w:date="2019-01-02T08:01:00Z"/>
                <w:rFonts w:hAnsi="宋体"/>
              </w:rPr>
            </w:pPr>
          </w:p>
        </w:tc>
      </w:tr>
      <w:tr w:rsidR="00754881" w14:paraId="05BB1306" w14:textId="77777777" w:rsidTr="00754881">
        <w:trPr>
          <w:ins w:id="86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9DFB2" w14:textId="77777777" w:rsidR="00754881" w:rsidRDefault="00754881">
            <w:pPr>
              <w:rPr>
                <w:ins w:id="861" w:author="XuanWen Chen" w:date="2019-01-02T08:01:00Z"/>
                <w:rFonts w:hAnsi="宋体"/>
              </w:rPr>
            </w:pPr>
            <w:ins w:id="86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7AA3F" w14:textId="77777777" w:rsidR="00754881" w:rsidRDefault="00754881">
            <w:pPr>
              <w:jc w:val="left"/>
              <w:rPr>
                <w:ins w:id="863" w:author="XuanWen Chen" w:date="2019-01-02T08:01:00Z"/>
                <w:rFonts w:hAnsi="宋体"/>
              </w:rPr>
            </w:pPr>
            <w:ins w:id="864" w:author="XuanWen Chen" w:date="2019-01-02T08:01:00Z">
              <w:r>
                <w:rPr>
                  <w:rFonts w:hAnsi="宋体" w:hint="eastAsia"/>
                </w:rPr>
                <w:t>用户成为案例管理员后才能创建自己的案例</w:t>
              </w:r>
            </w:ins>
          </w:p>
        </w:tc>
      </w:tr>
      <w:tr w:rsidR="00754881" w14:paraId="2132136B" w14:textId="77777777" w:rsidTr="00754881">
        <w:trPr>
          <w:ins w:id="86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58260" w14:textId="77777777" w:rsidR="00754881" w:rsidRDefault="00754881">
            <w:pPr>
              <w:rPr>
                <w:ins w:id="866" w:author="XuanWen Chen" w:date="2019-01-02T08:01:00Z"/>
              </w:rPr>
            </w:pPr>
            <w:ins w:id="86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79BBB" w14:textId="77777777" w:rsidR="00754881" w:rsidRDefault="00754881">
            <w:pPr>
              <w:rPr>
                <w:ins w:id="868" w:author="XuanWen Chen" w:date="2019-01-02T08:01:00Z"/>
              </w:rPr>
            </w:pPr>
          </w:p>
          <w:p w14:paraId="5F1E1C57" w14:textId="77777777" w:rsidR="00754881" w:rsidRDefault="00754881">
            <w:pPr>
              <w:rPr>
                <w:ins w:id="869" w:author="XuanWen Chen" w:date="2019-01-02T08:01:00Z"/>
              </w:rPr>
            </w:pPr>
          </w:p>
        </w:tc>
      </w:tr>
    </w:tbl>
    <w:p w14:paraId="191FB33C" w14:textId="77777777" w:rsidR="00754881" w:rsidRDefault="00754881" w:rsidP="00754881">
      <w:pPr>
        <w:rPr>
          <w:ins w:id="870" w:author="XuanWen Chen" w:date="2019-01-02T08:01:00Z"/>
        </w:rPr>
      </w:pPr>
    </w:p>
    <w:p w14:paraId="702BC396" w14:textId="77777777" w:rsidR="00754881" w:rsidRDefault="00754881" w:rsidP="00754881">
      <w:pPr>
        <w:pStyle w:val="4"/>
        <w:rPr>
          <w:ins w:id="871" w:author="XuanWen Chen" w:date="2019-01-02T08:01:00Z"/>
        </w:rPr>
      </w:pPr>
      <w:ins w:id="872" w:author="XuanWen Chen" w:date="2019-01-02T08:01:00Z">
        <w:r>
          <w:rPr>
            <w:rFonts w:hint="eastAsia"/>
          </w:rPr>
          <w:t>蓝色按钮？？？？？？？？</w:t>
        </w:r>
      </w:ins>
    </w:p>
    <w:p w14:paraId="59FB3392" w14:textId="77777777" w:rsidR="00754881" w:rsidRDefault="00754881" w:rsidP="00754881">
      <w:pPr>
        <w:rPr>
          <w:ins w:id="873" w:author="XuanWen Chen" w:date="2019-01-02T08:01:00Z"/>
        </w:rPr>
      </w:pPr>
    </w:p>
    <w:p w14:paraId="14F65F67" w14:textId="77777777" w:rsidR="00754881" w:rsidRDefault="00754881" w:rsidP="00754881">
      <w:pPr>
        <w:pStyle w:val="4"/>
        <w:rPr>
          <w:ins w:id="874" w:author="XuanWen Chen" w:date="2019-01-02T08:01:00Z"/>
        </w:rPr>
      </w:pPr>
      <w:ins w:id="875" w:author="XuanWen Chen" w:date="2019-01-02T08:01:00Z">
        <w:r>
          <w:rPr>
            <w:rFonts w:hint="eastAsia"/>
          </w:rPr>
          <w:t>用户特定案例查询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0E5ABCE3" w14:textId="77777777" w:rsidTr="00754881">
        <w:trPr>
          <w:ins w:id="8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6B375" w14:textId="77777777" w:rsidR="00754881" w:rsidRDefault="00754881">
            <w:pPr>
              <w:rPr>
                <w:ins w:id="877" w:author="XuanWen Chen" w:date="2019-01-02T08:01:00Z"/>
              </w:rPr>
            </w:pPr>
            <w:ins w:id="878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5C74" w14:textId="77777777" w:rsidR="00754881" w:rsidRDefault="00754881">
            <w:pPr>
              <w:jc w:val="left"/>
              <w:rPr>
                <w:ins w:id="879" w:author="XuanWen Chen" w:date="2019-01-02T08:01:00Z"/>
                <w:rFonts w:hAnsi="宋体"/>
                <w:b/>
              </w:rPr>
            </w:pPr>
            <w:ins w:id="880" w:author="XuanWen Chen" w:date="2019-01-02T08:01:00Z">
              <w:r>
                <w:rPr>
                  <w:rFonts w:hAnsi="宋体" w:hint="eastAsia"/>
                  <w:b/>
                </w:rPr>
                <w:t>UC-2：用户特定案例查询</w:t>
              </w:r>
            </w:ins>
          </w:p>
        </w:tc>
      </w:tr>
      <w:tr w:rsidR="00754881" w14:paraId="09B59726" w14:textId="77777777" w:rsidTr="00754881">
        <w:trPr>
          <w:ins w:id="8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15C6" w14:textId="77777777" w:rsidR="00754881" w:rsidRDefault="00754881">
            <w:pPr>
              <w:rPr>
                <w:ins w:id="882" w:author="XuanWen Chen" w:date="2019-01-02T08:01:00Z"/>
              </w:rPr>
            </w:pPr>
            <w:ins w:id="883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2771" w14:textId="77777777" w:rsidR="00754881" w:rsidRDefault="00754881">
            <w:pPr>
              <w:jc w:val="left"/>
              <w:rPr>
                <w:ins w:id="884" w:author="XuanWen Chen" w:date="2019-01-02T08:01:00Z"/>
                <w:rFonts w:hAnsi="宋体"/>
              </w:rPr>
            </w:pPr>
            <w:proofErr w:type="gramStart"/>
            <w:ins w:id="885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0413" w14:textId="77777777" w:rsidR="00754881" w:rsidRDefault="00754881">
            <w:pPr>
              <w:jc w:val="left"/>
              <w:rPr>
                <w:ins w:id="886" w:author="XuanWen Chen" w:date="2019-01-02T08:01:00Z"/>
                <w:rFonts w:hAnsi="宋体"/>
              </w:rPr>
            </w:pPr>
            <w:ins w:id="887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827A5" w14:textId="77777777" w:rsidR="00754881" w:rsidRDefault="00754881">
            <w:pPr>
              <w:jc w:val="left"/>
              <w:rPr>
                <w:ins w:id="888" w:author="XuanWen Chen" w:date="2019-01-02T08:01:00Z"/>
                <w:rFonts w:hAnsi="宋体"/>
              </w:rPr>
            </w:pPr>
            <w:ins w:id="889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2B5849A9" w14:textId="77777777" w:rsidTr="00754881">
        <w:trPr>
          <w:ins w:id="8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34BF" w14:textId="77777777" w:rsidR="00754881" w:rsidRDefault="00754881">
            <w:pPr>
              <w:rPr>
                <w:ins w:id="891" w:author="XuanWen Chen" w:date="2019-01-02T08:01:00Z"/>
              </w:rPr>
            </w:pPr>
            <w:ins w:id="892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2FC0" w14:textId="77777777" w:rsidR="00754881" w:rsidRDefault="00754881">
            <w:pPr>
              <w:jc w:val="left"/>
              <w:rPr>
                <w:ins w:id="893" w:author="XuanWen Chen" w:date="2019-01-02T08:01:00Z"/>
                <w:rFonts w:hAnsi="宋体"/>
              </w:rPr>
            </w:pPr>
            <w:ins w:id="894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7A3E" w14:textId="77777777" w:rsidR="00754881" w:rsidRDefault="00754881">
            <w:pPr>
              <w:jc w:val="left"/>
              <w:rPr>
                <w:ins w:id="895" w:author="XuanWen Chen" w:date="2019-01-02T08:01:00Z"/>
                <w:rFonts w:hAnsi="宋体"/>
              </w:rPr>
            </w:pPr>
            <w:ins w:id="896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7DC8" w14:textId="77777777" w:rsidR="00754881" w:rsidRDefault="00754881">
            <w:pPr>
              <w:jc w:val="left"/>
              <w:rPr>
                <w:ins w:id="897" w:author="XuanWen Chen" w:date="2019-01-02T08:01:00Z"/>
                <w:rFonts w:hAnsi="宋体"/>
              </w:rPr>
            </w:pPr>
            <w:ins w:id="898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0A65D38F" w14:textId="77777777" w:rsidTr="00754881">
        <w:trPr>
          <w:ins w:id="89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905D" w14:textId="77777777" w:rsidR="00754881" w:rsidRDefault="00754881">
            <w:pPr>
              <w:rPr>
                <w:ins w:id="900" w:author="XuanWen Chen" w:date="2019-01-02T08:01:00Z"/>
              </w:rPr>
            </w:pPr>
            <w:ins w:id="901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533EC" w14:textId="77777777" w:rsidR="00754881" w:rsidRDefault="00754881">
            <w:pPr>
              <w:jc w:val="left"/>
              <w:rPr>
                <w:ins w:id="902" w:author="XuanWen Chen" w:date="2019-01-02T08:01:00Z"/>
                <w:rFonts w:hAnsi="宋体"/>
              </w:rPr>
            </w:pPr>
            <w:ins w:id="903" w:author="XuanWen Chen" w:date="2019-01-02T08:01:00Z">
              <w:r>
                <w:rPr>
                  <w:rFonts w:hAnsi="宋体" w:hint="eastAsia"/>
                </w:rPr>
                <w:t>用户点击案例列表来查看所有案例，并在导航栏搜索框中输入案例信息（名称），查询特定案例</w:t>
              </w:r>
            </w:ins>
          </w:p>
        </w:tc>
      </w:tr>
      <w:tr w:rsidR="00754881" w14:paraId="19AD8553" w14:textId="77777777" w:rsidTr="00754881">
        <w:trPr>
          <w:ins w:id="90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BADC" w14:textId="77777777" w:rsidR="00754881" w:rsidRDefault="00754881">
            <w:pPr>
              <w:rPr>
                <w:ins w:id="905" w:author="XuanWen Chen" w:date="2019-01-02T08:01:00Z"/>
              </w:rPr>
            </w:pPr>
            <w:ins w:id="906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6AD" w14:textId="77777777" w:rsidR="00754881" w:rsidRDefault="00754881">
            <w:pPr>
              <w:jc w:val="left"/>
              <w:rPr>
                <w:ins w:id="907" w:author="XuanWen Chen" w:date="2019-01-02T08:01:00Z"/>
                <w:rFonts w:hAnsi="宋体"/>
              </w:rPr>
            </w:pPr>
            <w:ins w:id="908" w:author="XuanWen Chen" w:date="2019-01-02T08:01:00Z">
              <w:r>
                <w:rPr>
                  <w:rFonts w:hAnsi="宋体" w:hint="eastAsia"/>
                </w:rPr>
                <w:t>查看者表示想查看特定案例</w:t>
              </w:r>
            </w:ins>
          </w:p>
        </w:tc>
      </w:tr>
      <w:tr w:rsidR="00754881" w14:paraId="0E5E264E" w14:textId="77777777" w:rsidTr="00754881">
        <w:trPr>
          <w:ins w:id="9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78E6" w14:textId="77777777" w:rsidR="00754881" w:rsidRDefault="00754881">
            <w:pPr>
              <w:rPr>
                <w:ins w:id="910" w:author="XuanWen Chen" w:date="2019-01-02T08:01:00Z"/>
              </w:rPr>
            </w:pPr>
            <w:ins w:id="911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AEECA" w14:textId="77777777" w:rsidR="00754881" w:rsidRDefault="00754881">
            <w:pPr>
              <w:jc w:val="left"/>
              <w:rPr>
                <w:ins w:id="912" w:author="XuanWen Chen" w:date="2019-01-02T08:01:00Z"/>
                <w:rFonts w:hAnsi="宋体"/>
              </w:rPr>
            </w:pPr>
            <w:ins w:id="913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22F7900E" w14:textId="77777777" w:rsidR="00754881" w:rsidRDefault="00754881">
            <w:pPr>
              <w:jc w:val="left"/>
              <w:rPr>
                <w:ins w:id="914" w:author="XuanWen Chen" w:date="2019-01-02T08:01:00Z"/>
                <w:rFonts w:hAnsi="宋体"/>
              </w:rPr>
            </w:pPr>
            <w:ins w:id="915" w:author="XuanWen Chen" w:date="2019-01-02T08:01:00Z">
              <w:r>
                <w:rPr>
                  <w:rFonts w:hint="eastAsia"/>
                </w:rPr>
                <w:t>PRE-2: 用户进入案例列表页面</w:t>
              </w:r>
            </w:ins>
          </w:p>
        </w:tc>
      </w:tr>
      <w:tr w:rsidR="00754881" w14:paraId="1BC504C6" w14:textId="77777777" w:rsidTr="00754881">
        <w:trPr>
          <w:ins w:id="91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0412C" w14:textId="77777777" w:rsidR="00754881" w:rsidRDefault="00754881">
            <w:pPr>
              <w:rPr>
                <w:ins w:id="917" w:author="XuanWen Chen" w:date="2019-01-02T08:01:00Z"/>
              </w:rPr>
            </w:pPr>
            <w:ins w:id="918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10FB9" w14:textId="77777777" w:rsidR="00754881" w:rsidRDefault="00754881">
            <w:pPr>
              <w:jc w:val="left"/>
              <w:rPr>
                <w:ins w:id="919" w:author="XuanWen Chen" w:date="2019-01-02T08:01:00Z"/>
                <w:rFonts w:hAnsi="宋体"/>
              </w:rPr>
            </w:pPr>
            <w:ins w:id="920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系统显示特定案例列表</w:t>
              </w:r>
            </w:ins>
          </w:p>
        </w:tc>
      </w:tr>
      <w:tr w:rsidR="00754881" w14:paraId="21926664" w14:textId="77777777" w:rsidTr="00754881">
        <w:trPr>
          <w:ins w:id="92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EE3A" w14:textId="77777777" w:rsidR="00754881" w:rsidRDefault="00754881">
            <w:pPr>
              <w:rPr>
                <w:ins w:id="922" w:author="XuanWen Chen" w:date="2019-01-02T08:01:00Z"/>
                <w:rFonts w:hAnsi="宋体"/>
              </w:rPr>
            </w:pPr>
            <w:ins w:id="923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42029" w14:textId="77777777" w:rsidR="00754881" w:rsidRDefault="00754881">
            <w:pPr>
              <w:jc w:val="left"/>
              <w:rPr>
                <w:ins w:id="924" w:author="XuanWen Chen" w:date="2019-01-02T08:01:00Z"/>
              </w:rPr>
            </w:pPr>
            <w:ins w:id="925" w:author="XuanWen Chen" w:date="2019-01-02T08:01:00Z">
              <w:r>
                <w:rPr>
                  <w:rFonts w:hint="eastAsia"/>
                </w:rPr>
                <w:t>查询信息</w:t>
              </w:r>
            </w:ins>
          </w:p>
        </w:tc>
      </w:tr>
      <w:tr w:rsidR="00754881" w14:paraId="7ED59CCA" w14:textId="77777777" w:rsidTr="00754881">
        <w:trPr>
          <w:ins w:id="9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C53A" w14:textId="77777777" w:rsidR="00754881" w:rsidRDefault="00754881">
            <w:pPr>
              <w:rPr>
                <w:ins w:id="927" w:author="XuanWen Chen" w:date="2019-01-02T08:01:00Z"/>
                <w:rFonts w:hAnsi="宋体"/>
              </w:rPr>
            </w:pPr>
            <w:ins w:id="928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ECB5" w14:textId="77777777" w:rsidR="00754881" w:rsidRDefault="00754881">
            <w:pPr>
              <w:jc w:val="left"/>
              <w:rPr>
                <w:ins w:id="929" w:author="XuanWen Chen" w:date="2019-01-02T08:01:00Z"/>
              </w:rPr>
            </w:pPr>
            <w:ins w:id="930" w:author="XuanWen Chen" w:date="2019-01-02T08:01:00Z">
              <w:r>
                <w:rPr>
                  <w:rFonts w:hint="eastAsia"/>
                </w:rPr>
                <w:t>特定案例</w:t>
              </w:r>
            </w:ins>
          </w:p>
        </w:tc>
      </w:tr>
      <w:tr w:rsidR="00754881" w14:paraId="0879DA18" w14:textId="77777777" w:rsidTr="00754881">
        <w:trPr>
          <w:ins w:id="9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E4B2" w14:textId="77777777" w:rsidR="00754881" w:rsidRDefault="00754881">
            <w:pPr>
              <w:rPr>
                <w:ins w:id="932" w:author="XuanWen Chen" w:date="2019-01-02T08:01:00Z"/>
              </w:rPr>
            </w:pPr>
            <w:ins w:id="933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E6F7C" w14:textId="77777777" w:rsidR="00754881" w:rsidRDefault="00754881">
            <w:pPr>
              <w:jc w:val="left"/>
              <w:rPr>
                <w:ins w:id="934" w:author="XuanWen Chen" w:date="2019-01-02T08:01:00Z"/>
                <w:rFonts w:hAnsi="宋体"/>
              </w:rPr>
            </w:pPr>
            <w:ins w:id="935" w:author="XuanWen Chen" w:date="2019-01-02T08:01:00Z">
              <w:r>
                <w:rPr>
                  <w:rFonts w:hAnsi="宋体" w:hint="eastAsia"/>
                </w:rPr>
                <w:t>3.0 特定案例查询</w:t>
              </w:r>
            </w:ins>
          </w:p>
          <w:p w14:paraId="4ED7B453" w14:textId="77777777" w:rsidR="00754881" w:rsidRDefault="00754881" w:rsidP="00754881">
            <w:pPr>
              <w:pStyle w:val="a9"/>
              <w:numPr>
                <w:ilvl w:val="0"/>
                <w:numId w:val="189"/>
              </w:numPr>
              <w:spacing w:line="240" w:lineRule="auto"/>
              <w:ind w:left="3360" w:firstLineChars="0"/>
              <w:jc w:val="left"/>
              <w:rPr>
                <w:ins w:id="936" w:author="XuanWen Chen" w:date="2019-01-02T08:01:00Z"/>
                <w:rFonts w:hAnsi="宋体"/>
              </w:rPr>
            </w:pPr>
            <w:ins w:id="937" w:author="XuanWen Chen" w:date="2019-01-02T08:01:00Z">
              <w:r>
                <w:rPr>
                  <w:rFonts w:hAnsi="宋体" w:hint="eastAsia"/>
                </w:rPr>
                <w:t>用户点击案例列表按钮</w:t>
              </w:r>
            </w:ins>
          </w:p>
          <w:p w14:paraId="442DAA8B" w14:textId="77777777" w:rsidR="00754881" w:rsidRDefault="00754881" w:rsidP="00754881">
            <w:pPr>
              <w:pStyle w:val="a9"/>
              <w:numPr>
                <w:ilvl w:val="0"/>
                <w:numId w:val="189"/>
              </w:numPr>
              <w:spacing w:line="240" w:lineRule="auto"/>
              <w:ind w:left="3360" w:firstLineChars="0"/>
              <w:jc w:val="left"/>
              <w:rPr>
                <w:ins w:id="938" w:author="XuanWen Chen" w:date="2019-01-02T08:01:00Z"/>
                <w:rFonts w:hAnsi="宋体"/>
              </w:rPr>
            </w:pPr>
            <w:ins w:id="939" w:author="XuanWen Chen" w:date="2019-01-02T08:01:00Z">
              <w:r>
                <w:rPr>
                  <w:rFonts w:hAnsi="宋体" w:hint="eastAsia"/>
                </w:rPr>
                <w:t>系统显示所有案例</w:t>
              </w:r>
            </w:ins>
          </w:p>
          <w:p w14:paraId="26F480E5" w14:textId="77777777" w:rsidR="00754881" w:rsidRDefault="00754881" w:rsidP="00754881">
            <w:pPr>
              <w:pStyle w:val="a9"/>
              <w:numPr>
                <w:ilvl w:val="0"/>
                <w:numId w:val="189"/>
              </w:numPr>
              <w:spacing w:line="240" w:lineRule="auto"/>
              <w:ind w:left="3360" w:firstLineChars="0"/>
              <w:jc w:val="left"/>
              <w:rPr>
                <w:ins w:id="940" w:author="XuanWen Chen" w:date="2019-01-02T08:01:00Z"/>
                <w:rFonts w:hAnsi="宋体"/>
              </w:rPr>
            </w:pPr>
            <w:ins w:id="941" w:author="XuanWen Chen" w:date="2019-01-02T08:01:00Z">
              <w:r>
                <w:rPr>
                  <w:rFonts w:hAnsi="宋体" w:hint="eastAsia"/>
                </w:rPr>
                <w:lastRenderedPageBreak/>
                <w:t>用户点击上方导航栏中搜索框</w:t>
              </w:r>
            </w:ins>
          </w:p>
          <w:p w14:paraId="0D01A856" w14:textId="77777777" w:rsidR="00754881" w:rsidRDefault="00754881" w:rsidP="00754881">
            <w:pPr>
              <w:pStyle w:val="a9"/>
              <w:numPr>
                <w:ilvl w:val="0"/>
                <w:numId w:val="189"/>
              </w:numPr>
              <w:spacing w:line="240" w:lineRule="auto"/>
              <w:ind w:left="3360" w:firstLineChars="0"/>
              <w:jc w:val="left"/>
              <w:rPr>
                <w:ins w:id="942" w:author="XuanWen Chen" w:date="2019-01-02T08:01:00Z"/>
                <w:rFonts w:hAnsi="宋体"/>
              </w:rPr>
            </w:pPr>
            <w:ins w:id="943" w:author="XuanWen Chen" w:date="2019-01-02T08:01:00Z">
              <w:r>
                <w:rPr>
                  <w:rFonts w:hAnsi="宋体" w:hint="eastAsia"/>
                </w:rPr>
                <w:t>用户输入特定案例信息（名称）</w:t>
              </w:r>
            </w:ins>
          </w:p>
          <w:p w14:paraId="13A3A83D" w14:textId="77777777" w:rsidR="00754881" w:rsidRDefault="00754881" w:rsidP="00754881">
            <w:pPr>
              <w:pStyle w:val="a9"/>
              <w:numPr>
                <w:ilvl w:val="0"/>
                <w:numId w:val="189"/>
              </w:numPr>
              <w:spacing w:line="240" w:lineRule="auto"/>
              <w:ind w:left="3360" w:firstLineChars="0"/>
              <w:jc w:val="left"/>
              <w:rPr>
                <w:ins w:id="944" w:author="XuanWen Chen" w:date="2019-01-02T08:01:00Z"/>
                <w:rFonts w:hAnsi="宋体"/>
              </w:rPr>
            </w:pPr>
            <w:ins w:id="945" w:author="XuanWen Chen" w:date="2019-01-02T08:01:00Z">
              <w:r>
                <w:rPr>
                  <w:rFonts w:hAnsi="宋体" w:hint="eastAsia"/>
                </w:rPr>
                <w:t>系统显示特定案例列表</w:t>
              </w:r>
            </w:ins>
          </w:p>
        </w:tc>
      </w:tr>
      <w:tr w:rsidR="00754881" w14:paraId="3A8FC2C8" w14:textId="77777777" w:rsidTr="00754881">
        <w:trPr>
          <w:ins w:id="9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08B75" w14:textId="77777777" w:rsidR="00754881" w:rsidRDefault="00754881">
            <w:pPr>
              <w:rPr>
                <w:ins w:id="947" w:author="XuanWen Chen" w:date="2019-01-02T08:01:00Z"/>
                <w:rFonts w:hAnsi="宋体"/>
              </w:rPr>
            </w:pPr>
            <w:ins w:id="948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2DEF3" w14:textId="77777777" w:rsidR="00754881" w:rsidRDefault="00754881">
            <w:pPr>
              <w:jc w:val="left"/>
              <w:rPr>
                <w:ins w:id="949" w:author="XuanWen Chen" w:date="2019-01-02T08:01:00Z"/>
                <w:rFonts w:hAnsi="宋体"/>
              </w:rPr>
            </w:pPr>
          </w:p>
        </w:tc>
      </w:tr>
      <w:tr w:rsidR="00754881" w14:paraId="051DC3BD" w14:textId="77777777" w:rsidTr="00754881">
        <w:trPr>
          <w:ins w:id="9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3678" w14:textId="77777777" w:rsidR="00754881" w:rsidRDefault="00754881">
            <w:pPr>
              <w:rPr>
                <w:ins w:id="951" w:author="XuanWen Chen" w:date="2019-01-02T08:01:00Z"/>
                <w:rFonts w:hAnsi="宋体"/>
              </w:rPr>
            </w:pPr>
            <w:ins w:id="95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65BD5" w14:textId="77777777" w:rsidR="00754881" w:rsidRDefault="00754881">
            <w:pPr>
              <w:jc w:val="left"/>
              <w:rPr>
                <w:ins w:id="953" w:author="XuanWen Chen" w:date="2019-01-02T08:01:00Z"/>
                <w:rFonts w:hAnsi="宋体"/>
              </w:rPr>
            </w:pPr>
          </w:p>
        </w:tc>
      </w:tr>
      <w:tr w:rsidR="00754881" w14:paraId="72213415" w14:textId="77777777" w:rsidTr="00754881">
        <w:trPr>
          <w:ins w:id="95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AD677" w14:textId="77777777" w:rsidR="00754881" w:rsidRDefault="00754881">
            <w:pPr>
              <w:rPr>
                <w:ins w:id="955" w:author="XuanWen Chen" w:date="2019-01-02T08:01:00Z"/>
                <w:rFonts w:hAnsi="宋体"/>
              </w:rPr>
            </w:pPr>
            <w:ins w:id="956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284E6" w14:textId="77777777" w:rsidR="00754881" w:rsidRDefault="00754881">
            <w:pPr>
              <w:jc w:val="left"/>
              <w:rPr>
                <w:ins w:id="957" w:author="XuanWen Chen" w:date="2019-01-02T08:01:00Z"/>
                <w:rFonts w:hAnsi="宋体"/>
              </w:rPr>
            </w:pPr>
          </w:p>
        </w:tc>
      </w:tr>
      <w:tr w:rsidR="00754881" w14:paraId="036FFFAF" w14:textId="77777777" w:rsidTr="00754881">
        <w:trPr>
          <w:ins w:id="95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033C" w14:textId="77777777" w:rsidR="00754881" w:rsidRDefault="00754881">
            <w:pPr>
              <w:rPr>
                <w:ins w:id="959" w:author="XuanWen Chen" w:date="2019-01-02T08:01:00Z"/>
                <w:rFonts w:hAnsi="宋体"/>
              </w:rPr>
            </w:pPr>
            <w:ins w:id="960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0D82" w14:textId="77777777" w:rsidR="00754881" w:rsidRDefault="00754881">
            <w:pPr>
              <w:jc w:val="left"/>
              <w:rPr>
                <w:ins w:id="961" w:author="XuanWen Chen" w:date="2019-01-02T08:01:00Z"/>
                <w:rFonts w:hAnsi="宋体"/>
              </w:rPr>
            </w:pPr>
            <w:ins w:id="962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5D21A313" w14:textId="77777777" w:rsidTr="00754881">
        <w:trPr>
          <w:ins w:id="96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08CAD" w14:textId="77777777" w:rsidR="00754881" w:rsidRDefault="00754881">
            <w:pPr>
              <w:rPr>
                <w:ins w:id="964" w:author="XuanWen Chen" w:date="2019-01-02T08:01:00Z"/>
                <w:rFonts w:hAnsi="宋体"/>
              </w:rPr>
            </w:pPr>
            <w:ins w:id="965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1BA36" w14:textId="77777777" w:rsidR="00754881" w:rsidRDefault="00754881">
            <w:pPr>
              <w:jc w:val="left"/>
              <w:rPr>
                <w:ins w:id="966" w:author="XuanWen Chen" w:date="2019-01-02T08:01:00Z"/>
                <w:rFonts w:hAnsi="宋体"/>
              </w:rPr>
            </w:pPr>
          </w:p>
        </w:tc>
      </w:tr>
      <w:tr w:rsidR="00754881" w14:paraId="1BC36A88" w14:textId="77777777" w:rsidTr="00754881">
        <w:trPr>
          <w:ins w:id="96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FA99" w14:textId="77777777" w:rsidR="00754881" w:rsidRDefault="00754881">
            <w:pPr>
              <w:rPr>
                <w:ins w:id="968" w:author="XuanWen Chen" w:date="2019-01-02T08:01:00Z"/>
                <w:rFonts w:hAnsi="宋体"/>
              </w:rPr>
            </w:pPr>
            <w:ins w:id="969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FB299" w14:textId="77777777" w:rsidR="00754881" w:rsidRDefault="00754881">
            <w:pPr>
              <w:jc w:val="left"/>
              <w:rPr>
                <w:ins w:id="970" w:author="XuanWen Chen" w:date="2019-01-02T08:01:00Z"/>
                <w:rFonts w:hAnsi="宋体"/>
              </w:rPr>
            </w:pPr>
            <w:ins w:id="971" w:author="XuanWen Chen" w:date="2019-01-02T08:01:00Z">
              <w:r>
                <w:rPr>
                  <w:rFonts w:hAnsi="宋体" w:hint="eastAsia"/>
                </w:rPr>
                <w:t>在搜索框中输入的查询信息为案例名称，可模糊查询</w:t>
              </w:r>
            </w:ins>
          </w:p>
        </w:tc>
      </w:tr>
      <w:tr w:rsidR="00754881" w14:paraId="0F38F5ED" w14:textId="77777777" w:rsidTr="00754881">
        <w:trPr>
          <w:ins w:id="97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99CE" w14:textId="77777777" w:rsidR="00754881" w:rsidRDefault="00754881">
            <w:pPr>
              <w:rPr>
                <w:ins w:id="973" w:author="XuanWen Chen" w:date="2019-01-02T08:01:00Z"/>
              </w:rPr>
            </w:pPr>
            <w:ins w:id="974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B48BC" w14:textId="77777777" w:rsidR="00754881" w:rsidRDefault="00754881">
            <w:pPr>
              <w:rPr>
                <w:ins w:id="975" w:author="XuanWen Chen" w:date="2019-01-02T08:01:00Z"/>
              </w:rPr>
            </w:pPr>
          </w:p>
          <w:p w14:paraId="6E32000D" w14:textId="77777777" w:rsidR="00754881" w:rsidRDefault="00754881">
            <w:pPr>
              <w:rPr>
                <w:ins w:id="976" w:author="XuanWen Chen" w:date="2019-01-02T08:01:00Z"/>
              </w:rPr>
            </w:pPr>
          </w:p>
        </w:tc>
      </w:tr>
    </w:tbl>
    <w:p w14:paraId="173F3AAD" w14:textId="77777777" w:rsidR="00754881" w:rsidRDefault="00754881" w:rsidP="00754881">
      <w:pPr>
        <w:rPr>
          <w:ins w:id="977" w:author="XuanWen Chen" w:date="2019-01-02T08:01:00Z"/>
          <w:color w:val="FF0000"/>
        </w:rPr>
      </w:pPr>
    </w:p>
    <w:p w14:paraId="6FBAAD73" w14:textId="77777777" w:rsidR="00754881" w:rsidRDefault="00754881" w:rsidP="00754881">
      <w:pPr>
        <w:pStyle w:val="4"/>
        <w:rPr>
          <w:ins w:id="978" w:author="XuanWen Chen" w:date="2019-01-02T08:01:00Z"/>
          <w:color w:val="FF0000"/>
        </w:rPr>
      </w:pPr>
      <w:ins w:id="979" w:author="XuanWen Chen" w:date="2019-01-02T08:01:00Z">
        <w:r>
          <w:rPr>
            <w:rFonts w:hint="eastAsia"/>
          </w:rPr>
          <w:t>用户筛选特定领域案例</w:t>
        </w:r>
        <w:r>
          <w:rPr>
            <w:rFonts w:hint="eastAsia"/>
            <w:color w:val="FF0000"/>
          </w:rPr>
          <w:t>（两个流程）？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682F11E9" w14:textId="77777777" w:rsidTr="00754881">
        <w:trPr>
          <w:ins w:id="98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D143A" w14:textId="77777777" w:rsidR="00754881" w:rsidRDefault="00754881">
            <w:pPr>
              <w:rPr>
                <w:ins w:id="981" w:author="XuanWen Chen" w:date="2019-01-02T08:01:00Z"/>
              </w:rPr>
            </w:pPr>
            <w:ins w:id="982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F43A" w14:textId="77777777" w:rsidR="00754881" w:rsidRDefault="00754881">
            <w:pPr>
              <w:jc w:val="left"/>
              <w:rPr>
                <w:ins w:id="983" w:author="XuanWen Chen" w:date="2019-01-02T08:01:00Z"/>
                <w:rFonts w:hAnsi="宋体"/>
                <w:b/>
              </w:rPr>
            </w:pPr>
            <w:ins w:id="984" w:author="XuanWen Chen" w:date="2019-01-02T08:01:00Z">
              <w:r>
                <w:rPr>
                  <w:rFonts w:hAnsi="宋体" w:hint="eastAsia"/>
                  <w:b/>
                </w:rPr>
                <w:t>UC-2：用户筛选特定领域案例</w:t>
              </w:r>
            </w:ins>
          </w:p>
        </w:tc>
      </w:tr>
      <w:tr w:rsidR="00754881" w14:paraId="6CD12DB3" w14:textId="77777777" w:rsidTr="00754881">
        <w:trPr>
          <w:ins w:id="98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045D" w14:textId="77777777" w:rsidR="00754881" w:rsidRDefault="00754881">
            <w:pPr>
              <w:rPr>
                <w:ins w:id="986" w:author="XuanWen Chen" w:date="2019-01-02T08:01:00Z"/>
              </w:rPr>
            </w:pPr>
            <w:ins w:id="987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75321" w14:textId="77777777" w:rsidR="00754881" w:rsidRDefault="00754881">
            <w:pPr>
              <w:jc w:val="left"/>
              <w:rPr>
                <w:ins w:id="988" w:author="XuanWen Chen" w:date="2019-01-02T08:01:00Z"/>
                <w:rFonts w:hAnsi="宋体"/>
              </w:rPr>
            </w:pPr>
            <w:proofErr w:type="gramStart"/>
            <w:ins w:id="989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CEFD4" w14:textId="77777777" w:rsidR="00754881" w:rsidRDefault="00754881">
            <w:pPr>
              <w:jc w:val="left"/>
              <w:rPr>
                <w:ins w:id="990" w:author="XuanWen Chen" w:date="2019-01-02T08:01:00Z"/>
                <w:rFonts w:hAnsi="宋体"/>
              </w:rPr>
            </w:pPr>
            <w:ins w:id="991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85DC" w14:textId="77777777" w:rsidR="00754881" w:rsidRDefault="00754881">
            <w:pPr>
              <w:jc w:val="left"/>
              <w:rPr>
                <w:ins w:id="992" w:author="XuanWen Chen" w:date="2019-01-02T08:01:00Z"/>
                <w:rFonts w:hAnsi="宋体"/>
              </w:rPr>
            </w:pPr>
            <w:ins w:id="993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1E5C7FE0" w14:textId="77777777" w:rsidTr="00754881">
        <w:trPr>
          <w:ins w:id="99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311A2" w14:textId="77777777" w:rsidR="00754881" w:rsidRDefault="00754881">
            <w:pPr>
              <w:rPr>
                <w:ins w:id="995" w:author="XuanWen Chen" w:date="2019-01-02T08:01:00Z"/>
              </w:rPr>
            </w:pPr>
            <w:ins w:id="996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3304" w14:textId="77777777" w:rsidR="00754881" w:rsidRDefault="00754881">
            <w:pPr>
              <w:jc w:val="left"/>
              <w:rPr>
                <w:ins w:id="997" w:author="XuanWen Chen" w:date="2019-01-02T08:01:00Z"/>
                <w:rFonts w:hAnsi="宋体"/>
              </w:rPr>
            </w:pPr>
            <w:ins w:id="998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9FF04" w14:textId="77777777" w:rsidR="00754881" w:rsidRDefault="00754881">
            <w:pPr>
              <w:jc w:val="left"/>
              <w:rPr>
                <w:ins w:id="999" w:author="XuanWen Chen" w:date="2019-01-02T08:01:00Z"/>
                <w:rFonts w:hAnsi="宋体"/>
              </w:rPr>
            </w:pPr>
            <w:ins w:id="1000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F8C5" w14:textId="77777777" w:rsidR="00754881" w:rsidRDefault="00754881">
            <w:pPr>
              <w:jc w:val="left"/>
              <w:rPr>
                <w:ins w:id="1001" w:author="XuanWen Chen" w:date="2019-01-02T08:01:00Z"/>
                <w:rFonts w:hAnsi="宋体"/>
              </w:rPr>
            </w:pPr>
            <w:ins w:id="1002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6AAC378B" w14:textId="77777777" w:rsidTr="00754881">
        <w:trPr>
          <w:ins w:id="100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73D6" w14:textId="77777777" w:rsidR="00754881" w:rsidRDefault="00754881">
            <w:pPr>
              <w:rPr>
                <w:ins w:id="1004" w:author="XuanWen Chen" w:date="2019-01-02T08:01:00Z"/>
              </w:rPr>
            </w:pPr>
            <w:ins w:id="1005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D32D" w14:textId="77777777" w:rsidR="00754881" w:rsidRDefault="00754881">
            <w:pPr>
              <w:jc w:val="left"/>
              <w:rPr>
                <w:ins w:id="1006" w:author="XuanWen Chen" w:date="2019-01-02T08:01:00Z"/>
                <w:rFonts w:hAnsi="宋体"/>
              </w:rPr>
            </w:pPr>
            <w:ins w:id="1007" w:author="XuanWen Chen" w:date="2019-01-02T08:01:00Z">
              <w:r>
                <w:rPr>
                  <w:rFonts w:hAnsi="宋体" w:hint="eastAsia"/>
                </w:rPr>
                <w:t>用户点击案例列表来查看所有案例，快速选择栏中选择特定领域案例</w:t>
              </w:r>
            </w:ins>
          </w:p>
        </w:tc>
      </w:tr>
      <w:tr w:rsidR="00754881" w14:paraId="011002EF" w14:textId="77777777" w:rsidTr="00754881">
        <w:trPr>
          <w:ins w:id="100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BB34C" w14:textId="77777777" w:rsidR="00754881" w:rsidRDefault="00754881">
            <w:pPr>
              <w:rPr>
                <w:ins w:id="1009" w:author="XuanWen Chen" w:date="2019-01-02T08:01:00Z"/>
              </w:rPr>
            </w:pPr>
            <w:ins w:id="1010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A68B6" w14:textId="77777777" w:rsidR="00754881" w:rsidRDefault="00754881">
            <w:pPr>
              <w:jc w:val="left"/>
              <w:rPr>
                <w:ins w:id="1011" w:author="XuanWen Chen" w:date="2019-01-02T08:01:00Z"/>
                <w:rFonts w:hAnsi="宋体"/>
              </w:rPr>
            </w:pPr>
            <w:ins w:id="1012" w:author="XuanWen Chen" w:date="2019-01-02T08:01:00Z">
              <w:r>
                <w:rPr>
                  <w:rFonts w:hAnsi="宋体" w:hint="eastAsia"/>
                </w:rPr>
                <w:t>查看者表示想查看某领域案例</w:t>
              </w:r>
            </w:ins>
          </w:p>
        </w:tc>
      </w:tr>
      <w:tr w:rsidR="00754881" w14:paraId="29AAE9C5" w14:textId="77777777" w:rsidTr="00754881">
        <w:trPr>
          <w:ins w:id="10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D451E" w14:textId="77777777" w:rsidR="00754881" w:rsidRDefault="00754881">
            <w:pPr>
              <w:rPr>
                <w:ins w:id="1014" w:author="XuanWen Chen" w:date="2019-01-02T08:01:00Z"/>
              </w:rPr>
            </w:pPr>
            <w:ins w:id="1015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175E0" w14:textId="77777777" w:rsidR="00754881" w:rsidRDefault="00754881">
            <w:pPr>
              <w:jc w:val="left"/>
              <w:rPr>
                <w:ins w:id="1016" w:author="XuanWen Chen" w:date="2019-01-02T08:01:00Z"/>
                <w:rFonts w:hAnsi="宋体"/>
              </w:rPr>
            </w:pPr>
            <w:ins w:id="1017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16F3FFD9" w14:textId="77777777" w:rsidR="00754881" w:rsidRDefault="00754881">
            <w:pPr>
              <w:jc w:val="left"/>
              <w:rPr>
                <w:ins w:id="1018" w:author="XuanWen Chen" w:date="2019-01-02T08:01:00Z"/>
                <w:rFonts w:hAnsi="宋体"/>
              </w:rPr>
            </w:pPr>
            <w:ins w:id="1019" w:author="XuanWen Chen" w:date="2019-01-02T08:01:00Z">
              <w:r>
                <w:rPr>
                  <w:rFonts w:hint="eastAsia"/>
                </w:rPr>
                <w:t>PRE-2: 用户进入案例列表页面</w:t>
              </w:r>
            </w:ins>
          </w:p>
        </w:tc>
      </w:tr>
      <w:tr w:rsidR="00754881" w14:paraId="147EB348" w14:textId="77777777" w:rsidTr="00754881">
        <w:trPr>
          <w:ins w:id="10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FE6A" w14:textId="77777777" w:rsidR="00754881" w:rsidRDefault="00754881">
            <w:pPr>
              <w:rPr>
                <w:ins w:id="1021" w:author="XuanWen Chen" w:date="2019-01-02T08:01:00Z"/>
              </w:rPr>
            </w:pPr>
            <w:ins w:id="102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E5CC" w14:textId="77777777" w:rsidR="00754881" w:rsidRDefault="00754881">
            <w:pPr>
              <w:jc w:val="left"/>
              <w:rPr>
                <w:ins w:id="1023" w:author="XuanWen Chen" w:date="2019-01-02T08:01:00Z"/>
                <w:rFonts w:hAnsi="宋体"/>
              </w:rPr>
            </w:pPr>
            <w:ins w:id="1024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系统显示特定领域案例列表</w:t>
              </w:r>
            </w:ins>
          </w:p>
        </w:tc>
      </w:tr>
      <w:tr w:rsidR="00754881" w14:paraId="2CA8EAAA" w14:textId="77777777" w:rsidTr="00754881">
        <w:trPr>
          <w:ins w:id="10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817C" w14:textId="77777777" w:rsidR="00754881" w:rsidRDefault="00754881">
            <w:pPr>
              <w:rPr>
                <w:ins w:id="1026" w:author="XuanWen Chen" w:date="2019-01-02T08:01:00Z"/>
                <w:rFonts w:hAnsi="宋体"/>
              </w:rPr>
            </w:pPr>
            <w:ins w:id="102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451F5" w14:textId="77777777" w:rsidR="00754881" w:rsidRDefault="00754881">
            <w:pPr>
              <w:jc w:val="left"/>
              <w:rPr>
                <w:ins w:id="1028" w:author="XuanWen Chen" w:date="2019-01-02T08:01:00Z"/>
              </w:rPr>
            </w:pPr>
            <w:ins w:id="1029" w:author="XuanWen Chen" w:date="2019-01-02T08:01:00Z">
              <w:r>
                <w:rPr>
                  <w:rFonts w:hint="eastAsia"/>
                </w:rPr>
                <w:t>案例类别</w:t>
              </w:r>
            </w:ins>
          </w:p>
        </w:tc>
      </w:tr>
      <w:tr w:rsidR="00754881" w14:paraId="4882BCE9" w14:textId="77777777" w:rsidTr="00754881">
        <w:trPr>
          <w:ins w:id="10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F3A3F" w14:textId="77777777" w:rsidR="00754881" w:rsidRDefault="00754881">
            <w:pPr>
              <w:rPr>
                <w:ins w:id="1031" w:author="XuanWen Chen" w:date="2019-01-02T08:01:00Z"/>
                <w:rFonts w:hAnsi="宋体"/>
              </w:rPr>
            </w:pPr>
            <w:ins w:id="103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A6F74" w14:textId="77777777" w:rsidR="00754881" w:rsidRDefault="00754881">
            <w:pPr>
              <w:jc w:val="left"/>
              <w:rPr>
                <w:ins w:id="1033" w:author="XuanWen Chen" w:date="2019-01-02T08:01:00Z"/>
              </w:rPr>
            </w:pPr>
            <w:ins w:id="1034" w:author="XuanWen Chen" w:date="2019-01-02T08:01:00Z">
              <w:r>
                <w:rPr>
                  <w:rFonts w:hint="eastAsia"/>
                </w:rPr>
                <w:t>案例列表</w:t>
              </w:r>
            </w:ins>
          </w:p>
        </w:tc>
      </w:tr>
      <w:tr w:rsidR="00754881" w14:paraId="03CE6EDD" w14:textId="77777777" w:rsidTr="00754881">
        <w:trPr>
          <w:ins w:id="10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1594" w14:textId="77777777" w:rsidR="00754881" w:rsidRDefault="00754881">
            <w:pPr>
              <w:rPr>
                <w:ins w:id="1036" w:author="XuanWen Chen" w:date="2019-01-02T08:01:00Z"/>
              </w:rPr>
            </w:pPr>
            <w:ins w:id="103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6ADED" w14:textId="77777777" w:rsidR="00754881" w:rsidRDefault="00754881">
            <w:pPr>
              <w:jc w:val="left"/>
              <w:rPr>
                <w:ins w:id="1038" w:author="XuanWen Chen" w:date="2019-01-02T08:01:00Z"/>
                <w:rFonts w:hAnsi="宋体"/>
              </w:rPr>
            </w:pPr>
            <w:ins w:id="1039" w:author="XuanWen Chen" w:date="2019-01-02T08:01:00Z">
              <w:r>
                <w:rPr>
                  <w:rFonts w:hAnsi="宋体" w:hint="eastAsia"/>
                </w:rPr>
                <w:t>3.0 筛选特定领域案例</w:t>
              </w:r>
            </w:ins>
          </w:p>
          <w:p w14:paraId="430B2ACC" w14:textId="77777777" w:rsidR="00754881" w:rsidRDefault="00754881" w:rsidP="00754881">
            <w:pPr>
              <w:pStyle w:val="a9"/>
              <w:numPr>
                <w:ilvl w:val="0"/>
                <w:numId w:val="191"/>
              </w:numPr>
              <w:spacing w:line="240" w:lineRule="auto"/>
              <w:ind w:left="3300" w:firstLineChars="0"/>
              <w:jc w:val="left"/>
              <w:rPr>
                <w:ins w:id="1040" w:author="XuanWen Chen" w:date="2019-01-02T08:01:00Z"/>
                <w:rFonts w:hAnsi="宋体"/>
              </w:rPr>
            </w:pPr>
            <w:ins w:id="1041" w:author="XuanWen Chen" w:date="2019-01-02T08:01:00Z">
              <w:r>
                <w:rPr>
                  <w:rFonts w:hAnsi="宋体" w:hint="eastAsia"/>
                </w:rPr>
                <w:t>用户点击案例列表按钮</w:t>
              </w:r>
            </w:ins>
          </w:p>
          <w:p w14:paraId="1E75BBD0" w14:textId="77777777" w:rsidR="00754881" w:rsidRDefault="00754881" w:rsidP="00754881">
            <w:pPr>
              <w:pStyle w:val="a9"/>
              <w:numPr>
                <w:ilvl w:val="0"/>
                <w:numId w:val="191"/>
              </w:numPr>
              <w:spacing w:line="240" w:lineRule="auto"/>
              <w:ind w:left="3300" w:firstLineChars="0"/>
              <w:jc w:val="left"/>
              <w:rPr>
                <w:ins w:id="1042" w:author="XuanWen Chen" w:date="2019-01-02T08:01:00Z"/>
                <w:rFonts w:hAnsi="宋体"/>
              </w:rPr>
            </w:pPr>
            <w:ins w:id="1043" w:author="XuanWen Chen" w:date="2019-01-02T08:01:00Z">
              <w:r>
                <w:rPr>
                  <w:rFonts w:hAnsi="宋体" w:hint="eastAsia"/>
                </w:rPr>
                <w:t>系统显示所有案例</w:t>
              </w:r>
            </w:ins>
          </w:p>
          <w:p w14:paraId="25B2DD07" w14:textId="77777777" w:rsidR="00754881" w:rsidRDefault="00754881" w:rsidP="00754881">
            <w:pPr>
              <w:pStyle w:val="a9"/>
              <w:numPr>
                <w:ilvl w:val="0"/>
                <w:numId w:val="191"/>
              </w:numPr>
              <w:spacing w:line="240" w:lineRule="auto"/>
              <w:ind w:left="3300" w:firstLineChars="0"/>
              <w:jc w:val="left"/>
              <w:rPr>
                <w:ins w:id="1044" w:author="XuanWen Chen" w:date="2019-01-02T08:01:00Z"/>
                <w:rFonts w:hAnsi="宋体"/>
              </w:rPr>
            </w:pPr>
            <w:ins w:id="1045" w:author="XuanWen Chen" w:date="2019-01-02T08:01:00Z">
              <w:r>
                <w:rPr>
                  <w:rFonts w:hAnsi="宋体" w:hint="eastAsia"/>
                </w:rPr>
                <w:t>用户点击页面上方快速搜索栏中特定领域按钮</w:t>
              </w:r>
            </w:ins>
          </w:p>
          <w:p w14:paraId="59D60D70" w14:textId="77777777" w:rsidR="00754881" w:rsidRDefault="00754881" w:rsidP="00754881">
            <w:pPr>
              <w:pStyle w:val="a9"/>
              <w:numPr>
                <w:ilvl w:val="0"/>
                <w:numId w:val="191"/>
              </w:numPr>
              <w:spacing w:line="240" w:lineRule="auto"/>
              <w:ind w:left="3300" w:firstLineChars="0"/>
              <w:jc w:val="left"/>
              <w:rPr>
                <w:ins w:id="1046" w:author="XuanWen Chen" w:date="2019-01-02T08:01:00Z"/>
                <w:rFonts w:hAnsi="宋体"/>
              </w:rPr>
            </w:pPr>
            <w:ins w:id="1047" w:author="XuanWen Chen" w:date="2019-01-02T08:01:00Z">
              <w:r>
                <w:rPr>
                  <w:rFonts w:hAnsi="宋体" w:hint="eastAsia"/>
                </w:rPr>
                <w:t>系统显示特定领域案例列表</w:t>
              </w:r>
            </w:ins>
          </w:p>
        </w:tc>
      </w:tr>
      <w:tr w:rsidR="00754881" w14:paraId="37E4518D" w14:textId="77777777" w:rsidTr="00754881">
        <w:trPr>
          <w:ins w:id="10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BA5A" w14:textId="77777777" w:rsidR="00754881" w:rsidRDefault="00754881">
            <w:pPr>
              <w:rPr>
                <w:ins w:id="1049" w:author="XuanWen Chen" w:date="2019-01-02T08:01:00Z"/>
                <w:rFonts w:hAnsi="宋体"/>
              </w:rPr>
            </w:pPr>
            <w:ins w:id="1050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CCCA9" w14:textId="77777777" w:rsidR="00754881" w:rsidRDefault="00754881">
            <w:pPr>
              <w:jc w:val="left"/>
              <w:rPr>
                <w:ins w:id="1051" w:author="XuanWen Chen" w:date="2019-01-02T08:01:00Z"/>
                <w:rFonts w:hAnsi="宋体"/>
              </w:rPr>
            </w:pPr>
          </w:p>
        </w:tc>
      </w:tr>
      <w:tr w:rsidR="00754881" w14:paraId="61645047" w14:textId="77777777" w:rsidTr="00754881">
        <w:trPr>
          <w:ins w:id="10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9661D" w14:textId="77777777" w:rsidR="00754881" w:rsidRDefault="00754881">
            <w:pPr>
              <w:rPr>
                <w:ins w:id="1053" w:author="XuanWen Chen" w:date="2019-01-02T08:01:00Z"/>
                <w:rFonts w:hAnsi="宋体"/>
              </w:rPr>
            </w:pPr>
            <w:ins w:id="1054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42D8" w14:textId="77777777" w:rsidR="00754881" w:rsidRDefault="00754881">
            <w:pPr>
              <w:jc w:val="left"/>
              <w:rPr>
                <w:ins w:id="1055" w:author="XuanWen Chen" w:date="2019-01-02T08:01:00Z"/>
                <w:rFonts w:hAnsi="宋体"/>
              </w:rPr>
            </w:pPr>
          </w:p>
        </w:tc>
      </w:tr>
      <w:tr w:rsidR="00754881" w14:paraId="56CA4040" w14:textId="77777777" w:rsidTr="00754881">
        <w:trPr>
          <w:ins w:id="105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89EA4" w14:textId="77777777" w:rsidR="00754881" w:rsidRDefault="00754881">
            <w:pPr>
              <w:rPr>
                <w:ins w:id="1057" w:author="XuanWen Chen" w:date="2019-01-02T08:01:00Z"/>
                <w:rFonts w:hAnsi="宋体"/>
              </w:rPr>
            </w:pPr>
            <w:ins w:id="1058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D42B" w14:textId="77777777" w:rsidR="00754881" w:rsidRDefault="00754881">
            <w:pPr>
              <w:jc w:val="left"/>
              <w:rPr>
                <w:ins w:id="1059" w:author="XuanWen Chen" w:date="2019-01-02T08:01:00Z"/>
                <w:rFonts w:hAnsi="宋体"/>
              </w:rPr>
            </w:pPr>
          </w:p>
        </w:tc>
      </w:tr>
      <w:tr w:rsidR="00754881" w14:paraId="7EF35FBD" w14:textId="77777777" w:rsidTr="00754881">
        <w:trPr>
          <w:ins w:id="106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FADCB" w14:textId="77777777" w:rsidR="00754881" w:rsidRDefault="00754881">
            <w:pPr>
              <w:rPr>
                <w:ins w:id="1061" w:author="XuanWen Chen" w:date="2019-01-02T08:01:00Z"/>
                <w:rFonts w:hAnsi="宋体"/>
              </w:rPr>
            </w:pPr>
            <w:ins w:id="1062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6B7" w14:textId="77777777" w:rsidR="00754881" w:rsidRDefault="00754881">
            <w:pPr>
              <w:jc w:val="left"/>
              <w:rPr>
                <w:ins w:id="1063" w:author="XuanWen Chen" w:date="2019-01-02T08:01:00Z"/>
                <w:rFonts w:hAnsi="宋体"/>
              </w:rPr>
            </w:pPr>
            <w:ins w:id="1064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2B47952D" w14:textId="77777777" w:rsidTr="00754881">
        <w:trPr>
          <w:ins w:id="106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CE034" w14:textId="77777777" w:rsidR="00754881" w:rsidRDefault="00754881">
            <w:pPr>
              <w:rPr>
                <w:ins w:id="1066" w:author="XuanWen Chen" w:date="2019-01-02T08:01:00Z"/>
                <w:rFonts w:hAnsi="宋体"/>
              </w:rPr>
            </w:pPr>
            <w:ins w:id="1067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1FF2F" w14:textId="77777777" w:rsidR="00754881" w:rsidRDefault="00754881">
            <w:pPr>
              <w:jc w:val="left"/>
              <w:rPr>
                <w:ins w:id="1068" w:author="XuanWen Chen" w:date="2019-01-02T08:01:00Z"/>
                <w:rFonts w:hAnsi="宋体"/>
              </w:rPr>
            </w:pPr>
          </w:p>
        </w:tc>
      </w:tr>
      <w:tr w:rsidR="00754881" w14:paraId="56632735" w14:textId="77777777" w:rsidTr="00754881">
        <w:trPr>
          <w:ins w:id="10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B6C9" w14:textId="77777777" w:rsidR="00754881" w:rsidRDefault="00754881">
            <w:pPr>
              <w:rPr>
                <w:ins w:id="1070" w:author="XuanWen Chen" w:date="2019-01-02T08:01:00Z"/>
                <w:rFonts w:hAnsi="宋体"/>
              </w:rPr>
            </w:pPr>
            <w:ins w:id="1071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B3C3F" w14:textId="77777777" w:rsidR="00754881" w:rsidRDefault="00754881">
            <w:pPr>
              <w:jc w:val="left"/>
              <w:rPr>
                <w:ins w:id="1072" w:author="XuanWen Chen" w:date="2019-01-02T08:01:00Z"/>
                <w:rFonts w:hAnsi="宋体"/>
              </w:rPr>
            </w:pPr>
          </w:p>
        </w:tc>
      </w:tr>
      <w:tr w:rsidR="00754881" w14:paraId="5BD7C7BA" w14:textId="77777777" w:rsidTr="00754881">
        <w:trPr>
          <w:ins w:id="10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12CB" w14:textId="77777777" w:rsidR="00754881" w:rsidRDefault="00754881">
            <w:pPr>
              <w:rPr>
                <w:ins w:id="1074" w:author="XuanWen Chen" w:date="2019-01-02T08:01:00Z"/>
              </w:rPr>
            </w:pPr>
            <w:ins w:id="1075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1B6DC" w14:textId="77777777" w:rsidR="00754881" w:rsidRDefault="00754881">
            <w:pPr>
              <w:rPr>
                <w:ins w:id="1076" w:author="XuanWen Chen" w:date="2019-01-02T08:01:00Z"/>
              </w:rPr>
            </w:pPr>
          </w:p>
          <w:p w14:paraId="38C0E9D8" w14:textId="77777777" w:rsidR="00754881" w:rsidRDefault="00754881">
            <w:pPr>
              <w:rPr>
                <w:ins w:id="1077" w:author="XuanWen Chen" w:date="2019-01-02T08:01:00Z"/>
              </w:rPr>
            </w:pPr>
          </w:p>
        </w:tc>
      </w:tr>
    </w:tbl>
    <w:p w14:paraId="0016169F" w14:textId="77777777" w:rsidR="00754881" w:rsidRDefault="00754881" w:rsidP="00754881">
      <w:pPr>
        <w:rPr>
          <w:ins w:id="1078" w:author="XuanWen Chen" w:date="2019-01-02T08:01:00Z"/>
          <w:color w:val="FF0000"/>
        </w:rPr>
      </w:pPr>
    </w:p>
    <w:p w14:paraId="6A6E8263" w14:textId="77777777" w:rsidR="00754881" w:rsidRDefault="00754881" w:rsidP="00754881">
      <w:pPr>
        <w:pStyle w:val="4"/>
        <w:rPr>
          <w:ins w:id="1079" w:author="XuanWen Chen" w:date="2019-01-02T08:01:00Z"/>
        </w:rPr>
      </w:pPr>
      <w:ins w:id="1080" w:author="XuanWen Chen" w:date="2019-01-02T08:01:00Z">
        <w:r>
          <w:rPr>
            <w:rFonts w:hint="eastAsia"/>
          </w:rPr>
          <w:t>用户案例排序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746BBE8C" w14:textId="77777777" w:rsidTr="00754881">
        <w:trPr>
          <w:ins w:id="10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D0BC0" w14:textId="77777777" w:rsidR="00754881" w:rsidRDefault="00754881">
            <w:pPr>
              <w:rPr>
                <w:ins w:id="1082" w:author="XuanWen Chen" w:date="2019-01-02T08:01:00Z"/>
              </w:rPr>
            </w:pPr>
            <w:ins w:id="1083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8890" w14:textId="77777777" w:rsidR="00754881" w:rsidRDefault="00754881">
            <w:pPr>
              <w:jc w:val="left"/>
              <w:rPr>
                <w:ins w:id="1084" w:author="XuanWen Chen" w:date="2019-01-02T08:01:00Z"/>
                <w:rFonts w:hAnsi="宋体"/>
                <w:b/>
              </w:rPr>
            </w:pPr>
            <w:ins w:id="1085" w:author="XuanWen Chen" w:date="2019-01-02T08:01:00Z">
              <w:r>
                <w:rPr>
                  <w:rFonts w:hAnsi="宋体" w:hint="eastAsia"/>
                  <w:b/>
                </w:rPr>
                <w:t>UC-2：用户案例排序</w:t>
              </w:r>
            </w:ins>
          </w:p>
        </w:tc>
      </w:tr>
      <w:tr w:rsidR="00754881" w14:paraId="396FD7C9" w14:textId="77777777" w:rsidTr="00754881">
        <w:trPr>
          <w:ins w:id="10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9F093" w14:textId="77777777" w:rsidR="00754881" w:rsidRDefault="00754881">
            <w:pPr>
              <w:rPr>
                <w:ins w:id="1087" w:author="XuanWen Chen" w:date="2019-01-02T08:01:00Z"/>
              </w:rPr>
            </w:pPr>
            <w:ins w:id="1088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F3103" w14:textId="77777777" w:rsidR="00754881" w:rsidRDefault="00754881">
            <w:pPr>
              <w:jc w:val="left"/>
              <w:rPr>
                <w:ins w:id="1089" w:author="XuanWen Chen" w:date="2019-01-02T08:01:00Z"/>
                <w:rFonts w:hAnsi="宋体"/>
              </w:rPr>
            </w:pPr>
            <w:proofErr w:type="gramStart"/>
            <w:ins w:id="1090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125D" w14:textId="77777777" w:rsidR="00754881" w:rsidRDefault="00754881">
            <w:pPr>
              <w:jc w:val="left"/>
              <w:rPr>
                <w:ins w:id="1091" w:author="XuanWen Chen" w:date="2019-01-02T08:01:00Z"/>
                <w:rFonts w:hAnsi="宋体"/>
              </w:rPr>
            </w:pPr>
            <w:ins w:id="1092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3E32" w14:textId="77777777" w:rsidR="00754881" w:rsidRDefault="00754881">
            <w:pPr>
              <w:jc w:val="left"/>
              <w:rPr>
                <w:ins w:id="1093" w:author="XuanWen Chen" w:date="2019-01-02T08:01:00Z"/>
                <w:rFonts w:hAnsi="宋体"/>
              </w:rPr>
            </w:pPr>
            <w:ins w:id="1094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5D7E6691" w14:textId="77777777" w:rsidTr="00754881">
        <w:trPr>
          <w:ins w:id="10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608C6" w14:textId="77777777" w:rsidR="00754881" w:rsidRDefault="00754881">
            <w:pPr>
              <w:rPr>
                <w:ins w:id="1096" w:author="XuanWen Chen" w:date="2019-01-02T08:01:00Z"/>
              </w:rPr>
            </w:pPr>
            <w:ins w:id="1097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43BB" w14:textId="77777777" w:rsidR="00754881" w:rsidRDefault="00754881">
            <w:pPr>
              <w:jc w:val="left"/>
              <w:rPr>
                <w:ins w:id="1098" w:author="XuanWen Chen" w:date="2019-01-02T08:01:00Z"/>
                <w:rFonts w:hAnsi="宋体"/>
              </w:rPr>
            </w:pPr>
            <w:ins w:id="1099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258CA" w14:textId="77777777" w:rsidR="00754881" w:rsidRDefault="00754881">
            <w:pPr>
              <w:jc w:val="left"/>
              <w:rPr>
                <w:ins w:id="1100" w:author="XuanWen Chen" w:date="2019-01-02T08:01:00Z"/>
                <w:rFonts w:hAnsi="宋体"/>
              </w:rPr>
            </w:pPr>
            <w:ins w:id="1101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520F7" w14:textId="77777777" w:rsidR="00754881" w:rsidRDefault="00754881">
            <w:pPr>
              <w:jc w:val="left"/>
              <w:rPr>
                <w:ins w:id="1102" w:author="XuanWen Chen" w:date="2019-01-02T08:01:00Z"/>
                <w:rFonts w:hAnsi="宋体"/>
              </w:rPr>
            </w:pPr>
            <w:ins w:id="1103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5E919133" w14:textId="77777777" w:rsidTr="00754881">
        <w:trPr>
          <w:ins w:id="110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1A36A" w14:textId="77777777" w:rsidR="00754881" w:rsidRDefault="00754881">
            <w:pPr>
              <w:rPr>
                <w:ins w:id="1105" w:author="XuanWen Chen" w:date="2019-01-02T08:01:00Z"/>
              </w:rPr>
            </w:pPr>
            <w:ins w:id="1106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F212" w14:textId="77777777" w:rsidR="00754881" w:rsidRDefault="00754881">
            <w:pPr>
              <w:jc w:val="left"/>
              <w:rPr>
                <w:ins w:id="1107" w:author="XuanWen Chen" w:date="2019-01-02T08:01:00Z"/>
                <w:rFonts w:hAnsi="宋体"/>
              </w:rPr>
            </w:pPr>
            <w:ins w:id="1108" w:author="XuanWen Chen" w:date="2019-01-02T08:01:00Z">
              <w:r>
                <w:rPr>
                  <w:rFonts w:hAnsi="宋体" w:hint="eastAsia"/>
                </w:rPr>
                <w:t>用户点击案例列表来查看所有案例，快速选择栏中选择(全部，综合排名，热度排名，最新)按钮，对案例进行排序</w:t>
              </w:r>
            </w:ins>
          </w:p>
        </w:tc>
      </w:tr>
      <w:tr w:rsidR="00754881" w14:paraId="7C71E5F9" w14:textId="77777777" w:rsidTr="00754881">
        <w:trPr>
          <w:ins w:id="11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4AB1" w14:textId="77777777" w:rsidR="00754881" w:rsidRDefault="00754881">
            <w:pPr>
              <w:rPr>
                <w:ins w:id="1110" w:author="XuanWen Chen" w:date="2019-01-02T08:01:00Z"/>
              </w:rPr>
            </w:pPr>
            <w:ins w:id="1111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A10C3" w14:textId="77777777" w:rsidR="00754881" w:rsidRDefault="00754881">
            <w:pPr>
              <w:jc w:val="left"/>
              <w:rPr>
                <w:ins w:id="1112" w:author="XuanWen Chen" w:date="2019-01-02T08:01:00Z"/>
                <w:rFonts w:hAnsi="宋体"/>
              </w:rPr>
            </w:pPr>
            <w:ins w:id="1113" w:author="XuanWen Chen" w:date="2019-01-02T08:01:00Z">
              <w:r>
                <w:rPr>
                  <w:rFonts w:hAnsi="宋体" w:hint="eastAsia"/>
                </w:rPr>
                <w:t>查看者表示想查看排序后的案例</w:t>
              </w:r>
            </w:ins>
          </w:p>
        </w:tc>
      </w:tr>
      <w:tr w:rsidR="00754881" w14:paraId="087438C6" w14:textId="77777777" w:rsidTr="00754881">
        <w:trPr>
          <w:ins w:id="11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7931" w14:textId="77777777" w:rsidR="00754881" w:rsidRDefault="00754881">
            <w:pPr>
              <w:rPr>
                <w:ins w:id="1115" w:author="XuanWen Chen" w:date="2019-01-02T08:01:00Z"/>
              </w:rPr>
            </w:pPr>
            <w:ins w:id="1116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30D5" w14:textId="77777777" w:rsidR="00754881" w:rsidRDefault="00754881">
            <w:pPr>
              <w:jc w:val="left"/>
              <w:rPr>
                <w:ins w:id="1117" w:author="XuanWen Chen" w:date="2019-01-02T08:01:00Z"/>
                <w:rFonts w:hAnsi="宋体"/>
              </w:rPr>
            </w:pPr>
            <w:ins w:id="1118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4C0C21A9" w14:textId="77777777" w:rsidR="00754881" w:rsidRDefault="00754881">
            <w:pPr>
              <w:jc w:val="left"/>
              <w:rPr>
                <w:ins w:id="1119" w:author="XuanWen Chen" w:date="2019-01-02T08:01:00Z"/>
                <w:rFonts w:hAnsi="宋体"/>
              </w:rPr>
            </w:pPr>
            <w:ins w:id="1120" w:author="XuanWen Chen" w:date="2019-01-02T08:01:00Z">
              <w:r>
                <w:rPr>
                  <w:rFonts w:hint="eastAsia"/>
                </w:rPr>
                <w:t>PRE-2: 用户进入案例列表页面</w:t>
              </w:r>
            </w:ins>
          </w:p>
        </w:tc>
      </w:tr>
      <w:tr w:rsidR="00754881" w14:paraId="60B9B62F" w14:textId="77777777" w:rsidTr="00754881">
        <w:trPr>
          <w:ins w:id="112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2B861" w14:textId="77777777" w:rsidR="00754881" w:rsidRDefault="00754881">
            <w:pPr>
              <w:rPr>
                <w:ins w:id="1122" w:author="XuanWen Chen" w:date="2019-01-02T08:01:00Z"/>
              </w:rPr>
            </w:pPr>
            <w:ins w:id="112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840C5" w14:textId="77777777" w:rsidR="00754881" w:rsidRDefault="00754881">
            <w:pPr>
              <w:jc w:val="left"/>
              <w:rPr>
                <w:ins w:id="1124" w:author="XuanWen Chen" w:date="2019-01-02T08:01:00Z"/>
                <w:rFonts w:hAnsi="宋体"/>
              </w:rPr>
            </w:pPr>
            <w:ins w:id="1125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系统显示排序后案例列表</w:t>
              </w:r>
            </w:ins>
          </w:p>
        </w:tc>
      </w:tr>
      <w:tr w:rsidR="00754881" w14:paraId="59F44029" w14:textId="77777777" w:rsidTr="00754881">
        <w:trPr>
          <w:ins w:id="11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F0336" w14:textId="77777777" w:rsidR="00754881" w:rsidRDefault="00754881">
            <w:pPr>
              <w:rPr>
                <w:ins w:id="1127" w:author="XuanWen Chen" w:date="2019-01-02T08:01:00Z"/>
                <w:rFonts w:hAnsi="宋体"/>
              </w:rPr>
            </w:pPr>
            <w:ins w:id="112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1C2A" w14:textId="77777777" w:rsidR="00754881" w:rsidRDefault="00754881">
            <w:pPr>
              <w:jc w:val="left"/>
              <w:rPr>
                <w:ins w:id="1129" w:author="XuanWen Chen" w:date="2019-01-02T08:01:00Z"/>
              </w:rPr>
            </w:pPr>
            <w:ins w:id="1130" w:author="XuanWen Chen" w:date="2019-01-02T08:01:00Z">
              <w:r>
                <w:rPr>
                  <w:rFonts w:hint="eastAsia"/>
                </w:rPr>
                <w:t>案例分类</w:t>
              </w:r>
            </w:ins>
          </w:p>
        </w:tc>
      </w:tr>
      <w:tr w:rsidR="00754881" w14:paraId="118A8B44" w14:textId="77777777" w:rsidTr="00754881">
        <w:trPr>
          <w:ins w:id="11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E5AFC" w14:textId="77777777" w:rsidR="00754881" w:rsidRDefault="00754881">
            <w:pPr>
              <w:rPr>
                <w:ins w:id="1132" w:author="XuanWen Chen" w:date="2019-01-02T08:01:00Z"/>
                <w:rFonts w:hAnsi="宋体"/>
              </w:rPr>
            </w:pPr>
            <w:ins w:id="113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3336" w14:textId="77777777" w:rsidR="00754881" w:rsidRDefault="00754881">
            <w:pPr>
              <w:jc w:val="left"/>
              <w:rPr>
                <w:ins w:id="1134" w:author="XuanWen Chen" w:date="2019-01-02T08:01:00Z"/>
              </w:rPr>
            </w:pPr>
            <w:ins w:id="1135" w:author="XuanWen Chen" w:date="2019-01-02T08:01:00Z">
              <w:r>
                <w:rPr>
                  <w:rFonts w:hint="eastAsia"/>
                </w:rPr>
                <w:t>案例列表</w:t>
              </w:r>
            </w:ins>
          </w:p>
        </w:tc>
      </w:tr>
      <w:tr w:rsidR="00754881" w14:paraId="3EEB5126" w14:textId="77777777" w:rsidTr="00754881">
        <w:trPr>
          <w:ins w:id="113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D71DE" w14:textId="77777777" w:rsidR="00754881" w:rsidRDefault="00754881">
            <w:pPr>
              <w:rPr>
                <w:ins w:id="1137" w:author="XuanWen Chen" w:date="2019-01-02T08:01:00Z"/>
              </w:rPr>
            </w:pPr>
            <w:ins w:id="113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140A" w14:textId="77777777" w:rsidR="00754881" w:rsidRDefault="00754881">
            <w:pPr>
              <w:jc w:val="left"/>
              <w:rPr>
                <w:ins w:id="1139" w:author="XuanWen Chen" w:date="2019-01-02T08:01:00Z"/>
                <w:rFonts w:hAnsi="宋体"/>
              </w:rPr>
            </w:pPr>
            <w:ins w:id="1140" w:author="XuanWen Chen" w:date="2019-01-02T08:01:00Z">
              <w:r>
                <w:rPr>
                  <w:rFonts w:hAnsi="宋体" w:hint="eastAsia"/>
                </w:rPr>
                <w:t>3.0 案例排序</w:t>
              </w:r>
            </w:ins>
          </w:p>
          <w:p w14:paraId="38CB7490" w14:textId="77777777" w:rsidR="00754881" w:rsidRDefault="00754881" w:rsidP="00754881">
            <w:pPr>
              <w:pStyle w:val="a9"/>
              <w:numPr>
                <w:ilvl w:val="0"/>
                <w:numId w:val="193"/>
              </w:numPr>
              <w:spacing w:line="240" w:lineRule="auto"/>
              <w:ind w:left="3300" w:firstLineChars="0"/>
              <w:jc w:val="left"/>
              <w:rPr>
                <w:ins w:id="1141" w:author="XuanWen Chen" w:date="2019-01-02T08:01:00Z"/>
                <w:rFonts w:hAnsi="宋体"/>
              </w:rPr>
            </w:pPr>
            <w:ins w:id="1142" w:author="XuanWen Chen" w:date="2019-01-02T08:01:00Z">
              <w:r>
                <w:rPr>
                  <w:rFonts w:hAnsi="宋体" w:hint="eastAsia"/>
                </w:rPr>
                <w:t>用户点击案例列表按钮</w:t>
              </w:r>
            </w:ins>
          </w:p>
          <w:p w14:paraId="7043833D" w14:textId="77777777" w:rsidR="00754881" w:rsidRDefault="00754881" w:rsidP="00754881">
            <w:pPr>
              <w:pStyle w:val="a9"/>
              <w:numPr>
                <w:ilvl w:val="0"/>
                <w:numId w:val="193"/>
              </w:numPr>
              <w:spacing w:line="240" w:lineRule="auto"/>
              <w:ind w:left="3300" w:firstLineChars="0"/>
              <w:jc w:val="left"/>
              <w:rPr>
                <w:ins w:id="1143" w:author="XuanWen Chen" w:date="2019-01-02T08:01:00Z"/>
                <w:rFonts w:hAnsi="宋体"/>
              </w:rPr>
            </w:pPr>
            <w:ins w:id="1144" w:author="XuanWen Chen" w:date="2019-01-02T08:01:00Z">
              <w:r>
                <w:rPr>
                  <w:rFonts w:hAnsi="宋体" w:hint="eastAsia"/>
                </w:rPr>
                <w:t>系统显示所有案例</w:t>
              </w:r>
            </w:ins>
          </w:p>
          <w:p w14:paraId="690EAD93" w14:textId="77777777" w:rsidR="00754881" w:rsidRDefault="00754881" w:rsidP="00754881">
            <w:pPr>
              <w:pStyle w:val="a9"/>
              <w:numPr>
                <w:ilvl w:val="0"/>
                <w:numId w:val="193"/>
              </w:numPr>
              <w:spacing w:line="240" w:lineRule="auto"/>
              <w:ind w:left="3300" w:firstLineChars="0"/>
              <w:jc w:val="left"/>
              <w:rPr>
                <w:ins w:id="1145" w:author="XuanWen Chen" w:date="2019-01-02T08:01:00Z"/>
                <w:rFonts w:hAnsi="宋体"/>
              </w:rPr>
            </w:pPr>
            <w:ins w:id="1146" w:author="XuanWen Chen" w:date="2019-01-02T08:01:00Z">
              <w:r>
                <w:rPr>
                  <w:rFonts w:hAnsi="宋体" w:hint="eastAsia"/>
                </w:rPr>
                <w:t>用户点击页面上方快速搜索栏中选择(全部，综合排名，热度排名，最新)按钮</w:t>
              </w:r>
            </w:ins>
          </w:p>
          <w:p w14:paraId="7325C853" w14:textId="77777777" w:rsidR="00754881" w:rsidRDefault="00754881" w:rsidP="00754881">
            <w:pPr>
              <w:pStyle w:val="a9"/>
              <w:numPr>
                <w:ilvl w:val="0"/>
                <w:numId w:val="193"/>
              </w:numPr>
              <w:spacing w:line="240" w:lineRule="auto"/>
              <w:ind w:left="3300" w:firstLineChars="0"/>
              <w:jc w:val="left"/>
              <w:rPr>
                <w:ins w:id="1147" w:author="XuanWen Chen" w:date="2019-01-02T08:01:00Z"/>
                <w:rFonts w:hAnsi="宋体"/>
              </w:rPr>
            </w:pPr>
            <w:ins w:id="1148" w:author="XuanWen Chen" w:date="2019-01-02T08:01:00Z">
              <w:r>
                <w:rPr>
                  <w:rFonts w:hAnsi="宋体" w:hint="eastAsia"/>
                </w:rPr>
                <w:t>系统对案例进行排序</w:t>
              </w:r>
            </w:ins>
          </w:p>
          <w:p w14:paraId="0B8315E3" w14:textId="77777777" w:rsidR="00754881" w:rsidRDefault="00754881" w:rsidP="00754881">
            <w:pPr>
              <w:pStyle w:val="a9"/>
              <w:numPr>
                <w:ilvl w:val="0"/>
                <w:numId w:val="193"/>
              </w:numPr>
              <w:spacing w:line="240" w:lineRule="auto"/>
              <w:ind w:left="3300" w:firstLineChars="0"/>
              <w:jc w:val="left"/>
              <w:rPr>
                <w:ins w:id="1149" w:author="XuanWen Chen" w:date="2019-01-02T08:01:00Z"/>
                <w:rFonts w:hAnsi="宋体"/>
              </w:rPr>
            </w:pPr>
            <w:ins w:id="1150" w:author="XuanWen Chen" w:date="2019-01-02T08:01:00Z">
              <w:r>
                <w:rPr>
                  <w:rFonts w:hAnsi="宋体" w:hint="eastAsia"/>
                </w:rPr>
                <w:t>系统显示排序后的案例列表</w:t>
              </w:r>
            </w:ins>
          </w:p>
        </w:tc>
      </w:tr>
      <w:tr w:rsidR="00754881" w14:paraId="31E4AB38" w14:textId="77777777" w:rsidTr="00754881">
        <w:trPr>
          <w:ins w:id="115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4F4AC" w14:textId="77777777" w:rsidR="00754881" w:rsidRDefault="00754881">
            <w:pPr>
              <w:rPr>
                <w:ins w:id="1152" w:author="XuanWen Chen" w:date="2019-01-02T08:01:00Z"/>
                <w:rFonts w:hAnsi="宋体"/>
              </w:rPr>
            </w:pPr>
            <w:ins w:id="1153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B4A78" w14:textId="77777777" w:rsidR="00754881" w:rsidRDefault="00754881">
            <w:pPr>
              <w:jc w:val="left"/>
              <w:rPr>
                <w:ins w:id="1154" w:author="XuanWen Chen" w:date="2019-01-02T08:01:00Z"/>
                <w:rFonts w:hAnsi="宋体"/>
              </w:rPr>
            </w:pPr>
          </w:p>
        </w:tc>
      </w:tr>
      <w:tr w:rsidR="00754881" w14:paraId="49D977B8" w14:textId="77777777" w:rsidTr="00754881">
        <w:trPr>
          <w:ins w:id="11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96414" w14:textId="77777777" w:rsidR="00754881" w:rsidRDefault="00754881">
            <w:pPr>
              <w:rPr>
                <w:ins w:id="1156" w:author="XuanWen Chen" w:date="2019-01-02T08:01:00Z"/>
                <w:rFonts w:hAnsi="宋体"/>
              </w:rPr>
            </w:pPr>
            <w:ins w:id="1157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119D9" w14:textId="77777777" w:rsidR="00754881" w:rsidRDefault="00754881">
            <w:pPr>
              <w:jc w:val="left"/>
              <w:rPr>
                <w:ins w:id="1158" w:author="XuanWen Chen" w:date="2019-01-02T08:01:00Z"/>
                <w:rFonts w:hAnsi="宋体"/>
              </w:rPr>
            </w:pPr>
          </w:p>
        </w:tc>
      </w:tr>
      <w:tr w:rsidR="00754881" w14:paraId="42A7C8E9" w14:textId="77777777" w:rsidTr="00754881">
        <w:trPr>
          <w:ins w:id="115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2982C" w14:textId="77777777" w:rsidR="00754881" w:rsidRDefault="00754881">
            <w:pPr>
              <w:rPr>
                <w:ins w:id="1160" w:author="XuanWen Chen" w:date="2019-01-02T08:01:00Z"/>
                <w:rFonts w:hAnsi="宋体"/>
              </w:rPr>
            </w:pPr>
            <w:ins w:id="1161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B104" w14:textId="77777777" w:rsidR="00754881" w:rsidRDefault="00754881">
            <w:pPr>
              <w:jc w:val="left"/>
              <w:rPr>
                <w:ins w:id="1162" w:author="XuanWen Chen" w:date="2019-01-02T08:01:00Z"/>
                <w:rFonts w:hAnsi="宋体"/>
              </w:rPr>
            </w:pPr>
          </w:p>
        </w:tc>
      </w:tr>
      <w:tr w:rsidR="00754881" w14:paraId="2EC79C62" w14:textId="77777777" w:rsidTr="00754881">
        <w:trPr>
          <w:ins w:id="116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600C" w14:textId="77777777" w:rsidR="00754881" w:rsidRDefault="00754881">
            <w:pPr>
              <w:rPr>
                <w:ins w:id="1164" w:author="XuanWen Chen" w:date="2019-01-02T08:01:00Z"/>
                <w:rFonts w:hAnsi="宋体"/>
              </w:rPr>
            </w:pPr>
            <w:ins w:id="116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8782F" w14:textId="77777777" w:rsidR="00754881" w:rsidRDefault="00754881">
            <w:pPr>
              <w:jc w:val="left"/>
              <w:rPr>
                <w:ins w:id="1166" w:author="XuanWen Chen" w:date="2019-01-02T08:01:00Z"/>
                <w:rFonts w:hAnsi="宋体"/>
              </w:rPr>
            </w:pPr>
            <w:ins w:id="1167" w:author="XuanWen Chen" w:date="2019-01-02T08:01:00Z">
              <w:r>
                <w:rPr>
                  <w:rFonts w:hAnsi="宋体" w:hint="eastAsia"/>
                </w:rPr>
                <w:t>10000次/日</w:t>
              </w:r>
            </w:ins>
          </w:p>
        </w:tc>
      </w:tr>
      <w:tr w:rsidR="00754881" w14:paraId="5E017B39" w14:textId="77777777" w:rsidTr="00754881">
        <w:trPr>
          <w:ins w:id="11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73870" w14:textId="77777777" w:rsidR="00754881" w:rsidRDefault="00754881">
            <w:pPr>
              <w:rPr>
                <w:ins w:id="1169" w:author="XuanWen Chen" w:date="2019-01-02T08:01:00Z"/>
                <w:rFonts w:hAnsi="宋体"/>
              </w:rPr>
            </w:pPr>
            <w:ins w:id="117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CFC8E" w14:textId="77777777" w:rsidR="00754881" w:rsidRDefault="00754881">
            <w:pPr>
              <w:jc w:val="left"/>
              <w:rPr>
                <w:ins w:id="1171" w:author="XuanWen Chen" w:date="2019-01-02T08:01:00Z"/>
                <w:rFonts w:hAnsi="宋体"/>
              </w:rPr>
            </w:pPr>
          </w:p>
        </w:tc>
      </w:tr>
      <w:tr w:rsidR="00754881" w14:paraId="66CFDEF3" w14:textId="77777777" w:rsidTr="00754881">
        <w:trPr>
          <w:ins w:id="117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116EA" w14:textId="77777777" w:rsidR="00754881" w:rsidRDefault="00754881">
            <w:pPr>
              <w:rPr>
                <w:ins w:id="1173" w:author="XuanWen Chen" w:date="2019-01-02T08:01:00Z"/>
                <w:rFonts w:hAnsi="宋体"/>
              </w:rPr>
            </w:pPr>
            <w:ins w:id="117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90DB6" w14:textId="77777777" w:rsidR="00754881" w:rsidRDefault="00754881">
            <w:pPr>
              <w:jc w:val="left"/>
              <w:rPr>
                <w:ins w:id="1175" w:author="XuanWen Chen" w:date="2019-01-02T08:01:00Z"/>
                <w:rFonts w:hAnsi="宋体"/>
              </w:rPr>
            </w:pPr>
          </w:p>
        </w:tc>
      </w:tr>
      <w:tr w:rsidR="00754881" w14:paraId="53B24F3C" w14:textId="77777777" w:rsidTr="00754881">
        <w:trPr>
          <w:ins w:id="11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8F654" w14:textId="77777777" w:rsidR="00754881" w:rsidRDefault="00754881">
            <w:pPr>
              <w:rPr>
                <w:ins w:id="1177" w:author="XuanWen Chen" w:date="2019-01-02T08:01:00Z"/>
              </w:rPr>
            </w:pPr>
            <w:ins w:id="1178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EDD7E" w14:textId="77777777" w:rsidR="00754881" w:rsidRDefault="00754881">
            <w:pPr>
              <w:rPr>
                <w:ins w:id="1179" w:author="XuanWen Chen" w:date="2019-01-02T08:01:00Z"/>
              </w:rPr>
            </w:pPr>
          </w:p>
          <w:p w14:paraId="0F83F09C" w14:textId="77777777" w:rsidR="00754881" w:rsidRDefault="00754881">
            <w:pPr>
              <w:rPr>
                <w:ins w:id="1180" w:author="XuanWen Chen" w:date="2019-01-02T08:01:00Z"/>
              </w:rPr>
            </w:pPr>
          </w:p>
        </w:tc>
      </w:tr>
    </w:tbl>
    <w:p w14:paraId="7A96A455" w14:textId="77777777" w:rsidR="00754881" w:rsidRDefault="00754881" w:rsidP="00754881">
      <w:pPr>
        <w:rPr>
          <w:ins w:id="1181" w:author="XuanWen Chen" w:date="2019-01-02T08:01:00Z"/>
        </w:rPr>
      </w:pPr>
    </w:p>
    <w:p w14:paraId="002B5488" w14:textId="77777777" w:rsidR="00754881" w:rsidRDefault="00754881" w:rsidP="00754881">
      <w:pPr>
        <w:rPr>
          <w:ins w:id="1182" w:author="XuanWen Chen" w:date="2019-01-02T08:01:00Z"/>
        </w:rPr>
      </w:pPr>
    </w:p>
    <w:p w14:paraId="19569E6E" w14:textId="77777777" w:rsidR="00754881" w:rsidRDefault="00754881" w:rsidP="00754881">
      <w:pPr>
        <w:pStyle w:val="4"/>
        <w:rPr>
          <w:ins w:id="1183" w:author="XuanWen Chen" w:date="2019-01-02T08:01:00Z"/>
          <w:color w:val="000000" w:themeColor="text1"/>
        </w:rPr>
      </w:pPr>
      <w:ins w:id="1184" w:author="XuanWen Chen" w:date="2019-01-02T08:01:00Z">
        <w:r>
          <w:rPr>
            <w:rFonts w:hint="eastAsia"/>
          </w:rPr>
          <w:t>用户</w:t>
        </w:r>
        <w:r>
          <w:rPr>
            <w:rFonts w:hint="eastAsia"/>
            <w:color w:val="000000" w:themeColor="text1"/>
          </w:rPr>
          <w:t>案例详细信息查看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0CCB263E" w14:textId="77777777" w:rsidTr="00754881">
        <w:trPr>
          <w:ins w:id="118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89E35" w14:textId="77777777" w:rsidR="00754881" w:rsidRDefault="00754881">
            <w:pPr>
              <w:rPr>
                <w:ins w:id="1186" w:author="XuanWen Chen" w:date="2019-01-02T08:01:00Z"/>
              </w:rPr>
            </w:pPr>
            <w:ins w:id="118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A1A9A" w14:textId="77777777" w:rsidR="00754881" w:rsidRDefault="00754881">
            <w:pPr>
              <w:jc w:val="left"/>
              <w:rPr>
                <w:ins w:id="1188" w:author="XuanWen Chen" w:date="2019-01-02T08:01:00Z"/>
                <w:rFonts w:hAnsi="宋体"/>
                <w:b/>
              </w:rPr>
            </w:pPr>
            <w:ins w:id="1189" w:author="XuanWen Chen" w:date="2019-01-02T08:01:00Z">
              <w:r>
                <w:rPr>
                  <w:rFonts w:hAnsi="宋体" w:hint="eastAsia"/>
                  <w:b/>
                </w:rPr>
                <w:t>UC-2：用户案例详细信息查看</w:t>
              </w:r>
            </w:ins>
          </w:p>
        </w:tc>
      </w:tr>
      <w:tr w:rsidR="00754881" w14:paraId="00D08605" w14:textId="77777777" w:rsidTr="00754881">
        <w:trPr>
          <w:ins w:id="11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6D703" w14:textId="77777777" w:rsidR="00754881" w:rsidRDefault="00754881">
            <w:pPr>
              <w:rPr>
                <w:ins w:id="1191" w:author="XuanWen Chen" w:date="2019-01-02T08:01:00Z"/>
              </w:rPr>
            </w:pPr>
            <w:ins w:id="119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7AAA" w14:textId="77777777" w:rsidR="00754881" w:rsidRDefault="00754881">
            <w:pPr>
              <w:jc w:val="left"/>
              <w:rPr>
                <w:ins w:id="1193" w:author="XuanWen Chen" w:date="2019-01-02T08:01:00Z"/>
                <w:rFonts w:hAnsi="宋体"/>
              </w:rPr>
            </w:pPr>
            <w:proofErr w:type="gramStart"/>
            <w:ins w:id="119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586CC" w14:textId="77777777" w:rsidR="00754881" w:rsidRDefault="00754881">
            <w:pPr>
              <w:jc w:val="left"/>
              <w:rPr>
                <w:ins w:id="1195" w:author="XuanWen Chen" w:date="2019-01-02T08:01:00Z"/>
                <w:rFonts w:hAnsi="宋体"/>
              </w:rPr>
            </w:pPr>
            <w:ins w:id="119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14568" w14:textId="77777777" w:rsidR="00754881" w:rsidRDefault="00754881">
            <w:pPr>
              <w:jc w:val="left"/>
              <w:rPr>
                <w:ins w:id="1197" w:author="XuanWen Chen" w:date="2019-01-02T08:01:00Z"/>
                <w:rFonts w:hAnsi="宋体"/>
              </w:rPr>
            </w:pPr>
            <w:ins w:id="1198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4CC4C69C" w14:textId="77777777" w:rsidTr="00754881">
        <w:trPr>
          <w:ins w:id="119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21C1F" w14:textId="77777777" w:rsidR="00754881" w:rsidRDefault="00754881">
            <w:pPr>
              <w:rPr>
                <w:ins w:id="1200" w:author="XuanWen Chen" w:date="2019-01-02T08:01:00Z"/>
              </w:rPr>
            </w:pPr>
            <w:ins w:id="120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B4D7" w14:textId="77777777" w:rsidR="00754881" w:rsidRDefault="00754881">
            <w:pPr>
              <w:jc w:val="left"/>
              <w:rPr>
                <w:ins w:id="1202" w:author="XuanWen Chen" w:date="2019-01-02T08:01:00Z"/>
                <w:rFonts w:hAnsi="宋体"/>
              </w:rPr>
            </w:pPr>
            <w:ins w:id="120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F90C5" w14:textId="77777777" w:rsidR="00754881" w:rsidRDefault="00754881">
            <w:pPr>
              <w:jc w:val="left"/>
              <w:rPr>
                <w:ins w:id="1204" w:author="XuanWen Chen" w:date="2019-01-02T08:01:00Z"/>
                <w:rFonts w:hAnsi="宋体"/>
              </w:rPr>
            </w:pPr>
            <w:ins w:id="120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A85C" w14:textId="77777777" w:rsidR="00754881" w:rsidRDefault="00754881">
            <w:pPr>
              <w:jc w:val="left"/>
              <w:rPr>
                <w:ins w:id="1206" w:author="XuanWen Chen" w:date="2019-01-02T08:01:00Z"/>
                <w:rFonts w:hAnsi="宋体"/>
              </w:rPr>
            </w:pPr>
            <w:ins w:id="1207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7BD845EA" w14:textId="77777777" w:rsidTr="00754881">
        <w:trPr>
          <w:ins w:id="120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2BCF" w14:textId="77777777" w:rsidR="00754881" w:rsidRDefault="00754881">
            <w:pPr>
              <w:rPr>
                <w:ins w:id="1209" w:author="XuanWen Chen" w:date="2019-01-02T08:01:00Z"/>
              </w:rPr>
            </w:pPr>
            <w:ins w:id="121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7593" w14:textId="77777777" w:rsidR="00754881" w:rsidRDefault="00754881">
            <w:pPr>
              <w:jc w:val="left"/>
              <w:rPr>
                <w:ins w:id="1211" w:author="XuanWen Chen" w:date="2019-01-02T08:01:00Z"/>
                <w:rFonts w:hAnsi="宋体"/>
              </w:rPr>
            </w:pPr>
            <w:ins w:id="1212" w:author="XuanWen Chen" w:date="2019-01-02T08:01:00Z">
              <w:r>
                <w:rPr>
                  <w:rFonts w:hAnsi="宋体" w:hint="eastAsia"/>
                </w:rPr>
                <w:t>用户查看某个案例的详细信息</w:t>
              </w:r>
            </w:ins>
          </w:p>
        </w:tc>
      </w:tr>
      <w:tr w:rsidR="00754881" w14:paraId="50932A2A" w14:textId="77777777" w:rsidTr="00754881">
        <w:trPr>
          <w:ins w:id="12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2715" w14:textId="77777777" w:rsidR="00754881" w:rsidRDefault="00754881">
            <w:pPr>
              <w:rPr>
                <w:ins w:id="1214" w:author="XuanWen Chen" w:date="2019-01-02T08:01:00Z"/>
              </w:rPr>
            </w:pPr>
            <w:ins w:id="121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B1AE3" w14:textId="77777777" w:rsidR="00754881" w:rsidRDefault="00754881">
            <w:pPr>
              <w:jc w:val="left"/>
              <w:rPr>
                <w:ins w:id="1216" w:author="XuanWen Chen" w:date="2019-01-02T08:01:00Z"/>
                <w:rFonts w:hAnsi="宋体"/>
              </w:rPr>
            </w:pPr>
            <w:ins w:id="1217" w:author="XuanWen Chen" w:date="2019-01-02T08:01:00Z">
              <w:r>
                <w:rPr>
                  <w:rFonts w:hAnsi="宋体" w:hint="eastAsia"/>
                </w:rPr>
                <w:t>用户想查看案例的详细信息</w:t>
              </w:r>
            </w:ins>
          </w:p>
        </w:tc>
      </w:tr>
      <w:tr w:rsidR="00754881" w14:paraId="68F152D4" w14:textId="77777777" w:rsidTr="00754881">
        <w:trPr>
          <w:ins w:id="12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573D6" w14:textId="77777777" w:rsidR="00754881" w:rsidRDefault="00754881">
            <w:pPr>
              <w:rPr>
                <w:ins w:id="1219" w:author="XuanWen Chen" w:date="2019-01-02T08:01:00Z"/>
              </w:rPr>
            </w:pPr>
            <w:ins w:id="122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9B13C" w14:textId="77777777" w:rsidR="00754881" w:rsidRDefault="00754881">
            <w:pPr>
              <w:jc w:val="left"/>
              <w:rPr>
                <w:ins w:id="1221" w:author="XuanWen Chen" w:date="2019-01-02T08:01:00Z"/>
                <w:rFonts w:hAnsi="宋体"/>
              </w:rPr>
            </w:pPr>
            <w:ins w:id="1222" w:author="XuanWen Chen" w:date="2019-01-02T08:01:00Z">
              <w:r>
                <w:rPr>
                  <w:rFonts w:hint="eastAsia"/>
                </w:rPr>
                <w:t xml:space="preserve">PRE-1: </w:t>
              </w:r>
              <w:r>
                <w:rPr>
                  <w:rFonts w:hAnsi="宋体" w:hint="eastAsia"/>
                </w:rPr>
                <w:t>查看者登陆</w:t>
              </w:r>
            </w:ins>
          </w:p>
          <w:p w14:paraId="4B111221" w14:textId="77777777" w:rsidR="00754881" w:rsidRDefault="00754881">
            <w:pPr>
              <w:jc w:val="left"/>
              <w:rPr>
                <w:ins w:id="1223" w:author="XuanWen Chen" w:date="2019-01-02T08:01:00Z"/>
                <w:rFonts w:hAnsi="宋体"/>
              </w:rPr>
            </w:pPr>
            <w:ins w:id="1224" w:author="XuanWen Chen" w:date="2019-01-02T08:01:00Z">
              <w:r>
                <w:rPr>
                  <w:rFonts w:hint="eastAsia"/>
                </w:rPr>
                <w:t xml:space="preserve">PRE-2: </w:t>
              </w:r>
              <w:r>
                <w:rPr>
                  <w:rFonts w:hAnsi="宋体" w:hint="eastAsia"/>
                </w:rPr>
                <w:t>案例数据库中存在案例</w:t>
              </w:r>
            </w:ins>
          </w:p>
        </w:tc>
      </w:tr>
      <w:tr w:rsidR="00754881" w14:paraId="17C100A2" w14:textId="77777777" w:rsidTr="00754881">
        <w:trPr>
          <w:ins w:id="12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37CDD" w14:textId="77777777" w:rsidR="00754881" w:rsidRDefault="00754881">
            <w:pPr>
              <w:rPr>
                <w:ins w:id="1226" w:author="XuanWen Chen" w:date="2019-01-02T08:01:00Z"/>
              </w:rPr>
            </w:pPr>
            <w:ins w:id="122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E8B3" w14:textId="77777777" w:rsidR="00754881" w:rsidRDefault="00754881">
            <w:pPr>
              <w:jc w:val="left"/>
              <w:rPr>
                <w:ins w:id="1228" w:author="XuanWen Chen" w:date="2019-01-02T08:01:00Z"/>
                <w:rFonts w:hAnsi="宋体"/>
              </w:rPr>
            </w:pPr>
            <w:ins w:id="1229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系统显示案例详情</w:t>
              </w:r>
            </w:ins>
          </w:p>
        </w:tc>
      </w:tr>
      <w:tr w:rsidR="00754881" w14:paraId="4D06A3C5" w14:textId="77777777" w:rsidTr="00754881">
        <w:trPr>
          <w:ins w:id="12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20604" w14:textId="77777777" w:rsidR="00754881" w:rsidRDefault="00754881">
            <w:pPr>
              <w:rPr>
                <w:ins w:id="1231" w:author="XuanWen Chen" w:date="2019-01-02T08:01:00Z"/>
                <w:rFonts w:hAnsi="宋体"/>
              </w:rPr>
            </w:pPr>
            <w:ins w:id="123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DA604" w14:textId="77777777" w:rsidR="00754881" w:rsidRDefault="00754881">
            <w:pPr>
              <w:jc w:val="left"/>
              <w:rPr>
                <w:ins w:id="1233" w:author="XuanWen Chen" w:date="2019-01-02T08:01:00Z"/>
              </w:rPr>
            </w:pPr>
          </w:p>
        </w:tc>
      </w:tr>
      <w:tr w:rsidR="00754881" w14:paraId="5FAF2A2C" w14:textId="77777777" w:rsidTr="00754881">
        <w:trPr>
          <w:ins w:id="123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9EE0" w14:textId="77777777" w:rsidR="00754881" w:rsidRDefault="00754881">
            <w:pPr>
              <w:rPr>
                <w:ins w:id="1235" w:author="XuanWen Chen" w:date="2019-01-02T08:01:00Z"/>
                <w:rFonts w:hAnsi="宋体"/>
              </w:rPr>
            </w:pPr>
            <w:ins w:id="1236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CB6D7" w14:textId="77777777" w:rsidR="00754881" w:rsidRDefault="00754881">
            <w:pPr>
              <w:jc w:val="left"/>
              <w:rPr>
                <w:ins w:id="1237" w:author="XuanWen Chen" w:date="2019-01-02T08:01:00Z"/>
              </w:rPr>
            </w:pPr>
            <w:ins w:id="1238" w:author="XuanWen Chen" w:date="2019-01-02T08:01:00Z">
              <w:r>
                <w:rPr>
                  <w:rFonts w:hint="eastAsia"/>
                </w:rPr>
                <w:t>案例详细信息</w:t>
              </w:r>
            </w:ins>
          </w:p>
        </w:tc>
      </w:tr>
      <w:tr w:rsidR="00754881" w14:paraId="46F09AF6" w14:textId="77777777" w:rsidTr="00754881">
        <w:trPr>
          <w:ins w:id="12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1D28B" w14:textId="77777777" w:rsidR="00754881" w:rsidRDefault="00754881">
            <w:pPr>
              <w:rPr>
                <w:ins w:id="1240" w:author="XuanWen Chen" w:date="2019-01-02T08:01:00Z"/>
              </w:rPr>
            </w:pPr>
            <w:ins w:id="1241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7024E" w14:textId="77777777" w:rsidR="00754881" w:rsidRDefault="00754881">
            <w:pPr>
              <w:jc w:val="left"/>
              <w:rPr>
                <w:ins w:id="1242" w:author="XuanWen Chen" w:date="2019-01-02T08:01:00Z"/>
                <w:rFonts w:hAnsi="宋体"/>
              </w:rPr>
            </w:pPr>
            <w:ins w:id="1243" w:author="XuanWen Chen" w:date="2019-01-02T08:01:00Z">
              <w:r>
                <w:rPr>
                  <w:rFonts w:hAnsi="宋体" w:hint="eastAsia"/>
                </w:rPr>
                <w:t>3.0 查看案例</w:t>
              </w:r>
            </w:ins>
          </w:p>
          <w:p w14:paraId="70901BB6" w14:textId="77777777" w:rsidR="00754881" w:rsidRDefault="00754881" w:rsidP="00754881">
            <w:pPr>
              <w:pStyle w:val="a9"/>
              <w:numPr>
                <w:ilvl w:val="0"/>
                <w:numId w:val="195"/>
              </w:numPr>
              <w:spacing w:line="240" w:lineRule="auto"/>
              <w:ind w:left="3360" w:firstLineChars="0"/>
              <w:jc w:val="left"/>
              <w:rPr>
                <w:ins w:id="1244" w:author="XuanWen Chen" w:date="2019-01-02T08:01:00Z"/>
                <w:rFonts w:hAnsi="宋体"/>
              </w:rPr>
            </w:pPr>
            <w:ins w:id="1245" w:author="XuanWen Chen" w:date="2019-01-02T08:01:00Z">
              <w:r>
                <w:rPr>
                  <w:rFonts w:hAnsi="宋体" w:hint="eastAsia"/>
                </w:rPr>
                <w:t>用户点击案例列表</w:t>
              </w:r>
            </w:ins>
          </w:p>
          <w:p w14:paraId="638409DB" w14:textId="77777777" w:rsidR="00754881" w:rsidRDefault="00754881" w:rsidP="00754881">
            <w:pPr>
              <w:pStyle w:val="a9"/>
              <w:numPr>
                <w:ilvl w:val="0"/>
                <w:numId w:val="195"/>
              </w:numPr>
              <w:spacing w:line="240" w:lineRule="auto"/>
              <w:ind w:left="3360" w:firstLineChars="0"/>
              <w:jc w:val="left"/>
              <w:rPr>
                <w:ins w:id="1246" w:author="XuanWen Chen" w:date="2019-01-02T08:01:00Z"/>
                <w:rFonts w:hAnsi="宋体"/>
              </w:rPr>
            </w:pPr>
            <w:ins w:id="1247" w:author="XuanWen Chen" w:date="2019-01-02T08:01:00Z">
              <w:r>
                <w:rPr>
                  <w:rFonts w:hAnsi="宋体" w:hint="eastAsia"/>
                </w:rPr>
                <w:t>系统显示所有案例</w:t>
              </w:r>
            </w:ins>
          </w:p>
          <w:p w14:paraId="5B7AF065" w14:textId="77777777" w:rsidR="00754881" w:rsidRDefault="00754881" w:rsidP="00754881">
            <w:pPr>
              <w:pStyle w:val="a9"/>
              <w:numPr>
                <w:ilvl w:val="0"/>
                <w:numId w:val="195"/>
              </w:numPr>
              <w:spacing w:line="240" w:lineRule="auto"/>
              <w:ind w:left="3360" w:firstLineChars="0"/>
              <w:jc w:val="left"/>
              <w:rPr>
                <w:ins w:id="1248" w:author="XuanWen Chen" w:date="2019-01-02T08:01:00Z"/>
                <w:rFonts w:hAnsi="宋体"/>
              </w:rPr>
            </w:pPr>
            <w:ins w:id="1249" w:author="XuanWen Chen" w:date="2019-01-02T08:01:00Z">
              <w:r>
                <w:rPr>
                  <w:rFonts w:hAnsi="宋体" w:hint="eastAsia"/>
                </w:rPr>
                <w:t>用户点击某个案例</w:t>
              </w:r>
            </w:ins>
          </w:p>
          <w:p w14:paraId="16654ABB" w14:textId="77777777" w:rsidR="00754881" w:rsidRDefault="00754881" w:rsidP="00754881">
            <w:pPr>
              <w:pStyle w:val="a9"/>
              <w:numPr>
                <w:ilvl w:val="0"/>
                <w:numId w:val="195"/>
              </w:numPr>
              <w:spacing w:line="240" w:lineRule="auto"/>
              <w:ind w:left="3360" w:firstLineChars="0"/>
              <w:jc w:val="left"/>
              <w:rPr>
                <w:ins w:id="1250" w:author="XuanWen Chen" w:date="2019-01-02T08:01:00Z"/>
                <w:rFonts w:hAnsi="宋体"/>
              </w:rPr>
            </w:pPr>
            <w:ins w:id="1251" w:author="XuanWen Chen" w:date="2019-01-02T08:01:00Z">
              <w:r>
                <w:rPr>
                  <w:rFonts w:hAnsi="宋体" w:hint="eastAsia"/>
                </w:rPr>
                <w:t>系统显示案例详细信息</w:t>
              </w:r>
            </w:ins>
          </w:p>
        </w:tc>
      </w:tr>
      <w:tr w:rsidR="00754881" w14:paraId="2EC4467B" w14:textId="77777777" w:rsidTr="00754881">
        <w:trPr>
          <w:ins w:id="12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59D98" w14:textId="77777777" w:rsidR="00754881" w:rsidRDefault="00754881">
            <w:pPr>
              <w:rPr>
                <w:ins w:id="1253" w:author="XuanWen Chen" w:date="2019-01-02T08:01:00Z"/>
                <w:rFonts w:hAnsi="宋体"/>
              </w:rPr>
            </w:pPr>
            <w:ins w:id="1254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9BF9" w14:textId="77777777" w:rsidR="00754881" w:rsidRDefault="00754881" w:rsidP="00754881">
            <w:pPr>
              <w:pStyle w:val="a9"/>
              <w:numPr>
                <w:ilvl w:val="0"/>
                <w:numId w:val="197"/>
              </w:numPr>
              <w:spacing w:line="240" w:lineRule="auto"/>
              <w:ind w:left="3360" w:firstLineChars="0"/>
              <w:jc w:val="left"/>
              <w:rPr>
                <w:ins w:id="1255" w:author="XuanWen Chen" w:date="2019-01-02T08:01:00Z"/>
                <w:rFonts w:hAnsi="宋体"/>
              </w:rPr>
            </w:pPr>
            <w:ins w:id="1256" w:author="XuanWen Chen" w:date="2019-01-02T08:01:00Z">
              <w:r>
                <w:rPr>
                  <w:rFonts w:hAnsi="宋体" w:hint="eastAsia"/>
                </w:rPr>
                <w:t>用户点击案例列表</w:t>
              </w:r>
            </w:ins>
          </w:p>
          <w:p w14:paraId="220B6B70" w14:textId="77777777" w:rsidR="00754881" w:rsidRDefault="00754881" w:rsidP="00754881">
            <w:pPr>
              <w:pStyle w:val="a9"/>
              <w:numPr>
                <w:ilvl w:val="0"/>
                <w:numId w:val="197"/>
              </w:numPr>
              <w:spacing w:line="240" w:lineRule="auto"/>
              <w:ind w:left="3360" w:firstLineChars="0"/>
              <w:jc w:val="left"/>
              <w:rPr>
                <w:ins w:id="1257" w:author="XuanWen Chen" w:date="2019-01-02T08:01:00Z"/>
                <w:rFonts w:hAnsi="宋体"/>
              </w:rPr>
            </w:pPr>
            <w:ins w:id="1258" w:author="XuanWen Chen" w:date="2019-01-02T08:01:00Z">
              <w:r>
                <w:rPr>
                  <w:rFonts w:hAnsi="宋体" w:hint="eastAsia"/>
                </w:rPr>
                <w:t>系统显示所有案例</w:t>
              </w:r>
            </w:ins>
          </w:p>
          <w:p w14:paraId="2B256235" w14:textId="77777777" w:rsidR="00754881" w:rsidRDefault="00754881" w:rsidP="00754881">
            <w:pPr>
              <w:pStyle w:val="a9"/>
              <w:numPr>
                <w:ilvl w:val="0"/>
                <w:numId w:val="197"/>
              </w:numPr>
              <w:spacing w:line="240" w:lineRule="auto"/>
              <w:ind w:left="3360" w:firstLineChars="0"/>
              <w:jc w:val="left"/>
              <w:rPr>
                <w:ins w:id="1259" w:author="XuanWen Chen" w:date="2019-01-02T08:01:00Z"/>
                <w:rFonts w:hAnsi="宋体"/>
              </w:rPr>
            </w:pPr>
            <w:ins w:id="1260" w:author="XuanWen Chen" w:date="2019-01-02T08:01:00Z">
              <w:r>
                <w:rPr>
                  <w:rFonts w:hAnsi="宋体" w:hint="eastAsia"/>
                </w:rPr>
                <w:t>用户根据信息对案例进行搜索或筛</w:t>
              </w:r>
              <w:r>
                <w:rPr>
                  <w:rFonts w:hAnsi="宋体" w:hint="eastAsia"/>
                </w:rPr>
                <w:lastRenderedPageBreak/>
                <w:t>选</w:t>
              </w:r>
            </w:ins>
          </w:p>
          <w:p w14:paraId="54355FC6" w14:textId="77777777" w:rsidR="00754881" w:rsidRDefault="00754881" w:rsidP="00754881">
            <w:pPr>
              <w:pStyle w:val="a9"/>
              <w:numPr>
                <w:ilvl w:val="0"/>
                <w:numId w:val="197"/>
              </w:numPr>
              <w:spacing w:line="240" w:lineRule="auto"/>
              <w:ind w:left="3360" w:firstLineChars="0"/>
              <w:jc w:val="left"/>
              <w:rPr>
                <w:ins w:id="1261" w:author="XuanWen Chen" w:date="2019-01-02T08:01:00Z"/>
                <w:rFonts w:hAnsi="宋体"/>
              </w:rPr>
            </w:pPr>
            <w:ins w:id="1262" w:author="XuanWen Chen" w:date="2019-01-02T08:01:00Z">
              <w:r>
                <w:rPr>
                  <w:rFonts w:hAnsi="宋体" w:hint="eastAsia"/>
                </w:rPr>
                <w:t>用户点击某个案例</w:t>
              </w:r>
            </w:ins>
          </w:p>
          <w:p w14:paraId="1EA80493" w14:textId="77777777" w:rsidR="00754881" w:rsidRDefault="00754881" w:rsidP="00754881">
            <w:pPr>
              <w:pStyle w:val="a9"/>
              <w:numPr>
                <w:ilvl w:val="0"/>
                <w:numId w:val="197"/>
              </w:numPr>
              <w:ind w:left="3360" w:firstLineChars="0"/>
              <w:jc w:val="left"/>
              <w:rPr>
                <w:ins w:id="1263" w:author="XuanWen Chen" w:date="2019-01-02T08:01:00Z"/>
                <w:rFonts w:hAnsi="宋体"/>
              </w:rPr>
            </w:pPr>
            <w:ins w:id="1264" w:author="XuanWen Chen" w:date="2019-01-02T08:01:00Z">
              <w:r>
                <w:rPr>
                  <w:rFonts w:hAnsi="宋体" w:hint="eastAsia"/>
                </w:rPr>
                <w:t>系统显示案例详细信息</w:t>
              </w:r>
            </w:ins>
          </w:p>
        </w:tc>
      </w:tr>
      <w:tr w:rsidR="00754881" w14:paraId="42FB9DDE" w14:textId="77777777" w:rsidTr="00754881">
        <w:trPr>
          <w:ins w:id="126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0B6AC" w14:textId="77777777" w:rsidR="00754881" w:rsidRDefault="00754881">
            <w:pPr>
              <w:rPr>
                <w:ins w:id="1266" w:author="XuanWen Chen" w:date="2019-01-02T08:01:00Z"/>
                <w:rFonts w:hAnsi="宋体"/>
              </w:rPr>
            </w:pPr>
            <w:ins w:id="1267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CC417" w14:textId="77777777" w:rsidR="00754881" w:rsidRDefault="00754881">
            <w:pPr>
              <w:jc w:val="left"/>
              <w:rPr>
                <w:ins w:id="1268" w:author="XuanWen Chen" w:date="2019-01-02T08:01:00Z"/>
                <w:rFonts w:hAnsi="宋体"/>
              </w:rPr>
            </w:pPr>
          </w:p>
        </w:tc>
      </w:tr>
      <w:tr w:rsidR="00754881" w14:paraId="2AC646C4" w14:textId="77777777" w:rsidTr="00754881">
        <w:trPr>
          <w:ins w:id="12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41CB3" w14:textId="77777777" w:rsidR="00754881" w:rsidRDefault="00754881">
            <w:pPr>
              <w:rPr>
                <w:ins w:id="1270" w:author="XuanWen Chen" w:date="2019-01-02T08:01:00Z"/>
                <w:rFonts w:hAnsi="宋体"/>
              </w:rPr>
            </w:pPr>
            <w:ins w:id="1271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CAB4" w14:textId="77777777" w:rsidR="00754881" w:rsidRDefault="00754881">
            <w:pPr>
              <w:jc w:val="left"/>
              <w:rPr>
                <w:ins w:id="1272" w:author="XuanWen Chen" w:date="2019-01-02T08:01:00Z"/>
                <w:rFonts w:hAnsi="宋体"/>
              </w:rPr>
            </w:pPr>
          </w:p>
        </w:tc>
      </w:tr>
      <w:tr w:rsidR="00754881" w14:paraId="2D04AD34" w14:textId="77777777" w:rsidTr="00754881">
        <w:trPr>
          <w:ins w:id="12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8BD9" w14:textId="77777777" w:rsidR="00754881" w:rsidRDefault="00754881">
            <w:pPr>
              <w:rPr>
                <w:ins w:id="1274" w:author="XuanWen Chen" w:date="2019-01-02T08:01:00Z"/>
                <w:rFonts w:hAnsi="宋体"/>
              </w:rPr>
            </w:pPr>
            <w:ins w:id="127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B19C" w14:textId="77777777" w:rsidR="00754881" w:rsidRDefault="00754881">
            <w:pPr>
              <w:jc w:val="left"/>
              <w:rPr>
                <w:ins w:id="1276" w:author="XuanWen Chen" w:date="2019-01-02T08:01:00Z"/>
                <w:rFonts w:hAnsi="宋体"/>
              </w:rPr>
            </w:pPr>
            <w:ins w:id="1277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6D99A2EE" w14:textId="77777777" w:rsidTr="00754881">
        <w:trPr>
          <w:ins w:id="12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5D5D" w14:textId="77777777" w:rsidR="00754881" w:rsidRDefault="00754881">
            <w:pPr>
              <w:rPr>
                <w:ins w:id="1279" w:author="XuanWen Chen" w:date="2019-01-02T08:01:00Z"/>
                <w:rFonts w:hAnsi="宋体"/>
              </w:rPr>
            </w:pPr>
            <w:ins w:id="128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7879" w14:textId="77777777" w:rsidR="00754881" w:rsidRDefault="00754881">
            <w:pPr>
              <w:jc w:val="left"/>
              <w:rPr>
                <w:ins w:id="1281" w:author="XuanWen Chen" w:date="2019-01-02T08:01:00Z"/>
                <w:rFonts w:hAnsi="宋体"/>
              </w:rPr>
            </w:pPr>
          </w:p>
        </w:tc>
      </w:tr>
      <w:tr w:rsidR="00754881" w14:paraId="70FFC78A" w14:textId="77777777" w:rsidTr="00754881">
        <w:trPr>
          <w:ins w:id="128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C70A8" w14:textId="77777777" w:rsidR="00754881" w:rsidRDefault="00754881">
            <w:pPr>
              <w:rPr>
                <w:ins w:id="1283" w:author="XuanWen Chen" w:date="2019-01-02T08:01:00Z"/>
                <w:rFonts w:hAnsi="宋体"/>
              </w:rPr>
            </w:pPr>
            <w:ins w:id="128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C1F7" w14:textId="77777777" w:rsidR="00754881" w:rsidRDefault="00754881">
            <w:pPr>
              <w:jc w:val="left"/>
              <w:rPr>
                <w:ins w:id="1285" w:author="XuanWen Chen" w:date="2019-01-02T08:01:00Z"/>
                <w:rFonts w:hAnsi="宋体"/>
              </w:rPr>
            </w:pPr>
            <w:ins w:id="1286" w:author="XuanWen Chen" w:date="2019-01-02T08:01:00Z">
              <w:r>
                <w:rPr>
                  <w:rFonts w:hAnsi="宋体" w:hint="eastAsia"/>
                </w:rPr>
                <w:t>所有已被创建的案例保存在案例数据库中</w:t>
              </w:r>
            </w:ins>
          </w:p>
        </w:tc>
      </w:tr>
      <w:tr w:rsidR="00754881" w14:paraId="76CA1D7F" w14:textId="77777777" w:rsidTr="00754881">
        <w:trPr>
          <w:ins w:id="128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FCC9" w14:textId="77777777" w:rsidR="00754881" w:rsidRDefault="00754881">
            <w:pPr>
              <w:rPr>
                <w:ins w:id="1288" w:author="XuanWen Chen" w:date="2019-01-02T08:01:00Z"/>
              </w:rPr>
            </w:pPr>
            <w:ins w:id="1289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C6409" w14:textId="77777777" w:rsidR="00754881" w:rsidRDefault="00754881">
            <w:pPr>
              <w:rPr>
                <w:ins w:id="1290" w:author="XuanWen Chen" w:date="2019-01-02T08:01:00Z"/>
              </w:rPr>
            </w:pPr>
          </w:p>
          <w:p w14:paraId="1F46B63E" w14:textId="77777777" w:rsidR="00754881" w:rsidRDefault="00754881">
            <w:pPr>
              <w:rPr>
                <w:ins w:id="1291" w:author="XuanWen Chen" w:date="2019-01-02T08:01:00Z"/>
              </w:rPr>
            </w:pPr>
          </w:p>
        </w:tc>
      </w:tr>
    </w:tbl>
    <w:p w14:paraId="42DA7B16" w14:textId="77777777" w:rsidR="00754881" w:rsidRDefault="00754881" w:rsidP="00754881">
      <w:pPr>
        <w:widowControl/>
        <w:spacing w:line="240" w:lineRule="auto"/>
        <w:jc w:val="left"/>
        <w:rPr>
          <w:ins w:id="1292" w:author="XuanWen Chen" w:date="2019-01-02T08:01:00Z"/>
        </w:rPr>
      </w:pPr>
    </w:p>
    <w:p w14:paraId="52B0CED6" w14:textId="77777777" w:rsidR="00754881" w:rsidRDefault="00754881" w:rsidP="00754881">
      <w:pPr>
        <w:pStyle w:val="4"/>
        <w:rPr>
          <w:ins w:id="1293" w:author="XuanWen Chen" w:date="2019-01-02T08:01:00Z"/>
        </w:rPr>
      </w:pPr>
      <w:ins w:id="1294" w:author="XuanWen Chen" w:date="2019-01-02T08:01:00Z">
        <w:r>
          <w:rPr>
            <w:rFonts w:hint="eastAsia"/>
          </w:rPr>
          <w:t>用户特定项目查询</w:t>
        </w:r>
        <w:r>
          <w:rPr>
            <w:rFonts w:hint="eastAsia"/>
            <w:color w:val="FF0000"/>
          </w:rPr>
          <w:t>（从案例详情页进入）？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799DBB89" w14:textId="77777777" w:rsidTr="00754881">
        <w:trPr>
          <w:ins w:id="12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CB65" w14:textId="77777777" w:rsidR="00754881" w:rsidRDefault="00754881">
            <w:pPr>
              <w:rPr>
                <w:ins w:id="1296" w:author="XuanWen Chen" w:date="2019-01-02T08:01:00Z"/>
              </w:rPr>
            </w:pPr>
            <w:ins w:id="129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6D1DC" w14:textId="77777777" w:rsidR="00754881" w:rsidRDefault="00754881">
            <w:pPr>
              <w:jc w:val="left"/>
              <w:rPr>
                <w:ins w:id="1298" w:author="XuanWen Chen" w:date="2019-01-02T08:01:00Z"/>
                <w:rFonts w:hAnsi="宋体"/>
                <w:b/>
              </w:rPr>
            </w:pPr>
            <w:ins w:id="1299" w:author="XuanWen Chen" w:date="2019-01-02T08:01:00Z">
              <w:r>
                <w:rPr>
                  <w:rFonts w:hAnsi="宋体" w:hint="eastAsia"/>
                  <w:b/>
                </w:rPr>
                <w:t>UC-2：用户特定项目查询</w:t>
              </w:r>
            </w:ins>
          </w:p>
        </w:tc>
      </w:tr>
      <w:tr w:rsidR="00754881" w14:paraId="5225D6C2" w14:textId="77777777" w:rsidTr="00754881">
        <w:trPr>
          <w:ins w:id="13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7613" w14:textId="77777777" w:rsidR="00754881" w:rsidRDefault="00754881">
            <w:pPr>
              <w:rPr>
                <w:ins w:id="1301" w:author="XuanWen Chen" w:date="2019-01-02T08:01:00Z"/>
              </w:rPr>
            </w:pPr>
            <w:ins w:id="130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E81C1" w14:textId="77777777" w:rsidR="00754881" w:rsidRDefault="00754881">
            <w:pPr>
              <w:jc w:val="left"/>
              <w:rPr>
                <w:ins w:id="1303" w:author="XuanWen Chen" w:date="2019-01-02T08:01:00Z"/>
                <w:rFonts w:hAnsi="宋体"/>
              </w:rPr>
            </w:pPr>
            <w:proofErr w:type="gramStart"/>
            <w:ins w:id="130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4B48F" w14:textId="77777777" w:rsidR="00754881" w:rsidRDefault="00754881">
            <w:pPr>
              <w:jc w:val="left"/>
              <w:rPr>
                <w:ins w:id="1305" w:author="XuanWen Chen" w:date="2019-01-02T08:01:00Z"/>
                <w:rFonts w:hAnsi="宋体"/>
              </w:rPr>
            </w:pPr>
            <w:ins w:id="130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FBDEC" w14:textId="77777777" w:rsidR="00754881" w:rsidRDefault="00754881">
            <w:pPr>
              <w:jc w:val="left"/>
              <w:rPr>
                <w:ins w:id="1307" w:author="XuanWen Chen" w:date="2019-01-02T08:01:00Z"/>
                <w:rFonts w:hAnsi="宋体"/>
              </w:rPr>
            </w:pPr>
            <w:ins w:id="1308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25EE945A" w14:textId="77777777" w:rsidTr="00754881">
        <w:trPr>
          <w:ins w:id="13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AA05" w14:textId="77777777" w:rsidR="00754881" w:rsidRDefault="00754881">
            <w:pPr>
              <w:rPr>
                <w:ins w:id="1310" w:author="XuanWen Chen" w:date="2019-01-02T08:01:00Z"/>
              </w:rPr>
            </w:pPr>
            <w:ins w:id="131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3379D" w14:textId="77777777" w:rsidR="00754881" w:rsidRDefault="00754881">
            <w:pPr>
              <w:jc w:val="left"/>
              <w:rPr>
                <w:ins w:id="1312" w:author="XuanWen Chen" w:date="2019-01-02T08:01:00Z"/>
                <w:rFonts w:hAnsi="宋体"/>
              </w:rPr>
            </w:pPr>
            <w:ins w:id="131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6BE8" w14:textId="77777777" w:rsidR="00754881" w:rsidRDefault="00754881">
            <w:pPr>
              <w:jc w:val="left"/>
              <w:rPr>
                <w:ins w:id="1314" w:author="XuanWen Chen" w:date="2019-01-02T08:01:00Z"/>
                <w:rFonts w:hAnsi="宋体"/>
              </w:rPr>
            </w:pPr>
            <w:ins w:id="131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D965F" w14:textId="77777777" w:rsidR="00754881" w:rsidRDefault="00754881">
            <w:pPr>
              <w:jc w:val="left"/>
              <w:rPr>
                <w:ins w:id="1316" w:author="XuanWen Chen" w:date="2019-01-02T08:01:00Z"/>
                <w:rFonts w:hAnsi="宋体"/>
              </w:rPr>
            </w:pPr>
            <w:ins w:id="1317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75EA715B" w14:textId="77777777" w:rsidTr="00754881">
        <w:trPr>
          <w:ins w:id="13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E125E" w14:textId="77777777" w:rsidR="00754881" w:rsidRDefault="00754881">
            <w:pPr>
              <w:rPr>
                <w:ins w:id="1319" w:author="XuanWen Chen" w:date="2019-01-02T08:01:00Z"/>
              </w:rPr>
            </w:pPr>
            <w:ins w:id="132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3798A" w14:textId="77777777" w:rsidR="00754881" w:rsidRDefault="00754881">
            <w:pPr>
              <w:jc w:val="left"/>
              <w:rPr>
                <w:ins w:id="1321" w:author="XuanWen Chen" w:date="2019-01-02T08:01:00Z"/>
                <w:rFonts w:hAnsi="宋体"/>
              </w:rPr>
            </w:pPr>
            <w:ins w:id="1322" w:author="XuanWen Chen" w:date="2019-01-02T08:01:00Z">
              <w:r>
                <w:rPr>
                  <w:rFonts w:hAnsi="宋体" w:hint="eastAsia"/>
                </w:rPr>
                <w:t>用户查询特定项目</w:t>
              </w:r>
            </w:ins>
          </w:p>
        </w:tc>
      </w:tr>
      <w:tr w:rsidR="00754881" w14:paraId="036D84E9" w14:textId="77777777" w:rsidTr="00754881">
        <w:trPr>
          <w:ins w:id="132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A22D" w14:textId="77777777" w:rsidR="00754881" w:rsidRDefault="00754881">
            <w:pPr>
              <w:rPr>
                <w:ins w:id="1324" w:author="XuanWen Chen" w:date="2019-01-02T08:01:00Z"/>
              </w:rPr>
            </w:pPr>
            <w:ins w:id="132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466" w14:textId="77777777" w:rsidR="00754881" w:rsidRDefault="00754881">
            <w:pPr>
              <w:jc w:val="left"/>
              <w:rPr>
                <w:ins w:id="1326" w:author="XuanWen Chen" w:date="2019-01-02T08:01:00Z"/>
                <w:rFonts w:hAnsi="宋体"/>
              </w:rPr>
            </w:pPr>
            <w:ins w:id="1327" w:author="XuanWen Chen" w:date="2019-01-02T08:01:00Z">
              <w:r>
                <w:rPr>
                  <w:rFonts w:hAnsi="宋体" w:hint="eastAsia"/>
                </w:rPr>
                <w:t>查看者表示想查询特定项目</w:t>
              </w:r>
            </w:ins>
          </w:p>
        </w:tc>
      </w:tr>
      <w:tr w:rsidR="00754881" w14:paraId="1625D4A9" w14:textId="77777777" w:rsidTr="00754881">
        <w:trPr>
          <w:ins w:id="13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088AF" w14:textId="77777777" w:rsidR="00754881" w:rsidRDefault="00754881">
            <w:pPr>
              <w:rPr>
                <w:ins w:id="1329" w:author="XuanWen Chen" w:date="2019-01-02T08:01:00Z"/>
              </w:rPr>
            </w:pPr>
            <w:ins w:id="133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8513B" w14:textId="77777777" w:rsidR="00754881" w:rsidRDefault="00754881">
            <w:pPr>
              <w:jc w:val="left"/>
              <w:rPr>
                <w:ins w:id="1331" w:author="XuanWen Chen" w:date="2019-01-02T08:01:00Z"/>
                <w:rFonts w:hAnsi="宋体"/>
              </w:rPr>
            </w:pPr>
            <w:ins w:id="1332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0FB10BFE" w14:textId="77777777" w:rsidR="00754881" w:rsidRDefault="00754881">
            <w:pPr>
              <w:jc w:val="left"/>
              <w:rPr>
                <w:ins w:id="1333" w:author="XuanWen Chen" w:date="2019-01-02T08:01:00Z"/>
                <w:rFonts w:hAnsi="宋体"/>
              </w:rPr>
            </w:pPr>
            <w:ins w:id="1334" w:author="XuanWen Chen" w:date="2019-01-02T08:01:00Z">
              <w:r>
                <w:rPr>
                  <w:rFonts w:hint="eastAsia"/>
                </w:rPr>
                <w:t>PRE-2: 用户进入项目列表页面</w:t>
              </w:r>
            </w:ins>
          </w:p>
        </w:tc>
      </w:tr>
      <w:tr w:rsidR="00754881" w14:paraId="5D8EE9CF" w14:textId="77777777" w:rsidTr="00754881">
        <w:trPr>
          <w:ins w:id="13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C1283" w14:textId="77777777" w:rsidR="00754881" w:rsidRDefault="00754881">
            <w:pPr>
              <w:rPr>
                <w:ins w:id="1336" w:author="XuanWen Chen" w:date="2019-01-02T08:01:00Z"/>
              </w:rPr>
            </w:pPr>
            <w:ins w:id="133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117F" w14:textId="77777777" w:rsidR="00754881" w:rsidRDefault="00754881">
            <w:pPr>
              <w:jc w:val="left"/>
              <w:rPr>
                <w:ins w:id="1338" w:author="XuanWen Chen" w:date="2019-01-02T08:01:00Z"/>
                <w:rFonts w:hAnsi="宋体"/>
              </w:rPr>
            </w:pPr>
            <w:ins w:id="1339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系统显示特定项目列表</w:t>
              </w:r>
            </w:ins>
          </w:p>
        </w:tc>
      </w:tr>
      <w:tr w:rsidR="00754881" w14:paraId="19DE71EA" w14:textId="77777777" w:rsidTr="00754881">
        <w:trPr>
          <w:ins w:id="134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9EA3" w14:textId="77777777" w:rsidR="00754881" w:rsidRDefault="00754881">
            <w:pPr>
              <w:rPr>
                <w:ins w:id="1341" w:author="XuanWen Chen" w:date="2019-01-02T08:01:00Z"/>
                <w:rFonts w:hAnsi="宋体"/>
              </w:rPr>
            </w:pPr>
            <w:ins w:id="134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EB765" w14:textId="77777777" w:rsidR="00754881" w:rsidRDefault="00754881">
            <w:pPr>
              <w:jc w:val="left"/>
              <w:rPr>
                <w:ins w:id="1343" w:author="XuanWen Chen" w:date="2019-01-02T08:01:00Z"/>
              </w:rPr>
            </w:pPr>
            <w:ins w:id="1344" w:author="XuanWen Chen" w:date="2019-01-02T08:01:00Z">
              <w:r>
                <w:rPr>
                  <w:rFonts w:hint="eastAsia"/>
                </w:rPr>
                <w:t>查询信息</w:t>
              </w:r>
            </w:ins>
          </w:p>
        </w:tc>
      </w:tr>
      <w:tr w:rsidR="00754881" w14:paraId="12A4520D" w14:textId="77777777" w:rsidTr="00754881">
        <w:trPr>
          <w:ins w:id="13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D7C8" w14:textId="77777777" w:rsidR="00754881" w:rsidRDefault="00754881">
            <w:pPr>
              <w:rPr>
                <w:ins w:id="1346" w:author="XuanWen Chen" w:date="2019-01-02T08:01:00Z"/>
                <w:rFonts w:hAnsi="宋体"/>
              </w:rPr>
            </w:pPr>
            <w:ins w:id="134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6C8DA" w14:textId="77777777" w:rsidR="00754881" w:rsidRDefault="00754881">
            <w:pPr>
              <w:jc w:val="left"/>
              <w:rPr>
                <w:ins w:id="1348" w:author="XuanWen Chen" w:date="2019-01-02T08:01:00Z"/>
              </w:rPr>
            </w:pPr>
            <w:ins w:id="1349" w:author="XuanWen Chen" w:date="2019-01-02T08:01:00Z">
              <w:r>
                <w:rPr>
                  <w:rFonts w:hint="eastAsia"/>
                </w:rPr>
                <w:t>项目列表</w:t>
              </w:r>
            </w:ins>
          </w:p>
        </w:tc>
      </w:tr>
      <w:tr w:rsidR="00754881" w14:paraId="3ABECC23" w14:textId="77777777" w:rsidTr="00754881">
        <w:trPr>
          <w:ins w:id="13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C8421" w14:textId="77777777" w:rsidR="00754881" w:rsidRDefault="00754881">
            <w:pPr>
              <w:rPr>
                <w:ins w:id="1351" w:author="XuanWen Chen" w:date="2019-01-02T08:01:00Z"/>
              </w:rPr>
            </w:pPr>
            <w:ins w:id="135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C3CC" w14:textId="77777777" w:rsidR="00754881" w:rsidRDefault="00754881">
            <w:pPr>
              <w:jc w:val="left"/>
              <w:rPr>
                <w:ins w:id="1353" w:author="XuanWen Chen" w:date="2019-01-02T08:01:00Z"/>
                <w:rFonts w:hAnsi="宋体"/>
              </w:rPr>
            </w:pPr>
            <w:ins w:id="1354" w:author="XuanWen Chen" w:date="2019-01-02T08:01:00Z">
              <w:r>
                <w:rPr>
                  <w:rFonts w:hAnsi="宋体" w:hint="eastAsia"/>
                </w:rPr>
                <w:t>3.0 特定项目查询</w:t>
              </w:r>
            </w:ins>
          </w:p>
          <w:p w14:paraId="4C8552D5" w14:textId="77777777" w:rsidR="00754881" w:rsidRDefault="00754881" w:rsidP="00754881">
            <w:pPr>
              <w:pStyle w:val="a9"/>
              <w:numPr>
                <w:ilvl w:val="0"/>
                <w:numId w:val="199"/>
              </w:numPr>
              <w:spacing w:line="240" w:lineRule="auto"/>
              <w:ind w:left="3360" w:firstLineChars="0"/>
              <w:jc w:val="left"/>
              <w:rPr>
                <w:ins w:id="1355" w:author="XuanWen Chen" w:date="2019-01-02T08:01:00Z"/>
                <w:rFonts w:hAnsi="宋体"/>
              </w:rPr>
            </w:pPr>
            <w:ins w:id="1356" w:author="XuanWen Chen" w:date="2019-01-02T08:01:00Z">
              <w:r>
                <w:rPr>
                  <w:rFonts w:hAnsi="宋体" w:hint="eastAsia"/>
                </w:rPr>
                <w:t>用户点击项目列表按钮</w:t>
              </w:r>
            </w:ins>
          </w:p>
          <w:p w14:paraId="31C79A89" w14:textId="77777777" w:rsidR="00754881" w:rsidRDefault="00754881" w:rsidP="00754881">
            <w:pPr>
              <w:pStyle w:val="a9"/>
              <w:numPr>
                <w:ilvl w:val="0"/>
                <w:numId w:val="199"/>
              </w:numPr>
              <w:spacing w:line="240" w:lineRule="auto"/>
              <w:ind w:left="3360" w:firstLineChars="0"/>
              <w:jc w:val="left"/>
              <w:rPr>
                <w:ins w:id="1357" w:author="XuanWen Chen" w:date="2019-01-02T08:01:00Z"/>
                <w:rFonts w:hAnsi="宋体"/>
              </w:rPr>
            </w:pPr>
            <w:ins w:id="1358" w:author="XuanWen Chen" w:date="2019-01-02T08:01:00Z">
              <w:r>
                <w:rPr>
                  <w:rFonts w:hAnsi="宋体" w:hint="eastAsia"/>
                </w:rPr>
                <w:t>系统显示所有案例</w:t>
              </w:r>
            </w:ins>
          </w:p>
          <w:p w14:paraId="5180357D" w14:textId="77777777" w:rsidR="00754881" w:rsidRDefault="00754881" w:rsidP="00754881">
            <w:pPr>
              <w:pStyle w:val="a9"/>
              <w:numPr>
                <w:ilvl w:val="0"/>
                <w:numId w:val="199"/>
              </w:numPr>
              <w:spacing w:line="240" w:lineRule="auto"/>
              <w:ind w:left="3360" w:firstLineChars="0"/>
              <w:jc w:val="left"/>
              <w:rPr>
                <w:ins w:id="1359" w:author="XuanWen Chen" w:date="2019-01-02T08:01:00Z"/>
                <w:rFonts w:hAnsi="宋体"/>
              </w:rPr>
            </w:pPr>
            <w:ins w:id="1360" w:author="XuanWen Chen" w:date="2019-01-02T08:01:00Z">
              <w:r>
                <w:rPr>
                  <w:rFonts w:hAnsi="宋体" w:hint="eastAsia"/>
                </w:rPr>
                <w:t>用户点击上方导航栏中搜索框</w:t>
              </w:r>
            </w:ins>
          </w:p>
          <w:p w14:paraId="3E90CD55" w14:textId="77777777" w:rsidR="00754881" w:rsidRDefault="00754881" w:rsidP="00754881">
            <w:pPr>
              <w:pStyle w:val="a9"/>
              <w:numPr>
                <w:ilvl w:val="0"/>
                <w:numId w:val="199"/>
              </w:numPr>
              <w:spacing w:line="240" w:lineRule="auto"/>
              <w:ind w:left="3360" w:firstLineChars="0"/>
              <w:jc w:val="left"/>
              <w:rPr>
                <w:ins w:id="1361" w:author="XuanWen Chen" w:date="2019-01-02T08:01:00Z"/>
                <w:rFonts w:hAnsi="宋体"/>
              </w:rPr>
            </w:pPr>
            <w:ins w:id="1362" w:author="XuanWen Chen" w:date="2019-01-02T08:01:00Z">
              <w:r>
                <w:rPr>
                  <w:rFonts w:hAnsi="宋体" w:hint="eastAsia"/>
                </w:rPr>
                <w:t>用户输入特定案例信息（名称）</w:t>
              </w:r>
            </w:ins>
          </w:p>
          <w:p w14:paraId="54221650" w14:textId="77777777" w:rsidR="00754881" w:rsidRDefault="00754881" w:rsidP="00754881">
            <w:pPr>
              <w:pStyle w:val="a9"/>
              <w:numPr>
                <w:ilvl w:val="0"/>
                <w:numId w:val="199"/>
              </w:numPr>
              <w:spacing w:line="240" w:lineRule="auto"/>
              <w:ind w:left="3360" w:firstLineChars="0"/>
              <w:jc w:val="left"/>
              <w:rPr>
                <w:ins w:id="1363" w:author="XuanWen Chen" w:date="2019-01-02T08:01:00Z"/>
                <w:rFonts w:hAnsi="宋体"/>
              </w:rPr>
            </w:pPr>
            <w:ins w:id="1364" w:author="XuanWen Chen" w:date="2019-01-02T08:01:00Z">
              <w:r>
                <w:rPr>
                  <w:rFonts w:hAnsi="宋体" w:hint="eastAsia"/>
                </w:rPr>
                <w:t>系统显示特定案例列表</w:t>
              </w:r>
            </w:ins>
          </w:p>
        </w:tc>
      </w:tr>
      <w:tr w:rsidR="00754881" w14:paraId="5EC03463" w14:textId="77777777" w:rsidTr="00754881">
        <w:trPr>
          <w:ins w:id="136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A22B9" w14:textId="77777777" w:rsidR="00754881" w:rsidRDefault="00754881">
            <w:pPr>
              <w:rPr>
                <w:ins w:id="1366" w:author="XuanWen Chen" w:date="2019-01-02T08:01:00Z"/>
                <w:rFonts w:hAnsi="宋体"/>
              </w:rPr>
            </w:pPr>
            <w:ins w:id="136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DC09" w14:textId="77777777" w:rsidR="00754881" w:rsidRDefault="00754881">
            <w:pPr>
              <w:jc w:val="left"/>
              <w:rPr>
                <w:ins w:id="1368" w:author="XuanWen Chen" w:date="2019-01-02T08:01:00Z"/>
                <w:rFonts w:hAnsi="宋体"/>
              </w:rPr>
            </w:pPr>
          </w:p>
        </w:tc>
      </w:tr>
      <w:tr w:rsidR="00754881" w14:paraId="64F8B0BB" w14:textId="77777777" w:rsidTr="00754881">
        <w:trPr>
          <w:ins w:id="13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A21E" w14:textId="77777777" w:rsidR="00754881" w:rsidRDefault="00754881">
            <w:pPr>
              <w:rPr>
                <w:ins w:id="1370" w:author="XuanWen Chen" w:date="2019-01-02T08:01:00Z"/>
                <w:rFonts w:hAnsi="宋体"/>
              </w:rPr>
            </w:pPr>
            <w:ins w:id="1371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61ECF" w14:textId="77777777" w:rsidR="00754881" w:rsidRDefault="00754881">
            <w:pPr>
              <w:jc w:val="left"/>
              <w:rPr>
                <w:ins w:id="1372" w:author="XuanWen Chen" w:date="2019-01-02T08:01:00Z"/>
                <w:rFonts w:hAnsi="宋体"/>
              </w:rPr>
            </w:pPr>
          </w:p>
        </w:tc>
      </w:tr>
      <w:tr w:rsidR="00754881" w14:paraId="0A6DFDD9" w14:textId="77777777" w:rsidTr="00754881">
        <w:trPr>
          <w:ins w:id="13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0E55A" w14:textId="77777777" w:rsidR="00754881" w:rsidRDefault="00754881">
            <w:pPr>
              <w:rPr>
                <w:ins w:id="1374" w:author="XuanWen Chen" w:date="2019-01-02T08:01:00Z"/>
                <w:rFonts w:hAnsi="宋体"/>
              </w:rPr>
            </w:pPr>
            <w:ins w:id="137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8B5B" w14:textId="77777777" w:rsidR="00754881" w:rsidRDefault="00754881">
            <w:pPr>
              <w:jc w:val="left"/>
              <w:rPr>
                <w:ins w:id="1376" w:author="XuanWen Chen" w:date="2019-01-02T08:01:00Z"/>
                <w:rFonts w:hAnsi="宋体"/>
              </w:rPr>
            </w:pPr>
          </w:p>
        </w:tc>
      </w:tr>
      <w:tr w:rsidR="00754881" w14:paraId="3370FC5E" w14:textId="77777777" w:rsidTr="00754881">
        <w:trPr>
          <w:ins w:id="137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34DD" w14:textId="77777777" w:rsidR="00754881" w:rsidRDefault="00754881">
            <w:pPr>
              <w:rPr>
                <w:ins w:id="1378" w:author="XuanWen Chen" w:date="2019-01-02T08:01:00Z"/>
                <w:rFonts w:hAnsi="宋体"/>
              </w:rPr>
            </w:pPr>
            <w:ins w:id="137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8E39E" w14:textId="77777777" w:rsidR="00754881" w:rsidRDefault="00754881">
            <w:pPr>
              <w:jc w:val="left"/>
              <w:rPr>
                <w:ins w:id="1380" w:author="XuanWen Chen" w:date="2019-01-02T08:01:00Z"/>
                <w:rFonts w:hAnsi="宋体"/>
              </w:rPr>
            </w:pPr>
            <w:ins w:id="1381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33D505B9" w14:textId="77777777" w:rsidTr="00754881">
        <w:trPr>
          <w:ins w:id="138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5F12" w14:textId="77777777" w:rsidR="00754881" w:rsidRDefault="00754881">
            <w:pPr>
              <w:rPr>
                <w:ins w:id="1383" w:author="XuanWen Chen" w:date="2019-01-02T08:01:00Z"/>
                <w:rFonts w:hAnsi="宋体"/>
              </w:rPr>
            </w:pPr>
            <w:ins w:id="1384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DC81" w14:textId="77777777" w:rsidR="00754881" w:rsidRDefault="00754881">
            <w:pPr>
              <w:jc w:val="left"/>
              <w:rPr>
                <w:ins w:id="1385" w:author="XuanWen Chen" w:date="2019-01-02T08:01:00Z"/>
                <w:rFonts w:hAnsi="宋体"/>
              </w:rPr>
            </w:pPr>
          </w:p>
        </w:tc>
      </w:tr>
      <w:tr w:rsidR="00754881" w14:paraId="2D17A858" w14:textId="77777777" w:rsidTr="00754881">
        <w:trPr>
          <w:ins w:id="13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6147" w14:textId="77777777" w:rsidR="00754881" w:rsidRDefault="00754881">
            <w:pPr>
              <w:rPr>
                <w:ins w:id="1387" w:author="XuanWen Chen" w:date="2019-01-02T08:01:00Z"/>
                <w:rFonts w:hAnsi="宋体"/>
              </w:rPr>
            </w:pPr>
            <w:ins w:id="138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596D1" w14:textId="77777777" w:rsidR="00754881" w:rsidRDefault="00754881">
            <w:pPr>
              <w:jc w:val="left"/>
              <w:rPr>
                <w:ins w:id="1389" w:author="XuanWen Chen" w:date="2019-01-02T08:01:00Z"/>
                <w:rFonts w:hAnsi="宋体"/>
              </w:rPr>
            </w:pPr>
            <w:ins w:id="1390" w:author="XuanWen Chen" w:date="2019-01-02T08:01:00Z">
              <w:r>
                <w:rPr>
                  <w:rFonts w:hAnsi="宋体" w:hint="eastAsia"/>
                </w:rPr>
                <w:t>在搜索框中输入的查询信息为案例名称，可模糊查询</w:t>
              </w:r>
            </w:ins>
          </w:p>
        </w:tc>
      </w:tr>
      <w:tr w:rsidR="00754881" w14:paraId="72898771" w14:textId="77777777" w:rsidTr="00754881">
        <w:trPr>
          <w:ins w:id="13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1F854" w14:textId="77777777" w:rsidR="00754881" w:rsidRDefault="00754881">
            <w:pPr>
              <w:rPr>
                <w:ins w:id="1392" w:author="XuanWen Chen" w:date="2019-01-02T08:01:00Z"/>
              </w:rPr>
            </w:pPr>
            <w:ins w:id="1393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0AFD9" w14:textId="77777777" w:rsidR="00754881" w:rsidRDefault="00754881">
            <w:pPr>
              <w:rPr>
                <w:ins w:id="1394" w:author="XuanWen Chen" w:date="2019-01-02T08:01:00Z"/>
              </w:rPr>
            </w:pPr>
          </w:p>
          <w:p w14:paraId="1226B8BB" w14:textId="77777777" w:rsidR="00754881" w:rsidRDefault="00754881">
            <w:pPr>
              <w:rPr>
                <w:ins w:id="1395" w:author="XuanWen Chen" w:date="2019-01-02T08:01:00Z"/>
              </w:rPr>
            </w:pPr>
          </w:p>
        </w:tc>
      </w:tr>
    </w:tbl>
    <w:p w14:paraId="211DEC05" w14:textId="77777777" w:rsidR="00754881" w:rsidRDefault="00754881" w:rsidP="00754881">
      <w:pPr>
        <w:widowControl/>
        <w:spacing w:line="240" w:lineRule="auto"/>
        <w:jc w:val="left"/>
        <w:rPr>
          <w:ins w:id="1396" w:author="XuanWen Chen" w:date="2019-01-02T08:01:00Z"/>
        </w:rPr>
      </w:pPr>
    </w:p>
    <w:p w14:paraId="13F439EF" w14:textId="77777777" w:rsidR="00754881" w:rsidRDefault="00754881" w:rsidP="00754881">
      <w:pPr>
        <w:pStyle w:val="4"/>
        <w:rPr>
          <w:ins w:id="1397" w:author="XuanWen Chen" w:date="2019-01-02T08:01:00Z"/>
        </w:rPr>
      </w:pPr>
      <w:ins w:id="1398" w:author="XuanWen Chen" w:date="2019-01-02T08:01:00Z">
        <w:r>
          <w:rPr>
            <w:rFonts w:hint="eastAsia"/>
          </w:rPr>
          <w:t>用户筛选项目（两个流程）？？？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24"/>
        <w:gridCol w:w="3033"/>
      </w:tblGrid>
      <w:tr w:rsidR="00754881" w14:paraId="520A3CDB" w14:textId="77777777" w:rsidTr="00754881">
        <w:trPr>
          <w:ins w:id="139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F4F8E" w14:textId="77777777" w:rsidR="00754881" w:rsidRDefault="00754881">
            <w:pPr>
              <w:rPr>
                <w:ins w:id="1400" w:author="XuanWen Chen" w:date="2019-01-02T08:01:00Z"/>
              </w:rPr>
            </w:pPr>
            <w:ins w:id="1401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BCA3C" w14:textId="77777777" w:rsidR="00754881" w:rsidRDefault="00754881">
            <w:pPr>
              <w:jc w:val="left"/>
              <w:rPr>
                <w:ins w:id="1402" w:author="XuanWen Chen" w:date="2019-01-02T08:01:00Z"/>
                <w:rFonts w:hAnsi="宋体"/>
                <w:b/>
              </w:rPr>
            </w:pPr>
            <w:ins w:id="1403" w:author="XuanWen Chen" w:date="2019-01-02T08:01:00Z">
              <w:r>
                <w:rPr>
                  <w:rFonts w:hAnsi="宋体" w:hint="eastAsia"/>
                  <w:b/>
                </w:rPr>
                <w:t>UC-2：用户筛选特定领域项目</w:t>
              </w:r>
            </w:ins>
          </w:p>
        </w:tc>
      </w:tr>
      <w:tr w:rsidR="00754881" w14:paraId="0C1E58E4" w14:textId="77777777" w:rsidTr="00754881">
        <w:trPr>
          <w:ins w:id="140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D8E53" w14:textId="77777777" w:rsidR="00754881" w:rsidRDefault="00754881">
            <w:pPr>
              <w:rPr>
                <w:ins w:id="1405" w:author="XuanWen Chen" w:date="2019-01-02T08:01:00Z"/>
              </w:rPr>
            </w:pPr>
            <w:ins w:id="1406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9EE28" w14:textId="77777777" w:rsidR="00754881" w:rsidRDefault="00754881">
            <w:pPr>
              <w:jc w:val="left"/>
              <w:rPr>
                <w:ins w:id="1407" w:author="XuanWen Chen" w:date="2019-01-02T08:01:00Z"/>
                <w:rFonts w:hAnsi="宋体"/>
              </w:rPr>
            </w:pPr>
            <w:proofErr w:type="gramStart"/>
            <w:ins w:id="1408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2C81" w14:textId="77777777" w:rsidR="00754881" w:rsidRDefault="00754881">
            <w:pPr>
              <w:jc w:val="left"/>
              <w:rPr>
                <w:ins w:id="1409" w:author="XuanWen Chen" w:date="2019-01-02T08:01:00Z"/>
                <w:rFonts w:hAnsi="宋体"/>
              </w:rPr>
            </w:pPr>
            <w:ins w:id="1410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21EA5" w14:textId="77777777" w:rsidR="00754881" w:rsidRDefault="00754881">
            <w:pPr>
              <w:jc w:val="left"/>
              <w:rPr>
                <w:ins w:id="1411" w:author="XuanWen Chen" w:date="2019-01-02T08:01:00Z"/>
                <w:rFonts w:hAnsi="宋体"/>
              </w:rPr>
            </w:pPr>
            <w:ins w:id="1412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61072199" w14:textId="77777777" w:rsidTr="00754881">
        <w:trPr>
          <w:ins w:id="14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4D81B" w14:textId="77777777" w:rsidR="00754881" w:rsidRDefault="00754881">
            <w:pPr>
              <w:rPr>
                <w:ins w:id="1414" w:author="XuanWen Chen" w:date="2019-01-02T08:01:00Z"/>
              </w:rPr>
            </w:pPr>
            <w:ins w:id="1415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33CE8" w14:textId="77777777" w:rsidR="00754881" w:rsidRDefault="00754881">
            <w:pPr>
              <w:jc w:val="left"/>
              <w:rPr>
                <w:ins w:id="1416" w:author="XuanWen Chen" w:date="2019-01-02T08:01:00Z"/>
                <w:rFonts w:hAnsi="宋体"/>
              </w:rPr>
            </w:pPr>
            <w:ins w:id="1417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537E" w14:textId="77777777" w:rsidR="00754881" w:rsidRDefault="00754881">
            <w:pPr>
              <w:jc w:val="left"/>
              <w:rPr>
                <w:ins w:id="1418" w:author="XuanWen Chen" w:date="2019-01-02T08:01:00Z"/>
                <w:rFonts w:hAnsi="宋体"/>
              </w:rPr>
            </w:pPr>
            <w:ins w:id="1419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F6FD" w14:textId="77777777" w:rsidR="00754881" w:rsidRDefault="00754881">
            <w:pPr>
              <w:jc w:val="left"/>
              <w:rPr>
                <w:ins w:id="1420" w:author="XuanWen Chen" w:date="2019-01-02T08:01:00Z"/>
                <w:rFonts w:hAnsi="宋体"/>
              </w:rPr>
            </w:pPr>
            <w:ins w:id="1421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185643F3" w14:textId="77777777" w:rsidTr="00754881">
        <w:trPr>
          <w:ins w:id="142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D4AE" w14:textId="77777777" w:rsidR="00754881" w:rsidRDefault="00754881">
            <w:pPr>
              <w:rPr>
                <w:ins w:id="1423" w:author="XuanWen Chen" w:date="2019-01-02T08:01:00Z"/>
              </w:rPr>
            </w:pPr>
            <w:ins w:id="1424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F8D7" w14:textId="77777777" w:rsidR="00754881" w:rsidRDefault="00754881">
            <w:pPr>
              <w:jc w:val="left"/>
              <w:rPr>
                <w:ins w:id="1425" w:author="XuanWen Chen" w:date="2019-01-02T08:01:00Z"/>
                <w:rFonts w:hAnsi="宋体"/>
              </w:rPr>
            </w:pPr>
            <w:ins w:id="1426" w:author="XuanWen Chen" w:date="2019-01-02T08:01:00Z">
              <w:r>
                <w:rPr>
                  <w:rFonts w:hAnsi="宋体" w:hint="eastAsia"/>
                </w:rPr>
                <w:t>用户点击案例列表来查看所有项目，在快速选择栏中选择特定领域项目</w:t>
              </w:r>
            </w:ins>
          </w:p>
        </w:tc>
      </w:tr>
      <w:tr w:rsidR="00754881" w14:paraId="0387D3B1" w14:textId="77777777" w:rsidTr="00754881">
        <w:trPr>
          <w:ins w:id="142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96DB6" w14:textId="77777777" w:rsidR="00754881" w:rsidRDefault="00754881">
            <w:pPr>
              <w:rPr>
                <w:ins w:id="1428" w:author="XuanWen Chen" w:date="2019-01-02T08:01:00Z"/>
              </w:rPr>
            </w:pPr>
            <w:ins w:id="1429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ADF2" w14:textId="77777777" w:rsidR="00754881" w:rsidRDefault="00754881">
            <w:pPr>
              <w:jc w:val="left"/>
              <w:rPr>
                <w:ins w:id="1430" w:author="XuanWen Chen" w:date="2019-01-02T08:01:00Z"/>
                <w:rFonts w:hAnsi="宋体"/>
              </w:rPr>
            </w:pPr>
            <w:ins w:id="1431" w:author="XuanWen Chen" w:date="2019-01-02T08:01:00Z">
              <w:r>
                <w:rPr>
                  <w:rFonts w:hAnsi="宋体" w:hint="eastAsia"/>
                </w:rPr>
                <w:t>查看者表示想查看某领域项目</w:t>
              </w:r>
            </w:ins>
          </w:p>
        </w:tc>
      </w:tr>
      <w:tr w:rsidR="00754881" w14:paraId="6932B092" w14:textId="77777777" w:rsidTr="00754881">
        <w:trPr>
          <w:ins w:id="143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D850" w14:textId="77777777" w:rsidR="00754881" w:rsidRDefault="00754881">
            <w:pPr>
              <w:rPr>
                <w:ins w:id="1433" w:author="XuanWen Chen" w:date="2019-01-02T08:01:00Z"/>
              </w:rPr>
            </w:pPr>
            <w:ins w:id="1434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3294" w14:textId="77777777" w:rsidR="00754881" w:rsidRDefault="00754881">
            <w:pPr>
              <w:jc w:val="left"/>
              <w:rPr>
                <w:ins w:id="1435" w:author="XuanWen Chen" w:date="2019-01-02T08:01:00Z"/>
                <w:rFonts w:hAnsi="宋体"/>
              </w:rPr>
            </w:pPr>
            <w:ins w:id="1436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062C367B" w14:textId="77777777" w:rsidR="00754881" w:rsidRDefault="00754881">
            <w:pPr>
              <w:jc w:val="left"/>
              <w:rPr>
                <w:ins w:id="1437" w:author="XuanWen Chen" w:date="2019-01-02T08:01:00Z"/>
                <w:rFonts w:hAnsi="宋体"/>
              </w:rPr>
            </w:pPr>
            <w:ins w:id="1438" w:author="XuanWen Chen" w:date="2019-01-02T08:01:00Z">
              <w:r>
                <w:rPr>
                  <w:rFonts w:hint="eastAsia"/>
                </w:rPr>
                <w:t>PRE-2: 用户进入</w:t>
              </w:r>
              <w:r>
                <w:rPr>
                  <w:rFonts w:hAnsi="宋体" w:hint="eastAsia"/>
                </w:rPr>
                <w:t>项目</w:t>
              </w:r>
              <w:r>
                <w:rPr>
                  <w:rFonts w:hint="eastAsia"/>
                </w:rPr>
                <w:t>列表页面</w:t>
              </w:r>
            </w:ins>
          </w:p>
        </w:tc>
      </w:tr>
      <w:tr w:rsidR="00754881" w14:paraId="2A14DA3A" w14:textId="77777777" w:rsidTr="00754881">
        <w:trPr>
          <w:ins w:id="14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D177" w14:textId="77777777" w:rsidR="00754881" w:rsidRDefault="00754881">
            <w:pPr>
              <w:rPr>
                <w:ins w:id="1440" w:author="XuanWen Chen" w:date="2019-01-02T08:01:00Z"/>
              </w:rPr>
            </w:pPr>
            <w:ins w:id="1441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A8CE" w14:textId="77777777" w:rsidR="00754881" w:rsidRDefault="00754881">
            <w:pPr>
              <w:jc w:val="left"/>
              <w:rPr>
                <w:ins w:id="1442" w:author="XuanWen Chen" w:date="2019-01-02T08:01:00Z"/>
                <w:rFonts w:hAnsi="宋体"/>
              </w:rPr>
            </w:pPr>
            <w:ins w:id="1443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系统显示特定领域项目列表</w:t>
              </w:r>
            </w:ins>
          </w:p>
        </w:tc>
      </w:tr>
      <w:tr w:rsidR="00754881" w14:paraId="2E59FC46" w14:textId="77777777" w:rsidTr="00754881">
        <w:trPr>
          <w:ins w:id="144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4B26A" w14:textId="77777777" w:rsidR="00754881" w:rsidRDefault="00754881">
            <w:pPr>
              <w:rPr>
                <w:ins w:id="1445" w:author="XuanWen Chen" w:date="2019-01-02T08:01:00Z"/>
                <w:rFonts w:hAnsi="宋体"/>
              </w:rPr>
            </w:pPr>
            <w:ins w:id="144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9A6C" w14:textId="77777777" w:rsidR="00754881" w:rsidRDefault="00754881">
            <w:pPr>
              <w:jc w:val="left"/>
              <w:rPr>
                <w:ins w:id="1447" w:author="XuanWen Chen" w:date="2019-01-02T08:01:00Z"/>
              </w:rPr>
            </w:pPr>
            <w:ins w:id="1448" w:author="XuanWen Chen" w:date="2019-01-02T08:01:00Z">
              <w:r>
                <w:rPr>
                  <w:rFonts w:hint="eastAsia"/>
                </w:rPr>
                <w:t>项目类别</w:t>
              </w:r>
            </w:ins>
          </w:p>
        </w:tc>
      </w:tr>
      <w:tr w:rsidR="00754881" w14:paraId="1383FE38" w14:textId="77777777" w:rsidTr="00754881">
        <w:trPr>
          <w:ins w:id="144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D781" w14:textId="77777777" w:rsidR="00754881" w:rsidRDefault="00754881">
            <w:pPr>
              <w:rPr>
                <w:ins w:id="1450" w:author="XuanWen Chen" w:date="2019-01-02T08:01:00Z"/>
                <w:rFonts w:hAnsi="宋体"/>
              </w:rPr>
            </w:pPr>
            <w:ins w:id="145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40B" w14:textId="77777777" w:rsidR="00754881" w:rsidRDefault="00754881">
            <w:pPr>
              <w:jc w:val="left"/>
              <w:rPr>
                <w:ins w:id="1452" w:author="XuanWen Chen" w:date="2019-01-02T08:01:00Z"/>
              </w:rPr>
            </w:pPr>
            <w:ins w:id="1453" w:author="XuanWen Chen" w:date="2019-01-02T08:01:00Z">
              <w:r>
                <w:rPr>
                  <w:rFonts w:hint="eastAsia"/>
                </w:rPr>
                <w:t>项目列表</w:t>
              </w:r>
            </w:ins>
          </w:p>
        </w:tc>
      </w:tr>
      <w:tr w:rsidR="00754881" w14:paraId="645BDEBA" w14:textId="77777777" w:rsidTr="00754881">
        <w:trPr>
          <w:ins w:id="145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C641D" w14:textId="77777777" w:rsidR="00754881" w:rsidRDefault="00754881">
            <w:pPr>
              <w:rPr>
                <w:ins w:id="1455" w:author="XuanWen Chen" w:date="2019-01-02T08:01:00Z"/>
              </w:rPr>
            </w:pPr>
            <w:ins w:id="145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8819" w14:textId="77777777" w:rsidR="00754881" w:rsidRDefault="00754881">
            <w:pPr>
              <w:jc w:val="left"/>
              <w:rPr>
                <w:ins w:id="1457" w:author="XuanWen Chen" w:date="2019-01-02T08:01:00Z"/>
                <w:rFonts w:hAnsi="宋体"/>
              </w:rPr>
            </w:pPr>
            <w:ins w:id="1458" w:author="XuanWen Chen" w:date="2019-01-02T08:01:00Z">
              <w:r>
                <w:rPr>
                  <w:rFonts w:hAnsi="宋体" w:hint="eastAsia"/>
                </w:rPr>
                <w:t>3.0 筛选特定领域项目</w:t>
              </w:r>
            </w:ins>
          </w:p>
          <w:p w14:paraId="14C6FF93" w14:textId="77777777" w:rsidR="00754881" w:rsidRDefault="00754881" w:rsidP="00754881">
            <w:pPr>
              <w:pStyle w:val="a9"/>
              <w:numPr>
                <w:ilvl w:val="0"/>
                <w:numId w:val="201"/>
              </w:numPr>
              <w:spacing w:line="240" w:lineRule="auto"/>
              <w:ind w:left="3300" w:firstLineChars="0"/>
              <w:jc w:val="left"/>
              <w:rPr>
                <w:ins w:id="1459" w:author="XuanWen Chen" w:date="2019-01-02T08:01:00Z"/>
                <w:rFonts w:hAnsi="宋体"/>
              </w:rPr>
            </w:pPr>
            <w:ins w:id="1460" w:author="XuanWen Chen" w:date="2019-01-02T08:01:00Z">
              <w:r>
                <w:rPr>
                  <w:rFonts w:hAnsi="宋体" w:hint="eastAsia"/>
                </w:rPr>
                <w:t>用户点击项目列表按钮</w:t>
              </w:r>
            </w:ins>
          </w:p>
          <w:p w14:paraId="314771BC" w14:textId="77777777" w:rsidR="00754881" w:rsidRDefault="00754881" w:rsidP="00754881">
            <w:pPr>
              <w:pStyle w:val="a9"/>
              <w:numPr>
                <w:ilvl w:val="0"/>
                <w:numId w:val="201"/>
              </w:numPr>
              <w:spacing w:line="240" w:lineRule="auto"/>
              <w:ind w:left="3300" w:firstLineChars="0"/>
              <w:jc w:val="left"/>
              <w:rPr>
                <w:ins w:id="1461" w:author="XuanWen Chen" w:date="2019-01-02T08:01:00Z"/>
                <w:rFonts w:hAnsi="宋体"/>
              </w:rPr>
            </w:pPr>
            <w:ins w:id="1462" w:author="XuanWen Chen" w:date="2019-01-02T08:01:00Z">
              <w:r>
                <w:rPr>
                  <w:rFonts w:hAnsi="宋体" w:hint="eastAsia"/>
                </w:rPr>
                <w:t>系统显示所有项目</w:t>
              </w:r>
            </w:ins>
          </w:p>
          <w:p w14:paraId="1CE31024" w14:textId="77777777" w:rsidR="00754881" w:rsidRDefault="00754881" w:rsidP="00754881">
            <w:pPr>
              <w:pStyle w:val="a9"/>
              <w:numPr>
                <w:ilvl w:val="0"/>
                <w:numId w:val="201"/>
              </w:numPr>
              <w:spacing w:line="240" w:lineRule="auto"/>
              <w:ind w:left="3300" w:firstLineChars="0"/>
              <w:jc w:val="left"/>
              <w:rPr>
                <w:ins w:id="1463" w:author="XuanWen Chen" w:date="2019-01-02T08:01:00Z"/>
                <w:rFonts w:hAnsi="宋体"/>
              </w:rPr>
            </w:pPr>
            <w:ins w:id="1464" w:author="XuanWen Chen" w:date="2019-01-02T08:01:00Z">
              <w:r>
                <w:rPr>
                  <w:rFonts w:hAnsi="宋体" w:hint="eastAsia"/>
                </w:rPr>
                <w:t>用户点击页面上方快速搜索栏中特定领域按钮</w:t>
              </w:r>
            </w:ins>
          </w:p>
          <w:p w14:paraId="4DEEFC8F" w14:textId="77777777" w:rsidR="00754881" w:rsidRDefault="00754881" w:rsidP="00754881">
            <w:pPr>
              <w:pStyle w:val="a9"/>
              <w:numPr>
                <w:ilvl w:val="0"/>
                <w:numId w:val="201"/>
              </w:numPr>
              <w:spacing w:line="240" w:lineRule="auto"/>
              <w:ind w:left="3300" w:firstLineChars="0"/>
              <w:jc w:val="left"/>
              <w:rPr>
                <w:ins w:id="1465" w:author="XuanWen Chen" w:date="2019-01-02T08:01:00Z"/>
                <w:rFonts w:hAnsi="宋体"/>
              </w:rPr>
            </w:pPr>
            <w:ins w:id="1466" w:author="XuanWen Chen" w:date="2019-01-02T08:01:00Z">
              <w:r>
                <w:rPr>
                  <w:rFonts w:hAnsi="宋体" w:hint="eastAsia"/>
                </w:rPr>
                <w:t>系统显示特定领域项目列表</w:t>
              </w:r>
            </w:ins>
          </w:p>
        </w:tc>
      </w:tr>
      <w:tr w:rsidR="00754881" w14:paraId="7271EC26" w14:textId="77777777" w:rsidTr="00754881">
        <w:trPr>
          <w:ins w:id="146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C6B2D" w14:textId="77777777" w:rsidR="00754881" w:rsidRDefault="00754881">
            <w:pPr>
              <w:rPr>
                <w:ins w:id="1468" w:author="XuanWen Chen" w:date="2019-01-02T08:01:00Z"/>
                <w:rFonts w:hAnsi="宋体"/>
              </w:rPr>
            </w:pPr>
            <w:ins w:id="1469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5C83" w14:textId="77777777" w:rsidR="00754881" w:rsidRDefault="00754881">
            <w:pPr>
              <w:jc w:val="left"/>
              <w:rPr>
                <w:ins w:id="1470" w:author="XuanWen Chen" w:date="2019-01-02T08:01:00Z"/>
                <w:rFonts w:hAnsi="宋体"/>
              </w:rPr>
            </w:pPr>
          </w:p>
        </w:tc>
      </w:tr>
      <w:tr w:rsidR="00754881" w14:paraId="46A94D65" w14:textId="77777777" w:rsidTr="00754881">
        <w:trPr>
          <w:ins w:id="14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D507D" w14:textId="77777777" w:rsidR="00754881" w:rsidRDefault="00754881">
            <w:pPr>
              <w:rPr>
                <w:ins w:id="1472" w:author="XuanWen Chen" w:date="2019-01-02T08:01:00Z"/>
                <w:rFonts w:hAnsi="宋体"/>
              </w:rPr>
            </w:pPr>
            <w:ins w:id="1473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5876E" w14:textId="77777777" w:rsidR="00754881" w:rsidRDefault="00754881">
            <w:pPr>
              <w:jc w:val="left"/>
              <w:rPr>
                <w:ins w:id="1474" w:author="XuanWen Chen" w:date="2019-01-02T08:01:00Z"/>
                <w:rFonts w:hAnsi="宋体"/>
              </w:rPr>
            </w:pPr>
          </w:p>
        </w:tc>
      </w:tr>
      <w:tr w:rsidR="00754881" w14:paraId="19DE2317" w14:textId="77777777" w:rsidTr="00754881">
        <w:trPr>
          <w:ins w:id="147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AEBA3" w14:textId="77777777" w:rsidR="00754881" w:rsidRDefault="00754881">
            <w:pPr>
              <w:rPr>
                <w:ins w:id="1476" w:author="XuanWen Chen" w:date="2019-01-02T08:01:00Z"/>
                <w:rFonts w:hAnsi="宋体"/>
              </w:rPr>
            </w:pPr>
            <w:ins w:id="1477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EC527" w14:textId="77777777" w:rsidR="00754881" w:rsidRDefault="00754881">
            <w:pPr>
              <w:jc w:val="left"/>
              <w:rPr>
                <w:ins w:id="1478" w:author="XuanWen Chen" w:date="2019-01-02T08:01:00Z"/>
                <w:rFonts w:hAnsi="宋体"/>
              </w:rPr>
            </w:pPr>
          </w:p>
        </w:tc>
      </w:tr>
      <w:tr w:rsidR="00754881" w14:paraId="5186A456" w14:textId="77777777" w:rsidTr="00754881">
        <w:trPr>
          <w:ins w:id="147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EC7D" w14:textId="77777777" w:rsidR="00754881" w:rsidRDefault="00754881">
            <w:pPr>
              <w:rPr>
                <w:ins w:id="1480" w:author="XuanWen Chen" w:date="2019-01-02T08:01:00Z"/>
                <w:rFonts w:hAnsi="宋体"/>
              </w:rPr>
            </w:pPr>
            <w:ins w:id="1481" w:author="XuanWen Chen" w:date="2019-01-02T08:01:00Z">
              <w:r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6E06" w14:textId="77777777" w:rsidR="00754881" w:rsidRDefault="00754881">
            <w:pPr>
              <w:jc w:val="left"/>
              <w:rPr>
                <w:ins w:id="1482" w:author="XuanWen Chen" w:date="2019-01-02T08:01:00Z"/>
                <w:rFonts w:hAnsi="宋体"/>
              </w:rPr>
            </w:pPr>
            <w:ins w:id="1483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63C7C1D8" w14:textId="77777777" w:rsidTr="00754881">
        <w:trPr>
          <w:ins w:id="14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B4E03" w14:textId="77777777" w:rsidR="00754881" w:rsidRDefault="00754881">
            <w:pPr>
              <w:rPr>
                <w:ins w:id="1485" w:author="XuanWen Chen" w:date="2019-01-02T08:01:00Z"/>
                <w:rFonts w:hAnsi="宋体"/>
              </w:rPr>
            </w:pPr>
            <w:ins w:id="1486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899B" w14:textId="77777777" w:rsidR="00754881" w:rsidRDefault="00754881">
            <w:pPr>
              <w:jc w:val="left"/>
              <w:rPr>
                <w:ins w:id="1487" w:author="XuanWen Chen" w:date="2019-01-02T08:01:00Z"/>
                <w:rFonts w:hAnsi="宋体"/>
              </w:rPr>
            </w:pPr>
          </w:p>
        </w:tc>
      </w:tr>
      <w:tr w:rsidR="00754881" w14:paraId="2B56BA49" w14:textId="77777777" w:rsidTr="00754881">
        <w:trPr>
          <w:ins w:id="14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60B3" w14:textId="77777777" w:rsidR="00754881" w:rsidRDefault="00754881">
            <w:pPr>
              <w:rPr>
                <w:ins w:id="1489" w:author="XuanWen Chen" w:date="2019-01-02T08:01:00Z"/>
                <w:rFonts w:hAnsi="宋体"/>
              </w:rPr>
            </w:pPr>
            <w:ins w:id="1490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E75B8" w14:textId="77777777" w:rsidR="00754881" w:rsidRDefault="00754881">
            <w:pPr>
              <w:jc w:val="left"/>
              <w:rPr>
                <w:ins w:id="1491" w:author="XuanWen Chen" w:date="2019-01-02T08:01:00Z"/>
                <w:rFonts w:hAnsi="宋体"/>
              </w:rPr>
            </w:pPr>
          </w:p>
        </w:tc>
      </w:tr>
      <w:tr w:rsidR="00754881" w14:paraId="2A1C4F32" w14:textId="77777777" w:rsidTr="00754881">
        <w:trPr>
          <w:ins w:id="14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54877" w14:textId="77777777" w:rsidR="00754881" w:rsidRDefault="00754881">
            <w:pPr>
              <w:rPr>
                <w:ins w:id="1493" w:author="XuanWen Chen" w:date="2019-01-02T08:01:00Z"/>
              </w:rPr>
            </w:pPr>
            <w:ins w:id="1494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9C26D" w14:textId="77777777" w:rsidR="00754881" w:rsidRDefault="00754881">
            <w:pPr>
              <w:rPr>
                <w:ins w:id="1495" w:author="XuanWen Chen" w:date="2019-01-02T08:01:00Z"/>
              </w:rPr>
            </w:pPr>
          </w:p>
          <w:p w14:paraId="7914B2CD" w14:textId="77777777" w:rsidR="00754881" w:rsidRDefault="00754881">
            <w:pPr>
              <w:rPr>
                <w:ins w:id="1496" w:author="XuanWen Chen" w:date="2019-01-02T08:01:00Z"/>
              </w:rPr>
            </w:pPr>
          </w:p>
        </w:tc>
      </w:tr>
    </w:tbl>
    <w:p w14:paraId="1B16FA39" w14:textId="77777777" w:rsidR="00754881" w:rsidRDefault="00754881" w:rsidP="00754881">
      <w:pPr>
        <w:rPr>
          <w:ins w:id="1497" w:author="XuanWen Chen" w:date="2019-01-02T08:01:00Z"/>
          <w:color w:val="FF0000"/>
        </w:rPr>
      </w:pPr>
    </w:p>
    <w:p w14:paraId="5B8A1401" w14:textId="77777777" w:rsidR="00754881" w:rsidRDefault="00754881" w:rsidP="00754881">
      <w:pPr>
        <w:pStyle w:val="4"/>
        <w:rPr>
          <w:ins w:id="1498" w:author="XuanWen Chen" w:date="2019-01-02T08:01:00Z"/>
        </w:rPr>
      </w:pPr>
      <w:ins w:id="1499" w:author="XuanWen Chen" w:date="2019-01-02T08:01:00Z">
        <w:r>
          <w:rPr>
            <w:rFonts w:hint="eastAsia"/>
          </w:rPr>
          <w:t>用户项目排序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2F753EDC" w14:textId="77777777" w:rsidTr="00754881">
        <w:trPr>
          <w:ins w:id="15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4626" w14:textId="77777777" w:rsidR="00754881" w:rsidRDefault="00754881">
            <w:pPr>
              <w:rPr>
                <w:ins w:id="1501" w:author="XuanWen Chen" w:date="2019-01-02T08:01:00Z"/>
              </w:rPr>
            </w:pPr>
            <w:ins w:id="1502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60D34" w14:textId="77777777" w:rsidR="00754881" w:rsidRDefault="00754881">
            <w:pPr>
              <w:jc w:val="left"/>
              <w:rPr>
                <w:ins w:id="1503" w:author="XuanWen Chen" w:date="2019-01-02T08:01:00Z"/>
                <w:rFonts w:hAnsi="宋体"/>
                <w:b/>
              </w:rPr>
            </w:pPr>
            <w:ins w:id="1504" w:author="XuanWen Chen" w:date="2019-01-02T08:01:00Z">
              <w:r>
                <w:rPr>
                  <w:rFonts w:hAnsi="宋体" w:hint="eastAsia"/>
                  <w:b/>
                </w:rPr>
                <w:t>UC-2：用户项目排序</w:t>
              </w:r>
            </w:ins>
          </w:p>
        </w:tc>
      </w:tr>
      <w:tr w:rsidR="00754881" w14:paraId="295F61AD" w14:textId="77777777" w:rsidTr="00754881">
        <w:trPr>
          <w:ins w:id="150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955E3" w14:textId="77777777" w:rsidR="00754881" w:rsidRDefault="00754881">
            <w:pPr>
              <w:rPr>
                <w:ins w:id="1506" w:author="XuanWen Chen" w:date="2019-01-02T08:01:00Z"/>
              </w:rPr>
            </w:pPr>
            <w:ins w:id="1507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0C8BE" w14:textId="77777777" w:rsidR="00754881" w:rsidRDefault="00754881">
            <w:pPr>
              <w:jc w:val="left"/>
              <w:rPr>
                <w:ins w:id="1508" w:author="XuanWen Chen" w:date="2019-01-02T08:01:00Z"/>
                <w:rFonts w:hAnsi="宋体"/>
              </w:rPr>
            </w:pPr>
            <w:proofErr w:type="gramStart"/>
            <w:ins w:id="1509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214B7" w14:textId="77777777" w:rsidR="00754881" w:rsidRDefault="00754881">
            <w:pPr>
              <w:jc w:val="left"/>
              <w:rPr>
                <w:ins w:id="1510" w:author="XuanWen Chen" w:date="2019-01-02T08:01:00Z"/>
                <w:rFonts w:hAnsi="宋体"/>
              </w:rPr>
            </w:pPr>
            <w:ins w:id="1511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17558" w14:textId="77777777" w:rsidR="00754881" w:rsidRDefault="00754881">
            <w:pPr>
              <w:jc w:val="left"/>
              <w:rPr>
                <w:ins w:id="1512" w:author="XuanWen Chen" w:date="2019-01-02T08:01:00Z"/>
                <w:rFonts w:hAnsi="宋体"/>
              </w:rPr>
            </w:pPr>
            <w:ins w:id="1513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7926DEDF" w14:textId="77777777" w:rsidTr="00754881">
        <w:trPr>
          <w:ins w:id="15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DFDF" w14:textId="77777777" w:rsidR="00754881" w:rsidRDefault="00754881">
            <w:pPr>
              <w:rPr>
                <w:ins w:id="1515" w:author="XuanWen Chen" w:date="2019-01-02T08:01:00Z"/>
              </w:rPr>
            </w:pPr>
            <w:ins w:id="1516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3466D" w14:textId="77777777" w:rsidR="00754881" w:rsidRDefault="00754881">
            <w:pPr>
              <w:jc w:val="left"/>
              <w:rPr>
                <w:ins w:id="1517" w:author="XuanWen Chen" w:date="2019-01-02T08:01:00Z"/>
                <w:rFonts w:hAnsi="宋体"/>
              </w:rPr>
            </w:pPr>
            <w:ins w:id="1518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1AA53" w14:textId="77777777" w:rsidR="00754881" w:rsidRDefault="00754881">
            <w:pPr>
              <w:jc w:val="left"/>
              <w:rPr>
                <w:ins w:id="1519" w:author="XuanWen Chen" w:date="2019-01-02T08:01:00Z"/>
                <w:rFonts w:hAnsi="宋体"/>
              </w:rPr>
            </w:pPr>
            <w:ins w:id="1520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0D31" w14:textId="77777777" w:rsidR="00754881" w:rsidRDefault="00754881">
            <w:pPr>
              <w:jc w:val="left"/>
              <w:rPr>
                <w:ins w:id="1521" w:author="XuanWen Chen" w:date="2019-01-02T08:01:00Z"/>
                <w:rFonts w:hAnsi="宋体"/>
              </w:rPr>
            </w:pPr>
            <w:ins w:id="1522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2AA1A0D7" w14:textId="77777777" w:rsidTr="00754881">
        <w:trPr>
          <w:ins w:id="152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1B8D" w14:textId="77777777" w:rsidR="00754881" w:rsidRDefault="00754881">
            <w:pPr>
              <w:rPr>
                <w:ins w:id="1524" w:author="XuanWen Chen" w:date="2019-01-02T08:01:00Z"/>
              </w:rPr>
            </w:pPr>
            <w:ins w:id="1525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AEAE1" w14:textId="77777777" w:rsidR="00754881" w:rsidRDefault="00754881">
            <w:pPr>
              <w:jc w:val="left"/>
              <w:rPr>
                <w:ins w:id="1526" w:author="XuanWen Chen" w:date="2019-01-02T08:01:00Z"/>
                <w:rFonts w:hAnsi="宋体"/>
              </w:rPr>
            </w:pPr>
            <w:ins w:id="1527" w:author="XuanWen Chen" w:date="2019-01-02T08:01:00Z">
              <w:r>
                <w:rPr>
                  <w:rFonts w:hAnsi="宋体" w:hint="eastAsia"/>
                </w:rPr>
                <w:t>用户点击案例列表来查看所有项目，快速选择栏中选择(全部，综合排名，热度排名，最新)按钮，对项目进行排序</w:t>
              </w:r>
            </w:ins>
          </w:p>
        </w:tc>
      </w:tr>
      <w:tr w:rsidR="00754881" w14:paraId="41603161" w14:textId="77777777" w:rsidTr="00754881">
        <w:trPr>
          <w:ins w:id="15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42F8D" w14:textId="77777777" w:rsidR="00754881" w:rsidRDefault="00754881">
            <w:pPr>
              <w:rPr>
                <w:ins w:id="1529" w:author="XuanWen Chen" w:date="2019-01-02T08:01:00Z"/>
              </w:rPr>
            </w:pPr>
            <w:ins w:id="1530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0E6B9" w14:textId="77777777" w:rsidR="00754881" w:rsidRDefault="00754881">
            <w:pPr>
              <w:jc w:val="left"/>
              <w:rPr>
                <w:ins w:id="1531" w:author="XuanWen Chen" w:date="2019-01-02T08:01:00Z"/>
                <w:rFonts w:hAnsi="宋体"/>
              </w:rPr>
            </w:pPr>
            <w:ins w:id="1532" w:author="XuanWen Chen" w:date="2019-01-02T08:01:00Z">
              <w:r>
                <w:rPr>
                  <w:rFonts w:hAnsi="宋体" w:hint="eastAsia"/>
                </w:rPr>
                <w:t>查看者表示想查看排序后的项目</w:t>
              </w:r>
            </w:ins>
          </w:p>
        </w:tc>
      </w:tr>
      <w:tr w:rsidR="00754881" w14:paraId="19928417" w14:textId="77777777" w:rsidTr="00754881">
        <w:trPr>
          <w:ins w:id="15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33ED7" w14:textId="77777777" w:rsidR="00754881" w:rsidRDefault="00754881">
            <w:pPr>
              <w:rPr>
                <w:ins w:id="1534" w:author="XuanWen Chen" w:date="2019-01-02T08:01:00Z"/>
              </w:rPr>
            </w:pPr>
            <w:ins w:id="1535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E8775" w14:textId="77777777" w:rsidR="00754881" w:rsidRDefault="00754881">
            <w:pPr>
              <w:jc w:val="left"/>
              <w:rPr>
                <w:ins w:id="1536" w:author="XuanWen Chen" w:date="2019-01-02T08:01:00Z"/>
                <w:rFonts w:hAnsi="宋体"/>
              </w:rPr>
            </w:pPr>
            <w:ins w:id="1537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52BF8D09" w14:textId="77777777" w:rsidR="00754881" w:rsidRDefault="00754881">
            <w:pPr>
              <w:jc w:val="left"/>
              <w:rPr>
                <w:ins w:id="1538" w:author="XuanWen Chen" w:date="2019-01-02T08:01:00Z"/>
                <w:rFonts w:hAnsi="宋体"/>
              </w:rPr>
            </w:pPr>
            <w:ins w:id="1539" w:author="XuanWen Chen" w:date="2019-01-02T08:01:00Z">
              <w:r>
                <w:rPr>
                  <w:rFonts w:hint="eastAsia"/>
                </w:rPr>
                <w:t>PRE-2: 用户进入</w:t>
              </w:r>
              <w:r>
                <w:rPr>
                  <w:rFonts w:hAnsi="宋体" w:hint="eastAsia"/>
                </w:rPr>
                <w:t>项目</w:t>
              </w:r>
              <w:r>
                <w:rPr>
                  <w:rFonts w:hint="eastAsia"/>
                </w:rPr>
                <w:t>列表页面</w:t>
              </w:r>
            </w:ins>
          </w:p>
        </w:tc>
      </w:tr>
      <w:tr w:rsidR="00754881" w14:paraId="44F77908" w14:textId="77777777" w:rsidTr="00754881">
        <w:trPr>
          <w:ins w:id="154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21676" w14:textId="77777777" w:rsidR="00754881" w:rsidRDefault="00754881">
            <w:pPr>
              <w:rPr>
                <w:ins w:id="1541" w:author="XuanWen Chen" w:date="2019-01-02T08:01:00Z"/>
              </w:rPr>
            </w:pPr>
            <w:ins w:id="154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477E0" w14:textId="77777777" w:rsidR="00754881" w:rsidRDefault="00754881">
            <w:pPr>
              <w:jc w:val="left"/>
              <w:rPr>
                <w:ins w:id="1543" w:author="XuanWen Chen" w:date="2019-01-02T08:01:00Z"/>
                <w:rFonts w:hAnsi="宋体"/>
              </w:rPr>
            </w:pPr>
            <w:ins w:id="1544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系统显示排序后项目列表</w:t>
              </w:r>
            </w:ins>
          </w:p>
        </w:tc>
      </w:tr>
      <w:tr w:rsidR="00754881" w14:paraId="77728867" w14:textId="77777777" w:rsidTr="00754881">
        <w:trPr>
          <w:ins w:id="15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0BA2" w14:textId="77777777" w:rsidR="00754881" w:rsidRDefault="00754881">
            <w:pPr>
              <w:rPr>
                <w:ins w:id="1546" w:author="XuanWen Chen" w:date="2019-01-02T08:01:00Z"/>
                <w:rFonts w:hAnsi="宋体"/>
              </w:rPr>
            </w:pPr>
            <w:ins w:id="154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A3CFD" w14:textId="77777777" w:rsidR="00754881" w:rsidRDefault="00754881">
            <w:pPr>
              <w:jc w:val="left"/>
              <w:rPr>
                <w:ins w:id="1548" w:author="XuanWen Chen" w:date="2019-01-02T08:01:00Z"/>
              </w:rPr>
            </w:pPr>
            <w:ins w:id="1549" w:author="XuanWen Chen" w:date="2019-01-02T08:01:00Z">
              <w:r>
                <w:rPr>
                  <w:rFonts w:hint="eastAsia"/>
                </w:rPr>
                <w:t>项目类别</w:t>
              </w:r>
            </w:ins>
          </w:p>
        </w:tc>
      </w:tr>
      <w:tr w:rsidR="00754881" w14:paraId="63C1568D" w14:textId="77777777" w:rsidTr="00754881">
        <w:trPr>
          <w:ins w:id="15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7D718" w14:textId="77777777" w:rsidR="00754881" w:rsidRDefault="00754881">
            <w:pPr>
              <w:rPr>
                <w:ins w:id="1551" w:author="XuanWen Chen" w:date="2019-01-02T08:01:00Z"/>
                <w:rFonts w:hAnsi="宋体"/>
              </w:rPr>
            </w:pPr>
            <w:ins w:id="155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A156" w14:textId="77777777" w:rsidR="00754881" w:rsidRDefault="00754881">
            <w:pPr>
              <w:jc w:val="left"/>
              <w:rPr>
                <w:ins w:id="1553" w:author="XuanWen Chen" w:date="2019-01-02T08:01:00Z"/>
              </w:rPr>
            </w:pPr>
            <w:ins w:id="1554" w:author="XuanWen Chen" w:date="2019-01-02T08:01:00Z">
              <w:r>
                <w:rPr>
                  <w:rFonts w:hint="eastAsia"/>
                </w:rPr>
                <w:t>项目列表</w:t>
              </w:r>
            </w:ins>
          </w:p>
        </w:tc>
      </w:tr>
      <w:tr w:rsidR="00754881" w14:paraId="531D157D" w14:textId="77777777" w:rsidTr="00754881">
        <w:trPr>
          <w:ins w:id="15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2583C" w14:textId="77777777" w:rsidR="00754881" w:rsidRDefault="00754881">
            <w:pPr>
              <w:rPr>
                <w:ins w:id="1556" w:author="XuanWen Chen" w:date="2019-01-02T08:01:00Z"/>
              </w:rPr>
            </w:pPr>
            <w:ins w:id="155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FB6AF" w14:textId="77777777" w:rsidR="00754881" w:rsidRDefault="00754881">
            <w:pPr>
              <w:jc w:val="left"/>
              <w:rPr>
                <w:ins w:id="1558" w:author="XuanWen Chen" w:date="2019-01-02T08:01:00Z"/>
                <w:rFonts w:hAnsi="宋体"/>
              </w:rPr>
            </w:pPr>
            <w:ins w:id="1559" w:author="XuanWen Chen" w:date="2019-01-02T08:01:00Z">
              <w:r>
                <w:rPr>
                  <w:rFonts w:hAnsi="宋体" w:hint="eastAsia"/>
                </w:rPr>
                <w:t>3.0 项目排序</w:t>
              </w:r>
            </w:ins>
          </w:p>
          <w:p w14:paraId="6D303CF3" w14:textId="77777777" w:rsidR="00754881" w:rsidRDefault="00754881" w:rsidP="00754881">
            <w:pPr>
              <w:pStyle w:val="a9"/>
              <w:numPr>
                <w:ilvl w:val="0"/>
                <w:numId w:val="203"/>
              </w:numPr>
              <w:spacing w:line="240" w:lineRule="auto"/>
              <w:ind w:left="3360" w:firstLineChars="0"/>
              <w:jc w:val="left"/>
              <w:rPr>
                <w:ins w:id="1560" w:author="XuanWen Chen" w:date="2019-01-02T08:01:00Z"/>
                <w:rFonts w:hAnsi="宋体"/>
              </w:rPr>
            </w:pPr>
            <w:ins w:id="1561" w:author="XuanWen Chen" w:date="2019-01-02T08:01:00Z">
              <w:r>
                <w:rPr>
                  <w:rFonts w:hAnsi="宋体" w:hint="eastAsia"/>
                </w:rPr>
                <w:t>用户点击项目列表按钮</w:t>
              </w:r>
            </w:ins>
          </w:p>
          <w:p w14:paraId="6E9F2D43" w14:textId="77777777" w:rsidR="00754881" w:rsidRDefault="00754881" w:rsidP="00754881">
            <w:pPr>
              <w:pStyle w:val="a9"/>
              <w:numPr>
                <w:ilvl w:val="0"/>
                <w:numId w:val="203"/>
              </w:numPr>
              <w:spacing w:line="240" w:lineRule="auto"/>
              <w:ind w:left="3360" w:firstLineChars="0"/>
              <w:jc w:val="left"/>
              <w:rPr>
                <w:ins w:id="1562" w:author="XuanWen Chen" w:date="2019-01-02T08:01:00Z"/>
                <w:rFonts w:hAnsi="宋体"/>
              </w:rPr>
            </w:pPr>
            <w:ins w:id="1563" w:author="XuanWen Chen" w:date="2019-01-02T08:01:00Z">
              <w:r>
                <w:rPr>
                  <w:rFonts w:hAnsi="宋体" w:hint="eastAsia"/>
                </w:rPr>
                <w:t>系统显示所有项目</w:t>
              </w:r>
            </w:ins>
          </w:p>
          <w:p w14:paraId="6B984E43" w14:textId="77777777" w:rsidR="00754881" w:rsidRDefault="00754881" w:rsidP="00754881">
            <w:pPr>
              <w:pStyle w:val="a9"/>
              <w:numPr>
                <w:ilvl w:val="0"/>
                <w:numId w:val="203"/>
              </w:numPr>
              <w:spacing w:line="240" w:lineRule="auto"/>
              <w:ind w:left="3360" w:firstLineChars="0"/>
              <w:jc w:val="left"/>
              <w:rPr>
                <w:ins w:id="1564" w:author="XuanWen Chen" w:date="2019-01-02T08:01:00Z"/>
                <w:rFonts w:hAnsi="宋体"/>
              </w:rPr>
            </w:pPr>
            <w:ins w:id="1565" w:author="XuanWen Chen" w:date="2019-01-02T08:01:00Z">
              <w:r>
                <w:rPr>
                  <w:rFonts w:hAnsi="宋体" w:hint="eastAsia"/>
                </w:rPr>
                <w:t>用户点击页面上方快速搜索栏中选择(全部，综合排名，热度排名，最新)按钮</w:t>
              </w:r>
            </w:ins>
          </w:p>
          <w:p w14:paraId="4CFF41F9" w14:textId="77777777" w:rsidR="00754881" w:rsidRDefault="00754881" w:rsidP="00754881">
            <w:pPr>
              <w:pStyle w:val="a9"/>
              <w:numPr>
                <w:ilvl w:val="0"/>
                <w:numId w:val="203"/>
              </w:numPr>
              <w:spacing w:line="240" w:lineRule="auto"/>
              <w:ind w:left="3360" w:firstLineChars="0"/>
              <w:jc w:val="left"/>
              <w:rPr>
                <w:ins w:id="1566" w:author="XuanWen Chen" w:date="2019-01-02T08:01:00Z"/>
                <w:rFonts w:hAnsi="宋体"/>
              </w:rPr>
            </w:pPr>
            <w:ins w:id="1567" w:author="XuanWen Chen" w:date="2019-01-02T08:01:00Z">
              <w:r>
                <w:rPr>
                  <w:rFonts w:hAnsi="宋体" w:hint="eastAsia"/>
                </w:rPr>
                <w:t>系统对项目进行排序</w:t>
              </w:r>
            </w:ins>
          </w:p>
          <w:p w14:paraId="7792BB01" w14:textId="77777777" w:rsidR="00754881" w:rsidRDefault="00754881" w:rsidP="00754881">
            <w:pPr>
              <w:pStyle w:val="a9"/>
              <w:numPr>
                <w:ilvl w:val="0"/>
                <w:numId w:val="203"/>
              </w:numPr>
              <w:spacing w:line="240" w:lineRule="auto"/>
              <w:ind w:left="3360" w:firstLineChars="0"/>
              <w:jc w:val="left"/>
              <w:rPr>
                <w:ins w:id="1568" w:author="XuanWen Chen" w:date="2019-01-02T08:01:00Z"/>
                <w:rFonts w:hAnsi="宋体"/>
              </w:rPr>
            </w:pPr>
            <w:ins w:id="1569" w:author="XuanWen Chen" w:date="2019-01-02T08:01:00Z">
              <w:r>
                <w:rPr>
                  <w:rFonts w:hAnsi="宋体" w:hint="eastAsia"/>
                </w:rPr>
                <w:t>系统显示排序后的项目列表</w:t>
              </w:r>
            </w:ins>
          </w:p>
        </w:tc>
      </w:tr>
      <w:tr w:rsidR="00754881" w14:paraId="1A5B7303" w14:textId="77777777" w:rsidTr="00754881">
        <w:trPr>
          <w:ins w:id="157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E4DA1" w14:textId="77777777" w:rsidR="00754881" w:rsidRDefault="00754881">
            <w:pPr>
              <w:rPr>
                <w:ins w:id="1571" w:author="XuanWen Chen" w:date="2019-01-02T08:01:00Z"/>
                <w:rFonts w:hAnsi="宋体"/>
              </w:rPr>
            </w:pPr>
            <w:ins w:id="1572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DE93" w14:textId="77777777" w:rsidR="00754881" w:rsidRDefault="00754881">
            <w:pPr>
              <w:jc w:val="left"/>
              <w:rPr>
                <w:ins w:id="1573" w:author="XuanWen Chen" w:date="2019-01-02T08:01:00Z"/>
                <w:rFonts w:hAnsi="宋体"/>
              </w:rPr>
            </w:pPr>
          </w:p>
        </w:tc>
      </w:tr>
      <w:tr w:rsidR="00754881" w14:paraId="413CB910" w14:textId="77777777" w:rsidTr="00754881">
        <w:trPr>
          <w:ins w:id="157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0A1D" w14:textId="77777777" w:rsidR="00754881" w:rsidRDefault="00754881">
            <w:pPr>
              <w:rPr>
                <w:ins w:id="1575" w:author="XuanWen Chen" w:date="2019-01-02T08:01:00Z"/>
                <w:rFonts w:hAnsi="宋体"/>
              </w:rPr>
            </w:pPr>
            <w:ins w:id="157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D412" w14:textId="77777777" w:rsidR="00754881" w:rsidRDefault="00754881">
            <w:pPr>
              <w:jc w:val="left"/>
              <w:rPr>
                <w:ins w:id="1577" w:author="XuanWen Chen" w:date="2019-01-02T08:01:00Z"/>
                <w:rFonts w:hAnsi="宋体"/>
              </w:rPr>
            </w:pPr>
          </w:p>
        </w:tc>
      </w:tr>
      <w:tr w:rsidR="00754881" w14:paraId="77F8F398" w14:textId="77777777" w:rsidTr="00754881">
        <w:trPr>
          <w:ins w:id="15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84AF" w14:textId="77777777" w:rsidR="00754881" w:rsidRDefault="00754881">
            <w:pPr>
              <w:rPr>
                <w:ins w:id="1579" w:author="XuanWen Chen" w:date="2019-01-02T08:01:00Z"/>
                <w:rFonts w:hAnsi="宋体"/>
              </w:rPr>
            </w:pPr>
            <w:ins w:id="158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20AA" w14:textId="77777777" w:rsidR="00754881" w:rsidRDefault="00754881">
            <w:pPr>
              <w:jc w:val="left"/>
              <w:rPr>
                <w:ins w:id="1581" w:author="XuanWen Chen" w:date="2019-01-02T08:01:00Z"/>
                <w:rFonts w:hAnsi="宋体"/>
              </w:rPr>
            </w:pPr>
          </w:p>
        </w:tc>
      </w:tr>
      <w:tr w:rsidR="00754881" w14:paraId="1F7A4555" w14:textId="77777777" w:rsidTr="00754881">
        <w:trPr>
          <w:ins w:id="158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0642" w14:textId="77777777" w:rsidR="00754881" w:rsidRDefault="00754881">
            <w:pPr>
              <w:rPr>
                <w:ins w:id="1583" w:author="XuanWen Chen" w:date="2019-01-02T08:01:00Z"/>
                <w:rFonts w:hAnsi="宋体"/>
              </w:rPr>
            </w:pPr>
            <w:ins w:id="1584" w:author="XuanWen Chen" w:date="2019-01-02T08:01:00Z">
              <w:r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AC528" w14:textId="77777777" w:rsidR="00754881" w:rsidRDefault="00754881">
            <w:pPr>
              <w:jc w:val="left"/>
              <w:rPr>
                <w:ins w:id="1585" w:author="XuanWen Chen" w:date="2019-01-02T08:01:00Z"/>
                <w:rFonts w:hAnsi="宋体"/>
              </w:rPr>
            </w:pPr>
            <w:ins w:id="1586" w:author="XuanWen Chen" w:date="2019-01-02T08:01:00Z">
              <w:r>
                <w:rPr>
                  <w:rFonts w:hAnsi="宋体" w:hint="eastAsia"/>
                </w:rPr>
                <w:t>10000次/日</w:t>
              </w:r>
            </w:ins>
          </w:p>
        </w:tc>
      </w:tr>
      <w:tr w:rsidR="00754881" w14:paraId="30CDD0ED" w14:textId="77777777" w:rsidTr="00754881">
        <w:trPr>
          <w:ins w:id="158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29164" w14:textId="77777777" w:rsidR="00754881" w:rsidRDefault="00754881">
            <w:pPr>
              <w:rPr>
                <w:ins w:id="1588" w:author="XuanWen Chen" w:date="2019-01-02T08:01:00Z"/>
                <w:rFonts w:hAnsi="宋体"/>
              </w:rPr>
            </w:pPr>
            <w:ins w:id="1589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760E" w14:textId="77777777" w:rsidR="00754881" w:rsidRDefault="00754881">
            <w:pPr>
              <w:jc w:val="left"/>
              <w:rPr>
                <w:ins w:id="1590" w:author="XuanWen Chen" w:date="2019-01-02T08:01:00Z"/>
                <w:rFonts w:hAnsi="宋体"/>
              </w:rPr>
            </w:pPr>
          </w:p>
        </w:tc>
      </w:tr>
      <w:tr w:rsidR="00754881" w14:paraId="64C2783A" w14:textId="77777777" w:rsidTr="00754881">
        <w:trPr>
          <w:ins w:id="15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4E5C5" w14:textId="77777777" w:rsidR="00754881" w:rsidRDefault="00754881">
            <w:pPr>
              <w:rPr>
                <w:ins w:id="1592" w:author="XuanWen Chen" w:date="2019-01-02T08:01:00Z"/>
                <w:rFonts w:hAnsi="宋体"/>
              </w:rPr>
            </w:pPr>
            <w:ins w:id="1593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8FF5" w14:textId="77777777" w:rsidR="00754881" w:rsidRDefault="00754881">
            <w:pPr>
              <w:jc w:val="left"/>
              <w:rPr>
                <w:ins w:id="1594" w:author="XuanWen Chen" w:date="2019-01-02T08:01:00Z"/>
                <w:rFonts w:hAnsi="宋体"/>
              </w:rPr>
            </w:pPr>
          </w:p>
        </w:tc>
      </w:tr>
      <w:tr w:rsidR="00754881" w14:paraId="49CB73D9" w14:textId="77777777" w:rsidTr="00754881">
        <w:trPr>
          <w:ins w:id="15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3B30" w14:textId="77777777" w:rsidR="00754881" w:rsidRDefault="00754881">
            <w:pPr>
              <w:rPr>
                <w:ins w:id="1596" w:author="XuanWen Chen" w:date="2019-01-02T08:01:00Z"/>
              </w:rPr>
            </w:pPr>
            <w:ins w:id="159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6C6A" w14:textId="77777777" w:rsidR="00754881" w:rsidRDefault="00754881">
            <w:pPr>
              <w:rPr>
                <w:ins w:id="1598" w:author="XuanWen Chen" w:date="2019-01-02T08:01:00Z"/>
              </w:rPr>
            </w:pPr>
          </w:p>
          <w:p w14:paraId="10CDFF65" w14:textId="77777777" w:rsidR="00754881" w:rsidRDefault="00754881">
            <w:pPr>
              <w:rPr>
                <w:ins w:id="1599" w:author="XuanWen Chen" w:date="2019-01-02T08:01:00Z"/>
              </w:rPr>
            </w:pPr>
          </w:p>
        </w:tc>
      </w:tr>
    </w:tbl>
    <w:p w14:paraId="1D28217A" w14:textId="77777777" w:rsidR="00754881" w:rsidRDefault="00754881" w:rsidP="00754881">
      <w:pPr>
        <w:rPr>
          <w:ins w:id="1600" w:author="XuanWen Chen" w:date="2019-01-02T08:01:00Z"/>
          <w:color w:val="FF0000"/>
        </w:rPr>
      </w:pPr>
    </w:p>
    <w:p w14:paraId="27991066" w14:textId="77777777" w:rsidR="00754881" w:rsidRDefault="00754881" w:rsidP="00754881">
      <w:pPr>
        <w:pStyle w:val="4"/>
        <w:tabs>
          <w:tab w:val="left" w:pos="2216"/>
        </w:tabs>
        <w:rPr>
          <w:ins w:id="1601" w:author="XuanWen Chen" w:date="2019-01-02T08:01:00Z"/>
        </w:rPr>
      </w:pPr>
      <w:ins w:id="1602" w:author="XuanWen Chen" w:date="2019-01-02T08:01:00Z">
        <w:r>
          <w:rPr>
            <w:rFonts w:hint="eastAsia"/>
          </w:rPr>
          <w:t>用户</w:t>
        </w:r>
        <w:r>
          <w:rPr>
            <w:rFonts w:hint="eastAsia"/>
            <w:color w:val="000000" w:themeColor="text1"/>
          </w:rPr>
          <w:t>查看我的项目</w:t>
        </w:r>
        <w:r>
          <w:tab/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4D942775" w14:textId="77777777" w:rsidTr="00754881">
        <w:trPr>
          <w:ins w:id="160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6F30B" w14:textId="77777777" w:rsidR="00754881" w:rsidRDefault="00754881">
            <w:pPr>
              <w:rPr>
                <w:ins w:id="1604" w:author="XuanWen Chen" w:date="2019-01-02T08:01:00Z"/>
              </w:rPr>
            </w:pPr>
            <w:ins w:id="160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CC9B" w14:textId="77777777" w:rsidR="00754881" w:rsidRDefault="00754881">
            <w:pPr>
              <w:jc w:val="left"/>
              <w:rPr>
                <w:ins w:id="1606" w:author="XuanWen Chen" w:date="2019-01-02T08:01:00Z"/>
                <w:rFonts w:hAnsi="宋体"/>
                <w:b/>
              </w:rPr>
            </w:pPr>
            <w:ins w:id="1607" w:author="XuanWen Chen" w:date="2019-01-02T08:01:00Z">
              <w:r>
                <w:rPr>
                  <w:rFonts w:hAnsi="宋体" w:hint="eastAsia"/>
                  <w:b/>
                </w:rPr>
                <w:t>UC-2：用户查看我的项目</w:t>
              </w:r>
            </w:ins>
          </w:p>
        </w:tc>
      </w:tr>
      <w:tr w:rsidR="00754881" w14:paraId="14661F0A" w14:textId="77777777" w:rsidTr="00754881">
        <w:trPr>
          <w:ins w:id="160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A827A" w14:textId="77777777" w:rsidR="00754881" w:rsidRDefault="00754881">
            <w:pPr>
              <w:rPr>
                <w:ins w:id="1609" w:author="XuanWen Chen" w:date="2019-01-02T08:01:00Z"/>
              </w:rPr>
            </w:pPr>
            <w:ins w:id="161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C6D64" w14:textId="77777777" w:rsidR="00754881" w:rsidRDefault="00754881">
            <w:pPr>
              <w:jc w:val="left"/>
              <w:rPr>
                <w:ins w:id="1611" w:author="XuanWen Chen" w:date="2019-01-02T08:01:00Z"/>
                <w:rFonts w:hAnsi="宋体"/>
              </w:rPr>
            </w:pPr>
            <w:proofErr w:type="gramStart"/>
            <w:ins w:id="161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84D3" w14:textId="77777777" w:rsidR="00754881" w:rsidRDefault="00754881">
            <w:pPr>
              <w:jc w:val="left"/>
              <w:rPr>
                <w:ins w:id="1613" w:author="XuanWen Chen" w:date="2019-01-02T08:01:00Z"/>
                <w:rFonts w:hAnsi="宋体"/>
              </w:rPr>
            </w:pPr>
            <w:ins w:id="161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D50EB" w14:textId="77777777" w:rsidR="00754881" w:rsidRDefault="00754881">
            <w:pPr>
              <w:jc w:val="left"/>
              <w:rPr>
                <w:ins w:id="1615" w:author="XuanWen Chen" w:date="2019-01-02T08:01:00Z"/>
                <w:rFonts w:hAnsi="宋体"/>
              </w:rPr>
            </w:pPr>
            <w:ins w:id="1616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556AC7B6" w14:textId="77777777" w:rsidTr="00754881">
        <w:trPr>
          <w:ins w:id="161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18A0A" w14:textId="77777777" w:rsidR="00754881" w:rsidRDefault="00754881">
            <w:pPr>
              <w:rPr>
                <w:ins w:id="1618" w:author="XuanWen Chen" w:date="2019-01-02T08:01:00Z"/>
              </w:rPr>
            </w:pPr>
            <w:ins w:id="161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97F72" w14:textId="77777777" w:rsidR="00754881" w:rsidRDefault="00754881">
            <w:pPr>
              <w:jc w:val="left"/>
              <w:rPr>
                <w:ins w:id="1620" w:author="XuanWen Chen" w:date="2019-01-02T08:01:00Z"/>
                <w:rFonts w:hAnsi="宋体"/>
              </w:rPr>
            </w:pPr>
            <w:ins w:id="162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AFBC7" w14:textId="77777777" w:rsidR="00754881" w:rsidRDefault="00754881">
            <w:pPr>
              <w:jc w:val="left"/>
              <w:rPr>
                <w:ins w:id="1622" w:author="XuanWen Chen" w:date="2019-01-02T08:01:00Z"/>
                <w:rFonts w:hAnsi="宋体"/>
              </w:rPr>
            </w:pPr>
            <w:ins w:id="162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9C015" w14:textId="77777777" w:rsidR="00754881" w:rsidRDefault="00754881">
            <w:pPr>
              <w:jc w:val="left"/>
              <w:rPr>
                <w:ins w:id="1624" w:author="XuanWen Chen" w:date="2019-01-02T08:01:00Z"/>
                <w:rFonts w:hAnsi="宋体"/>
              </w:rPr>
            </w:pPr>
            <w:ins w:id="1625" w:author="XuanWen Chen" w:date="2019-01-02T08:01:00Z">
              <w:r>
                <w:rPr>
                  <w:rFonts w:hAnsi="宋体" w:hint="eastAsia"/>
                </w:rPr>
                <w:t>案例数据库</w:t>
              </w:r>
            </w:ins>
          </w:p>
        </w:tc>
      </w:tr>
      <w:tr w:rsidR="00754881" w14:paraId="2FD19924" w14:textId="77777777" w:rsidTr="00754881">
        <w:trPr>
          <w:ins w:id="16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621C" w14:textId="77777777" w:rsidR="00754881" w:rsidRDefault="00754881">
            <w:pPr>
              <w:rPr>
                <w:ins w:id="1627" w:author="XuanWen Chen" w:date="2019-01-02T08:01:00Z"/>
              </w:rPr>
            </w:pPr>
            <w:ins w:id="162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D9F0" w14:textId="77777777" w:rsidR="00754881" w:rsidRDefault="00754881">
            <w:pPr>
              <w:jc w:val="left"/>
              <w:rPr>
                <w:ins w:id="1629" w:author="XuanWen Chen" w:date="2019-01-02T08:01:00Z"/>
                <w:rFonts w:hAnsi="宋体"/>
              </w:rPr>
            </w:pPr>
            <w:ins w:id="1630" w:author="XuanWen Chen" w:date="2019-01-02T08:01:00Z">
              <w:r>
                <w:rPr>
                  <w:rFonts w:hAnsi="宋体" w:hint="eastAsia"/>
                </w:rPr>
                <w:t>用户想要查看现在参加的所有项目</w:t>
              </w:r>
            </w:ins>
          </w:p>
        </w:tc>
      </w:tr>
      <w:tr w:rsidR="00754881" w14:paraId="037A0EDD" w14:textId="77777777" w:rsidTr="00754881">
        <w:trPr>
          <w:ins w:id="16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C276" w14:textId="77777777" w:rsidR="00754881" w:rsidRDefault="00754881">
            <w:pPr>
              <w:rPr>
                <w:ins w:id="1632" w:author="XuanWen Chen" w:date="2019-01-02T08:01:00Z"/>
              </w:rPr>
            </w:pPr>
            <w:ins w:id="163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CEE2E" w14:textId="77777777" w:rsidR="00754881" w:rsidRDefault="00754881">
            <w:pPr>
              <w:jc w:val="left"/>
              <w:rPr>
                <w:ins w:id="1634" w:author="XuanWen Chen" w:date="2019-01-02T08:01:00Z"/>
                <w:rFonts w:hAnsi="宋体"/>
              </w:rPr>
            </w:pPr>
            <w:ins w:id="1635" w:author="XuanWen Chen" w:date="2019-01-02T08:01:00Z">
              <w:r>
                <w:rPr>
                  <w:rFonts w:hAnsi="宋体" w:hint="eastAsia"/>
                </w:rPr>
                <w:t>用户想要查看自己现在参加的所有项目</w:t>
              </w:r>
            </w:ins>
          </w:p>
        </w:tc>
      </w:tr>
      <w:tr w:rsidR="00754881" w14:paraId="2C5C85F3" w14:textId="77777777" w:rsidTr="00754881">
        <w:trPr>
          <w:ins w:id="163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8F7F1" w14:textId="77777777" w:rsidR="00754881" w:rsidRDefault="00754881">
            <w:pPr>
              <w:rPr>
                <w:ins w:id="1637" w:author="XuanWen Chen" w:date="2019-01-02T08:01:00Z"/>
              </w:rPr>
            </w:pPr>
            <w:ins w:id="163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D995" w14:textId="77777777" w:rsidR="00754881" w:rsidRDefault="00754881">
            <w:pPr>
              <w:jc w:val="left"/>
              <w:rPr>
                <w:ins w:id="1639" w:author="XuanWen Chen" w:date="2019-01-02T08:01:00Z"/>
                <w:rFonts w:hAnsi="宋体"/>
              </w:rPr>
            </w:pPr>
            <w:ins w:id="1640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51E3D483" w14:textId="77777777" w:rsidR="00754881" w:rsidRDefault="00754881">
            <w:pPr>
              <w:jc w:val="left"/>
              <w:rPr>
                <w:ins w:id="1641" w:author="XuanWen Chen" w:date="2019-01-02T08:01:00Z"/>
                <w:rFonts w:hAnsi="宋体"/>
              </w:rPr>
            </w:pPr>
            <w:ins w:id="1642" w:author="XuanWen Chen" w:date="2019-01-02T08:01:00Z">
              <w:r>
                <w:rPr>
                  <w:rFonts w:hint="eastAsia"/>
                </w:rPr>
                <w:t>PRE-2: 用户已经参加了项目</w:t>
              </w:r>
            </w:ins>
          </w:p>
        </w:tc>
      </w:tr>
      <w:tr w:rsidR="00754881" w14:paraId="4622EA64" w14:textId="77777777" w:rsidTr="00754881">
        <w:trPr>
          <w:ins w:id="16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8561" w14:textId="77777777" w:rsidR="00754881" w:rsidRDefault="00754881">
            <w:pPr>
              <w:rPr>
                <w:ins w:id="1644" w:author="XuanWen Chen" w:date="2019-01-02T08:01:00Z"/>
              </w:rPr>
            </w:pPr>
            <w:ins w:id="164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8CCBB" w14:textId="77777777" w:rsidR="00754881" w:rsidRDefault="00754881">
            <w:pPr>
              <w:jc w:val="left"/>
              <w:rPr>
                <w:ins w:id="1646" w:author="XuanWen Chen" w:date="2019-01-02T08:01:00Z"/>
                <w:rFonts w:hAnsi="宋体"/>
              </w:rPr>
            </w:pPr>
            <w:ins w:id="1647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 xml:space="preserve">系统显示项目列表 </w:t>
              </w:r>
            </w:ins>
          </w:p>
        </w:tc>
      </w:tr>
      <w:tr w:rsidR="00754881" w14:paraId="5898276D" w14:textId="77777777" w:rsidTr="00754881">
        <w:trPr>
          <w:ins w:id="16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6CA9B" w14:textId="77777777" w:rsidR="00754881" w:rsidRDefault="00754881">
            <w:pPr>
              <w:rPr>
                <w:ins w:id="1649" w:author="XuanWen Chen" w:date="2019-01-02T08:01:00Z"/>
                <w:rFonts w:hAnsi="宋体"/>
              </w:rPr>
            </w:pPr>
            <w:ins w:id="1650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72B4" w14:textId="77777777" w:rsidR="00754881" w:rsidRDefault="00754881">
            <w:pPr>
              <w:jc w:val="left"/>
              <w:rPr>
                <w:ins w:id="1651" w:author="XuanWen Chen" w:date="2019-01-02T08:01:00Z"/>
              </w:rPr>
            </w:pPr>
          </w:p>
        </w:tc>
      </w:tr>
      <w:tr w:rsidR="00754881" w14:paraId="0050D30C" w14:textId="77777777" w:rsidTr="00754881">
        <w:trPr>
          <w:ins w:id="16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57BD" w14:textId="77777777" w:rsidR="00754881" w:rsidRDefault="00754881">
            <w:pPr>
              <w:rPr>
                <w:ins w:id="1653" w:author="XuanWen Chen" w:date="2019-01-02T08:01:00Z"/>
                <w:rFonts w:hAnsi="宋体"/>
              </w:rPr>
            </w:pPr>
            <w:ins w:id="1654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E805" w14:textId="77777777" w:rsidR="00754881" w:rsidRDefault="00754881">
            <w:pPr>
              <w:jc w:val="left"/>
              <w:rPr>
                <w:ins w:id="1655" w:author="XuanWen Chen" w:date="2019-01-02T08:01:00Z"/>
              </w:rPr>
            </w:pPr>
            <w:ins w:id="1656" w:author="XuanWen Chen" w:date="2019-01-02T08:01:00Z">
              <w:r>
                <w:rPr>
                  <w:rFonts w:hint="eastAsia"/>
                </w:rPr>
                <w:t>项目列表</w:t>
              </w:r>
            </w:ins>
          </w:p>
        </w:tc>
      </w:tr>
      <w:tr w:rsidR="00754881" w14:paraId="6132A73B" w14:textId="77777777" w:rsidTr="00754881">
        <w:trPr>
          <w:ins w:id="16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34EC" w14:textId="77777777" w:rsidR="00754881" w:rsidRDefault="00754881">
            <w:pPr>
              <w:rPr>
                <w:ins w:id="1658" w:author="XuanWen Chen" w:date="2019-01-02T08:01:00Z"/>
              </w:rPr>
            </w:pPr>
            <w:ins w:id="1659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41919" w14:textId="77777777" w:rsidR="00754881" w:rsidRDefault="00754881" w:rsidP="00754881">
            <w:pPr>
              <w:pStyle w:val="a9"/>
              <w:numPr>
                <w:ilvl w:val="1"/>
                <w:numId w:val="182"/>
              </w:numPr>
              <w:ind w:left="3312" w:firstLineChars="0"/>
              <w:jc w:val="left"/>
              <w:rPr>
                <w:ins w:id="1660" w:author="XuanWen Chen" w:date="2019-01-02T08:01:00Z"/>
                <w:rFonts w:hAnsi="宋体"/>
              </w:rPr>
            </w:pPr>
            <w:ins w:id="1661" w:author="XuanWen Chen" w:date="2019-01-02T08:01:00Z">
              <w:r>
                <w:rPr>
                  <w:rFonts w:hAnsi="宋体" w:hint="eastAsia"/>
                </w:rPr>
                <w:t>查看我的项目</w:t>
              </w:r>
            </w:ins>
          </w:p>
          <w:p w14:paraId="6263DABA" w14:textId="77777777" w:rsidR="00754881" w:rsidRDefault="00754881" w:rsidP="00754881">
            <w:pPr>
              <w:pStyle w:val="a9"/>
              <w:numPr>
                <w:ilvl w:val="0"/>
                <w:numId w:val="204"/>
              </w:numPr>
              <w:spacing w:line="240" w:lineRule="auto"/>
              <w:ind w:left="3360" w:firstLineChars="0"/>
              <w:jc w:val="left"/>
              <w:rPr>
                <w:ins w:id="1662" w:author="XuanWen Chen" w:date="2019-01-02T08:01:00Z"/>
                <w:rFonts w:hAnsi="宋体"/>
              </w:rPr>
            </w:pPr>
            <w:ins w:id="1663" w:author="XuanWen Chen" w:date="2019-01-02T08:01:00Z">
              <w:r>
                <w:rPr>
                  <w:rFonts w:hAnsi="宋体" w:hint="eastAsia"/>
                </w:rPr>
                <w:t>用户登录</w:t>
              </w:r>
            </w:ins>
          </w:p>
          <w:p w14:paraId="2BCAFB25" w14:textId="77777777" w:rsidR="00754881" w:rsidRDefault="00754881" w:rsidP="00754881">
            <w:pPr>
              <w:pStyle w:val="a9"/>
              <w:numPr>
                <w:ilvl w:val="0"/>
                <w:numId w:val="204"/>
              </w:numPr>
              <w:spacing w:line="240" w:lineRule="auto"/>
              <w:ind w:left="3360" w:firstLineChars="0"/>
              <w:jc w:val="left"/>
              <w:rPr>
                <w:ins w:id="1664" w:author="XuanWen Chen" w:date="2019-01-02T08:01:00Z"/>
                <w:rFonts w:hAnsi="宋体"/>
              </w:rPr>
            </w:pPr>
            <w:ins w:id="1665" w:author="XuanWen Chen" w:date="2019-01-02T08:01:00Z">
              <w:r>
                <w:rPr>
                  <w:rFonts w:hAnsi="宋体" w:hint="eastAsia"/>
                </w:rPr>
                <w:t>用户点击个人首页</w:t>
              </w:r>
            </w:ins>
          </w:p>
          <w:p w14:paraId="251191A9" w14:textId="77777777" w:rsidR="00754881" w:rsidRDefault="00754881" w:rsidP="00754881">
            <w:pPr>
              <w:pStyle w:val="a9"/>
              <w:numPr>
                <w:ilvl w:val="0"/>
                <w:numId w:val="204"/>
              </w:numPr>
              <w:spacing w:line="240" w:lineRule="auto"/>
              <w:ind w:left="3360" w:firstLineChars="0"/>
              <w:jc w:val="left"/>
              <w:rPr>
                <w:ins w:id="1666" w:author="XuanWen Chen" w:date="2019-01-02T08:01:00Z"/>
                <w:rFonts w:hAnsi="宋体"/>
              </w:rPr>
            </w:pPr>
            <w:ins w:id="1667" w:author="XuanWen Chen" w:date="2019-01-02T08:01:00Z">
              <w:r>
                <w:rPr>
                  <w:rFonts w:hAnsi="宋体" w:hint="eastAsia"/>
                </w:rPr>
                <w:t>用户点击我的项目</w:t>
              </w:r>
            </w:ins>
          </w:p>
          <w:p w14:paraId="2E0DC45B" w14:textId="77777777" w:rsidR="00754881" w:rsidRDefault="00754881" w:rsidP="00754881">
            <w:pPr>
              <w:pStyle w:val="a9"/>
              <w:numPr>
                <w:ilvl w:val="0"/>
                <w:numId w:val="204"/>
              </w:numPr>
              <w:spacing w:line="240" w:lineRule="auto"/>
              <w:ind w:left="3360" w:firstLineChars="0"/>
              <w:jc w:val="left"/>
              <w:rPr>
                <w:ins w:id="1668" w:author="XuanWen Chen" w:date="2019-01-02T08:01:00Z"/>
                <w:rFonts w:hAnsi="宋体"/>
              </w:rPr>
            </w:pPr>
            <w:ins w:id="1669" w:author="XuanWen Chen" w:date="2019-01-02T08:01:00Z">
              <w:r>
                <w:rPr>
                  <w:rFonts w:hAnsi="宋体" w:hint="eastAsia"/>
                </w:rPr>
                <w:t>系统显示所有我正在参加的项目</w:t>
              </w:r>
            </w:ins>
          </w:p>
        </w:tc>
      </w:tr>
      <w:tr w:rsidR="00754881" w14:paraId="427BF5F0" w14:textId="77777777" w:rsidTr="00754881">
        <w:trPr>
          <w:ins w:id="167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669E8" w14:textId="77777777" w:rsidR="00754881" w:rsidRDefault="00754881">
            <w:pPr>
              <w:rPr>
                <w:ins w:id="1671" w:author="XuanWen Chen" w:date="2019-01-02T08:01:00Z"/>
                <w:rFonts w:hAnsi="宋体"/>
              </w:rPr>
            </w:pPr>
            <w:ins w:id="1672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E390" w14:textId="77777777" w:rsidR="00754881" w:rsidRDefault="00754881">
            <w:pPr>
              <w:jc w:val="left"/>
              <w:rPr>
                <w:ins w:id="1673" w:author="XuanWen Chen" w:date="2019-01-02T08:01:00Z"/>
                <w:rFonts w:hAnsi="宋体"/>
              </w:rPr>
            </w:pPr>
          </w:p>
        </w:tc>
      </w:tr>
      <w:tr w:rsidR="00754881" w14:paraId="71D0C4AB" w14:textId="77777777" w:rsidTr="00754881">
        <w:trPr>
          <w:ins w:id="167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6BDF3" w14:textId="77777777" w:rsidR="00754881" w:rsidRDefault="00754881">
            <w:pPr>
              <w:rPr>
                <w:ins w:id="1675" w:author="XuanWen Chen" w:date="2019-01-02T08:01:00Z"/>
                <w:rFonts w:hAnsi="宋体"/>
              </w:rPr>
            </w:pPr>
            <w:ins w:id="167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1CAE0" w14:textId="77777777" w:rsidR="00754881" w:rsidRDefault="00754881">
            <w:pPr>
              <w:jc w:val="left"/>
              <w:rPr>
                <w:ins w:id="1677" w:author="XuanWen Chen" w:date="2019-01-02T08:01:00Z"/>
                <w:rFonts w:hAnsi="宋体"/>
              </w:rPr>
            </w:pPr>
          </w:p>
        </w:tc>
      </w:tr>
      <w:tr w:rsidR="00754881" w14:paraId="6FED7EA2" w14:textId="77777777" w:rsidTr="00754881">
        <w:trPr>
          <w:ins w:id="16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5D765" w14:textId="77777777" w:rsidR="00754881" w:rsidRDefault="00754881">
            <w:pPr>
              <w:rPr>
                <w:ins w:id="1679" w:author="XuanWen Chen" w:date="2019-01-02T08:01:00Z"/>
                <w:rFonts w:hAnsi="宋体"/>
              </w:rPr>
            </w:pPr>
            <w:ins w:id="168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52085" w14:textId="77777777" w:rsidR="00754881" w:rsidRDefault="00754881">
            <w:pPr>
              <w:jc w:val="left"/>
              <w:rPr>
                <w:ins w:id="1681" w:author="XuanWen Chen" w:date="2019-01-02T08:01:00Z"/>
                <w:rFonts w:hAnsi="宋体"/>
              </w:rPr>
            </w:pPr>
            <w:ins w:id="1682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03DECAFA" w14:textId="77777777" w:rsidTr="00754881">
        <w:trPr>
          <w:ins w:id="168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FF17C" w14:textId="77777777" w:rsidR="00754881" w:rsidRDefault="00754881">
            <w:pPr>
              <w:rPr>
                <w:ins w:id="1684" w:author="XuanWen Chen" w:date="2019-01-02T08:01:00Z"/>
                <w:rFonts w:hAnsi="宋体"/>
              </w:rPr>
            </w:pPr>
            <w:ins w:id="168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D36D" w14:textId="77777777" w:rsidR="00754881" w:rsidRDefault="00754881">
            <w:pPr>
              <w:jc w:val="left"/>
              <w:rPr>
                <w:ins w:id="1686" w:author="XuanWen Chen" w:date="2019-01-02T08:01:00Z"/>
                <w:rFonts w:hAnsi="宋体"/>
              </w:rPr>
            </w:pPr>
            <w:ins w:id="1687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6C2FCC5" w14:textId="77777777" w:rsidTr="00754881">
        <w:trPr>
          <w:ins w:id="16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D8C26" w14:textId="77777777" w:rsidR="00754881" w:rsidRDefault="00754881">
            <w:pPr>
              <w:rPr>
                <w:ins w:id="1689" w:author="XuanWen Chen" w:date="2019-01-02T08:01:00Z"/>
                <w:rFonts w:hAnsi="宋体"/>
              </w:rPr>
            </w:pPr>
            <w:ins w:id="169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6518B" w14:textId="77777777" w:rsidR="00754881" w:rsidRDefault="00754881">
            <w:pPr>
              <w:jc w:val="left"/>
              <w:rPr>
                <w:ins w:id="1691" w:author="XuanWen Chen" w:date="2019-01-02T08:01:00Z"/>
                <w:rFonts w:hAnsi="宋体"/>
              </w:rPr>
            </w:pPr>
          </w:p>
        </w:tc>
      </w:tr>
      <w:tr w:rsidR="00754881" w14:paraId="339A218E" w14:textId="77777777" w:rsidTr="00754881">
        <w:trPr>
          <w:ins w:id="16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7B8AF" w14:textId="77777777" w:rsidR="00754881" w:rsidRDefault="00754881">
            <w:pPr>
              <w:rPr>
                <w:ins w:id="1693" w:author="XuanWen Chen" w:date="2019-01-02T08:01:00Z"/>
                <w:rFonts w:hAnsi="宋体"/>
              </w:rPr>
            </w:pPr>
            <w:ins w:id="169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4BE03" w14:textId="77777777" w:rsidR="00754881" w:rsidRDefault="00754881">
            <w:pPr>
              <w:jc w:val="left"/>
              <w:rPr>
                <w:ins w:id="1695" w:author="XuanWen Chen" w:date="2019-01-02T08:01:00Z"/>
                <w:rFonts w:hAnsi="宋体"/>
              </w:rPr>
            </w:pPr>
          </w:p>
        </w:tc>
      </w:tr>
      <w:tr w:rsidR="00754881" w14:paraId="6937E775" w14:textId="77777777" w:rsidTr="00754881">
        <w:trPr>
          <w:ins w:id="169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06DC" w14:textId="77777777" w:rsidR="00754881" w:rsidRDefault="00754881">
            <w:pPr>
              <w:rPr>
                <w:ins w:id="1697" w:author="XuanWen Chen" w:date="2019-01-02T08:01:00Z"/>
              </w:rPr>
            </w:pPr>
            <w:ins w:id="1698" w:author="XuanWen Chen" w:date="2019-01-02T08:01:00Z">
              <w:r>
                <w:rPr>
                  <w:rFonts w:hint="eastAsia"/>
                </w:rPr>
                <w:lastRenderedPageBreak/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EEF0" w14:textId="77777777" w:rsidR="00754881" w:rsidRDefault="00754881">
            <w:pPr>
              <w:rPr>
                <w:ins w:id="1699" w:author="XuanWen Chen" w:date="2019-01-02T08:01:00Z"/>
              </w:rPr>
            </w:pPr>
          </w:p>
          <w:p w14:paraId="09785A96" w14:textId="77777777" w:rsidR="00754881" w:rsidRDefault="00754881">
            <w:pPr>
              <w:rPr>
                <w:ins w:id="1700" w:author="XuanWen Chen" w:date="2019-01-02T08:01:00Z"/>
              </w:rPr>
            </w:pPr>
          </w:p>
        </w:tc>
      </w:tr>
    </w:tbl>
    <w:p w14:paraId="20B771D6" w14:textId="77777777" w:rsidR="00754881" w:rsidRDefault="00754881" w:rsidP="00754881">
      <w:pPr>
        <w:rPr>
          <w:ins w:id="1701" w:author="XuanWen Chen" w:date="2019-01-02T08:01:00Z"/>
          <w:color w:val="FF0000"/>
        </w:rPr>
      </w:pPr>
    </w:p>
    <w:p w14:paraId="3896DBA9" w14:textId="77777777" w:rsidR="00754881" w:rsidRDefault="00754881" w:rsidP="00754881">
      <w:pPr>
        <w:pStyle w:val="4"/>
        <w:rPr>
          <w:ins w:id="1702" w:author="XuanWen Chen" w:date="2019-01-02T08:01:00Z"/>
        </w:rPr>
      </w:pPr>
      <w:ins w:id="1703" w:author="XuanWen Chen" w:date="2019-01-02T08:01:00Z">
        <w:r>
          <w:rPr>
            <w:rFonts w:hint="eastAsia"/>
          </w:rPr>
          <w:t>用户查询我的项目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4912903E" w14:textId="77777777" w:rsidTr="00754881">
        <w:trPr>
          <w:ins w:id="170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5AFB9" w14:textId="77777777" w:rsidR="00754881" w:rsidRDefault="00754881">
            <w:pPr>
              <w:rPr>
                <w:ins w:id="1705" w:author="XuanWen Chen" w:date="2019-01-02T08:01:00Z"/>
              </w:rPr>
            </w:pPr>
            <w:ins w:id="1706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31111" w14:textId="77777777" w:rsidR="00754881" w:rsidRDefault="00754881">
            <w:pPr>
              <w:jc w:val="left"/>
              <w:rPr>
                <w:ins w:id="1707" w:author="XuanWen Chen" w:date="2019-01-02T08:01:00Z"/>
                <w:rFonts w:hAnsi="宋体"/>
                <w:b/>
              </w:rPr>
            </w:pPr>
            <w:ins w:id="1708" w:author="XuanWen Chen" w:date="2019-01-02T08:01:00Z">
              <w:r>
                <w:rPr>
                  <w:rFonts w:hAnsi="宋体" w:hint="eastAsia"/>
                  <w:b/>
                </w:rPr>
                <w:t>UC-2：用户查询我的项目</w:t>
              </w:r>
            </w:ins>
          </w:p>
        </w:tc>
      </w:tr>
      <w:tr w:rsidR="00754881" w14:paraId="2175542C" w14:textId="77777777" w:rsidTr="00754881">
        <w:trPr>
          <w:ins w:id="17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476E8" w14:textId="77777777" w:rsidR="00754881" w:rsidRDefault="00754881">
            <w:pPr>
              <w:rPr>
                <w:ins w:id="1710" w:author="XuanWen Chen" w:date="2019-01-02T08:01:00Z"/>
              </w:rPr>
            </w:pPr>
            <w:ins w:id="1711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A10F" w14:textId="77777777" w:rsidR="00754881" w:rsidRDefault="00754881">
            <w:pPr>
              <w:jc w:val="left"/>
              <w:rPr>
                <w:ins w:id="1712" w:author="XuanWen Chen" w:date="2019-01-02T08:01:00Z"/>
                <w:rFonts w:hAnsi="宋体"/>
              </w:rPr>
            </w:pPr>
            <w:proofErr w:type="gramStart"/>
            <w:ins w:id="1713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9A32D" w14:textId="77777777" w:rsidR="00754881" w:rsidRDefault="00754881">
            <w:pPr>
              <w:jc w:val="left"/>
              <w:rPr>
                <w:ins w:id="1714" w:author="XuanWen Chen" w:date="2019-01-02T08:01:00Z"/>
                <w:rFonts w:hAnsi="宋体"/>
              </w:rPr>
            </w:pPr>
            <w:ins w:id="1715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D050" w14:textId="77777777" w:rsidR="00754881" w:rsidRDefault="00754881">
            <w:pPr>
              <w:jc w:val="left"/>
              <w:rPr>
                <w:ins w:id="1716" w:author="XuanWen Chen" w:date="2019-01-02T08:01:00Z"/>
                <w:rFonts w:hAnsi="宋体"/>
              </w:rPr>
            </w:pPr>
            <w:ins w:id="1717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72C2863F" w14:textId="77777777" w:rsidTr="00754881">
        <w:trPr>
          <w:ins w:id="17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DDEC" w14:textId="77777777" w:rsidR="00754881" w:rsidRDefault="00754881">
            <w:pPr>
              <w:rPr>
                <w:ins w:id="1719" w:author="XuanWen Chen" w:date="2019-01-02T08:01:00Z"/>
              </w:rPr>
            </w:pPr>
            <w:ins w:id="1720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07A94" w14:textId="77777777" w:rsidR="00754881" w:rsidRDefault="00754881">
            <w:pPr>
              <w:jc w:val="left"/>
              <w:rPr>
                <w:ins w:id="1721" w:author="XuanWen Chen" w:date="2019-01-02T08:01:00Z"/>
                <w:rFonts w:hAnsi="宋体"/>
              </w:rPr>
            </w:pPr>
            <w:ins w:id="1722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B636C" w14:textId="77777777" w:rsidR="00754881" w:rsidRDefault="00754881">
            <w:pPr>
              <w:jc w:val="left"/>
              <w:rPr>
                <w:ins w:id="1723" w:author="XuanWen Chen" w:date="2019-01-02T08:01:00Z"/>
                <w:rFonts w:hAnsi="宋体"/>
              </w:rPr>
            </w:pPr>
            <w:ins w:id="1724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F00A" w14:textId="77777777" w:rsidR="00754881" w:rsidRDefault="00754881">
            <w:pPr>
              <w:jc w:val="left"/>
              <w:rPr>
                <w:ins w:id="1725" w:author="XuanWen Chen" w:date="2019-01-02T08:01:00Z"/>
                <w:rFonts w:hAnsi="宋体"/>
              </w:rPr>
            </w:pPr>
            <w:ins w:id="1726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7C4CDA1D" w14:textId="77777777" w:rsidTr="00754881">
        <w:trPr>
          <w:ins w:id="172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1E31" w14:textId="77777777" w:rsidR="00754881" w:rsidRDefault="00754881">
            <w:pPr>
              <w:rPr>
                <w:ins w:id="1728" w:author="XuanWen Chen" w:date="2019-01-02T08:01:00Z"/>
              </w:rPr>
            </w:pPr>
            <w:ins w:id="1729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408A7" w14:textId="77777777" w:rsidR="00754881" w:rsidRDefault="00754881">
            <w:pPr>
              <w:jc w:val="left"/>
              <w:rPr>
                <w:ins w:id="1730" w:author="XuanWen Chen" w:date="2019-01-02T08:01:00Z"/>
                <w:rFonts w:hAnsi="宋体"/>
              </w:rPr>
            </w:pPr>
            <w:ins w:id="1731" w:author="XuanWen Chen" w:date="2019-01-02T08:01:00Z">
              <w:r>
                <w:rPr>
                  <w:rFonts w:hAnsi="宋体" w:hint="eastAsia"/>
                </w:rPr>
                <w:t>用户查询特定的正在参加的项目</w:t>
              </w:r>
            </w:ins>
          </w:p>
        </w:tc>
      </w:tr>
      <w:tr w:rsidR="00754881" w14:paraId="7F160970" w14:textId="77777777" w:rsidTr="00754881">
        <w:trPr>
          <w:ins w:id="173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876A9" w14:textId="77777777" w:rsidR="00754881" w:rsidRDefault="00754881">
            <w:pPr>
              <w:rPr>
                <w:ins w:id="1733" w:author="XuanWen Chen" w:date="2019-01-02T08:01:00Z"/>
              </w:rPr>
            </w:pPr>
            <w:ins w:id="1734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CE910" w14:textId="77777777" w:rsidR="00754881" w:rsidRDefault="00754881">
            <w:pPr>
              <w:jc w:val="left"/>
              <w:rPr>
                <w:ins w:id="1735" w:author="XuanWen Chen" w:date="2019-01-02T08:01:00Z"/>
                <w:rFonts w:hAnsi="宋体"/>
              </w:rPr>
            </w:pPr>
            <w:ins w:id="1736" w:author="XuanWen Chen" w:date="2019-01-02T08:01:00Z">
              <w:r>
                <w:rPr>
                  <w:rFonts w:hAnsi="宋体" w:hint="eastAsia"/>
                </w:rPr>
                <w:t>用户查询特定的正在参加的项目</w:t>
              </w:r>
            </w:ins>
          </w:p>
        </w:tc>
      </w:tr>
      <w:tr w:rsidR="00754881" w14:paraId="65CFB212" w14:textId="77777777" w:rsidTr="00754881">
        <w:trPr>
          <w:ins w:id="17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50CFF" w14:textId="77777777" w:rsidR="00754881" w:rsidRDefault="00754881">
            <w:pPr>
              <w:rPr>
                <w:ins w:id="1738" w:author="XuanWen Chen" w:date="2019-01-02T08:01:00Z"/>
              </w:rPr>
            </w:pPr>
            <w:ins w:id="1739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3721" w14:textId="77777777" w:rsidR="00754881" w:rsidRDefault="00754881">
            <w:pPr>
              <w:jc w:val="left"/>
              <w:rPr>
                <w:ins w:id="1740" w:author="XuanWen Chen" w:date="2019-01-02T08:01:00Z"/>
                <w:rFonts w:hAnsi="宋体"/>
              </w:rPr>
            </w:pPr>
            <w:ins w:id="1741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65BAF593" w14:textId="77777777" w:rsidTr="00754881">
        <w:trPr>
          <w:ins w:id="174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F4882" w14:textId="77777777" w:rsidR="00754881" w:rsidRDefault="00754881">
            <w:pPr>
              <w:rPr>
                <w:ins w:id="1743" w:author="XuanWen Chen" w:date="2019-01-02T08:01:00Z"/>
              </w:rPr>
            </w:pPr>
            <w:ins w:id="1744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D999D" w14:textId="77777777" w:rsidR="00754881" w:rsidRDefault="00754881">
            <w:pPr>
              <w:jc w:val="left"/>
              <w:rPr>
                <w:ins w:id="1745" w:author="XuanWen Chen" w:date="2019-01-02T08:01:00Z"/>
                <w:rFonts w:hAnsi="宋体"/>
              </w:rPr>
            </w:pPr>
            <w:ins w:id="1746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系统显示特定的正在参加的项目列表</w:t>
              </w:r>
            </w:ins>
          </w:p>
        </w:tc>
      </w:tr>
      <w:tr w:rsidR="00754881" w14:paraId="7D59C829" w14:textId="77777777" w:rsidTr="00754881">
        <w:trPr>
          <w:ins w:id="17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BE490" w14:textId="77777777" w:rsidR="00754881" w:rsidRDefault="00754881">
            <w:pPr>
              <w:rPr>
                <w:ins w:id="1748" w:author="XuanWen Chen" w:date="2019-01-02T08:01:00Z"/>
                <w:rFonts w:hAnsi="宋体"/>
              </w:rPr>
            </w:pPr>
            <w:ins w:id="1749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522F" w14:textId="77777777" w:rsidR="00754881" w:rsidRDefault="00754881">
            <w:pPr>
              <w:jc w:val="left"/>
              <w:rPr>
                <w:ins w:id="1750" w:author="XuanWen Chen" w:date="2019-01-02T08:01:00Z"/>
              </w:rPr>
            </w:pPr>
            <w:ins w:id="1751" w:author="XuanWen Chen" w:date="2019-01-02T08:01:00Z">
              <w:r>
                <w:rPr>
                  <w:rFonts w:hint="eastAsia"/>
                </w:rPr>
                <w:t>项目信息</w:t>
              </w:r>
            </w:ins>
          </w:p>
        </w:tc>
      </w:tr>
      <w:tr w:rsidR="00754881" w14:paraId="53EAEA73" w14:textId="77777777" w:rsidTr="00754881">
        <w:trPr>
          <w:ins w:id="17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0CD18" w14:textId="77777777" w:rsidR="00754881" w:rsidRDefault="00754881">
            <w:pPr>
              <w:rPr>
                <w:ins w:id="1753" w:author="XuanWen Chen" w:date="2019-01-02T08:01:00Z"/>
                <w:rFonts w:hAnsi="宋体"/>
              </w:rPr>
            </w:pPr>
            <w:ins w:id="1754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09D4" w14:textId="77777777" w:rsidR="00754881" w:rsidRDefault="00754881">
            <w:pPr>
              <w:jc w:val="left"/>
              <w:rPr>
                <w:ins w:id="1755" w:author="XuanWen Chen" w:date="2019-01-02T08:01:00Z"/>
              </w:rPr>
            </w:pPr>
            <w:ins w:id="1756" w:author="XuanWen Chen" w:date="2019-01-02T08:01:00Z">
              <w:r>
                <w:rPr>
                  <w:rFonts w:hint="eastAsia"/>
                </w:rPr>
                <w:t>项目列表</w:t>
              </w:r>
            </w:ins>
          </w:p>
        </w:tc>
      </w:tr>
      <w:tr w:rsidR="00754881" w14:paraId="48485004" w14:textId="77777777" w:rsidTr="00754881">
        <w:trPr>
          <w:ins w:id="17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0ED9" w14:textId="77777777" w:rsidR="00754881" w:rsidRDefault="00754881">
            <w:pPr>
              <w:rPr>
                <w:ins w:id="1758" w:author="XuanWen Chen" w:date="2019-01-02T08:01:00Z"/>
              </w:rPr>
            </w:pPr>
            <w:ins w:id="1759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8933" w14:textId="77777777" w:rsidR="00754881" w:rsidRDefault="00754881">
            <w:pPr>
              <w:jc w:val="left"/>
              <w:rPr>
                <w:ins w:id="1760" w:author="XuanWen Chen" w:date="2019-01-02T08:01:00Z"/>
                <w:rFonts w:hAnsi="宋体"/>
              </w:rPr>
            </w:pPr>
            <w:ins w:id="1761" w:author="XuanWen Chen" w:date="2019-01-02T08:01:00Z">
              <w:r>
                <w:rPr>
                  <w:rFonts w:hAnsi="宋体" w:hint="eastAsia"/>
                </w:rPr>
                <w:t>3.0 特定案例查询</w:t>
              </w:r>
            </w:ins>
          </w:p>
          <w:p w14:paraId="2F8358CC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62" w:author="XuanWen Chen" w:date="2019-01-02T08:01:00Z"/>
                <w:rFonts w:hAnsi="宋体"/>
              </w:rPr>
            </w:pPr>
            <w:ins w:id="1763" w:author="XuanWen Chen" w:date="2019-01-02T08:01:00Z">
              <w:r>
                <w:rPr>
                  <w:rFonts w:hAnsi="宋体" w:hint="eastAsia"/>
                </w:rPr>
                <w:t>用户登录</w:t>
              </w:r>
            </w:ins>
          </w:p>
          <w:p w14:paraId="5CF259D5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64" w:author="XuanWen Chen" w:date="2019-01-02T08:01:00Z"/>
                <w:rFonts w:hAnsi="宋体"/>
              </w:rPr>
            </w:pPr>
            <w:ins w:id="1765" w:author="XuanWen Chen" w:date="2019-01-02T08:01:00Z">
              <w:r>
                <w:rPr>
                  <w:rFonts w:hAnsi="宋体" w:hint="eastAsia"/>
                </w:rPr>
                <w:t>用户点击个人首页</w:t>
              </w:r>
            </w:ins>
          </w:p>
          <w:p w14:paraId="586D2468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66" w:author="XuanWen Chen" w:date="2019-01-02T08:01:00Z"/>
                <w:rFonts w:hAnsi="宋体"/>
              </w:rPr>
            </w:pPr>
            <w:ins w:id="1767" w:author="XuanWen Chen" w:date="2019-01-02T08:01:00Z">
              <w:r>
                <w:rPr>
                  <w:rFonts w:hAnsi="宋体" w:hint="eastAsia"/>
                </w:rPr>
                <w:t>用户点击我的项目</w:t>
              </w:r>
            </w:ins>
          </w:p>
          <w:p w14:paraId="6E1A966D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68" w:author="XuanWen Chen" w:date="2019-01-02T08:01:00Z"/>
                <w:rFonts w:hAnsi="宋体"/>
              </w:rPr>
            </w:pPr>
            <w:ins w:id="1769" w:author="XuanWen Chen" w:date="2019-01-02T08:01:00Z">
              <w:r>
                <w:rPr>
                  <w:rFonts w:hAnsi="宋体" w:hint="eastAsia"/>
                </w:rPr>
                <w:t>用户点击“项目名称”搜索栏</w:t>
              </w:r>
            </w:ins>
          </w:p>
          <w:p w14:paraId="0D09BBFA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70" w:author="XuanWen Chen" w:date="2019-01-02T08:01:00Z"/>
                <w:rFonts w:hAnsi="宋体"/>
              </w:rPr>
            </w:pPr>
            <w:ins w:id="1771" w:author="XuanWen Chen" w:date="2019-01-02T08:01:00Z">
              <w:r>
                <w:rPr>
                  <w:rFonts w:hAnsi="宋体" w:hint="eastAsia"/>
                </w:rPr>
                <w:t>用户输入想要查询的项目</w:t>
              </w:r>
            </w:ins>
          </w:p>
          <w:p w14:paraId="497D1A58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72" w:author="XuanWen Chen" w:date="2019-01-02T08:01:00Z"/>
                <w:rFonts w:hAnsi="宋体"/>
              </w:rPr>
            </w:pPr>
            <w:ins w:id="1773" w:author="XuanWen Chen" w:date="2019-01-02T08:01:00Z">
              <w:r>
                <w:rPr>
                  <w:rFonts w:hAnsi="宋体" w:hint="eastAsia"/>
                </w:rPr>
                <w:t>用户点击搜索</w:t>
              </w:r>
            </w:ins>
          </w:p>
          <w:p w14:paraId="5F688878" w14:textId="77777777" w:rsidR="00754881" w:rsidRDefault="00754881" w:rsidP="00754881">
            <w:pPr>
              <w:pStyle w:val="a9"/>
              <w:numPr>
                <w:ilvl w:val="0"/>
                <w:numId w:val="206"/>
              </w:numPr>
              <w:spacing w:line="240" w:lineRule="auto"/>
              <w:ind w:left="3360" w:firstLineChars="0"/>
              <w:jc w:val="left"/>
              <w:rPr>
                <w:ins w:id="1774" w:author="XuanWen Chen" w:date="2019-01-02T08:01:00Z"/>
                <w:rFonts w:hAnsi="宋体"/>
              </w:rPr>
            </w:pPr>
            <w:ins w:id="1775" w:author="XuanWen Chen" w:date="2019-01-02T08:01:00Z">
              <w:r>
                <w:rPr>
                  <w:rFonts w:hAnsi="宋体" w:hint="eastAsia"/>
                </w:rPr>
                <w:t>系统显示特定项目列表</w:t>
              </w:r>
            </w:ins>
          </w:p>
        </w:tc>
      </w:tr>
      <w:tr w:rsidR="00754881" w14:paraId="37FFD90E" w14:textId="77777777" w:rsidTr="00754881">
        <w:trPr>
          <w:ins w:id="17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27CED" w14:textId="77777777" w:rsidR="00754881" w:rsidRDefault="00754881">
            <w:pPr>
              <w:rPr>
                <w:ins w:id="1777" w:author="XuanWen Chen" w:date="2019-01-02T08:01:00Z"/>
                <w:rFonts w:hAnsi="宋体"/>
              </w:rPr>
            </w:pPr>
            <w:ins w:id="1778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50E9" w14:textId="77777777" w:rsidR="00754881" w:rsidRDefault="00754881">
            <w:pPr>
              <w:jc w:val="left"/>
              <w:rPr>
                <w:ins w:id="1779" w:author="XuanWen Chen" w:date="2019-01-02T08:01:00Z"/>
                <w:rFonts w:hAnsi="宋体"/>
              </w:rPr>
            </w:pPr>
          </w:p>
        </w:tc>
      </w:tr>
      <w:tr w:rsidR="00754881" w14:paraId="07905E8B" w14:textId="77777777" w:rsidTr="00754881">
        <w:trPr>
          <w:ins w:id="178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6C2D4" w14:textId="77777777" w:rsidR="00754881" w:rsidRDefault="00754881">
            <w:pPr>
              <w:rPr>
                <w:ins w:id="1781" w:author="XuanWen Chen" w:date="2019-01-02T08:01:00Z"/>
                <w:rFonts w:hAnsi="宋体"/>
              </w:rPr>
            </w:pPr>
            <w:ins w:id="178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2990" w14:textId="77777777" w:rsidR="00754881" w:rsidRDefault="00754881">
            <w:pPr>
              <w:jc w:val="left"/>
              <w:rPr>
                <w:ins w:id="1783" w:author="XuanWen Chen" w:date="2019-01-02T08:01:00Z"/>
                <w:rFonts w:hAnsi="宋体"/>
              </w:rPr>
            </w:pPr>
          </w:p>
        </w:tc>
      </w:tr>
      <w:tr w:rsidR="00754881" w14:paraId="0F69F230" w14:textId="77777777" w:rsidTr="00754881">
        <w:trPr>
          <w:ins w:id="17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7BD2F" w14:textId="77777777" w:rsidR="00754881" w:rsidRDefault="00754881">
            <w:pPr>
              <w:rPr>
                <w:ins w:id="1785" w:author="XuanWen Chen" w:date="2019-01-02T08:01:00Z"/>
                <w:rFonts w:hAnsi="宋体"/>
              </w:rPr>
            </w:pPr>
            <w:ins w:id="1786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80E1" w14:textId="77777777" w:rsidR="00754881" w:rsidRDefault="00754881">
            <w:pPr>
              <w:jc w:val="left"/>
              <w:rPr>
                <w:ins w:id="1787" w:author="XuanWen Chen" w:date="2019-01-02T08:01:00Z"/>
                <w:rFonts w:hAnsi="宋体"/>
              </w:rPr>
            </w:pPr>
          </w:p>
        </w:tc>
      </w:tr>
      <w:tr w:rsidR="00754881" w14:paraId="080FEEAF" w14:textId="77777777" w:rsidTr="00754881">
        <w:trPr>
          <w:ins w:id="17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C29F" w14:textId="77777777" w:rsidR="00754881" w:rsidRDefault="00754881">
            <w:pPr>
              <w:rPr>
                <w:ins w:id="1789" w:author="XuanWen Chen" w:date="2019-01-02T08:01:00Z"/>
                <w:rFonts w:hAnsi="宋体"/>
              </w:rPr>
            </w:pPr>
            <w:ins w:id="1790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4DE4" w14:textId="77777777" w:rsidR="00754881" w:rsidRDefault="00754881">
            <w:pPr>
              <w:jc w:val="left"/>
              <w:rPr>
                <w:ins w:id="1791" w:author="XuanWen Chen" w:date="2019-01-02T08:01:00Z"/>
                <w:rFonts w:hAnsi="宋体"/>
              </w:rPr>
            </w:pPr>
            <w:ins w:id="1792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0FD1F64" w14:textId="77777777" w:rsidTr="00754881">
        <w:trPr>
          <w:ins w:id="179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4A8" w14:textId="77777777" w:rsidR="00754881" w:rsidRDefault="00754881">
            <w:pPr>
              <w:rPr>
                <w:ins w:id="1794" w:author="XuanWen Chen" w:date="2019-01-02T08:01:00Z"/>
                <w:rFonts w:hAnsi="宋体"/>
              </w:rPr>
            </w:pPr>
            <w:ins w:id="1795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C3D00" w14:textId="77777777" w:rsidR="00754881" w:rsidRDefault="00754881">
            <w:pPr>
              <w:jc w:val="left"/>
              <w:rPr>
                <w:ins w:id="1796" w:author="XuanWen Chen" w:date="2019-01-02T08:01:00Z"/>
                <w:rFonts w:hAnsi="宋体"/>
              </w:rPr>
            </w:pPr>
          </w:p>
        </w:tc>
      </w:tr>
      <w:tr w:rsidR="00754881" w14:paraId="591EAA8E" w14:textId="77777777" w:rsidTr="00754881">
        <w:trPr>
          <w:ins w:id="179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F282" w14:textId="77777777" w:rsidR="00754881" w:rsidRDefault="00754881">
            <w:pPr>
              <w:rPr>
                <w:ins w:id="1798" w:author="XuanWen Chen" w:date="2019-01-02T08:01:00Z"/>
                <w:rFonts w:hAnsi="宋体"/>
              </w:rPr>
            </w:pPr>
            <w:ins w:id="1799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91B06" w14:textId="77777777" w:rsidR="00754881" w:rsidRDefault="00754881">
            <w:pPr>
              <w:jc w:val="left"/>
              <w:rPr>
                <w:ins w:id="1800" w:author="XuanWen Chen" w:date="2019-01-02T08:01:00Z"/>
                <w:rFonts w:hAnsi="宋体"/>
              </w:rPr>
            </w:pPr>
            <w:ins w:id="1801" w:author="XuanWen Chen" w:date="2019-01-02T08:01:00Z">
              <w:r>
                <w:rPr>
                  <w:rFonts w:hAnsi="宋体" w:hint="eastAsia"/>
                </w:rPr>
                <w:t>在搜索框中输入的查询信息为项目名称，可模糊查询</w:t>
              </w:r>
            </w:ins>
          </w:p>
        </w:tc>
      </w:tr>
      <w:tr w:rsidR="00754881" w14:paraId="4E7D6923" w14:textId="77777777" w:rsidTr="00754881">
        <w:trPr>
          <w:ins w:id="180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1E501" w14:textId="77777777" w:rsidR="00754881" w:rsidRDefault="00754881">
            <w:pPr>
              <w:rPr>
                <w:ins w:id="1803" w:author="XuanWen Chen" w:date="2019-01-02T08:01:00Z"/>
              </w:rPr>
            </w:pPr>
            <w:ins w:id="1804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FB8D" w14:textId="77777777" w:rsidR="00754881" w:rsidRDefault="00754881">
            <w:pPr>
              <w:rPr>
                <w:ins w:id="1805" w:author="XuanWen Chen" w:date="2019-01-02T08:01:00Z"/>
              </w:rPr>
            </w:pPr>
          </w:p>
          <w:p w14:paraId="43D14629" w14:textId="77777777" w:rsidR="00754881" w:rsidRDefault="00754881">
            <w:pPr>
              <w:rPr>
                <w:ins w:id="1806" w:author="XuanWen Chen" w:date="2019-01-02T08:01:00Z"/>
              </w:rPr>
            </w:pPr>
          </w:p>
        </w:tc>
      </w:tr>
    </w:tbl>
    <w:p w14:paraId="3C37402D" w14:textId="77777777" w:rsidR="00754881" w:rsidRDefault="00754881" w:rsidP="00754881">
      <w:pPr>
        <w:rPr>
          <w:ins w:id="1807" w:author="XuanWen Chen" w:date="2019-01-02T08:01:00Z"/>
          <w:color w:val="FF0000"/>
        </w:rPr>
      </w:pPr>
    </w:p>
    <w:p w14:paraId="2EA5DDBC" w14:textId="77777777" w:rsidR="00754881" w:rsidRDefault="00754881" w:rsidP="00754881">
      <w:pPr>
        <w:pStyle w:val="4"/>
        <w:tabs>
          <w:tab w:val="left" w:pos="2216"/>
        </w:tabs>
        <w:rPr>
          <w:ins w:id="1808" w:author="XuanWen Chen" w:date="2019-01-02T08:01:00Z"/>
        </w:rPr>
      </w:pPr>
      <w:ins w:id="1809" w:author="XuanWen Chen" w:date="2019-01-02T08:01:00Z">
        <w:r>
          <w:rPr>
            <w:rFonts w:hint="eastAsia"/>
          </w:rPr>
          <w:t>用户项目详细信息查看</w:t>
        </w:r>
        <w:r>
          <w:tab/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33EF238B" w14:textId="77777777" w:rsidTr="00754881">
        <w:trPr>
          <w:ins w:id="18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318A" w14:textId="77777777" w:rsidR="00754881" w:rsidRDefault="00754881">
            <w:pPr>
              <w:rPr>
                <w:ins w:id="1811" w:author="XuanWen Chen" w:date="2019-01-02T08:01:00Z"/>
              </w:rPr>
            </w:pPr>
            <w:ins w:id="1812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15679" w14:textId="77777777" w:rsidR="00754881" w:rsidRDefault="00754881">
            <w:pPr>
              <w:jc w:val="left"/>
              <w:rPr>
                <w:ins w:id="1813" w:author="XuanWen Chen" w:date="2019-01-02T08:01:00Z"/>
                <w:rFonts w:hAnsi="宋体"/>
                <w:b/>
              </w:rPr>
            </w:pPr>
            <w:ins w:id="1814" w:author="XuanWen Chen" w:date="2019-01-02T08:01:00Z">
              <w:r>
                <w:rPr>
                  <w:rFonts w:hAnsi="宋体" w:hint="eastAsia"/>
                  <w:b/>
                </w:rPr>
                <w:t>UC-2：用户项目详细信息查看</w:t>
              </w:r>
            </w:ins>
          </w:p>
        </w:tc>
      </w:tr>
      <w:tr w:rsidR="00754881" w14:paraId="19153FCB" w14:textId="77777777" w:rsidTr="00754881">
        <w:trPr>
          <w:ins w:id="18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5F31" w14:textId="77777777" w:rsidR="00754881" w:rsidRDefault="00754881">
            <w:pPr>
              <w:rPr>
                <w:ins w:id="1816" w:author="XuanWen Chen" w:date="2019-01-02T08:01:00Z"/>
              </w:rPr>
            </w:pPr>
            <w:ins w:id="1817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C785" w14:textId="77777777" w:rsidR="00754881" w:rsidRDefault="00754881">
            <w:pPr>
              <w:jc w:val="left"/>
              <w:rPr>
                <w:ins w:id="1818" w:author="XuanWen Chen" w:date="2019-01-02T08:01:00Z"/>
                <w:rFonts w:hAnsi="宋体"/>
              </w:rPr>
            </w:pPr>
            <w:proofErr w:type="gramStart"/>
            <w:ins w:id="1819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E28BD" w14:textId="77777777" w:rsidR="00754881" w:rsidRDefault="00754881">
            <w:pPr>
              <w:jc w:val="left"/>
              <w:rPr>
                <w:ins w:id="1820" w:author="XuanWen Chen" w:date="2019-01-02T08:01:00Z"/>
                <w:rFonts w:hAnsi="宋体"/>
              </w:rPr>
            </w:pPr>
            <w:ins w:id="1821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D91F6" w14:textId="77777777" w:rsidR="00754881" w:rsidRDefault="00754881">
            <w:pPr>
              <w:jc w:val="left"/>
              <w:rPr>
                <w:ins w:id="1822" w:author="XuanWen Chen" w:date="2019-01-02T08:01:00Z"/>
                <w:rFonts w:hAnsi="宋体"/>
              </w:rPr>
            </w:pPr>
            <w:ins w:id="1823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6AA3A18A" w14:textId="77777777" w:rsidTr="00754881">
        <w:trPr>
          <w:ins w:id="182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15C7" w14:textId="77777777" w:rsidR="00754881" w:rsidRDefault="00754881">
            <w:pPr>
              <w:rPr>
                <w:ins w:id="1825" w:author="XuanWen Chen" w:date="2019-01-02T08:01:00Z"/>
              </w:rPr>
            </w:pPr>
            <w:ins w:id="1826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54A0" w14:textId="77777777" w:rsidR="00754881" w:rsidRDefault="00754881">
            <w:pPr>
              <w:jc w:val="left"/>
              <w:rPr>
                <w:ins w:id="1827" w:author="XuanWen Chen" w:date="2019-01-02T08:01:00Z"/>
                <w:rFonts w:hAnsi="宋体"/>
              </w:rPr>
            </w:pPr>
            <w:ins w:id="1828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05617" w14:textId="77777777" w:rsidR="00754881" w:rsidRDefault="00754881">
            <w:pPr>
              <w:jc w:val="left"/>
              <w:rPr>
                <w:ins w:id="1829" w:author="XuanWen Chen" w:date="2019-01-02T08:01:00Z"/>
                <w:rFonts w:hAnsi="宋体"/>
              </w:rPr>
            </w:pPr>
            <w:ins w:id="1830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393A3" w14:textId="77777777" w:rsidR="00754881" w:rsidRDefault="00754881">
            <w:pPr>
              <w:jc w:val="left"/>
              <w:rPr>
                <w:ins w:id="1831" w:author="XuanWen Chen" w:date="2019-01-02T08:01:00Z"/>
                <w:rFonts w:hAnsi="宋体"/>
              </w:rPr>
            </w:pPr>
            <w:ins w:id="1832" w:author="XuanWen Chen" w:date="2019-01-02T08:01:00Z">
              <w:r>
                <w:rPr>
                  <w:rFonts w:hAnsi="宋体" w:hint="eastAsia"/>
                </w:rPr>
                <w:t>案例数据库</w:t>
              </w:r>
            </w:ins>
          </w:p>
        </w:tc>
      </w:tr>
      <w:tr w:rsidR="00754881" w14:paraId="421C4003" w14:textId="77777777" w:rsidTr="00754881">
        <w:trPr>
          <w:ins w:id="18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9165B" w14:textId="77777777" w:rsidR="00754881" w:rsidRDefault="00754881">
            <w:pPr>
              <w:rPr>
                <w:ins w:id="1834" w:author="XuanWen Chen" w:date="2019-01-02T08:01:00Z"/>
              </w:rPr>
            </w:pPr>
            <w:ins w:id="1835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7821" w14:textId="77777777" w:rsidR="00754881" w:rsidRDefault="00754881">
            <w:pPr>
              <w:jc w:val="left"/>
              <w:rPr>
                <w:ins w:id="1836" w:author="XuanWen Chen" w:date="2019-01-02T08:01:00Z"/>
                <w:rFonts w:hAnsi="宋体"/>
              </w:rPr>
            </w:pPr>
            <w:ins w:id="1837" w:author="XuanWen Chen" w:date="2019-01-02T08:01:00Z">
              <w:r>
                <w:rPr>
                  <w:rFonts w:hAnsi="宋体" w:hint="eastAsia"/>
                </w:rPr>
                <w:t>查看者点击项目列表来查看所有案例，并在单个项目中查看详细信息</w:t>
              </w:r>
            </w:ins>
          </w:p>
        </w:tc>
      </w:tr>
      <w:tr w:rsidR="00754881" w14:paraId="5DF70DD1" w14:textId="77777777" w:rsidTr="00754881">
        <w:trPr>
          <w:ins w:id="183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08B81" w14:textId="77777777" w:rsidR="00754881" w:rsidRDefault="00754881">
            <w:pPr>
              <w:rPr>
                <w:ins w:id="1839" w:author="XuanWen Chen" w:date="2019-01-02T08:01:00Z"/>
              </w:rPr>
            </w:pPr>
            <w:ins w:id="1840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BA96" w14:textId="77777777" w:rsidR="00754881" w:rsidRDefault="00754881">
            <w:pPr>
              <w:jc w:val="left"/>
              <w:rPr>
                <w:ins w:id="1841" w:author="XuanWen Chen" w:date="2019-01-02T08:01:00Z"/>
                <w:rFonts w:hAnsi="宋体"/>
              </w:rPr>
            </w:pPr>
            <w:ins w:id="1842" w:author="XuanWen Chen" w:date="2019-01-02T08:01:00Z">
              <w:r>
                <w:rPr>
                  <w:rFonts w:hAnsi="宋体" w:hint="eastAsia"/>
                </w:rPr>
                <w:t>查看者表示想查看的项目</w:t>
              </w:r>
            </w:ins>
          </w:p>
        </w:tc>
      </w:tr>
      <w:tr w:rsidR="00754881" w14:paraId="466688F5" w14:textId="77777777" w:rsidTr="00754881">
        <w:trPr>
          <w:ins w:id="18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9F88B" w14:textId="77777777" w:rsidR="00754881" w:rsidRDefault="00754881">
            <w:pPr>
              <w:rPr>
                <w:ins w:id="1844" w:author="XuanWen Chen" w:date="2019-01-02T08:01:00Z"/>
              </w:rPr>
            </w:pPr>
            <w:ins w:id="1845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0E2BB" w14:textId="77777777" w:rsidR="00754881" w:rsidRDefault="00754881">
            <w:pPr>
              <w:jc w:val="left"/>
              <w:rPr>
                <w:ins w:id="1846" w:author="XuanWen Chen" w:date="2019-01-02T08:01:00Z"/>
                <w:rFonts w:hAnsi="宋体"/>
              </w:rPr>
            </w:pPr>
            <w:ins w:id="1847" w:author="XuanWen Chen" w:date="2019-01-02T08:01:00Z">
              <w:r>
                <w:rPr>
                  <w:rFonts w:hint="eastAsia"/>
                </w:rPr>
                <w:t xml:space="preserve">PRE-1: </w:t>
              </w:r>
              <w:r>
                <w:rPr>
                  <w:rFonts w:hAnsi="宋体" w:hint="eastAsia"/>
                </w:rPr>
                <w:t>查看者登陆</w:t>
              </w:r>
            </w:ins>
          </w:p>
          <w:p w14:paraId="0AA711E7" w14:textId="77777777" w:rsidR="00754881" w:rsidRDefault="00754881">
            <w:pPr>
              <w:jc w:val="left"/>
              <w:rPr>
                <w:ins w:id="1848" w:author="XuanWen Chen" w:date="2019-01-02T08:01:00Z"/>
                <w:rFonts w:hAnsi="宋体"/>
              </w:rPr>
            </w:pPr>
            <w:ins w:id="1849" w:author="XuanWen Chen" w:date="2019-01-02T08:01:00Z">
              <w:r>
                <w:rPr>
                  <w:rFonts w:hint="eastAsia"/>
                </w:rPr>
                <w:t xml:space="preserve">PRE-2: </w:t>
              </w:r>
              <w:r>
                <w:rPr>
                  <w:rFonts w:hAnsi="宋体" w:hint="eastAsia"/>
                </w:rPr>
                <w:t>案例数据库中存在项目</w:t>
              </w:r>
            </w:ins>
          </w:p>
        </w:tc>
      </w:tr>
      <w:tr w:rsidR="00754881" w14:paraId="7492C12E" w14:textId="77777777" w:rsidTr="00754881">
        <w:trPr>
          <w:ins w:id="18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10820" w14:textId="77777777" w:rsidR="00754881" w:rsidRDefault="00754881">
            <w:pPr>
              <w:rPr>
                <w:ins w:id="1851" w:author="XuanWen Chen" w:date="2019-01-02T08:01:00Z"/>
              </w:rPr>
            </w:pPr>
            <w:ins w:id="185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ADC2" w14:textId="77777777" w:rsidR="00754881" w:rsidRDefault="00754881">
            <w:pPr>
              <w:jc w:val="left"/>
              <w:rPr>
                <w:ins w:id="1853" w:author="XuanWen Chen" w:date="2019-01-02T08:01:00Z"/>
                <w:rFonts w:hAnsi="宋体"/>
              </w:rPr>
            </w:pPr>
            <w:ins w:id="1854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系统显示项目列表</w:t>
              </w:r>
            </w:ins>
          </w:p>
          <w:p w14:paraId="0333C82B" w14:textId="77777777" w:rsidR="00754881" w:rsidRDefault="00754881">
            <w:pPr>
              <w:jc w:val="left"/>
              <w:rPr>
                <w:ins w:id="1855" w:author="XuanWen Chen" w:date="2019-01-02T08:01:00Z"/>
                <w:rFonts w:hAnsi="宋体"/>
              </w:rPr>
            </w:pPr>
            <w:ins w:id="1856" w:author="XuanWen Chen" w:date="2019-01-02T08:01:00Z">
              <w:r>
                <w:rPr>
                  <w:rFonts w:hint="eastAsia"/>
                </w:rPr>
                <w:t>POST-2：</w:t>
              </w:r>
              <w:r>
                <w:rPr>
                  <w:rFonts w:hAnsi="宋体" w:hint="eastAsia"/>
                </w:rPr>
                <w:t>系统显示项目详情</w:t>
              </w:r>
            </w:ins>
          </w:p>
        </w:tc>
      </w:tr>
      <w:tr w:rsidR="00754881" w14:paraId="7BEE6D24" w14:textId="77777777" w:rsidTr="00754881">
        <w:trPr>
          <w:ins w:id="18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FE52" w14:textId="77777777" w:rsidR="00754881" w:rsidRDefault="00754881">
            <w:pPr>
              <w:rPr>
                <w:ins w:id="1858" w:author="XuanWen Chen" w:date="2019-01-02T08:01:00Z"/>
                <w:rFonts w:hAnsi="宋体"/>
              </w:rPr>
            </w:pPr>
            <w:ins w:id="1859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5CE4" w14:textId="77777777" w:rsidR="00754881" w:rsidRDefault="00754881">
            <w:pPr>
              <w:jc w:val="left"/>
              <w:rPr>
                <w:ins w:id="1860" w:author="XuanWen Chen" w:date="2019-01-02T08:01:00Z"/>
              </w:rPr>
            </w:pPr>
          </w:p>
        </w:tc>
      </w:tr>
      <w:tr w:rsidR="00754881" w14:paraId="4FCC2D48" w14:textId="77777777" w:rsidTr="00754881">
        <w:trPr>
          <w:ins w:id="186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E07E0" w14:textId="77777777" w:rsidR="00754881" w:rsidRDefault="00754881">
            <w:pPr>
              <w:rPr>
                <w:ins w:id="1862" w:author="XuanWen Chen" w:date="2019-01-02T08:01:00Z"/>
                <w:rFonts w:hAnsi="宋体"/>
              </w:rPr>
            </w:pPr>
            <w:ins w:id="186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D159" w14:textId="77777777" w:rsidR="00754881" w:rsidRDefault="00754881">
            <w:pPr>
              <w:jc w:val="left"/>
              <w:rPr>
                <w:ins w:id="1864" w:author="XuanWen Chen" w:date="2019-01-02T08:01:00Z"/>
              </w:rPr>
            </w:pPr>
            <w:ins w:id="1865" w:author="XuanWen Chen" w:date="2019-01-02T08:01:00Z">
              <w:r>
                <w:rPr>
                  <w:rFonts w:hint="eastAsia"/>
                </w:rPr>
                <w:t>项目详细信息</w:t>
              </w:r>
            </w:ins>
          </w:p>
        </w:tc>
      </w:tr>
      <w:tr w:rsidR="00754881" w14:paraId="1225B0C3" w14:textId="77777777" w:rsidTr="00754881">
        <w:trPr>
          <w:ins w:id="18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F6D9" w14:textId="77777777" w:rsidR="00754881" w:rsidRDefault="00754881">
            <w:pPr>
              <w:rPr>
                <w:ins w:id="1867" w:author="XuanWen Chen" w:date="2019-01-02T08:01:00Z"/>
              </w:rPr>
            </w:pPr>
            <w:ins w:id="186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7DEE9" w14:textId="77777777" w:rsidR="00754881" w:rsidRDefault="00754881">
            <w:pPr>
              <w:jc w:val="left"/>
              <w:rPr>
                <w:ins w:id="1869" w:author="XuanWen Chen" w:date="2019-01-02T08:01:00Z"/>
                <w:rFonts w:hAnsi="宋体"/>
              </w:rPr>
            </w:pPr>
            <w:ins w:id="1870" w:author="XuanWen Chen" w:date="2019-01-02T08:01:00Z">
              <w:r>
                <w:rPr>
                  <w:rFonts w:hAnsi="宋体" w:hint="eastAsia"/>
                </w:rPr>
                <w:t>3.0 查看项目</w:t>
              </w:r>
            </w:ins>
          </w:p>
          <w:p w14:paraId="3C4F890E" w14:textId="77777777" w:rsidR="00754881" w:rsidRDefault="00754881" w:rsidP="00754881">
            <w:pPr>
              <w:pStyle w:val="a9"/>
              <w:numPr>
                <w:ilvl w:val="0"/>
                <w:numId w:val="208"/>
              </w:numPr>
              <w:spacing w:line="240" w:lineRule="auto"/>
              <w:ind w:left="3360" w:firstLineChars="0"/>
              <w:jc w:val="left"/>
              <w:rPr>
                <w:ins w:id="1871" w:author="XuanWen Chen" w:date="2019-01-02T08:01:00Z"/>
                <w:rFonts w:hAnsi="宋体"/>
              </w:rPr>
            </w:pPr>
            <w:ins w:id="1872" w:author="XuanWen Chen" w:date="2019-01-02T08:01:00Z">
              <w:r>
                <w:rPr>
                  <w:rFonts w:hAnsi="宋体" w:hint="eastAsia"/>
                </w:rPr>
                <w:t>查看者点击项目列表</w:t>
              </w:r>
            </w:ins>
          </w:p>
          <w:p w14:paraId="5249B407" w14:textId="77777777" w:rsidR="00754881" w:rsidRDefault="00754881" w:rsidP="00754881">
            <w:pPr>
              <w:pStyle w:val="a9"/>
              <w:numPr>
                <w:ilvl w:val="0"/>
                <w:numId w:val="208"/>
              </w:numPr>
              <w:spacing w:line="240" w:lineRule="auto"/>
              <w:ind w:left="3360" w:firstLineChars="0"/>
              <w:jc w:val="left"/>
              <w:rPr>
                <w:ins w:id="1873" w:author="XuanWen Chen" w:date="2019-01-02T08:01:00Z"/>
                <w:rFonts w:hAnsi="宋体"/>
              </w:rPr>
            </w:pPr>
            <w:ins w:id="1874" w:author="XuanWen Chen" w:date="2019-01-02T08:01:00Z">
              <w:r>
                <w:rPr>
                  <w:rFonts w:hAnsi="宋体" w:hint="eastAsia"/>
                </w:rPr>
                <w:t>系统显示所有项目</w:t>
              </w:r>
            </w:ins>
          </w:p>
          <w:p w14:paraId="708C577E" w14:textId="77777777" w:rsidR="00754881" w:rsidRDefault="00754881" w:rsidP="00754881">
            <w:pPr>
              <w:pStyle w:val="a9"/>
              <w:numPr>
                <w:ilvl w:val="0"/>
                <w:numId w:val="208"/>
              </w:numPr>
              <w:spacing w:line="240" w:lineRule="auto"/>
              <w:ind w:left="3360" w:firstLineChars="0"/>
              <w:jc w:val="left"/>
              <w:rPr>
                <w:ins w:id="1875" w:author="XuanWen Chen" w:date="2019-01-02T08:01:00Z"/>
                <w:rFonts w:hAnsi="宋体"/>
              </w:rPr>
            </w:pPr>
            <w:ins w:id="1876" w:author="XuanWen Chen" w:date="2019-01-02T08:01:00Z">
              <w:r>
                <w:rPr>
                  <w:rFonts w:hAnsi="宋体" w:hint="eastAsia"/>
                </w:rPr>
                <w:t>查看者点击项目详细信息</w:t>
              </w:r>
            </w:ins>
          </w:p>
          <w:p w14:paraId="53056CA4" w14:textId="77777777" w:rsidR="00754881" w:rsidRDefault="00754881" w:rsidP="00754881">
            <w:pPr>
              <w:pStyle w:val="a9"/>
              <w:numPr>
                <w:ilvl w:val="0"/>
                <w:numId w:val="208"/>
              </w:numPr>
              <w:spacing w:line="240" w:lineRule="auto"/>
              <w:ind w:left="3360" w:firstLineChars="0"/>
              <w:jc w:val="left"/>
              <w:rPr>
                <w:ins w:id="1877" w:author="XuanWen Chen" w:date="2019-01-02T08:01:00Z"/>
                <w:rFonts w:hAnsi="宋体"/>
              </w:rPr>
            </w:pPr>
            <w:ins w:id="1878" w:author="XuanWen Chen" w:date="2019-01-02T08:01:00Z">
              <w:r>
                <w:rPr>
                  <w:rFonts w:hAnsi="宋体" w:hint="eastAsia"/>
                </w:rPr>
                <w:t>系统显示项目详细信息</w:t>
              </w:r>
            </w:ins>
          </w:p>
        </w:tc>
      </w:tr>
      <w:tr w:rsidR="00754881" w14:paraId="07ACD691" w14:textId="77777777" w:rsidTr="00754881">
        <w:trPr>
          <w:ins w:id="187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F2DE" w14:textId="77777777" w:rsidR="00754881" w:rsidRDefault="00754881">
            <w:pPr>
              <w:rPr>
                <w:ins w:id="1880" w:author="XuanWen Chen" w:date="2019-01-02T08:01:00Z"/>
                <w:rFonts w:hAnsi="宋体"/>
              </w:rPr>
            </w:pPr>
            <w:ins w:id="188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41A2C" w14:textId="77777777" w:rsidR="00754881" w:rsidRDefault="00754881">
            <w:pPr>
              <w:jc w:val="left"/>
              <w:rPr>
                <w:ins w:id="1882" w:author="XuanWen Chen" w:date="2019-01-02T08:01:00Z"/>
                <w:rFonts w:hAnsi="宋体"/>
              </w:rPr>
            </w:pPr>
          </w:p>
        </w:tc>
      </w:tr>
      <w:tr w:rsidR="00754881" w14:paraId="71B012D4" w14:textId="77777777" w:rsidTr="00754881">
        <w:trPr>
          <w:ins w:id="188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1E38" w14:textId="77777777" w:rsidR="00754881" w:rsidRDefault="00754881">
            <w:pPr>
              <w:rPr>
                <w:ins w:id="1884" w:author="XuanWen Chen" w:date="2019-01-02T08:01:00Z"/>
                <w:rFonts w:hAnsi="宋体"/>
              </w:rPr>
            </w:pPr>
            <w:ins w:id="188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3FDE5" w14:textId="77777777" w:rsidR="00754881" w:rsidRDefault="00754881">
            <w:pPr>
              <w:jc w:val="left"/>
              <w:rPr>
                <w:ins w:id="1886" w:author="XuanWen Chen" w:date="2019-01-02T08:01:00Z"/>
                <w:rFonts w:hAnsi="宋体"/>
              </w:rPr>
            </w:pPr>
          </w:p>
        </w:tc>
      </w:tr>
      <w:tr w:rsidR="00754881" w14:paraId="4C1C9C41" w14:textId="77777777" w:rsidTr="00754881">
        <w:trPr>
          <w:ins w:id="188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4AA7" w14:textId="77777777" w:rsidR="00754881" w:rsidRDefault="00754881">
            <w:pPr>
              <w:rPr>
                <w:ins w:id="1888" w:author="XuanWen Chen" w:date="2019-01-02T08:01:00Z"/>
                <w:rFonts w:hAnsi="宋体"/>
              </w:rPr>
            </w:pPr>
            <w:ins w:id="188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F910E" w14:textId="77777777" w:rsidR="00754881" w:rsidRDefault="00754881">
            <w:pPr>
              <w:jc w:val="left"/>
              <w:rPr>
                <w:ins w:id="1890" w:author="XuanWen Chen" w:date="2019-01-02T08:01:00Z"/>
                <w:rFonts w:hAnsi="宋体"/>
              </w:rPr>
            </w:pPr>
            <w:ins w:id="1891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7A69294B" w14:textId="77777777" w:rsidTr="00754881">
        <w:trPr>
          <w:ins w:id="18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3F1C" w14:textId="77777777" w:rsidR="00754881" w:rsidRDefault="00754881">
            <w:pPr>
              <w:rPr>
                <w:ins w:id="1893" w:author="XuanWen Chen" w:date="2019-01-02T08:01:00Z"/>
                <w:rFonts w:hAnsi="宋体"/>
              </w:rPr>
            </w:pPr>
            <w:ins w:id="1894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D251" w14:textId="77777777" w:rsidR="00754881" w:rsidRDefault="00754881">
            <w:pPr>
              <w:jc w:val="left"/>
              <w:rPr>
                <w:ins w:id="1895" w:author="XuanWen Chen" w:date="2019-01-02T08:01:00Z"/>
                <w:rFonts w:hAnsi="宋体"/>
              </w:rPr>
            </w:pPr>
            <w:ins w:id="1896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5EF15CF9" w14:textId="77777777" w:rsidTr="00754881">
        <w:trPr>
          <w:ins w:id="189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20C9C" w14:textId="77777777" w:rsidR="00754881" w:rsidRDefault="00754881">
            <w:pPr>
              <w:rPr>
                <w:ins w:id="1898" w:author="XuanWen Chen" w:date="2019-01-02T08:01:00Z"/>
                <w:rFonts w:hAnsi="宋体"/>
              </w:rPr>
            </w:pPr>
            <w:ins w:id="1899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A7D2F" w14:textId="77777777" w:rsidR="00754881" w:rsidRDefault="00754881">
            <w:pPr>
              <w:jc w:val="left"/>
              <w:rPr>
                <w:ins w:id="1900" w:author="XuanWen Chen" w:date="2019-01-02T08:01:00Z"/>
                <w:rFonts w:hAnsi="宋体"/>
              </w:rPr>
            </w:pPr>
          </w:p>
        </w:tc>
      </w:tr>
      <w:tr w:rsidR="00754881" w14:paraId="7C8B8A13" w14:textId="77777777" w:rsidTr="00754881">
        <w:trPr>
          <w:ins w:id="190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8A1AF" w14:textId="77777777" w:rsidR="00754881" w:rsidRDefault="00754881">
            <w:pPr>
              <w:rPr>
                <w:ins w:id="1902" w:author="XuanWen Chen" w:date="2019-01-02T08:01:00Z"/>
                <w:rFonts w:hAnsi="宋体"/>
              </w:rPr>
            </w:pPr>
            <w:ins w:id="1903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F9F9F" w14:textId="77777777" w:rsidR="00754881" w:rsidRDefault="00754881">
            <w:pPr>
              <w:jc w:val="left"/>
              <w:rPr>
                <w:ins w:id="1904" w:author="XuanWen Chen" w:date="2019-01-02T08:01:00Z"/>
                <w:rFonts w:hAnsi="宋体"/>
              </w:rPr>
            </w:pPr>
            <w:ins w:id="1905" w:author="XuanWen Chen" w:date="2019-01-02T08:01:00Z">
              <w:r>
                <w:rPr>
                  <w:rFonts w:hAnsi="宋体" w:hint="eastAsia"/>
                </w:rPr>
                <w:t>所有已被创建的案例保存在案例数据库中</w:t>
              </w:r>
            </w:ins>
          </w:p>
        </w:tc>
      </w:tr>
      <w:tr w:rsidR="00754881" w14:paraId="62E40FAA" w14:textId="77777777" w:rsidTr="00754881">
        <w:trPr>
          <w:ins w:id="190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E9A6" w14:textId="77777777" w:rsidR="00754881" w:rsidRDefault="00754881">
            <w:pPr>
              <w:rPr>
                <w:ins w:id="1907" w:author="XuanWen Chen" w:date="2019-01-02T08:01:00Z"/>
              </w:rPr>
            </w:pPr>
            <w:ins w:id="1908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C4AC4" w14:textId="77777777" w:rsidR="00754881" w:rsidRDefault="00754881">
            <w:pPr>
              <w:rPr>
                <w:ins w:id="1909" w:author="XuanWen Chen" w:date="2019-01-02T08:01:00Z"/>
              </w:rPr>
            </w:pPr>
          </w:p>
          <w:p w14:paraId="1D2D034B" w14:textId="77777777" w:rsidR="00754881" w:rsidRDefault="00754881">
            <w:pPr>
              <w:rPr>
                <w:ins w:id="1910" w:author="XuanWen Chen" w:date="2019-01-02T08:01:00Z"/>
              </w:rPr>
            </w:pPr>
          </w:p>
        </w:tc>
      </w:tr>
    </w:tbl>
    <w:p w14:paraId="6239C82B" w14:textId="77777777" w:rsidR="00754881" w:rsidRDefault="00754881" w:rsidP="00754881">
      <w:pPr>
        <w:rPr>
          <w:ins w:id="1911" w:author="XuanWen Chen" w:date="2019-01-02T08:01:00Z"/>
        </w:rPr>
      </w:pPr>
    </w:p>
    <w:p w14:paraId="5DC10A89" w14:textId="77777777" w:rsidR="00754881" w:rsidRDefault="00754881" w:rsidP="00754881">
      <w:pPr>
        <w:pStyle w:val="4"/>
        <w:rPr>
          <w:ins w:id="1912" w:author="XuanWen Chen" w:date="2019-01-02T08:01:00Z"/>
          <w:color w:val="000000" w:themeColor="text1"/>
        </w:rPr>
      </w:pPr>
      <w:ins w:id="1913" w:author="XuanWen Chen" w:date="2019-01-02T08:01:00Z">
        <w:r>
          <w:rPr>
            <w:rFonts w:hint="eastAsia"/>
          </w:rPr>
          <w:lastRenderedPageBreak/>
          <w:t>用户</w:t>
        </w:r>
        <w:r>
          <w:rPr>
            <w:rFonts w:hint="eastAsia"/>
            <w:color w:val="000000" w:themeColor="text1"/>
          </w:rPr>
          <w:t>申请加入项目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1338AB5C" w14:textId="77777777" w:rsidTr="00754881">
        <w:trPr>
          <w:ins w:id="19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1FB5" w14:textId="77777777" w:rsidR="00754881" w:rsidRDefault="00754881">
            <w:pPr>
              <w:rPr>
                <w:ins w:id="1915" w:author="XuanWen Chen" w:date="2019-01-02T08:01:00Z"/>
              </w:rPr>
            </w:pPr>
            <w:ins w:id="1916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338DA" w14:textId="77777777" w:rsidR="00754881" w:rsidRDefault="00754881">
            <w:pPr>
              <w:jc w:val="left"/>
              <w:rPr>
                <w:ins w:id="1917" w:author="XuanWen Chen" w:date="2019-01-02T08:01:00Z"/>
                <w:rFonts w:hAnsi="宋体"/>
                <w:b/>
              </w:rPr>
            </w:pPr>
            <w:ins w:id="1918" w:author="XuanWen Chen" w:date="2019-01-02T08:01:00Z">
              <w:r>
                <w:rPr>
                  <w:rFonts w:hAnsi="宋体" w:hint="eastAsia"/>
                  <w:b/>
                </w:rPr>
                <w:t>UC-3：用户申请加入项目</w:t>
              </w:r>
            </w:ins>
          </w:p>
        </w:tc>
      </w:tr>
      <w:tr w:rsidR="00754881" w14:paraId="71A513D4" w14:textId="77777777" w:rsidTr="00754881">
        <w:trPr>
          <w:ins w:id="191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A9B0" w14:textId="77777777" w:rsidR="00754881" w:rsidRDefault="00754881">
            <w:pPr>
              <w:rPr>
                <w:ins w:id="1920" w:author="XuanWen Chen" w:date="2019-01-02T08:01:00Z"/>
              </w:rPr>
            </w:pPr>
            <w:ins w:id="1921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806E" w14:textId="77777777" w:rsidR="00754881" w:rsidRDefault="00754881">
            <w:pPr>
              <w:jc w:val="left"/>
              <w:rPr>
                <w:ins w:id="1922" w:author="XuanWen Chen" w:date="2019-01-02T08:01:00Z"/>
                <w:rFonts w:hAnsi="宋体"/>
              </w:rPr>
            </w:pPr>
            <w:proofErr w:type="gramStart"/>
            <w:ins w:id="1923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DE58" w14:textId="77777777" w:rsidR="00754881" w:rsidRDefault="00754881">
            <w:pPr>
              <w:jc w:val="left"/>
              <w:rPr>
                <w:ins w:id="1924" w:author="XuanWen Chen" w:date="2019-01-02T08:01:00Z"/>
                <w:rFonts w:hAnsi="宋体"/>
              </w:rPr>
            </w:pPr>
            <w:ins w:id="1925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1AA0B" w14:textId="77777777" w:rsidR="00754881" w:rsidRDefault="00754881">
            <w:pPr>
              <w:jc w:val="left"/>
              <w:rPr>
                <w:ins w:id="1926" w:author="XuanWen Chen" w:date="2019-01-02T08:01:00Z"/>
                <w:rFonts w:hAnsi="宋体"/>
              </w:rPr>
            </w:pPr>
            <w:ins w:id="1927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5FE29791" w14:textId="77777777" w:rsidTr="00754881">
        <w:trPr>
          <w:ins w:id="19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68FD1" w14:textId="77777777" w:rsidR="00754881" w:rsidRDefault="00754881">
            <w:pPr>
              <w:rPr>
                <w:ins w:id="1929" w:author="XuanWen Chen" w:date="2019-01-02T08:01:00Z"/>
              </w:rPr>
            </w:pPr>
            <w:ins w:id="1930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4307" w14:textId="77777777" w:rsidR="00754881" w:rsidRDefault="00754881">
            <w:pPr>
              <w:jc w:val="left"/>
              <w:rPr>
                <w:ins w:id="1931" w:author="XuanWen Chen" w:date="2019-01-02T08:01:00Z"/>
                <w:rFonts w:hAnsi="宋体"/>
              </w:rPr>
            </w:pPr>
            <w:ins w:id="1932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5849" w14:textId="77777777" w:rsidR="00754881" w:rsidRDefault="00754881">
            <w:pPr>
              <w:jc w:val="left"/>
              <w:rPr>
                <w:ins w:id="1933" w:author="XuanWen Chen" w:date="2019-01-02T08:01:00Z"/>
                <w:rFonts w:hAnsi="宋体"/>
              </w:rPr>
            </w:pPr>
            <w:ins w:id="1934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79BD9" w14:textId="77777777" w:rsidR="00754881" w:rsidRDefault="00754881">
            <w:pPr>
              <w:jc w:val="left"/>
              <w:rPr>
                <w:ins w:id="1935" w:author="XuanWen Chen" w:date="2019-01-02T08:01:00Z"/>
                <w:rFonts w:hAnsi="宋体"/>
              </w:rPr>
            </w:pPr>
            <w:ins w:id="1936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51C9425" w14:textId="77777777" w:rsidTr="00754881">
        <w:trPr>
          <w:ins w:id="19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D774F" w14:textId="77777777" w:rsidR="00754881" w:rsidRDefault="00754881">
            <w:pPr>
              <w:rPr>
                <w:ins w:id="1938" w:author="XuanWen Chen" w:date="2019-01-02T08:01:00Z"/>
              </w:rPr>
            </w:pPr>
            <w:ins w:id="1939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DF2D" w14:textId="77777777" w:rsidR="00754881" w:rsidRDefault="00754881">
            <w:pPr>
              <w:jc w:val="left"/>
              <w:rPr>
                <w:ins w:id="1940" w:author="XuanWen Chen" w:date="2019-01-02T08:01:00Z"/>
                <w:rFonts w:hAnsi="宋体"/>
              </w:rPr>
            </w:pPr>
            <w:ins w:id="1941" w:author="XuanWen Chen" w:date="2019-01-02T08:01:00Z">
              <w:r>
                <w:rPr>
                  <w:rFonts w:hAnsi="宋体" w:hint="eastAsia"/>
                </w:rPr>
                <w:t>用户申请加入已有的项目中，向PM发出加入的申请。</w:t>
              </w:r>
            </w:ins>
          </w:p>
        </w:tc>
      </w:tr>
      <w:tr w:rsidR="00754881" w14:paraId="2B84507B" w14:textId="77777777" w:rsidTr="00754881">
        <w:trPr>
          <w:ins w:id="194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C1E45" w14:textId="77777777" w:rsidR="00754881" w:rsidRDefault="00754881">
            <w:pPr>
              <w:rPr>
                <w:ins w:id="1943" w:author="XuanWen Chen" w:date="2019-01-02T08:01:00Z"/>
              </w:rPr>
            </w:pPr>
            <w:ins w:id="1944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1F3D6" w14:textId="77777777" w:rsidR="00754881" w:rsidRDefault="00754881">
            <w:pPr>
              <w:jc w:val="left"/>
              <w:rPr>
                <w:ins w:id="1945" w:author="XuanWen Chen" w:date="2019-01-02T08:01:00Z"/>
                <w:rFonts w:hAnsi="宋体"/>
              </w:rPr>
            </w:pPr>
            <w:ins w:id="1946" w:author="XuanWen Chen" w:date="2019-01-02T08:01:00Z">
              <w:r>
                <w:rPr>
                  <w:rFonts w:hAnsi="宋体" w:hint="eastAsia"/>
                </w:rPr>
                <w:t>用户想要进入项目进行学习。</w:t>
              </w:r>
            </w:ins>
          </w:p>
        </w:tc>
      </w:tr>
      <w:tr w:rsidR="00754881" w14:paraId="498C7C9E" w14:textId="77777777" w:rsidTr="00754881">
        <w:trPr>
          <w:ins w:id="19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C34" w14:textId="77777777" w:rsidR="00754881" w:rsidRDefault="00754881">
            <w:pPr>
              <w:rPr>
                <w:ins w:id="1948" w:author="XuanWen Chen" w:date="2019-01-02T08:01:00Z"/>
              </w:rPr>
            </w:pPr>
            <w:ins w:id="1949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24F3D" w14:textId="77777777" w:rsidR="00754881" w:rsidRDefault="00754881">
            <w:pPr>
              <w:jc w:val="left"/>
              <w:rPr>
                <w:ins w:id="1950" w:author="XuanWen Chen" w:date="2019-01-02T08:01:00Z"/>
                <w:rFonts w:hAnsi="宋体"/>
              </w:rPr>
            </w:pPr>
            <w:ins w:id="1951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4806A16A" w14:textId="77777777" w:rsidR="00754881" w:rsidRDefault="00754881">
            <w:pPr>
              <w:jc w:val="left"/>
              <w:rPr>
                <w:ins w:id="1952" w:author="XuanWen Chen" w:date="2019-01-02T08:01:00Z"/>
                <w:rFonts w:hAnsi="宋体"/>
              </w:rPr>
            </w:pPr>
            <w:ins w:id="1953" w:author="XuanWen Chen" w:date="2019-01-02T08:01:00Z">
              <w:r>
                <w:rPr>
                  <w:rFonts w:hint="eastAsia"/>
                </w:rPr>
                <w:t xml:space="preserve">PRE-2: </w:t>
              </w:r>
              <w:r>
                <w:rPr>
                  <w:rFonts w:hAnsi="宋体" w:hint="eastAsia"/>
                </w:rPr>
                <w:t>案例数据库中存在项目</w:t>
              </w:r>
            </w:ins>
          </w:p>
          <w:p w14:paraId="416B3992" w14:textId="77777777" w:rsidR="00754881" w:rsidRDefault="00754881">
            <w:pPr>
              <w:jc w:val="left"/>
              <w:rPr>
                <w:ins w:id="1954" w:author="XuanWen Chen" w:date="2019-01-02T08:01:00Z"/>
                <w:rFonts w:hAnsi="宋体"/>
              </w:rPr>
            </w:pPr>
            <w:ins w:id="1955" w:author="XuanWen Chen" w:date="2019-01-02T08:01:00Z">
              <w:r>
                <w:rPr>
                  <w:rFonts w:hAnsi="宋体" w:hint="eastAsia"/>
                </w:rPr>
                <w:t>PRE-3：该项目允许公开加入</w:t>
              </w:r>
            </w:ins>
          </w:p>
        </w:tc>
      </w:tr>
      <w:tr w:rsidR="00754881" w14:paraId="186E311F" w14:textId="77777777" w:rsidTr="00754881">
        <w:trPr>
          <w:ins w:id="195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866D" w14:textId="77777777" w:rsidR="00754881" w:rsidRDefault="00754881">
            <w:pPr>
              <w:rPr>
                <w:ins w:id="1957" w:author="XuanWen Chen" w:date="2019-01-02T08:01:00Z"/>
              </w:rPr>
            </w:pPr>
            <w:ins w:id="1958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D2F2" w14:textId="77777777" w:rsidR="00754881" w:rsidRDefault="00754881">
            <w:pPr>
              <w:jc w:val="left"/>
              <w:rPr>
                <w:ins w:id="1959" w:author="XuanWen Chen" w:date="2019-01-02T08:01:00Z"/>
                <w:rFonts w:hAnsi="宋体"/>
              </w:rPr>
            </w:pPr>
            <w:ins w:id="1960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系统显示申请以发送</w:t>
              </w:r>
            </w:ins>
          </w:p>
          <w:p w14:paraId="70737576" w14:textId="77777777" w:rsidR="00754881" w:rsidRDefault="00754881">
            <w:pPr>
              <w:jc w:val="left"/>
              <w:rPr>
                <w:ins w:id="1961" w:author="XuanWen Chen" w:date="2019-01-02T08:01:00Z"/>
                <w:rFonts w:hAnsi="宋体"/>
              </w:rPr>
            </w:pPr>
            <w:ins w:id="1962" w:author="XuanWen Chen" w:date="2019-01-02T08:01:00Z">
              <w:r>
                <w:rPr>
                  <w:rFonts w:hint="eastAsia"/>
                </w:rPr>
                <w:t>POST-2：</w:t>
              </w:r>
              <w:r>
                <w:rPr>
                  <w:rFonts w:hAnsi="宋体" w:hint="eastAsia"/>
                </w:rPr>
                <w:t>系统显示申请成功或者申请失败。</w:t>
              </w:r>
            </w:ins>
          </w:p>
        </w:tc>
      </w:tr>
      <w:tr w:rsidR="00754881" w14:paraId="792B08AE" w14:textId="77777777" w:rsidTr="00754881">
        <w:trPr>
          <w:ins w:id="196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3279" w14:textId="77777777" w:rsidR="00754881" w:rsidRDefault="00754881">
            <w:pPr>
              <w:rPr>
                <w:ins w:id="1964" w:author="XuanWen Chen" w:date="2019-01-02T08:01:00Z"/>
                <w:rFonts w:hAnsi="宋体"/>
              </w:rPr>
            </w:pPr>
            <w:ins w:id="1965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03F59" w14:textId="77777777" w:rsidR="00754881" w:rsidRDefault="00754881">
            <w:pPr>
              <w:jc w:val="left"/>
              <w:rPr>
                <w:ins w:id="1966" w:author="XuanWen Chen" w:date="2019-01-02T08:01:00Z"/>
              </w:rPr>
            </w:pPr>
            <w:ins w:id="1967" w:author="XuanWen Chen" w:date="2019-01-02T08:01:00Z">
              <w:r>
                <w:rPr>
                  <w:rFonts w:hint="eastAsia"/>
                </w:rPr>
                <w:t>申请信息</w:t>
              </w:r>
            </w:ins>
          </w:p>
        </w:tc>
      </w:tr>
      <w:tr w:rsidR="00754881" w14:paraId="6A8CDED0" w14:textId="77777777" w:rsidTr="00754881">
        <w:trPr>
          <w:ins w:id="19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8E2C4" w14:textId="77777777" w:rsidR="00754881" w:rsidRDefault="00754881">
            <w:pPr>
              <w:rPr>
                <w:ins w:id="1969" w:author="XuanWen Chen" w:date="2019-01-02T08:01:00Z"/>
                <w:rFonts w:hAnsi="宋体"/>
              </w:rPr>
            </w:pPr>
            <w:ins w:id="1970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02DE1" w14:textId="77777777" w:rsidR="00754881" w:rsidRDefault="00754881">
            <w:pPr>
              <w:jc w:val="left"/>
              <w:rPr>
                <w:ins w:id="1971" w:author="XuanWen Chen" w:date="2019-01-02T08:01:00Z"/>
              </w:rPr>
            </w:pPr>
            <w:ins w:id="1972" w:author="XuanWen Chen" w:date="2019-01-02T08:01:00Z">
              <w:r>
                <w:rPr>
                  <w:rFonts w:hint="eastAsia"/>
                </w:rPr>
                <w:t>成功提交申请</w:t>
              </w:r>
            </w:ins>
          </w:p>
        </w:tc>
      </w:tr>
      <w:tr w:rsidR="00754881" w14:paraId="37FAABBB" w14:textId="77777777" w:rsidTr="00754881">
        <w:trPr>
          <w:ins w:id="19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CCBF" w14:textId="77777777" w:rsidR="00754881" w:rsidRDefault="00754881">
            <w:pPr>
              <w:rPr>
                <w:ins w:id="1974" w:author="XuanWen Chen" w:date="2019-01-02T08:01:00Z"/>
              </w:rPr>
            </w:pPr>
            <w:ins w:id="1975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7868A" w14:textId="77777777" w:rsidR="00754881" w:rsidRDefault="00754881" w:rsidP="00754881">
            <w:pPr>
              <w:pStyle w:val="a9"/>
              <w:numPr>
                <w:ilvl w:val="0"/>
                <w:numId w:val="209"/>
              </w:numPr>
              <w:spacing w:line="240" w:lineRule="auto"/>
              <w:ind w:left="3360" w:firstLineChars="0"/>
              <w:jc w:val="left"/>
              <w:rPr>
                <w:ins w:id="1976" w:author="XuanWen Chen" w:date="2019-01-02T08:01:00Z"/>
                <w:rFonts w:hAnsi="宋体"/>
              </w:rPr>
            </w:pPr>
            <w:ins w:id="1977" w:author="XuanWen Chen" w:date="2019-01-02T08:01:00Z">
              <w:r>
                <w:rPr>
                  <w:rFonts w:hAnsi="宋体" w:hint="eastAsia"/>
                </w:rPr>
                <w:t>查看项目</w:t>
              </w:r>
            </w:ins>
          </w:p>
          <w:p w14:paraId="02D13D18" w14:textId="77777777" w:rsidR="00754881" w:rsidRDefault="00754881" w:rsidP="00754881">
            <w:pPr>
              <w:pStyle w:val="a9"/>
              <w:numPr>
                <w:ilvl w:val="0"/>
                <w:numId w:val="209"/>
              </w:numPr>
              <w:spacing w:line="240" w:lineRule="auto"/>
              <w:ind w:left="3360" w:firstLineChars="0"/>
              <w:jc w:val="left"/>
              <w:rPr>
                <w:ins w:id="1978" w:author="XuanWen Chen" w:date="2019-01-02T08:01:00Z"/>
                <w:rFonts w:hAnsi="宋体"/>
              </w:rPr>
            </w:pPr>
            <w:ins w:id="1979" w:author="XuanWen Chen" w:date="2019-01-02T08:01:00Z">
              <w:r>
                <w:rPr>
                  <w:rFonts w:hAnsi="宋体" w:hint="eastAsia"/>
                </w:rPr>
                <w:t>点击发送申请</w:t>
              </w:r>
            </w:ins>
          </w:p>
          <w:p w14:paraId="302176D8" w14:textId="77777777" w:rsidR="00754881" w:rsidRDefault="00754881" w:rsidP="00754881">
            <w:pPr>
              <w:pStyle w:val="a9"/>
              <w:numPr>
                <w:ilvl w:val="0"/>
                <w:numId w:val="209"/>
              </w:numPr>
              <w:spacing w:line="240" w:lineRule="auto"/>
              <w:ind w:left="3360" w:firstLineChars="0"/>
              <w:jc w:val="left"/>
              <w:rPr>
                <w:ins w:id="1980" w:author="XuanWen Chen" w:date="2019-01-02T08:01:00Z"/>
                <w:rFonts w:hAnsi="宋体"/>
              </w:rPr>
            </w:pPr>
            <w:ins w:id="1981" w:author="XuanWen Chen" w:date="2019-01-02T08:01:00Z">
              <w:r>
                <w:rPr>
                  <w:rFonts w:hAnsi="宋体" w:hint="eastAsia"/>
                </w:rPr>
                <w:t>填写申请理由。</w:t>
              </w:r>
            </w:ins>
          </w:p>
          <w:p w14:paraId="0ED90DFF" w14:textId="77777777" w:rsidR="00754881" w:rsidRDefault="00754881" w:rsidP="00754881">
            <w:pPr>
              <w:pStyle w:val="a9"/>
              <w:numPr>
                <w:ilvl w:val="0"/>
                <w:numId w:val="209"/>
              </w:numPr>
              <w:spacing w:line="240" w:lineRule="auto"/>
              <w:ind w:left="3360" w:firstLineChars="0"/>
              <w:jc w:val="left"/>
              <w:rPr>
                <w:ins w:id="1982" w:author="XuanWen Chen" w:date="2019-01-02T08:01:00Z"/>
                <w:rFonts w:hAnsi="宋体"/>
              </w:rPr>
            </w:pPr>
            <w:ins w:id="1983" w:author="XuanWen Chen" w:date="2019-01-02T08:01:00Z">
              <w:r>
                <w:rPr>
                  <w:rFonts w:hAnsi="宋体" w:hint="eastAsia"/>
                </w:rPr>
                <w:t>确认申请。</w:t>
              </w:r>
            </w:ins>
          </w:p>
        </w:tc>
      </w:tr>
      <w:tr w:rsidR="00754881" w14:paraId="05B01A7D" w14:textId="77777777" w:rsidTr="00754881">
        <w:trPr>
          <w:ins w:id="19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F256" w14:textId="77777777" w:rsidR="00754881" w:rsidRDefault="00754881">
            <w:pPr>
              <w:rPr>
                <w:ins w:id="1985" w:author="XuanWen Chen" w:date="2019-01-02T08:01:00Z"/>
                <w:rFonts w:hAnsi="宋体"/>
              </w:rPr>
            </w:pPr>
            <w:ins w:id="1986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9912" w14:textId="77777777" w:rsidR="00754881" w:rsidRDefault="00754881">
            <w:pPr>
              <w:jc w:val="left"/>
              <w:rPr>
                <w:ins w:id="1987" w:author="XuanWen Chen" w:date="2019-01-02T08:01:00Z"/>
                <w:rFonts w:hAnsi="宋体"/>
              </w:rPr>
            </w:pPr>
          </w:p>
        </w:tc>
      </w:tr>
      <w:tr w:rsidR="00754881" w14:paraId="6C37D7D6" w14:textId="77777777" w:rsidTr="00754881">
        <w:trPr>
          <w:ins w:id="19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E3CF" w14:textId="77777777" w:rsidR="00754881" w:rsidRDefault="00754881">
            <w:pPr>
              <w:rPr>
                <w:ins w:id="1989" w:author="XuanWen Chen" w:date="2019-01-02T08:01:00Z"/>
                <w:rFonts w:hAnsi="宋体"/>
              </w:rPr>
            </w:pPr>
            <w:ins w:id="1990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5119" w14:textId="77777777" w:rsidR="00754881" w:rsidRDefault="00754881">
            <w:pPr>
              <w:jc w:val="left"/>
              <w:rPr>
                <w:ins w:id="1991" w:author="XuanWen Chen" w:date="2019-01-02T08:01:00Z"/>
                <w:rFonts w:hAnsi="宋体"/>
              </w:rPr>
            </w:pPr>
          </w:p>
        </w:tc>
      </w:tr>
      <w:tr w:rsidR="00754881" w14:paraId="3ED29877" w14:textId="77777777" w:rsidTr="00754881">
        <w:trPr>
          <w:ins w:id="19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02FF2" w14:textId="77777777" w:rsidR="00754881" w:rsidRDefault="00754881">
            <w:pPr>
              <w:rPr>
                <w:ins w:id="1993" w:author="XuanWen Chen" w:date="2019-01-02T08:01:00Z"/>
                <w:rFonts w:hAnsi="宋体"/>
              </w:rPr>
            </w:pPr>
            <w:ins w:id="1994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C1807" w14:textId="77777777" w:rsidR="00754881" w:rsidRDefault="00754881">
            <w:pPr>
              <w:jc w:val="left"/>
              <w:rPr>
                <w:ins w:id="1995" w:author="XuanWen Chen" w:date="2019-01-02T08:01:00Z"/>
                <w:rFonts w:hAnsi="宋体"/>
              </w:rPr>
            </w:pPr>
            <w:ins w:id="1996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3A40237F" w14:textId="77777777" w:rsidTr="00754881">
        <w:trPr>
          <w:ins w:id="199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D17E" w14:textId="77777777" w:rsidR="00754881" w:rsidRDefault="00754881">
            <w:pPr>
              <w:rPr>
                <w:ins w:id="1998" w:author="XuanWen Chen" w:date="2019-01-02T08:01:00Z"/>
                <w:rFonts w:hAnsi="宋体"/>
              </w:rPr>
            </w:pPr>
            <w:ins w:id="199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49475" w14:textId="77777777" w:rsidR="00754881" w:rsidRDefault="00754881">
            <w:pPr>
              <w:jc w:val="left"/>
              <w:rPr>
                <w:ins w:id="2000" w:author="XuanWen Chen" w:date="2019-01-02T08:01:00Z"/>
                <w:rFonts w:hAnsi="宋体"/>
              </w:rPr>
            </w:pPr>
            <w:ins w:id="2001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5496D39D" w14:textId="77777777" w:rsidTr="00754881">
        <w:trPr>
          <w:ins w:id="200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E948E" w14:textId="77777777" w:rsidR="00754881" w:rsidRDefault="00754881">
            <w:pPr>
              <w:rPr>
                <w:ins w:id="2003" w:author="XuanWen Chen" w:date="2019-01-02T08:01:00Z"/>
                <w:rFonts w:hAnsi="宋体"/>
              </w:rPr>
            </w:pPr>
            <w:ins w:id="2004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E81F" w14:textId="77777777" w:rsidR="00754881" w:rsidRDefault="00754881">
            <w:pPr>
              <w:jc w:val="left"/>
              <w:rPr>
                <w:ins w:id="2005" w:author="XuanWen Chen" w:date="2019-01-02T08:01:00Z"/>
                <w:rFonts w:hAnsi="宋体"/>
              </w:rPr>
            </w:pPr>
          </w:p>
        </w:tc>
      </w:tr>
      <w:tr w:rsidR="00754881" w14:paraId="41E1C0F8" w14:textId="77777777" w:rsidTr="00754881">
        <w:trPr>
          <w:ins w:id="200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0C85" w14:textId="77777777" w:rsidR="00754881" w:rsidRDefault="00754881">
            <w:pPr>
              <w:rPr>
                <w:ins w:id="2007" w:author="XuanWen Chen" w:date="2019-01-02T08:01:00Z"/>
                <w:rFonts w:hAnsi="宋体"/>
              </w:rPr>
            </w:pPr>
            <w:ins w:id="200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2608" w14:textId="77777777" w:rsidR="00754881" w:rsidRDefault="00754881">
            <w:pPr>
              <w:jc w:val="left"/>
              <w:rPr>
                <w:ins w:id="2009" w:author="XuanWen Chen" w:date="2019-01-02T08:01:00Z"/>
                <w:rFonts w:hAnsi="宋体"/>
              </w:rPr>
            </w:pPr>
            <w:ins w:id="2010" w:author="XuanWen Chen" w:date="2019-01-02T08:01:00Z">
              <w:r>
                <w:rPr>
                  <w:rFonts w:hAnsi="宋体" w:hint="eastAsia"/>
                </w:rPr>
                <w:t>所有已在项目中的用户的公开的个人信息。</w:t>
              </w:r>
            </w:ins>
          </w:p>
        </w:tc>
      </w:tr>
      <w:tr w:rsidR="00754881" w14:paraId="7FF956B1" w14:textId="77777777" w:rsidTr="00754881">
        <w:trPr>
          <w:ins w:id="201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4CF8D" w14:textId="77777777" w:rsidR="00754881" w:rsidRDefault="00754881">
            <w:pPr>
              <w:rPr>
                <w:ins w:id="2012" w:author="XuanWen Chen" w:date="2019-01-02T08:01:00Z"/>
              </w:rPr>
            </w:pPr>
            <w:ins w:id="2013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B0574" w14:textId="77777777" w:rsidR="00754881" w:rsidRDefault="00754881">
            <w:pPr>
              <w:rPr>
                <w:ins w:id="2014" w:author="XuanWen Chen" w:date="2019-01-02T08:01:00Z"/>
              </w:rPr>
            </w:pPr>
          </w:p>
          <w:p w14:paraId="635CF394" w14:textId="77777777" w:rsidR="00754881" w:rsidRDefault="00754881">
            <w:pPr>
              <w:rPr>
                <w:ins w:id="2015" w:author="XuanWen Chen" w:date="2019-01-02T08:01:00Z"/>
              </w:rPr>
            </w:pPr>
          </w:p>
        </w:tc>
      </w:tr>
    </w:tbl>
    <w:p w14:paraId="1B7FD404" w14:textId="77777777" w:rsidR="00754881" w:rsidRDefault="00754881" w:rsidP="00754881">
      <w:pPr>
        <w:rPr>
          <w:ins w:id="2016" w:author="XuanWen Chen" w:date="2019-01-02T08:01:00Z"/>
        </w:rPr>
      </w:pPr>
    </w:p>
    <w:p w14:paraId="11F55FEB" w14:textId="77777777" w:rsidR="00754881" w:rsidRDefault="00754881" w:rsidP="00754881">
      <w:pPr>
        <w:pStyle w:val="4"/>
        <w:rPr>
          <w:ins w:id="2017" w:author="XuanWen Chen" w:date="2019-01-02T08:01:00Z"/>
        </w:rPr>
      </w:pPr>
      <w:ins w:id="2018" w:author="XuanWen Chen" w:date="2019-01-02T08:01:00Z">
        <w:r>
          <w:rPr>
            <w:rFonts w:hint="eastAsia"/>
          </w:rPr>
          <w:lastRenderedPageBreak/>
          <w:t>用户查看他人主页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46FA68CD" w14:textId="77777777" w:rsidTr="00754881">
        <w:trPr>
          <w:ins w:id="201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D7245" w14:textId="77777777" w:rsidR="00754881" w:rsidRDefault="00754881">
            <w:pPr>
              <w:rPr>
                <w:ins w:id="2020" w:author="XuanWen Chen" w:date="2019-01-02T08:01:00Z"/>
              </w:rPr>
            </w:pPr>
            <w:ins w:id="2021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587E0" w14:textId="77777777" w:rsidR="00754881" w:rsidRDefault="00754881">
            <w:pPr>
              <w:jc w:val="left"/>
              <w:rPr>
                <w:ins w:id="2022" w:author="XuanWen Chen" w:date="2019-01-02T08:01:00Z"/>
                <w:rFonts w:hAnsi="宋体"/>
                <w:b/>
              </w:rPr>
            </w:pPr>
            <w:ins w:id="2023" w:author="XuanWen Chen" w:date="2019-01-02T08:01:00Z">
              <w:r>
                <w:rPr>
                  <w:rFonts w:hAnsi="宋体" w:hint="eastAsia"/>
                  <w:b/>
                </w:rPr>
                <w:t>UC-2：用户查看他人主页</w:t>
              </w:r>
            </w:ins>
          </w:p>
        </w:tc>
      </w:tr>
      <w:tr w:rsidR="00754881" w14:paraId="32ED01AC" w14:textId="77777777" w:rsidTr="00754881">
        <w:trPr>
          <w:ins w:id="202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364CE" w14:textId="77777777" w:rsidR="00754881" w:rsidRDefault="00754881">
            <w:pPr>
              <w:rPr>
                <w:ins w:id="2025" w:author="XuanWen Chen" w:date="2019-01-02T08:01:00Z"/>
              </w:rPr>
            </w:pPr>
            <w:ins w:id="2026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EEEA1" w14:textId="77777777" w:rsidR="00754881" w:rsidRDefault="00754881">
            <w:pPr>
              <w:jc w:val="left"/>
              <w:rPr>
                <w:ins w:id="2027" w:author="XuanWen Chen" w:date="2019-01-02T08:01:00Z"/>
                <w:rFonts w:hAnsi="宋体"/>
              </w:rPr>
            </w:pPr>
            <w:proofErr w:type="gramStart"/>
            <w:ins w:id="2028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56E62" w14:textId="77777777" w:rsidR="00754881" w:rsidRDefault="00754881">
            <w:pPr>
              <w:jc w:val="left"/>
              <w:rPr>
                <w:ins w:id="2029" w:author="XuanWen Chen" w:date="2019-01-02T08:01:00Z"/>
                <w:rFonts w:hAnsi="宋体"/>
              </w:rPr>
            </w:pPr>
            <w:ins w:id="2030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85B8D" w14:textId="77777777" w:rsidR="00754881" w:rsidRDefault="00754881">
            <w:pPr>
              <w:jc w:val="left"/>
              <w:rPr>
                <w:ins w:id="2031" w:author="XuanWen Chen" w:date="2019-01-02T08:01:00Z"/>
                <w:rFonts w:hAnsi="宋体"/>
              </w:rPr>
            </w:pPr>
            <w:ins w:id="2032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5054C04C" w14:textId="77777777" w:rsidTr="00754881">
        <w:trPr>
          <w:ins w:id="20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5E7F8" w14:textId="77777777" w:rsidR="00754881" w:rsidRDefault="00754881">
            <w:pPr>
              <w:rPr>
                <w:ins w:id="2034" w:author="XuanWen Chen" w:date="2019-01-02T08:01:00Z"/>
              </w:rPr>
            </w:pPr>
            <w:ins w:id="2035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EFAE" w14:textId="77777777" w:rsidR="00754881" w:rsidRDefault="00754881">
            <w:pPr>
              <w:jc w:val="left"/>
              <w:rPr>
                <w:ins w:id="2036" w:author="XuanWen Chen" w:date="2019-01-02T08:01:00Z"/>
                <w:rFonts w:hAnsi="宋体"/>
              </w:rPr>
            </w:pPr>
            <w:ins w:id="2037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7D735" w14:textId="77777777" w:rsidR="00754881" w:rsidRDefault="00754881">
            <w:pPr>
              <w:jc w:val="left"/>
              <w:rPr>
                <w:ins w:id="2038" w:author="XuanWen Chen" w:date="2019-01-02T08:01:00Z"/>
                <w:rFonts w:hAnsi="宋体"/>
              </w:rPr>
            </w:pPr>
            <w:ins w:id="2039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BC6E" w14:textId="77777777" w:rsidR="00754881" w:rsidRDefault="00754881">
            <w:pPr>
              <w:jc w:val="left"/>
              <w:rPr>
                <w:ins w:id="2040" w:author="XuanWen Chen" w:date="2019-01-02T08:01:00Z"/>
                <w:rFonts w:hAnsi="宋体"/>
              </w:rPr>
            </w:pPr>
            <w:ins w:id="2041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1913E2EA" w14:textId="77777777" w:rsidTr="00754881">
        <w:trPr>
          <w:ins w:id="204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1F2A8" w14:textId="77777777" w:rsidR="00754881" w:rsidRDefault="00754881">
            <w:pPr>
              <w:rPr>
                <w:ins w:id="2043" w:author="XuanWen Chen" w:date="2019-01-02T08:01:00Z"/>
              </w:rPr>
            </w:pPr>
            <w:ins w:id="2044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70912" w14:textId="77777777" w:rsidR="00754881" w:rsidRDefault="00754881">
            <w:pPr>
              <w:jc w:val="left"/>
              <w:rPr>
                <w:ins w:id="2045" w:author="XuanWen Chen" w:date="2019-01-02T08:01:00Z"/>
                <w:rFonts w:hAnsi="宋体"/>
              </w:rPr>
            </w:pPr>
            <w:ins w:id="2046" w:author="XuanWen Chen" w:date="2019-01-02T08:01:00Z">
              <w:r>
                <w:rPr>
                  <w:rFonts w:hAnsi="宋体" w:hint="eastAsia"/>
                </w:rPr>
                <w:t>用户想要查看他人主页</w:t>
              </w:r>
            </w:ins>
          </w:p>
        </w:tc>
      </w:tr>
      <w:tr w:rsidR="00754881" w14:paraId="601ED3D5" w14:textId="77777777" w:rsidTr="00754881">
        <w:trPr>
          <w:ins w:id="20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E9B9" w14:textId="77777777" w:rsidR="00754881" w:rsidRDefault="00754881">
            <w:pPr>
              <w:rPr>
                <w:ins w:id="2048" w:author="XuanWen Chen" w:date="2019-01-02T08:01:00Z"/>
              </w:rPr>
            </w:pPr>
            <w:ins w:id="2049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73953" w14:textId="77777777" w:rsidR="00754881" w:rsidRDefault="00754881">
            <w:pPr>
              <w:jc w:val="left"/>
              <w:rPr>
                <w:ins w:id="2050" w:author="XuanWen Chen" w:date="2019-01-02T08:01:00Z"/>
                <w:rFonts w:hAnsi="宋体"/>
              </w:rPr>
            </w:pPr>
            <w:ins w:id="2051" w:author="XuanWen Chen" w:date="2019-01-02T08:01:00Z">
              <w:r>
                <w:rPr>
                  <w:rFonts w:hAnsi="宋体" w:hint="eastAsia"/>
                </w:rPr>
                <w:t>用户想要查看他人主页</w:t>
              </w:r>
            </w:ins>
          </w:p>
        </w:tc>
      </w:tr>
      <w:tr w:rsidR="00754881" w14:paraId="15A431C5" w14:textId="77777777" w:rsidTr="00754881">
        <w:trPr>
          <w:ins w:id="20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7271" w14:textId="77777777" w:rsidR="00754881" w:rsidRDefault="00754881">
            <w:pPr>
              <w:rPr>
                <w:ins w:id="2053" w:author="XuanWen Chen" w:date="2019-01-02T08:01:00Z"/>
              </w:rPr>
            </w:pPr>
            <w:ins w:id="2054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00748" w14:textId="77777777" w:rsidR="00754881" w:rsidRDefault="00754881">
            <w:pPr>
              <w:jc w:val="left"/>
              <w:rPr>
                <w:ins w:id="2055" w:author="XuanWen Chen" w:date="2019-01-02T08:01:00Z"/>
                <w:rFonts w:hAnsi="宋体"/>
              </w:rPr>
            </w:pPr>
            <w:ins w:id="2056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314DF616" w14:textId="77777777" w:rsidTr="00754881">
        <w:trPr>
          <w:ins w:id="20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61986" w14:textId="77777777" w:rsidR="00754881" w:rsidRDefault="00754881">
            <w:pPr>
              <w:rPr>
                <w:ins w:id="2058" w:author="XuanWen Chen" w:date="2019-01-02T08:01:00Z"/>
              </w:rPr>
            </w:pPr>
            <w:ins w:id="2059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040C" w14:textId="77777777" w:rsidR="00754881" w:rsidRDefault="00754881">
            <w:pPr>
              <w:jc w:val="left"/>
              <w:rPr>
                <w:ins w:id="2060" w:author="XuanWen Chen" w:date="2019-01-02T08:01:00Z"/>
                <w:rFonts w:hAnsi="宋体"/>
              </w:rPr>
            </w:pPr>
            <w:ins w:id="2061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系统显示他人主页界面</w:t>
              </w:r>
            </w:ins>
          </w:p>
        </w:tc>
      </w:tr>
      <w:tr w:rsidR="00754881" w14:paraId="178594DE" w14:textId="77777777" w:rsidTr="00754881">
        <w:trPr>
          <w:ins w:id="206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6689" w14:textId="77777777" w:rsidR="00754881" w:rsidRDefault="00754881">
            <w:pPr>
              <w:rPr>
                <w:ins w:id="2063" w:author="XuanWen Chen" w:date="2019-01-02T08:01:00Z"/>
                <w:rFonts w:hAnsi="宋体"/>
              </w:rPr>
            </w:pPr>
            <w:ins w:id="2064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69F" w14:textId="77777777" w:rsidR="00754881" w:rsidRDefault="00754881">
            <w:pPr>
              <w:jc w:val="left"/>
              <w:rPr>
                <w:ins w:id="2065" w:author="XuanWen Chen" w:date="2019-01-02T08:01:00Z"/>
              </w:rPr>
            </w:pPr>
          </w:p>
        </w:tc>
      </w:tr>
      <w:tr w:rsidR="00754881" w14:paraId="752A3CC6" w14:textId="77777777" w:rsidTr="00754881">
        <w:trPr>
          <w:ins w:id="20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CB77A" w14:textId="77777777" w:rsidR="00754881" w:rsidRDefault="00754881">
            <w:pPr>
              <w:rPr>
                <w:ins w:id="2067" w:author="XuanWen Chen" w:date="2019-01-02T08:01:00Z"/>
                <w:rFonts w:hAnsi="宋体"/>
              </w:rPr>
            </w:pPr>
            <w:ins w:id="2068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7B150" w14:textId="77777777" w:rsidR="00754881" w:rsidRDefault="00754881">
            <w:pPr>
              <w:jc w:val="left"/>
              <w:rPr>
                <w:ins w:id="2069" w:author="XuanWen Chen" w:date="2019-01-02T08:01:00Z"/>
              </w:rPr>
            </w:pPr>
            <w:ins w:id="2070" w:author="XuanWen Chen" w:date="2019-01-02T08:01:00Z">
              <w:r>
                <w:rPr>
                  <w:rFonts w:hint="eastAsia"/>
                </w:rPr>
                <w:t>他人主页信息</w:t>
              </w:r>
            </w:ins>
          </w:p>
        </w:tc>
      </w:tr>
      <w:tr w:rsidR="00754881" w14:paraId="3D0B8CB1" w14:textId="77777777" w:rsidTr="00754881">
        <w:trPr>
          <w:ins w:id="20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A7BA7" w14:textId="77777777" w:rsidR="00754881" w:rsidRDefault="00754881">
            <w:pPr>
              <w:rPr>
                <w:ins w:id="2072" w:author="XuanWen Chen" w:date="2019-01-02T08:01:00Z"/>
              </w:rPr>
            </w:pPr>
            <w:ins w:id="2073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9C18" w14:textId="77777777" w:rsidR="00754881" w:rsidRDefault="00754881">
            <w:pPr>
              <w:spacing w:line="240" w:lineRule="auto"/>
              <w:jc w:val="left"/>
              <w:rPr>
                <w:ins w:id="2074" w:author="XuanWen Chen" w:date="2019-01-02T08:01:00Z"/>
                <w:rFonts w:hAnsi="宋体"/>
              </w:rPr>
            </w:pPr>
            <w:ins w:id="2075" w:author="XuanWen Chen" w:date="2019-01-02T08:01:00Z">
              <w:r>
                <w:rPr>
                  <w:rFonts w:hAnsi="宋体" w:hint="eastAsia"/>
                </w:rPr>
                <w:t>3.1查看他人主页</w:t>
              </w:r>
            </w:ins>
          </w:p>
          <w:p w14:paraId="3E6F2A3F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76" w:author="XuanWen Chen" w:date="2019-01-02T08:01:00Z"/>
                <w:rFonts w:hAnsi="宋体"/>
              </w:rPr>
            </w:pPr>
            <w:ins w:id="2077" w:author="XuanWen Chen" w:date="2019-01-02T08:01:00Z">
              <w:r>
                <w:rPr>
                  <w:rFonts w:hAnsi="宋体" w:hint="eastAsia"/>
                </w:rPr>
                <w:t>用户点击我的项目</w:t>
              </w:r>
            </w:ins>
          </w:p>
          <w:p w14:paraId="49B49172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78" w:author="XuanWen Chen" w:date="2019-01-02T08:01:00Z"/>
                <w:rFonts w:hAnsi="宋体"/>
              </w:rPr>
            </w:pPr>
            <w:ins w:id="2079" w:author="XuanWen Chen" w:date="2019-01-02T08:01:00Z">
              <w:r>
                <w:rPr>
                  <w:rFonts w:hAnsi="宋体" w:hint="eastAsia"/>
                </w:rPr>
                <w:t>系统进入到我的项目列表</w:t>
              </w:r>
            </w:ins>
          </w:p>
          <w:p w14:paraId="2F3CA519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80" w:author="XuanWen Chen" w:date="2019-01-02T08:01:00Z"/>
                <w:rFonts w:hAnsi="宋体"/>
              </w:rPr>
            </w:pPr>
            <w:ins w:id="2081" w:author="XuanWen Chen" w:date="2019-01-02T08:01:00Z">
              <w:r>
                <w:rPr>
                  <w:rFonts w:hAnsi="宋体" w:hint="eastAsia"/>
                </w:rPr>
                <w:t>用户点击项目详情</w:t>
              </w:r>
            </w:ins>
          </w:p>
          <w:p w14:paraId="44966C06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82" w:author="XuanWen Chen" w:date="2019-01-02T08:01:00Z"/>
                <w:rFonts w:hAnsi="宋体"/>
              </w:rPr>
            </w:pPr>
            <w:ins w:id="2083" w:author="XuanWen Chen" w:date="2019-01-02T08:01:00Z">
              <w:r>
                <w:rPr>
                  <w:rFonts w:hAnsi="宋体" w:hint="eastAsia"/>
                </w:rPr>
                <w:t>系统进入项目详情界面</w:t>
              </w:r>
            </w:ins>
          </w:p>
          <w:p w14:paraId="59BB0802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84" w:author="XuanWen Chen" w:date="2019-01-02T08:01:00Z"/>
                <w:rFonts w:hAnsi="宋体"/>
              </w:rPr>
            </w:pPr>
            <w:ins w:id="2085" w:author="XuanWen Chen" w:date="2019-01-02T08:01:00Z">
              <w:r>
                <w:rPr>
                  <w:rFonts w:hAnsi="宋体" w:hint="eastAsia"/>
                </w:rPr>
                <w:t>用户点击我的团队</w:t>
              </w:r>
            </w:ins>
          </w:p>
          <w:p w14:paraId="772F08CB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86" w:author="XuanWen Chen" w:date="2019-01-02T08:01:00Z"/>
                <w:rFonts w:hAnsi="宋体"/>
              </w:rPr>
            </w:pPr>
            <w:ins w:id="2087" w:author="XuanWen Chen" w:date="2019-01-02T08:01:00Z">
              <w:r>
                <w:rPr>
                  <w:rFonts w:hAnsi="宋体" w:hint="eastAsia"/>
                </w:rPr>
                <w:t>用户点击团队成员按钮</w:t>
              </w:r>
            </w:ins>
          </w:p>
          <w:p w14:paraId="62714C4E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88" w:author="XuanWen Chen" w:date="2019-01-02T08:01:00Z"/>
                <w:rFonts w:hAnsi="宋体"/>
              </w:rPr>
            </w:pPr>
            <w:ins w:id="2089" w:author="XuanWen Chen" w:date="2019-01-02T08:01:00Z">
              <w:r>
                <w:rPr>
                  <w:rFonts w:hAnsi="宋体" w:hint="eastAsia"/>
                </w:rPr>
                <w:t>用户点击团队成员姓名</w:t>
              </w:r>
            </w:ins>
          </w:p>
          <w:p w14:paraId="2F893037" w14:textId="77777777" w:rsidR="00754881" w:rsidRDefault="00754881" w:rsidP="00754881">
            <w:pPr>
              <w:pStyle w:val="a9"/>
              <w:numPr>
                <w:ilvl w:val="0"/>
                <w:numId w:val="211"/>
              </w:numPr>
              <w:spacing w:line="240" w:lineRule="auto"/>
              <w:ind w:left="3360" w:firstLineChars="0"/>
              <w:jc w:val="left"/>
              <w:rPr>
                <w:ins w:id="2090" w:author="XuanWen Chen" w:date="2019-01-02T08:01:00Z"/>
                <w:rFonts w:hAnsi="宋体"/>
              </w:rPr>
            </w:pPr>
            <w:ins w:id="2091" w:author="XuanWen Chen" w:date="2019-01-02T08:01:00Z">
              <w:r>
                <w:rPr>
                  <w:rFonts w:hAnsi="宋体" w:hint="eastAsia"/>
                </w:rPr>
                <w:t>系统显示团队成员信息</w:t>
              </w:r>
            </w:ins>
          </w:p>
        </w:tc>
      </w:tr>
      <w:tr w:rsidR="00754881" w14:paraId="2E84FE9F" w14:textId="77777777" w:rsidTr="00754881">
        <w:trPr>
          <w:ins w:id="20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12C8D" w14:textId="77777777" w:rsidR="00754881" w:rsidRDefault="00754881">
            <w:pPr>
              <w:rPr>
                <w:ins w:id="2093" w:author="XuanWen Chen" w:date="2019-01-02T08:01:00Z"/>
                <w:rFonts w:hAnsi="宋体"/>
              </w:rPr>
            </w:pPr>
            <w:ins w:id="2094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71DA7" w14:textId="77777777" w:rsidR="00754881" w:rsidRDefault="00754881">
            <w:pPr>
              <w:jc w:val="left"/>
              <w:rPr>
                <w:ins w:id="2095" w:author="XuanWen Chen" w:date="2019-01-02T08:01:00Z"/>
                <w:rFonts w:hAnsi="宋体"/>
              </w:rPr>
            </w:pPr>
            <w:ins w:id="2096" w:author="XuanWen Chen" w:date="2019-01-02T08:01:00Z">
              <w:r>
                <w:rPr>
                  <w:rFonts w:hAnsi="宋体" w:hint="eastAsia"/>
                </w:rPr>
                <w:t>3.2查看他人主页</w:t>
              </w:r>
            </w:ins>
          </w:p>
          <w:p w14:paraId="29F95008" w14:textId="77777777" w:rsidR="00754881" w:rsidRDefault="00754881" w:rsidP="00754881">
            <w:pPr>
              <w:pStyle w:val="a9"/>
              <w:numPr>
                <w:ilvl w:val="0"/>
                <w:numId w:val="213"/>
              </w:numPr>
              <w:spacing w:line="240" w:lineRule="auto"/>
              <w:ind w:left="3360" w:firstLineChars="0"/>
              <w:jc w:val="left"/>
              <w:rPr>
                <w:ins w:id="2097" w:author="XuanWen Chen" w:date="2019-01-02T08:01:00Z"/>
                <w:rFonts w:hAnsi="宋体"/>
              </w:rPr>
            </w:pPr>
            <w:ins w:id="2098" w:author="XuanWen Chen" w:date="2019-01-02T08:01:00Z">
              <w:r>
                <w:rPr>
                  <w:rFonts w:hAnsi="宋体" w:hint="eastAsia"/>
                </w:rPr>
                <w:t>用户登录</w:t>
              </w:r>
            </w:ins>
          </w:p>
          <w:p w14:paraId="5C801DDE" w14:textId="77777777" w:rsidR="00754881" w:rsidRDefault="00754881" w:rsidP="00754881">
            <w:pPr>
              <w:pStyle w:val="a9"/>
              <w:numPr>
                <w:ilvl w:val="0"/>
                <w:numId w:val="213"/>
              </w:numPr>
              <w:spacing w:line="240" w:lineRule="auto"/>
              <w:ind w:left="3360" w:firstLineChars="0"/>
              <w:jc w:val="left"/>
              <w:rPr>
                <w:ins w:id="2099" w:author="XuanWen Chen" w:date="2019-01-02T08:01:00Z"/>
                <w:rFonts w:hAnsi="宋体"/>
              </w:rPr>
            </w:pPr>
            <w:ins w:id="2100" w:author="XuanWen Chen" w:date="2019-01-02T08:01:00Z">
              <w:r>
                <w:rPr>
                  <w:rFonts w:hAnsi="宋体" w:hint="eastAsia"/>
                </w:rPr>
                <w:t>用户点击案例列表</w:t>
              </w:r>
            </w:ins>
          </w:p>
          <w:p w14:paraId="3A06BB1F" w14:textId="77777777" w:rsidR="00754881" w:rsidRDefault="00754881" w:rsidP="00754881">
            <w:pPr>
              <w:pStyle w:val="a9"/>
              <w:numPr>
                <w:ilvl w:val="0"/>
                <w:numId w:val="213"/>
              </w:numPr>
              <w:spacing w:line="240" w:lineRule="auto"/>
              <w:ind w:left="3360" w:firstLineChars="0"/>
              <w:jc w:val="left"/>
              <w:rPr>
                <w:ins w:id="2101" w:author="XuanWen Chen" w:date="2019-01-02T08:01:00Z"/>
                <w:rFonts w:hAnsi="宋体"/>
              </w:rPr>
            </w:pPr>
            <w:ins w:id="2102" w:author="XuanWen Chen" w:date="2019-01-02T08:01:00Z">
              <w:r>
                <w:rPr>
                  <w:rFonts w:hAnsi="宋体" w:hint="eastAsia"/>
                </w:rPr>
                <w:t>用户点击案例信息</w:t>
              </w:r>
            </w:ins>
          </w:p>
          <w:p w14:paraId="2F455633" w14:textId="77777777" w:rsidR="00754881" w:rsidRDefault="00754881" w:rsidP="00754881">
            <w:pPr>
              <w:pStyle w:val="a9"/>
              <w:numPr>
                <w:ilvl w:val="0"/>
                <w:numId w:val="213"/>
              </w:numPr>
              <w:spacing w:line="240" w:lineRule="auto"/>
              <w:ind w:left="3360" w:firstLineChars="0"/>
              <w:jc w:val="left"/>
              <w:rPr>
                <w:ins w:id="2103" w:author="XuanWen Chen" w:date="2019-01-02T08:01:00Z"/>
                <w:rFonts w:hAnsi="宋体"/>
              </w:rPr>
            </w:pPr>
            <w:ins w:id="2104" w:author="XuanWen Chen" w:date="2019-01-02T08:01:00Z">
              <w:r>
                <w:rPr>
                  <w:rFonts w:hAnsi="宋体" w:hint="eastAsia"/>
                </w:rPr>
                <w:t>系统显示案例详细信息</w:t>
              </w:r>
            </w:ins>
          </w:p>
          <w:p w14:paraId="1208B660" w14:textId="77777777" w:rsidR="00754881" w:rsidRDefault="00754881" w:rsidP="00754881">
            <w:pPr>
              <w:pStyle w:val="a9"/>
              <w:numPr>
                <w:ilvl w:val="0"/>
                <w:numId w:val="213"/>
              </w:numPr>
              <w:spacing w:line="240" w:lineRule="auto"/>
              <w:ind w:left="3360" w:firstLineChars="0"/>
              <w:jc w:val="left"/>
              <w:rPr>
                <w:ins w:id="2105" w:author="XuanWen Chen" w:date="2019-01-02T08:01:00Z"/>
                <w:rFonts w:hAnsi="宋体"/>
              </w:rPr>
            </w:pPr>
            <w:ins w:id="2106" w:author="XuanWen Chen" w:date="2019-01-02T08:01:00Z">
              <w:r>
                <w:rPr>
                  <w:rFonts w:hAnsi="宋体" w:hint="eastAsia"/>
                </w:rPr>
                <w:t>用户点击案例创建者头像</w:t>
              </w:r>
            </w:ins>
          </w:p>
          <w:p w14:paraId="73493E2A" w14:textId="77777777" w:rsidR="00754881" w:rsidRDefault="00754881" w:rsidP="00754881">
            <w:pPr>
              <w:pStyle w:val="a9"/>
              <w:numPr>
                <w:ilvl w:val="0"/>
                <w:numId w:val="213"/>
              </w:numPr>
              <w:spacing w:line="240" w:lineRule="auto"/>
              <w:ind w:left="3360" w:firstLineChars="0"/>
              <w:jc w:val="left"/>
              <w:rPr>
                <w:ins w:id="2107" w:author="XuanWen Chen" w:date="2019-01-02T08:01:00Z"/>
                <w:rFonts w:hAnsi="宋体"/>
              </w:rPr>
            </w:pPr>
            <w:ins w:id="2108" w:author="XuanWen Chen" w:date="2019-01-02T08:01:00Z">
              <w:r>
                <w:rPr>
                  <w:rFonts w:hAnsi="宋体" w:hint="eastAsia"/>
                </w:rPr>
                <w:t>系统显示案例创建者信息</w:t>
              </w:r>
            </w:ins>
          </w:p>
          <w:p w14:paraId="5BE2C16D" w14:textId="77777777" w:rsidR="00754881" w:rsidRDefault="00754881">
            <w:pPr>
              <w:jc w:val="left"/>
              <w:rPr>
                <w:ins w:id="2109" w:author="XuanWen Chen" w:date="2019-01-02T08:01:00Z"/>
                <w:rFonts w:hAnsi="宋体"/>
              </w:rPr>
            </w:pPr>
            <w:ins w:id="2110" w:author="XuanWen Chen" w:date="2019-01-02T08:01:00Z">
              <w:r>
                <w:rPr>
                  <w:rFonts w:hAnsi="宋体" w:hint="eastAsia"/>
                </w:rPr>
                <w:t>3.3查看他人主页</w:t>
              </w:r>
            </w:ins>
          </w:p>
          <w:p w14:paraId="2523494B" w14:textId="77777777" w:rsidR="00754881" w:rsidRDefault="00754881" w:rsidP="00754881">
            <w:pPr>
              <w:pStyle w:val="a9"/>
              <w:numPr>
                <w:ilvl w:val="0"/>
                <w:numId w:val="215"/>
              </w:numPr>
              <w:spacing w:line="240" w:lineRule="auto"/>
              <w:ind w:left="3360" w:firstLineChars="0"/>
              <w:jc w:val="left"/>
              <w:rPr>
                <w:ins w:id="2111" w:author="XuanWen Chen" w:date="2019-01-02T08:01:00Z"/>
                <w:rFonts w:hAnsi="宋体"/>
              </w:rPr>
            </w:pPr>
            <w:ins w:id="2112" w:author="XuanWen Chen" w:date="2019-01-02T08:01:00Z">
              <w:r>
                <w:rPr>
                  <w:rFonts w:hAnsi="宋体" w:hint="eastAsia"/>
                </w:rPr>
                <w:t>用户登录</w:t>
              </w:r>
            </w:ins>
          </w:p>
          <w:p w14:paraId="55BF7BCA" w14:textId="77777777" w:rsidR="00754881" w:rsidRDefault="00754881" w:rsidP="00754881">
            <w:pPr>
              <w:pStyle w:val="a9"/>
              <w:numPr>
                <w:ilvl w:val="0"/>
                <w:numId w:val="215"/>
              </w:numPr>
              <w:spacing w:line="240" w:lineRule="auto"/>
              <w:ind w:left="3360" w:firstLineChars="0"/>
              <w:jc w:val="left"/>
              <w:rPr>
                <w:ins w:id="2113" w:author="XuanWen Chen" w:date="2019-01-02T08:01:00Z"/>
                <w:rFonts w:hAnsi="宋体"/>
              </w:rPr>
            </w:pPr>
            <w:ins w:id="2114" w:author="XuanWen Chen" w:date="2019-01-02T08:01:00Z">
              <w:r>
                <w:rPr>
                  <w:rFonts w:hAnsi="宋体" w:hint="eastAsia"/>
                </w:rPr>
                <w:t>用户点击首页上最热门案例</w:t>
              </w:r>
            </w:ins>
          </w:p>
          <w:p w14:paraId="2DFCE168" w14:textId="77777777" w:rsidR="00754881" w:rsidRDefault="00754881" w:rsidP="00754881">
            <w:pPr>
              <w:pStyle w:val="a9"/>
              <w:numPr>
                <w:ilvl w:val="0"/>
                <w:numId w:val="215"/>
              </w:numPr>
              <w:spacing w:line="240" w:lineRule="auto"/>
              <w:ind w:left="3360" w:firstLineChars="0"/>
              <w:jc w:val="left"/>
              <w:rPr>
                <w:ins w:id="2115" w:author="XuanWen Chen" w:date="2019-01-02T08:01:00Z"/>
                <w:rFonts w:hAnsi="宋体"/>
              </w:rPr>
            </w:pPr>
            <w:ins w:id="2116" w:author="XuanWen Chen" w:date="2019-01-02T08:01:00Z">
              <w:r>
                <w:rPr>
                  <w:rFonts w:hAnsi="宋体" w:hint="eastAsia"/>
                </w:rPr>
                <w:t>系统显示案例详细信息</w:t>
              </w:r>
            </w:ins>
          </w:p>
          <w:p w14:paraId="59601145" w14:textId="77777777" w:rsidR="00754881" w:rsidRDefault="00754881" w:rsidP="00754881">
            <w:pPr>
              <w:pStyle w:val="a9"/>
              <w:numPr>
                <w:ilvl w:val="0"/>
                <w:numId w:val="215"/>
              </w:numPr>
              <w:spacing w:line="240" w:lineRule="auto"/>
              <w:ind w:left="3360" w:firstLineChars="0"/>
              <w:jc w:val="left"/>
              <w:rPr>
                <w:ins w:id="2117" w:author="XuanWen Chen" w:date="2019-01-02T08:01:00Z"/>
                <w:rFonts w:hAnsi="宋体"/>
              </w:rPr>
            </w:pPr>
            <w:ins w:id="2118" w:author="XuanWen Chen" w:date="2019-01-02T08:01:00Z">
              <w:r>
                <w:rPr>
                  <w:rFonts w:hAnsi="宋体" w:hint="eastAsia"/>
                </w:rPr>
                <w:t>用户点击案例创建者头像</w:t>
              </w:r>
            </w:ins>
          </w:p>
          <w:p w14:paraId="558370A3" w14:textId="77777777" w:rsidR="00754881" w:rsidRDefault="00754881" w:rsidP="00754881">
            <w:pPr>
              <w:pStyle w:val="a9"/>
              <w:numPr>
                <w:ilvl w:val="0"/>
                <w:numId w:val="215"/>
              </w:numPr>
              <w:spacing w:line="240" w:lineRule="auto"/>
              <w:ind w:left="3360" w:firstLineChars="0"/>
              <w:jc w:val="left"/>
              <w:rPr>
                <w:ins w:id="2119" w:author="XuanWen Chen" w:date="2019-01-02T08:01:00Z"/>
                <w:rFonts w:hAnsi="宋体"/>
              </w:rPr>
            </w:pPr>
            <w:ins w:id="2120" w:author="XuanWen Chen" w:date="2019-01-02T08:01:00Z">
              <w:r>
                <w:rPr>
                  <w:rFonts w:hAnsi="宋体" w:hint="eastAsia"/>
                </w:rPr>
                <w:t>系统显示案例创建者信息</w:t>
              </w:r>
            </w:ins>
          </w:p>
        </w:tc>
      </w:tr>
      <w:tr w:rsidR="00754881" w14:paraId="356EA35B" w14:textId="77777777" w:rsidTr="00754881">
        <w:trPr>
          <w:ins w:id="212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8F8B2" w14:textId="77777777" w:rsidR="00754881" w:rsidRDefault="00754881">
            <w:pPr>
              <w:rPr>
                <w:ins w:id="2122" w:author="XuanWen Chen" w:date="2019-01-02T08:01:00Z"/>
                <w:rFonts w:hAnsi="宋体"/>
              </w:rPr>
            </w:pPr>
            <w:ins w:id="2123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9A3D3" w14:textId="77777777" w:rsidR="00754881" w:rsidRDefault="00754881">
            <w:pPr>
              <w:jc w:val="left"/>
              <w:rPr>
                <w:ins w:id="2124" w:author="XuanWen Chen" w:date="2019-01-02T08:01:00Z"/>
                <w:rFonts w:hAnsi="宋体"/>
              </w:rPr>
            </w:pPr>
          </w:p>
        </w:tc>
      </w:tr>
      <w:tr w:rsidR="00754881" w14:paraId="5100584A" w14:textId="77777777" w:rsidTr="00754881">
        <w:trPr>
          <w:ins w:id="21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9B65" w14:textId="77777777" w:rsidR="00754881" w:rsidRDefault="00754881">
            <w:pPr>
              <w:rPr>
                <w:ins w:id="2126" w:author="XuanWen Chen" w:date="2019-01-02T08:01:00Z"/>
                <w:rFonts w:hAnsi="宋体"/>
              </w:rPr>
            </w:pPr>
            <w:ins w:id="2127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F5A85" w14:textId="77777777" w:rsidR="00754881" w:rsidRDefault="00754881">
            <w:pPr>
              <w:jc w:val="left"/>
              <w:rPr>
                <w:ins w:id="2128" w:author="XuanWen Chen" w:date="2019-01-02T08:01:00Z"/>
                <w:rFonts w:hAnsi="宋体"/>
              </w:rPr>
            </w:pPr>
            <w:ins w:id="2129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06D942BC" w14:textId="77777777" w:rsidTr="00754881">
        <w:trPr>
          <w:ins w:id="21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7DCA9" w14:textId="77777777" w:rsidR="00754881" w:rsidRDefault="00754881">
            <w:pPr>
              <w:rPr>
                <w:ins w:id="2131" w:author="XuanWen Chen" w:date="2019-01-02T08:01:00Z"/>
                <w:rFonts w:hAnsi="宋体"/>
              </w:rPr>
            </w:pPr>
            <w:ins w:id="2132" w:author="XuanWen Chen" w:date="2019-01-02T08:01:00Z">
              <w:r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07B4" w14:textId="77777777" w:rsidR="00754881" w:rsidRDefault="00754881">
            <w:pPr>
              <w:jc w:val="left"/>
              <w:rPr>
                <w:ins w:id="2133" w:author="XuanWen Chen" w:date="2019-01-02T08:01:00Z"/>
                <w:rFonts w:hAnsi="宋体"/>
              </w:rPr>
            </w:pPr>
            <w:ins w:id="2134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7FFD6C72" w14:textId="77777777" w:rsidTr="00754881">
        <w:trPr>
          <w:ins w:id="21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1DE91" w14:textId="77777777" w:rsidR="00754881" w:rsidRDefault="00754881">
            <w:pPr>
              <w:rPr>
                <w:ins w:id="2136" w:author="XuanWen Chen" w:date="2019-01-02T08:01:00Z"/>
                <w:rFonts w:hAnsi="宋体"/>
              </w:rPr>
            </w:pPr>
            <w:ins w:id="2137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55D4" w14:textId="77777777" w:rsidR="00754881" w:rsidRDefault="00754881">
            <w:pPr>
              <w:jc w:val="left"/>
              <w:rPr>
                <w:ins w:id="2138" w:author="XuanWen Chen" w:date="2019-01-02T08:01:00Z"/>
                <w:rFonts w:hAnsi="宋体"/>
              </w:rPr>
            </w:pPr>
          </w:p>
        </w:tc>
      </w:tr>
      <w:tr w:rsidR="00754881" w14:paraId="31528E3C" w14:textId="77777777" w:rsidTr="00754881">
        <w:trPr>
          <w:ins w:id="21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647BA" w14:textId="77777777" w:rsidR="00754881" w:rsidRDefault="00754881">
            <w:pPr>
              <w:rPr>
                <w:ins w:id="2140" w:author="XuanWen Chen" w:date="2019-01-02T08:01:00Z"/>
                <w:rFonts w:hAnsi="宋体"/>
              </w:rPr>
            </w:pPr>
            <w:ins w:id="2141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7D38" w14:textId="77777777" w:rsidR="00754881" w:rsidRDefault="00754881">
            <w:pPr>
              <w:jc w:val="left"/>
              <w:rPr>
                <w:ins w:id="2142" w:author="XuanWen Chen" w:date="2019-01-02T08:01:00Z"/>
                <w:rFonts w:hAnsi="宋体"/>
              </w:rPr>
            </w:pPr>
          </w:p>
        </w:tc>
      </w:tr>
      <w:tr w:rsidR="00754881" w14:paraId="6C3A8F31" w14:textId="77777777" w:rsidTr="00754881">
        <w:trPr>
          <w:ins w:id="21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752D0" w14:textId="77777777" w:rsidR="00754881" w:rsidRDefault="00754881">
            <w:pPr>
              <w:rPr>
                <w:ins w:id="2144" w:author="XuanWen Chen" w:date="2019-01-02T08:01:00Z"/>
              </w:rPr>
            </w:pPr>
            <w:ins w:id="2145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0C62F" w14:textId="77777777" w:rsidR="00754881" w:rsidRDefault="00754881">
            <w:pPr>
              <w:rPr>
                <w:ins w:id="2146" w:author="XuanWen Chen" w:date="2019-01-02T08:01:00Z"/>
              </w:rPr>
            </w:pPr>
          </w:p>
          <w:p w14:paraId="14DFE400" w14:textId="77777777" w:rsidR="00754881" w:rsidRDefault="00754881">
            <w:pPr>
              <w:rPr>
                <w:ins w:id="2147" w:author="XuanWen Chen" w:date="2019-01-02T08:01:00Z"/>
              </w:rPr>
            </w:pPr>
          </w:p>
        </w:tc>
      </w:tr>
    </w:tbl>
    <w:p w14:paraId="1D9437AD" w14:textId="77777777" w:rsidR="00754881" w:rsidRDefault="00754881" w:rsidP="00754881">
      <w:pPr>
        <w:rPr>
          <w:ins w:id="2148" w:author="XuanWen Chen" w:date="2019-01-02T08:01:00Z"/>
          <w:color w:val="FF0000"/>
        </w:rPr>
      </w:pPr>
    </w:p>
    <w:p w14:paraId="5A28987A" w14:textId="77777777" w:rsidR="00754881" w:rsidRDefault="00754881" w:rsidP="00754881">
      <w:pPr>
        <w:rPr>
          <w:ins w:id="2149" w:author="XuanWen Chen" w:date="2019-01-02T08:01:00Z"/>
          <w:color w:val="FF0000"/>
        </w:rPr>
      </w:pPr>
    </w:p>
    <w:p w14:paraId="626E55BD" w14:textId="77777777" w:rsidR="00754881" w:rsidRDefault="00754881" w:rsidP="00754881">
      <w:pPr>
        <w:rPr>
          <w:ins w:id="2150" w:author="XuanWen Chen" w:date="2019-01-02T08:01:00Z"/>
          <w:color w:val="FF0000"/>
        </w:rPr>
      </w:pPr>
    </w:p>
    <w:p w14:paraId="3DDC1032" w14:textId="77777777" w:rsidR="00754881" w:rsidRDefault="00754881" w:rsidP="00754881">
      <w:pPr>
        <w:pStyle w:val="4"/>
        <w:rPr>
          <w:ins w:id="2151" w:author="XuanWen Chen" w:date="2019-01-02T08:01:00Z"/>
        </w:rPr>
      </w:pPr>
      <w:ins w:id="2152" w:author="XuanWen Chen" w:date="2019-01-02T08:01:00Z">
        <w:r>
          <w:rPr>
            <w:rFonts w:hint="eastAsia"/>
            <w:highlight w:val="yellow"/>
          </w:rPr>
          <w:t>用户查询？？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0D40C667" w14:textId="77777777" w:rsidTr="00754881">
        <w:trPr>
          <w:ins w:id="215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63484" w14:textId="77777777" w:rsidR="00754881" w:rsidRDefault="00754881">
            <w:pPr>
              <w:rPr>
                <w:ins w:id="2154" w:author="XuanWen Chen" w:date="2019-01-02T08:01:00Z"/>
              </w:rPr>
            </w:pPr>
            <w:ins w:id="215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98A6F" w14:textId="77777777" w:rsidR="00754881" w:rsidRDefault="00754881">
            <w:pPr>
              <w:jc w:val="left"/>
              <w:rPr>
                <w:ins w:id="2156" w:author="XuanWen Chen" w:date="2019-01-02T08:01:00Z"/>
                <w:rFonts w:hAnsi="宋体"/>
                <w:b/>
              </w:rPr>
            </w:pPr>
            <w:ins w:id="2157" w:author="XuanWen Chen" w:date="2019-01-02T08:01:00Z">
              <w:r>
                <w:rPr>
                  <w:rFonts w:hAnsi="宋体" w:hint="eastAsia"/>
                  <w:b/>
                </w:rPr>
                <w:t>UC-6：用户查询</w:t>
              </w:r>
            </w:ins>
          </w:p>
        </w:tc>
      </w:tr>
      <w:tr w:rsidR="00754881" w14:paraId="1F6392A6" w14:textId="77777777" w:rsidTr="00754881">
        <w:trPr>
          <w:ins w:id="215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81D7C" w14:textId="77777777" w:rsidR="00754881" w:rsidRDefault="00754881">
            <w:pPr>
              <w:rPr>
                <w:ins w:id="2159" w:author="XuanWen Chen" w:date="2019-01-02T08:01:00Z"/>
              </w:rPr>
            </w:pPr>
            <w:ins w:id="216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DD24" w14:textId="77777777" w:rsidR="00754881" w:rsidRDefault="00754881">
            <w:pPr>
              <w:jc w:val="left"/>
              <w:rPr>
                <w:ins w:id="2161" w:author="XuanWen Chen" w:date="2019-01-02T08:01:00Z"/>
                <w:rFonts w:hAnsi="宋体"/>
              </w:rPr>
            </w:pPr>
            <w:proofErr w:type="gramStart"/>
            <w:ins w:id="216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5F4E" w14:textId="77777777" w:rsidR="00754881" w:rsidRDefault="00754881">
            <w:pPr>
              <w:jc w:val="left"/>
              <w:rPr>
                <w:ins w:id="2163" w:author="XuanWen Chen" w:date="2019-01-02T08:01:00Z"/>
                <w:rFonts w:hAnsi="宋体"/>
              </w:rPr>
            </w:pPr>
            <w:ins w:id="216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C1A24" w14:textId="77777777" w:rsidR="00754881" w:rsidRDefault="00754881">
            <w:pPr>
              <w:jc w:val="left"/>
              <w:rPr>
                <w:ins w:id="2165" w:author="XuanWen Chen" w:date="2019-01-02T08:01:00Z"/>
                <w:rFonts w:hAnsi="宋体"/>
              </w:rPr>
            </w:pPr>
            <w:ins w:id="216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4BEBBC70" w14:textId="77777777" w:rsidTr="00754881">
        <w:trPr>
          <w:ins w:id="216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AD4A" w14:textId="77777777" w:rsidR="00754881" w:rsidRDefault="00754881">
            <w:pPr>
              <w:rPr>
                <w:ins w:id="2168" w:author="XuanWen Chen" w:date="2019-01-02T08:01:00Z"/>
              </w:rPr>
            </w:pPr>
            <w:ins w:id="216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DD88F" w14:textId="77777777" w:rsidR="00754881" w:rsidRDefault="00754881">
            <w:pPr>
              <w:jc w:val="left"/>
              <w:rPr>
                <w:ins w:id="2170" w:author="XuanWen Chen" w:date="2019-01-02T08:01:00Z"/>
                <w:rFonts w:hAnsi="宋体"/>
              </w:rPr>
            </w:pPr>
            <w:ins w:id="217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645" w14:textId="77777777" w:rsidR="00754881" w:rsidRDefault="00754881">
            <w:pPr>
              <w:jc w:val="left"/>
              <w:rPr>
                <w:ins w:id="2172" w:author="XuanWen Chen" w:date="2019-01-02T08:01:00Z"/>
                <w:rFonts w:hAnsi="宋体"/>
              </w:rPr>
            </w:pPr>
            <w:ins w:id="217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26A7C" w14:textId="77777777" w:rsidR="00754881" w:rsidRDefault="00754881">
            <w:pPr>
              <w:jc w:val="left"/>
              <w:rPr>
                <w:ins w:id="2174" w:author="XuanWen Chen" w:date="2019-01-02T08:01:00Z"/>
                <w:rFonts w:hAnsi="宋体"/>
              </w:rPr>
            </w:pPr>
            <w:ins w:id="217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53DA7265" w14:textId="77777777" w:rsidTr="00754881">
        <w:trPr>
          <w:ins w:id="21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E0AB" w14:textId="77777777" w:rsidR="00754881" w:rsidRDefault="00754881">
            <w:pPr>
              <w:rPr>
                <w:ins w:id="2177" w:author="XuanWen Chen" w:date="2019-01-02T08:01:00Z"/>
              </w:rPr>
            </w:pPr>
            <w:ins w:id="217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FD1A5" w14:textId="77777777" w:rsidR="00754881" w:rsidRDefault="00754881">
            <w:pPr>
              <w:jc w:val="left"/>
              <w:rPr>
                <w:ins w:id="2179" w:author="XuanWen Chen" w:date="2019-01-02T08:01:00Z"/>
                <w:rFonts w:hAnsi="宋体"/>
              </w:rPr>
            </w:pPr>
            <w:ins w:id="2180" w:author="XuanWen Chen" w:date="2019-01-02T08:01:00Z">
              <w:r>
                <w:rPr>
                  <w:rFonts w:hAnsi="宋体" w:hint="eastAsia"/>
                </w:rPr>
                <w:t>用户查找别的用户，查看别的用户的信息。</w:t>
              </w:r>
            </w:ins>
          </w:p>
        </w:tc>
      </w:tr>
      <w:tr w:rsidR="00754881" w14:paraId="39A9D8A7" w14:textId="77777777" w:rsidTr="00754881">
        <w:trPr>
          <w:ins w:id="21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6328" w14:textId="77777777" w:rsidR="00754881" w:rsidRDefault="00754881">
            <w:pPr>
              <w:rPr>
                <w:ins w:id="2182" w:author="XuanWen Chen" w:date="2019-01-02T08:01:00Z"/>
              </w:rPr>
            </w:pPr>
            <w:ins w:id="218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FE6E6" w14:textId="77777777" w:rsidR="00754881" w:rsidRDefault="00754881">
            <w:pPr>
              <w:jc w:val="left"/>
              <w:rPr>
                <w:ins w:id="2184" w:author="XuanWen Chen" w:date="2019-01-02T08:01:00Z"/>
                <w:rFonts w:hAnsi="宋体"/>
              </w:rPr>
            </w:pPr>
            <w:ins w:id="2185" w:author="XuanWen Chen" w:date="2019-01-02T08:01:00Z">
              <w:r>
                <w:rPr>
                  <w:rFonts w:hAnsi="宋体" w:hint="eastAsia"/>
                </w:rPr>
                <w:t>用户想要寻找别的用户，并查看资料</w:t>
              </w:r>
            </w:ins>
          </w:p>
        </w:tc>
      </w:tr>
      <w:tr w:rsidR="00754881" w14:paraId="60704E52" w14:textId="77777777" w:rsidTr="00754881">
        <w:trPr>
          <w:ins w:id="21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94301" w14:textId="77777777" w:rsidR="00754881" w:rsidRDefault="00754881">
            <w:pPr>
              <w:rPr>
                <w:ins w:id="2187" w:author="XuanWen Chen" w:date="2019-01-02T08:01:00Z"/>
              </w:rPr>
            </w:pPr>
            <w:ins w:id="218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C4A03" w14:textId="77777777" w:rsidR="00754881" w:rsidRDefault="00754881">
            <w:pPr>
              <w:rPr>
                <w:ins w:id="2189" w:author="XuanWen Chen" w:date="2019-01-02T08:01:00Z"/>
              </w:rPr>
            </w:pPr>
            <w:ins w:id="2190" w:author="XuanWen Chen" w:date="2019-01-02T08:01:00Z">
              <w:r>
                <w:rPr>
                  <w:rFonts w:hint="eastAsia"/>
                </w:rPr>
                <w:t>PRE-1：用户注册</w:t>
              </w:r>
            </w:ins>
          </w:p>
        </w:tc>
      </w:tr>
      <w:tr w:rsidR="00754881" w14:paraId="19195B36" w14:textId="77777777" w:rsidTr="00754881">
        <w:trPr>
          <w:ins w:id="21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99BF2" w14:textId="77777777" w:rsidR="00754881" w:rsidRDefault="00754881">
            <w:pPr>
              <w:rPr>
                <w:ins w:id="2192" w:author="XuanWen Chen" w:date="2019-01-02T08:01:00Z"/>
              </w:rPr>
            </w:pPr>
            <w:ins w:id="219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06BEF" w14:textId="77777777" w:rsidR="00754881" w:rsidRDefault="00754881">
            <w:pPr>
              <w:rPr>
                <w:ins w:id="2194" w:author="XuanWen Chen" w:date="2019-01-02T08:01:00Z"/>
              </w:rPr>
            </w:pPr>
            <w:ins w:id="2195" w:author="XuanWen Chen" w:date="2019-01-02T08:01:00Z">
              <w:r>
                <w:rPr>
                  <w:rFonts w:hint="eastAsia"/>
                </w:rPr>
                <w:t>POST-1：显示查找用户的</w:t>
              </w:r>
              <w:proofErr w:type="gramStart"/>
              <w:r>
                <w:rPr>
                  <w:rFonts w:hint="eastAsia"/>
                </w:rPr>
                <w:t>详细可</w:t>
              </w:r>
              <w:proofErr w:type="gramEnd"/>
              <w:r>
                <w:rPr>
                  <w:rFonts w:hint="eastAsia"/>
                </w:rPr>
                <w:t>公开信息。</w:t>
              </w:r>
            </w:ins>
          </w:p>
        </w:tc>
      </w:tr>
      <w:tr w:rsidR="00754881" w14:paraId="39857E48" w14:textId="77777777" w:rsidTr="00754881">
        <w:trPr>
          <w:ins w:id="219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E09C" w14:textId="77777777" w:rsidR="00754881" w:rsidRDefault="00754881">
            <w:pPr>
              <w:rPr>
                <w:ins w:id="2197" w:author="XuanWen Chen" w:date="2019-01-02T08:01:00Z"/>
                <w:rFonts w:hAnsi="宋体"/>
              </w:rPr>
            </w:pPr>
            <w:ins w:id="219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B123" w14:textId="77777777" w:rsidR="00754881" w:rsidRDefault="00754881">
            <w:pPr>
              <w:rPr>
                <w:ins w:id="2199" w:author="XuanWen Chen" w:date="2019-01-02T08:01:00Z"/>
              </w:rPr>
            </w:pPr>
            <w:ins w:id="2200" w:author="XuanWen Chen" w:date="2019-01-02T08:01:00Z">
              <w:r>
                <w:rPr>
                  <w:rFonts w:hint="eastAsia"/>
                </w:rPr>
                <w:t>查询信息</w:t>
              </w:r>
            </w:ins>
          </w:p>
        </w:tc>
      </w:tr>
      <w:tr w:rsidR="00754881" w14:paraId="49888A49" w14:textId="77777777" w:rsidTr="00754881">
        <w:trPr>
          <w:ins w:id="220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5F94" w14:textId="77777777" w:rsidR="00754881" w:rsidRDefault="00754881">
            <w:pPr>
              <w:rPr>
                <w:ins w:id="2202" w:author="XuanWen Chen" w:date="2019-01-02T08:01:00Z"/>
                <w:rFonts w:hAnsi="宋体"/>
              </w:rPr>
            </w:pPr>
            <w:ins w:id="220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19F49" w14:textId="77777777" w:rsidR="00754881" w:rsidRDefault="00754881">
            <w:pPr>
              <w:rPr>
                <w:ins w:id="2204" w:author="XuanWen Chen" w:date="2019-01-02T08:01:00Z"/>
              </w:rPr>
            </w:pPr>
            <w:ins w:id="2205" w:author="XuanWen Chen" w:date="2019-01-02T08:01:00Z">
              <w:r>
                <w:rPr>
                  <w:rFonts w:hint="eastAsia"/>
                </w:rPr>
                <w:t>用户列表</w:t>
              </w:r>
            </w:ins>
          </w:p>
        </w:tc>
      </w:tr>
      <w:tr w:rsidR="00754881" w14:paraId="036D3CC2" w14:textId="77777777" w:rsidTr="00754881">
        <w:trPr>
          <w:ins w:id="220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DF966" w14:textId="77777777" w:rsidR="00754881" w:rsidRDefault="00754881">
            <w:pPr>
              <w:rPr>
                <w:ins w:id="2207" w:author="XuanWen Chen" w:date="2019-01-02T08:01:00Z"/>
              </w:rPr>
            </w:pPr>
            <w:ins w:id="220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58096" w14:textId="77777777" w:rsidR="00754881" w:rsidRDefault="00754881" w:rsidP="00754881">
            <w:pPr>
              <w:pStyle w:val="a9"/>
              <w:numPr>
                <w:ilvl w:val="0"/>
                <w:numId w:val="216"/>
              </w:numPr>
              <w:spacing w:line="240" w:lineRule="auto"/>
              <w:ind w:left="3360" w:firstLineChars="0"/>
              <w:jc w:val="left"/>
              <w:rPr>
                <w:ins w:id="2209" w:author="XuanWen Chen" w:date="2019-01-02T08:01:00Z"/>
                <w:rFonts w:hAnsi="宋体"/>
              </w:rPr>
            </w:pPr>
            <w:ins w:id="2210" w:author="XuanWen Chen" w:date="2019-01-02T08:01:00Z">
              <w:r>
                <w:rPr>
                  <w:rFonts w:hAnsi="宋体" w:hint="eastAsia"/>
                </w:rPr>
                <w:t>用户在搜索栏中输入想要搜索用户的昵称</w:t>
              </w:r>
            </w:ins>
          </w:p>
          <w:p w14:paraId="3FE30615" w14:textId="77777777" w:rsidR="00754881" w:rsidRDefault="00754881" w:rsidP="00754881">
            <w:pPr>
              <w:pStyle w:val="a9"/>
              <w:numPr>
                <w:ilvl w:val="0"/>
                <w:numId w:val="216"/>
              </w:numPr>
              <w:spacing w:line="240" w:lineRule="auto"/>
              <w:ind w:left="3360" w:firstLineChars="0"/>
              <w:jc w:val="left"/>
              <w:rPr>
                <w:ins w:id="2211" w:author="XuanWen Chen" w:date="2019-01-02T08:01:00Z"/>
                <w:rFonts w:hAnsi="宋体"/>
              </w:rPr>
            </w:pPr>
            <w:ins w:id="2212" w:author="XuanWen Chen" w:date="2019-01-02T08:01:00Z">
              <w:r>
                <w:rPr>
                  <w:rFonts w:hAnsi="宋体" w:hint="eastAsia"/>
                </w:rPr>
                <w:t>点击查找</w:t>
              </w:r>
            </w:ins>
          </w:p>
        </w:tc>
      </w:tr>
      <w:tr w:rsidR="00754881" w14:paraId="6D8CC84E" w14:textId="77777777" w:rsidTr="00754881">
        <w:trPr>
          <w:ins w:id="22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8BE3" w14:textId="77777777" w:rsidR="00754881" w:rsidRDefault="00754881">
            <w:pPr>
              <w:rPr>
                <w:ins w:id="2214" w:author="XuanWen Chen" w:date="2019-01-02T08:01:00Z"/>
                <w:rFonts w:hAnsi="宋体"/>
              </w:rPr>
            </w:pPr>
            <w:ins w:id="221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339CA" w14:textId="77777777" w:rsidR="00754881" w:rsidRDefault="00754881">
            <w:pPr>
              <w:jc w:val="left"/>
              <w:rPr>
                <w:ins w:id="2216" w:author="XuanWen Chen" w:date="2019-01-02T08:01:00Z"/>
                <w:rFonts w:hAnsi="宋体"/>
              </w:rPr>
            </w:pPr>
          </w:p>
        </w:tc>
      </w:tr>
      <w:tr w:rsidR="00754881" w14:paraId="0A51F859" w14:textId="77777777" w:rsidTr="00754881">
        <w:trPr>
          <w:ins w:id="221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54F1" w14:textId="77777777" w:rsidR="00754881" w:rsidRDefault="00754881">
            <w:pPr>
              <w:rPr>
                <w:ins w:id="2218" w:author="XuanWen Chen" w:date="2019-01-02T08:01:00Z"/>
                <w:rFonts w:hAnsi="宋体"/>
              </w:rPr>
            </w:pPr>
            <w:ins w:id="2219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07E16" w14:textId="77777777" w:rsidR="00754881" w:rsidRDefault="00754881">
            <w:pPr>
              <w:pStyle w:val="a9"/>
              <w:ind w:left="2940" w:firstLineChars="0" w:firstLine="0"/>
              <w:jc w:val="left"/>
              <w:rPr>
                <w:ins w:id="2220" w:author="XuanWen Chen" w:date="2019-01-02T08:01:00Z"/>
                <w:rFonts w:hAnsi="宋体"/>
              </w:rPr>
            </w:pPr>
          </w:p>
        </w:tc>
      </w:tr>
      <w:tr w:rsidR="00754881" w14:paraId="0D5C90A0" w14:textId="77777777" w:rsidTr="00754881">
        <w:trPr>
          <w:ins w:id="222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2675" w14:textId="77777777" w:rsidR="00754881" w:rsidRDefault="00754881">
            <w:pPr>
              <w:rPr>
                <w:ins w:id="2222" w:author="XuanWen Chen" w:date="2019-01-02T08:01:00Z"/>
                <w:rFonts w:hAnsi="宋体"/>
              </w:rPr>
            </w:pPr>
            <w:ins w:id="2223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D0BDA" w14:textId="77777777" w:rsidR="00754881" w:rsidRDefault="00754881">
            <w:pPr>
              <w:jc w:val="left"/>
              <w:rPr>
                <w:ins w:id="2224" w:author="XuanWen Chen" w:date="2019-01-02T08:01:00Z"/>
                <w:rFonts w:hAnsi="宋体"/>
              </w:rPr>
            </w:pPr>
            <w:ins w:id="2225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37E8E3BB" w14:textId="77777777" w:rsidTr="00754881">
        <w:trPr>
          <w:ins w:id="22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5094A" w14:textId="77777777" w:rsidR="00754881" w:rsidRDefault="00754881">
            <w:pPr>
              <w:rPr>
                <w:ins w:id="2227" w:author="XuanWen Chen" w:date="2019-01-02T08:01:00Z"/>
                <w:rFonts w:hAnsi="宋体"/>
              </w:rPr>
            </w:pPr>
            <w:ins w:id="2228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23A72" w14:textId="77777777" w:rsidR="00754881" w:rsidRDefault="00754881">
            <w:pPr>
              <w:jc w:val="left"/>
              <w:rPr>
                <w:ins w:id="2229" w:author="XuanWen Chen" w:date="2019-01-02T08:01:00Z"/>
                <w:rFonts w:hAnsi="宋体"/>
              </w:rPr>
            </w:pPr>
            <w:ins w:id="2230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77D49A0D" w14:textId="77777777" w:rsidTr="00754881">
        <w:trPr>
          <w:ins w:id="22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55F3C" w14:textId="77777777" w:rsidR="00754881" w:rsidRDefault="00754881">
            <w:pPr>
              <w:rPr>
                <w:ins w:id="2232" w:author="XuanWen Chen" w:date="2019-01-02T08:01:00Z"/>
                <w:rFonts w:hAnsi="宋体"/>
              </w:rPr>
            </w:pPr>
            <w:ins w:id="223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8CFD" w14:textId="77777777" w:rsidR="00754881" w:rsidRDefault="00754881">
            <w:pPr>
              <w:jc w:val="left"/>
              <w:rPr>
                <w:ins w:id="2234" w:author="XuanWen Chen" w:date="2019-01-02T08:01:00Z"/>
                <w:rFonts w:hAnsi="宋体"/>
              </w:rPr>
            </w:pPr>
          </w:p>
        </w:tc>
      </w:tr>
      <w:tr w:rsidR="00754881" w14:paraId="7AC04AAE" w14:textId="77777777" w:rsidTr="00754881">
        <w:trPr>
          <w:ins w:id="22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6E440" w14:textId="77777777" w:rsidR="00754881" w:rsidRDefault="00754881">
            <w:pPr>
              <w:rPr>
                <w:ins w:id="2236" w:author="XuanWen Chen" w:date="2019-01-02T08:01:00Z"/>
                <w:rFonts w:hAnsi="宋体"/>
              </w:rPr>
            </w:pPr>
            <w:ins w:id="2237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4B16" w14:textId="77777777" w:rsidR="00754881" w:rsidRDefault="00754881">
            <w:pPr>
              <w:jc w:val="left"/>
              <w:rPr>
                <w:ins w:id="2238" w:author="XuanWen Chen" w:date="2019-01-02T08:01:00Z"/>
                <w:rFonts w:hAnsi="宋体"/>
              </w:rPr>
            </w:pPr>
          </w:p>
        </w:tc>
      </w:tr>
      <w:tr w:rsidR="00754881" w14:paraId="221921B5" w14:textId="77777777" w:rsidTr="00754881">
        <w:trPr>
          <w:ins w:id="22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DDE30" w14:textId="77777777" w:rsidR="00754881" w:rsidRDefault="00754881">
            <w:pPr>
              <w:rPr>
                <w:ins w:id="2240" w:author="XuanWen Chen" w:date="2019-01-02T08:01:00Z"/>
              </w:rPr>
            </w:pPr>
            <w:ins w:id="2241" w:author="XuanWen Chen" w:date="2019-01-02T08:01:00Z">
              <w:r>
                <w:rPr>
                  <w:rFonts w:hint="eastAsia"/>
                </w:rPr>
                <w:lastRenderedPageBreak/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19D58" w14:textId="77777777" w:rsidR="00754881" w:rsidRDefault="00754881">
            <w:pPr>
              <w:rPr>
                <w:ins w:id="2242" w:author="XuanWen Chen" w:date="2019-01-02T08:01:00Z"/>
              </w:rPr>
            </w:pPr>
          </w:p>
          <w:p w14:paraId="233E24DE" w14:textId="77777777" w:rsidR="00754881" w:rsidRDefault="00754881">
            <w:pPr>
              <w:rPr>
                <w:ins w:id="2243" w:author="XuanWen Chen" w:date="2019-01-02T08:01:00Z"/>
              </w:rPr>
            </w:pPr>
          </w:p>
        </w:tc>
      </w:tr>
    </w:tbl>
    <w:p w14:paraId="392ED40D" w14:textId="77777777" w:rsidR="00754881" w:rsidRDefault="00754881" w:rsidP="00754881">
      <w:pPr>
        <w:pStyle w:val="4"/>
        <w:rPr>
          <w:ins w:id="2244" w:author="XuanWen Chen" w:date="2019-01-02T08:01:00Z"/>
        </w:rPr>
      </w:pPr>
      <w:ins w:id="2245" w:author="XuanWen Chen" w:date="2019-01-02T08:01:00Z">
        <w:r>
          <w:rPr>
            <w:rFonts w:hint="eastAsia"/>
          </w:rPr>
          <w:t>用户更换个性签名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139A5F19" w14:textId="77777777" w:rsidTr="00754881">
        <w:trPr>
          <w:ins w:id="22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D282" w14:textId="77777777" w:rsidR="00754881" w:rsidRDefault="00754881">
            <w:pPr>
              <w:rPr>
                <w:ins w:id="2247" w:author="XuanWen Chen" w:date="2019-01-02T08:01:00Z"/>
              </w:rPr>
            </w:pPr>
            <w:ins w:id="2248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DB29F" w14:textId="77777777" w:rsidR="00754881" w:rsidRDefault="00754881">
            <w:pPr>
              <w:jc w:val="left"/>
              <w:rPr>
                <w:ins w:id="2249" w:author="XuanWen Chen" w:date="2019-01-02T08:01:00Z"/>
                <w:rFonts w:hAnsi="宋体"/>
                <w:b/>
              </w:rPr>
            </w:pPr>
            <w:ins w:id="2250" w:author="XuanWen Chen" w:date="2019-01-02T08:01:00Z">
              <w:r>
                <w:rPr>
                  <w:rFonts w:hAnsi="宋体" w:hint="eastAsia"/>
                  <w:b/>
                </w:rPr>
                <w:t>UC-7：用户更换个性签名</w:t>
              </w:r>
            </w:ins>
          </w:p>
        </w:tc>
      </w:tr>
      <w:tr w:rsidR="00754881" w14:paraId="48324939" w14:textId="77777777" w:rsidTr="00754881">
        <w:trPr>
          <w:ins w:id="225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F3B0" w14:textId="77777777" w:rsidR="00754881" w:rsidRDefault="00754881">
            <w:pPr>
              <w:rPr>
                <w:ins w:id="2252" w:author="XuanWen Chen" w:date="2019-01-02T08:01:00Z"/>
              </w:rPr>
            </w:pPr>
            <w:ins w:id="2253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63DB" w14:textId="77777777" w:rsidR="00754881" w:rsidRDefault="00754881">
            <w:pPr>
              <w:jc w:val="left"/>
              <w:rPr>
                <w:ins w:id="2254" w:author="XuanWen Chen" w:date="2019-01-02T08:01:00Z"/>
                <w:rFonts w:hAnsi="宋体"/>
              </w:rPr>
            </w:pPr>
            <w:proofErr w:type="gramStart"/>
            <w:ins w:id="2255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E95E4" w14:textId="77777777" w:rsidR="00754881" w:rsidRDefault="00754881">
            <w:pPr>
              <w:jc w:val="left"/>
              <w:rPr>
                <w:ins w:id="2256" w:author="XuanWen Chen" w:date="2019-01-02T08:01:00Z"/>
                <w:rFonts w:hAnsi="宋体"/>
              </w:rPr>
            </w:pPr>
            <w:ins w:id="2257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8EA54" w14:textId="77777777" w:rsidR="00754881" w:rsidRDefault="00754881">
            <w:pPr>
              <w:jc w:val="left"/>
              <w:rPr>
                <w:ins w:id="2258" w:author="XuanWen Chen" w:date="2019-01-02T08:01:00Z"/>
                <w:rFonts w:hAnsi="宋体"/>
              </w:rPr>
            </w:pPr>
            <w:ins w:id="2259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62D5265F" w14:textId="77777777" w:rsidTr="00754881">
        <w:trPr>
          <w:ins w:id="226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FDCBA" w14:textId="77777777" w:rsidR="00754881" w:rsidRDefault="00754881">
            <w:pPr>
              <w:rPr>
                <w:ins w:id="2261" w:author="XuanWen Chen" w:date="2019-01-02T08:01:00Z"/>
              </w:rPr>
            </w:pPr>
            <w:ins w:id="2262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3AE2D" w14:textId="77777777" w:rsidR="00754881" w:rsidRDefault="00754881">
            <w:pPr>
              <w:jc w:val="left"/>
              <w:rPr>
                <w:ins w:id="2263" w:author="XuanWen Chen" w:date="2019-01-02T08:01:00Z"/>
                <w:rFonts w:hAnsi="宋体"/>
              </w:rPr>
            </w:pPr>
            <w:ins w:id="2264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CFAF" w14:textId="77777777" w:rsidR="00754881" w:rsidRDefault="00754881">
            <w:pPr>
              <w:jc w:val="left"/>
              <w:rPr>
                <w:ins w:id="2265" w:author="XuanWen Chen" w:date="2019-01-02T08:01:00Z"/>
                <w:rFonts w:hAnsi="宋体"/>
              </w:rPr>
            </w:pPr>
            <w:ins w:id="2266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55686" w14:textId="77777777" w:rsidR="00754881" w:rsidRDefault="00754881">
            <w:pPr>
              <w:jc w:val="left"/>
              <w:rPr>
                <w:ins w:id="2267" w:author="XuanWen Chen" w:date="2019-01-02T08:01:00Z"/>
                <w:rFonts w:hAnsi="宋体"/>
              </w:rPr>
            </w:pPr>
            <w:ins w:id="2268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2E4C5193" w14:textId="77777777" w:rsidTr="00754881">
        <w:trPr>
          <w:ins w:id="22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0698" w14:textId="77777777" w:rsidR="00754881" w:rsidRDefault="00754881">
            <w:pPr>
              <w:rPr>
                <w:ins w:id="2270" w:author="XuanWen Chen" w:date="2019-01-02T08:01:00Z"/>
              </w:rPr>
            </w:pPr>
            <w:ins w:id="2271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C744" w14:textId="77777777" w:rsidR="00754881" w:rsidRDefault="00754881">
            <w:pPr>
              <w:jc w:val="left"/>
              <w:rPr>
                <w:ins w:id="2272" w:author="XuanWen Chen" w:date="2019-01-02T08:01:00Z"/>
                <w:rFonts w:hAnsi="宋体"/>
              </w:rPr>
            </w:pPr>
            <w:ins w:id="2273" w:author="XuanWen Chen" w:date="2019-01-02T08:01:00Z">
              <w:r>
                <w:rPr>
                  <w:rFonts w:hAnsi="宋体" w:hint="eastAsia"/>
                </w:rPr>
                <w:t>用户更换个性签名</w:t>
              </w:r>
            </w:ins>
          </w:p>
        </w:tc>
      </w:tr>
      <w:tr w:rsidR="00754881" w14:paraId="3743E492" w14:textId="77777777" w:rsidTr="00754881">
        <w:trPr>
          <w:ins w:id="227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2E06" w14:textId="77777777" w:rsidR="00754881" w:rsidRDefault="00754881">
            <w:pPr>
              <w:rPr>
                <w:ins w:id="2275" w:author="XuanWen Chen" w:date="2019-01-02T08:01:00Z"/>
              </w:rPr>
            </w:pPr>
            <w:ins w:id="2276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C69CE" w14:textId="77777777" w:rsidR="00754881" w:rsidRDefault="00754881">
            <w:pPr>
              <w:jc w:val="left"/>
              <w:rPr>
                <w:ins w:id="2277" w:author="XuanWen Chen" w:date="2019-01-02T08:01:00Z"/>
                <w:rFonts w:hAnsi="宋体"/>
              </w:rPr>
            </w:pPr>
            <w:ins w:id="2278" w:author="XuanWen Chen" w:date="2019-01-02T08:01:00Z">
              <w:r>
                <w:rPr>
                  <w:rFonts w:hAnsi="宋体" w:hint="eastAsia"/>
                </w:rPr>
                <w:t>用户想要更换个性签名</w:t>
              </w:r>
            </w:ins>
          </w:p>
        </w:tc>
      </w:tr>
      <w:tr w:rsidR="00754881" w14:paraId="70B38AA2" w14:textId="77777777" w:rsidTr="00754881">
        <w:trPr>
          <w:ins w:id="227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7B9F" w14:textId="77777777" w:rsidR="00754881" w:rsidRDefault="00754881">
            <w:pPr>
              <w:rPr>
                <w:ins w:id="2280" w:author="XuanWen Chen" w:date="2019-01-02T08:01:00Z"/>
              </w:rPr>
            </w:pPr>
            <w:ins w:id="2281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60A6" w14:textId="77777777" w:rsidR="00754881" w:rsidRDefault="00754881">
            <w:pPr>
              <w:rPr>
                <w:ins w:id="2282" w:author="XuanWen Chen" w:date="2019-01-02T08:01:00Z"/>
              </w:rPr>
            </w:pPr>
            <w:ins w:id="2283" w:author="XuanWen Chen" w:date="2019-01-02T08:01:00Z">
              <w:r>
                <w:rPr>
                  <w:rFonts w:hint="eastAsia"/>
                </w:rPr>
                <w:t>PRE-1：用户登陆</w:t>
              </w:r>
            </w:ins>
          </w:p>
        </w:tc>
      </w:tr>
      <w:tr w:rsidR="00754881" w14:paraId="77E92C38" w14:textId="77777777" w:rsidTr="00754881">
        <w:trPr>
          <w:ins w:id="22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49E3" w14:textId="77777777" w:rsidR="00754881" w:rsidRDefault="00754881">
            <w:pPr>
              <w:rPr>
                <w:ins w:id="2285" w:author="XuanWen Chen" w:date="2019-01-02T08:01:00Z"/>
              </w:rPr>
            </w:pPr>
            <w:ins w:id="2286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145A1" w14:textId="77777777" w:rsidR="00754881" w:rsidRDefault="00754881">
            <w:pPr>
              <w:rPr>
                <w:ins w:id="2287" w:author="XuanWen Chen" w:date="2019-01-02T08:01:00Z"/>
              </w:rPr>
            </w:pPr>
            <w:ins w:id="2288" w:author="XuanWen Chen" w:date="2019-01-02T08:01:00Z">
              <w:r>
                <w:rPr>
                  <w:rFonts w:hint="eastAsia"/>
                </w:rPr>
                <w:t>POST-1：在个人中心中更新其个性签名</w:t>
              </w:r>
            </w:ins>
          </w:p>
        </w:tc>
      </w:tr>
      <w:tr w:rsidR="00754881" w14:paraId="093D50E9" w14:textId="77777777" w:rsidTr="00754881">
        <w:trPr>
          <w:ins w:id="228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24E90" w14:textId="77777777" w:rsidR="00754881" w:rsidRDefault="00754881">
            <w:pPr>
              <w:rPr>
                <w:ins w:id="2290" w:author="XuanWen Chen" w:date="2019-01-02T08:01:00Z"/>
                <w:rFonts w:hAnsi="宋体"/>
              </w:rPr>
            </w:pPr>
            <w:ins w:id="2291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CCBA5" w14:textId="77777777" w:rsidR="00754881" w:rsidRDefault="00754881">
            <w:pPr>
              <w:rPr>
                <w:ins w:id="2292" w:author="XuanWen Chen" w:date="2019-01-02T08:01:00Z"/>
              </w:rPr>
            </w:pPr>
            <w:ins w:id="2293" w:author="XuanWen Chen" w:date="2019-01-02T08:01:00Z">
              <w:r>
                <w:rPr>
                  <w:rFonts w:hint="eastAsia"/>
                </w:rPr>
                <w:t>姓名信息</w:t>
              </w:r>
            </w:ins>
          </w:p>
        </w:tc>
      </w:tr>
      <w:tr w:rsidR="00754881" w14:paraId="35704470" w14:textId="77777777" w:rsidTr="00754881">
        <w:trPr>
          <w:ins w:id="229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5B791" w14:textId="77777777" w:rsidR="00754881" w:rsidRDefault="00754881">
            <w:pPr>
              <w:rPr>
                <w:ins w:id="2295" w:author="XuanWen Chen" w:date="2019-01-02T08:01:00Z"/>
                <w:rFonts w:hAnsi="宋体"/>
              </w:rPr>
            </w:pPr>
            <w:ins w:id="2296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DCA3" w14:textId="77777777" w:rsidR="00754881" w:rsidRDefault="00754881">
            <w:pPr>
              <w:rPr>
                <w:ins w:id="2297" w:author="XuanWen Chen" w:date="2019-01-02T08:01:00Z"/>
              </w:rPr>
            </w:pPr>
            <w:ins w:id="2298" w:author="XuanWen Chen" w:date="2019-01-02T08:01:00Z">
              <w:r>
                <w:rPr>
                  <w:rFonts w:hint="eastAsia"/>
                </w:rPr>
                <w:t>修改成功</w:t>
              </w:r>
            </w:ins>
          </w:p>
        </w:tc>
      </w:tr>
      <w:tr w:rsidR="00754881" w14:paraId="46578872" w14:textId="77777777" w:rsidTr="00754881">
        <w:trPr>
          <w:ins w:id="229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E53C1" w14:textId="77777777" w:rsidR="00754881" w:rsidRDefault="00754881">
            <w:pPr>
              <w:rPr>
                <w:ins w:id="2300" w:author="XuanWen Chen" w:date="2019-01-02T08:01:00Z"/>
              </w:rPr>
            </w:pPr>
            <w:ins w:id="2301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FEF7F" w14:textId="77777777" w:rsidR="00754881" w:rsidRDefault="00754881">
            <w:pPr>
              <w:jc w:val="left"/>
              <w:rPr>
                <w:ins w:id="2302" w:author="XuanWen Chen" w:date="2019-01-02T08:01:00Z"/>
                <w:rFonts w:hAnsi="宋体"/>
              </w:rPr>
            </w:pPr>
            <w:ins w:id="2303" w:author="XuanWen Chen" w:date="2019-01-02T08:01:00Z">
              <w:r>
                <w:rPr>
                  <w:rFonts w:hAnsi="宋体" w:hint="eastAsia"/>
                </w:rPr>
                <w:t>1.用户进入个人中心</w:t>
              </w:r>
            </w:ins>
          </w:p>
          <w:p w14:paraId="42F3D9EA" w14:textId="77777777" w:rsidR="00754881" w:rsidRDefault="00754881">
            <w:pPr>
              <w:jc w:val="left"/>
              <w:rPr>
                <w:ins w:id="2304" w:author="XuanWen Chen" w:date="2019-01-02T08:01:00Z"/>
                <w:rFonts w:hAnsi="宋体"/>
              </w:rPr>
            </w:pPr>
            <w:ins w:id="2305" w:author="XuanWen Chen" w:date="2019-01-02T08:01:00Z">
              <w:r>
                <w:rPr>
                  <w:rFonts w:hAnsi="宋体" w:hint="eastAsia"/>
                </w:rPr>
                <w:t>2.点击进入个性签名的编辑。</w:t>
              </w:r>
            </w:ins>
          </w:p>
          <w:p w14:paraId="1FFBCCBD" w14:textId="77777777" w:rsidR="00754881" w:rsidRDefault="00754881">
            <w:pPr>
              <w:jc w:val="left"/>
              <w:rPr>
                <w:ins w:id="2306" w:author="XuanWen Chen" w:date="2019-01-02T08:01:00Z"/>
                <w:rFonts w:hAnsi="宋体"/>
              </w:rPr>
            </w:pPr>
            <w:ins w:id="2307" w:author="XuanWen Chen" w:date="2019-01-02T08:01:00Z">
              <w:r>
                <w:rPr>
                  <w:rFonts w:hAnsi="宋体" w:hint="eastAsia"/>
                </w:rPr>
                <w:t>3．编辑个人签名</w:t>
              </w:r>
            </w:ins>
          </w:p>
          <w:p w14:paraId="19EA2343" w14:textId="77777777" w:rsidR="00754881" w:rsidRDefault="00754881">
            <w:pPr>
              <w:jc w:val="left"/>
              <w:rPr>
                <w:ins w:id="2308" w:author="XuanWen Chen" w:date="2019-01-02T08:01:00Z"/>
                <w:rFonts w:hAnsi="宋体"/>
              </w:rPr>
            </w:pPr>
            <w:ins w:id="2309" w:author="XuanWen Chen" w:date="2019-01-02T08:01:00Z">
              <w:r>
                <w:rPr>
                  <w:rFonts w:hAnsi="宋体" w:hint="eastAsia"/>
                </w:rPr>
                <w:t>4.保存个人签名</w:t>
              </w:r>
            </w:ins>
          </w:p>
        </w:tc>
      </w:tr>
      <w:tr w:rsidR="00754881" w14:paraId="7D82E0CE" w14:textId="77777777" w:rsidTr="00754881">
        <w:trPr>
          <w:ins w:id="23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A65B7" w14:textId="77777777" w:rsidR="00754881" w:rsidRDefault="00754881">
            <w:pPr>
              <w:rPr>
                <w:ins w:id="2311" w:author="XuanWen Chen" w:date="2019-01-02T08:01:00Z"/>
                <w:rFonts w:hAnsi="宋体"/>
              </w:rPr>
            </w:pPr>
            <w:ins w:id="2312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CF153" w14:textId="77777777" w:rsidR="00754881" w:rsidRDefault="00754881">
            <w:pPr>
              <w:jc w:val="left"/>
              <w:rPr>
                <w:ins w:id="2313" w:author="XuanWen Chen" w:date="2019-01-02T08:01:00Z"/>
                <w:rFonts w:hAnsi="宋体"/>
              </w:rPr>
            </w:pPr>
          </w:p>
        </w:tc>
      </w:tr>
      <w:tr w:rsidR="00754881" w14:paraId="4D1BC8FE" w14:textId="77777777" w:rsidTr="00754881">
        <w:trPr>
          <w:ins w:id="23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72F01" w14:textId="77777777" w:rsidR="00754881" w:rsidRDefault="00754881">
            <w:pPr>
              <w:rPr>
                <w:ins w:id="2315" w:author="XuanWen Chen" w:date="2019-01-02T08:01:00Z"/>
                <w:rFonts w:hAnsi="宋体"/>
              </w:rPr>
            </w:pPr>
            <w:ins w:id="231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3100E" w14:textId="77777777" w:rsidR="00754881" w:rsidRDefault="00754881">
            <w:pPr>
              <w:pStyle w:val="a9"/>
              <w:ind w:left="2940" w:firstLineChars="0" w:firstLine="0"/>
              <w:jc w:val="left"/>
              <w:rPr>
                <w:ins w:id="2317" w:author="XuanWen Chen" w:date="2019-01-02T08:01:00Z"/>
                <w:rFonts w:hAnsi="宋体"/>
              </w:rPr>
            </w:pPr>
          </w:p>
        </w:tc>
      </w:tr>
      <w:tr w:rsidR="00754881" w14:paraId="587D92A7" w14:textId="77777777" w:rsidTr="00754881">
        <w:trPr>
          <w:ins w:id="23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AA54B" w14:textId="77777777" w:rsidR="00754881" w:rsidRDefault="00754881">
            <w:pPr>
              <w:rPr>
                <w:ins w:id="2319" w:author="XuanWen Chen" w:date="2019-01-02T08:01:00Z"/>
                <w:rFonts w:hAnsi="宋体"/>
              </w:rPr>
            </w:pPr>
            <w:ins w:id="232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41319" w14:textId="77777777" w:rsidR="00754881" w:rsidRDefault="00754881">
            <w:pPr>
              <w:jc w:val="left"/>
              <w:rPr>
                <w:ins w:id="2321" w:author="XuanWen Chen" w:date="2019-01-02T08:01:00Z"/>
                <w:rFonts w:hAnsi="宋体"/>
              </w:rPr>
            </w:pPr>
            <w:ins w:id="2322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549B6DE6" w14:textId="77777777" w:rsidTr="00754881">
        <w:trPr>
          <w:ins w:id="232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FF213" w14:textId="77777777" w:rsidR="00754881" w:rsidRDefault="00754881">
            <w:pPr>
              <w:rPr>
                <w:ins w:id="2324" w:author="XuanWen Chen" w:date="2019-01-02T08:01:00Z"/>
                <w:rFonts w:hAnsi="宋体"/>
              </w:rPr>
            </w:pPr>
            <w:ins w:id="232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A1D6" w14:textId="77777777" w:rsidR="00754881" w:rsidRDefault="00754881">
            <w:pPr>
              <w:jc w:val="left"/>
              <w:rPr>
                <w:ins w:id="2326" w:author="XuanWen Chen" w:date="2019-01-02T08:01:00Z"/>
                <w:rFonts w:hAnsi="宋体"/>
              </w:rPr>
            </w:pPr>
            <w:ins w:id="2327" w:author="XuanWen Chen" w:date="2019-01-02T08:01:00Z">
              <w:r>
                <w:rPr>
                  <w:rFonts w:hAnsi="宋体" w:hint="eastAsia"/>
                </w:rPr>
                <w:t>中</w:t>
              </w:r>
            </w:ins>
          </w:p>
        </w:tc>
      </w:tr>
      <w:tr w:rsidR="00754881" w14:paraId="7FE3ECE7" w14:textId="77777777" w:rsidTr="00754881">
        <w:trPr>
          <w:ins w:id="23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049E" w14:textId="77777777" w:rsidR="00754881" w:rsidRDefault="00754881">
            <w:pPr>
              <w:rPr>
                <w:ins w:id="2329" w:author="XuanWen Chen" w:date="2019-01-02T08:01:00Z"/>
                <w:rFonts w:hAnsi="宋体"/>
              </w:rPr>
            </w:pPr>
            <w:ins w:id="233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091A" w14:textId="77777777" w:rsidR="00754881" w:rsidRDefault="00754881">
            <w:pPr>
              <w:jc w:val="left"/>
              <w:rPr>
                <w:ins w:id="2331" w:author="XuanWen Chen" w:date="2019-01-02T08:01:00Z"/>
                <w:rFonts w:hAnsi="宋体"/>
              </w:rPr>
            </w:pPr>
          </w:p>
        </w:tc>
      </w:tr>
      <w:tr w:rsidR="00754881" w14:paraId="68295981" w14:textId="77777777" w:rsidTr="00754881">
        <w:trPr>
          <w:ins w:id="233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5E8A" w14:textId="77777777" w:rsidR="00754881" w:rsidRDefault="00754881">
            <w:pPr>
              <w:rPr>
                <w:ins w:id="2333" w:author="XuanWen Chen" w:date="2019-01-02T08:01:00Z"/>
                <w:rFonts w:hAnsi="宋体"/>
              </w:rPr>
            </w:pPr>
            <w:ins w:id="233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BC174" w14:textId="77777777" w:rsidR="00754881" w:rsidRDefault="00754881">
            <w:pPr>
              <w:jc w:val="left"/>
              <w:rPr>
                <w:ins w:id="2335" w:author="XuanWen Chen" w:date="2019-01-02T08:01:00Z"/>
                <w:rFonts w:hAnsi="宋体"/>
              </w:rPr>
            </w:pPr>
          </w:p>
        </w:tc>
      </w:tr>
      <w:tr w:rsidR="00754881" w14:paraId="2028D447" w14:textId="77777777" w:rsidTr="00754881">
        <w:trPr>
          <w:ins w:id="233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B85F4" w14:textId="77777777" w:rsidR="00754881" w:rsidRDefault="00754881">
            <w:pPr>
              <w:rPr>
                <w:ins w:id="2337" w:author="XuanWen Chen" w:date="2019-01-02T08:01:00Z"/>
              </w:rPr>
            </w:pPr>
            <w:ins w:id="2338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E9E2E" w14:textId="77777777" w:rsidR="00754881" w:rsidRDefault="00754881">
            <w:pPr>
              <w:rPr>
                <w:ins w:id="2339" w:author="XuanWen Chen" w:date="2019-01-02T08:01:00Z"/>
              </w:rPr>
            </w:pPr>
          </w:p>
          <w:p w14:paraId="5E7741EC" w14:textId="77777777" w:rsidR="00754881" w:rsidRDefault="00754881">
            <w:pPr>
              <w:rPr>
                <w:ins w:id="2340" w:author="XuanWen Chen" w:date="2019-01-02T08:01:00Z"/>
              </w:rPr>
            </w:pPr>
          </w:p>
        </w:tc>
      </w:tr>
    </w:tbl>
    <w:p w14:paraId="59645D97" w14:textId="77777777" w:rsidR="00754881" w:rsidRDefault="00754881" w:rsidP="00754881">
      <w:pPr>
        <w:pStyle w:val="4"/>
        <w:rPr>
          <w:ins w:id="2341" w:author="XuanWen Chen" w:date="2019-01-02T08:01:00Z"/>
        </w:rPr>
      </w:pPr>
      <w:proofErr w:type="gramStart"/>
      <w:ins w:id="2342" w:author="XuanWen Chen" w:date="2019-01-02T08:01:00Z">
        <w:r>
          <w:rPr>
            <w:rFonts w:hint="eastAsia"/>
          </w:rPr>
          <w:lastRenderedPageBreak/>
          <w:t>用户换绑邮箱</w:t>
        </w:r>
        <w:proofErr w:type="gramEnd"/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588DA23B" w14:textId="77777777" w:rsidTr="00754881">
        <w:trPr>
          <w:ins w:id="234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753BA" w14:textId="77777777" w:rsidR="00754881" w:rsidRDefault="00754881">
            <w:pPr>
              <w:rPr>
                <w:ins w:id="2344" w:author="XuanWen Chen" w:date="2019-01-02T08:01:00Z"/>
              </w:rPr>
            </w:pPr>
            <w:ins w:id="234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F9A8" w14:textId="77777777" w:rsidR="00754881" w:rsidRDefault="00754881">
            <w:pPr>
              <w:jc w:val="left"/>
              <w:rPr>
                <w:ins w:id="2346" w:author="XuanWen Chen" w:date="2019-01-02T08:01:00Z"/>
                <w:rFonts w:hAnsi="宋体"/>
                <w:b/>
              </w:rPr>
            </w:pPr>
            <w:ins w:id="2347" w:author="XuanWen Chen" w:date="2019-01-02T08:01:00Z">
              <w:r>
                <w:rPr>
                  <w:rFonts w:hAnsi="宋体" w:hint="eastAsia"/>
                  <w:b/>
                </w:rPr>
                <w:t>UC-8：</w:t>
              </w:r>
              <w:proofErr w:type="gramStart"/>
              <w:r>
                <w:rPr>
                  <w:rFonts w:hAnsi="宋体" w:hint="eastAsia"/>
                  <w:b/>
                </w:rPr>
                <w:t>用户换绑邮箱</w:t>
              </w:r>
              <w:proofErr w:type="gramEnd"/>
            </w:ins>
          </w:p>
        </w:tc>
      </w:tr>
      <w:tr w:rsidR="00754881" w14:paraId="5C67368D" w14:textId="77777777" w:rsidTr="00754881">
        <w:trPr>
          <w:ins w:id="234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5A978" w14:textId="77777777" w:rsidR="00754881" w:rsidRDefault="00754881">
            <w:pPr>
              <w:rPr>
                <w:ins w:id="2349" w:author="XuanWen Chen" w:date="2019-01-02T08:01:00Z"/>
              </w:rPr>
            </w:pPr>
            <w:ins w:id="235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339FC" w14:textId="77777777" w:rsidR="00754881" w:rsidRDefault="00754881">
            <w:pPr>
              <w:jc w:val="left"/>
              <w:rPr>
                <w:ins w:id="2351" w:author="XuanWen Chen" w:date="2019-01-02T08:01:00Z"/>
                <w:rFonts w:hAnsi="宋体"/>
              </w:rPr>
            </w:pPr>
            <w:proofErr w:type="gramStart"/>
            <w:ins w:id="235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446C6" w14:textId="77777777" w:rsidR="00754881" w:rsidRDefault="00754881">
            <w:pPr>
              <w:jc w:val="left"/>
              <w:rPr>
                <w:ins w:id="2353" w:author="XuanWen Chen" w:date="2019-01-02T08:01:00Z"/>
                <w:rFonts w:hAnsi="宋体"/>
              </w:rPr>
            </w:pPr>
            <w:ins w:id="235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BE5AE" w14:textId="77777777" w:rsidR="00754881" w:rsidRDefault="00754881">
            <w:pPr>
              <w:jc w:val="left"/>
              <w:rPr>
                <w:ins w:id="2355" w:author="XuanWen Chen" w:date="2019-01-02T08:01:00Z"/>
                <w:rFonts w:hAnsi="宋体"/>
              </w:rPr>
            </w:pPr>
            <w:ins w:id="235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41284BF7" w14:textId="77777777" w:rsidTr="00754881">
        <w:trPr>
          <w:ins w:id="235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4A040" w14:textId="77777777" w:rsidR="00754881" w:rsidRDefault="00754881">
            <w:pPr>
              <w:rPr>
                <w:ins w:id="2358" w:author="XuanWen Chen" w:date="2019-01-02T08:01:00Z"/>
              </w:rPr>
            </w:pPr>
            <w:ins w:id="235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4C013" w14:textId="77777777" w:rsidR="00754881" w:rsidRDefault="00754881">
            <w:pPr>
              <w:jc w:val="left"/>
              <w:rPr>
                <w:ins w:id="2360" w:author="XuanWen Chen" w:date="2019-01-02T08:01:00Z"/>
                <w:rFonts w:hAnsi="宋体"/>
              </w:rPr>
            </w:pPr>
            <w:ins w:id="236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94017" w14:textId="77777777" w:rsidR="00754881" w:rsidRDefault="00754881">
            <w:pPr>
              <w:jc w:val="left"/>
              <w:rPr>
                <w:ins w:id="2362" w:author="XuanWen Chen" w:date="2019-01-02T08:01:00Z"/>
                <w:rFonts w:hAnsi="宋体"/>
              </w:rPr>
            </w:pPr>
            <w:ins w:id="236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8C20" w14:textId="77777777" w:rsidR="00754881" w:rsidRDefault="00754881">
            <w:pPr>
              <w:jc w:val="left"/>
              <w:rPr>
                <w:ins w:id="2364" w:author="XuanWen Chen" w:date="2019-01-02T08:01:00Z"/>
                <w:rFonts w:hAnsi="宋体"/>
              </w:rPr>
            </w:pPr>
            <w:ins w:id="236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575A0A26" w14:textId="77777777" w:rsidTr="00754881">
        <w:trPr>
          <w:ins w:id="236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203E" w14:textId="77777777" w:rsidR="00754881" w:rsidRDefault="00754881">
            <w:pPr>
              <w:rPr>
                <w:ins w:id="2367" w:author="XuanWen Chen" w:date="2019-01-02T08:01:00Z"/>
              </w:rPr>
            </w:pPr>
            <w:ins w:id="236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CB860" w14:textId="77777777" w:rsidR="00754881" w:rsidRDefault="00754881">
            <w:pPr>
              <w:jc w:val="left"/>
              <w:rPr>
                <w:ins w:id="2369" w:author="XuanWen Chen" w:date="2019-01-02T08:01:00Z"/>
                <w:rFonts w:hAnsi="宋体"/>
              </w:rPr>
            </w:pPr>
            <w:ins w:id="2370" w:author="XuanWen Chen" w:date="2019-01-02T08:01:00Z">
              <w:r>
                <w:rPr>
                  <w:rFonts w:hAnsi="宋体" w:hint="eastAsia"/>
                </w:rPr>
                <w:t>用户更换用户绑定邮箱</w:t>
              </w:r>
            </w:ins>
          </w:p>
        </w:tc>
      </w:tr>
      <w:tr w:rsidR="00754881" w14:paraId="40EB6E96" w14:textId="77777777" w:rsidTr="00754881">
        <w:trPr>
          <w:ins w:id="237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3463" w14:textId="77777777" w:rsidR="00754881" w:rsidRDefault="00754881">
            <w:pPr>
              <w:rPr>
                <w:ins w:id="2372" w:author="XuanWen Chen" w:date="2019-01-02T08:01:00Z"/>
              </w:rPr>
            </w:pPr>
            <w:ins w:id="237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98FA" w14:textId="77777777" w:rsidR="00754881" w:rsidRDefault="00754881">
            <w:pPr>
              <w:spacing w:line="240" w:lineRule="auto"/>
              <w:jc w:val="left"/>
              <w:rPr>
                <w:ins w:id="2374" w:author="XuanWen Chen" w:date="2019-01-02T08:01:00Z"/>
                <w:rFonts w:hAnsi="宋体"/>
              </w:rPr>
            </w:pPr>
            <w:ins w:id="2375" w:author="XuanWen Chen" w:date="2019-01-02T08:01:00Z">
              <w:r>
                <w:rPr>
                  <w:rFonts w:hAnsi="宋体" w:hint="eastAsia"/>
                </w:rPr>
                <w:t>用户需要更换绑定邮箱</w:t>
              </w:r>
            </w:ins>
          </w:p>
        </w:tc>
      </w:tr>
      <w:tr w:rsidR="00754881" w14:paraId="3118E857" w14:textId="77777777" w:rsidTr="00754881">
        <w:trPr>
          <w:ins w:id="237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E3A13" w14:textId="77777777" w:rsidR="00754881" w:rsidRDefault="00754881">
            <w:pPr>
              <w:rPr>
                <w:ins w:id="2377" w:author="XuanWen Chen" w:date="2019-01-02T08:01:00Z"/>
              </w:rPr>
            </w:pPr>
            <w:ins w:id="237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AC9E" w14:textId="77777777" w:rsidR="00754881" w:rsidRDefault="00754881">
            <w:pPr>
              <w:rPr>
                <w:ins w:id="2379" w:author="XuanWen Chen" w:date="2019-01-02T08:01:00Z"/>
              </w:rPr>
            </w:pPr>
            <w:ins w:id="2380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</w:tc>
      </w:tr>
      <w:tr w:rsidR="00754881" w14:paraId="58F2ED10" w14:textId="77777777" w:rsidTr="00754881">
        <w:trPr>
          <w:ins w:id="238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61B43" w14:textId="77777777" w:rsidR="00754881" w:rsidRDefault="00754881">
            <w:pPr>
              <w:rPr>
                <w:ins w:id="2382" w:author="XuanWen Chen" w:date="2019-01-02T08:01:00Z"/>
              </w:rPr>
            </w:pPr>
            <w:ins w:id="238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A205" w14:textId="77777777" w:rsidR="00754881" w:rsidRDefault="00754881">
            <w:pPr>
              <w:rPr>
                <w:ins w:id="2384" w:author="XuanWen Chen" w:date="2019-01-02T08:01:00Z"/>
              </w:rPr>
            </w:pPr>
            <w:ins w:id="2385" w:author="XuanWen Chen" w:date="2019-01-02T08:01:00Z">
              <w:r>
                <w:rPr>
                  <w:rFonts w:hint="eastAsia"/>
                </w:rPr>
                <w:t>POST-1：向新邮箱发送绑定成功邮件</w:t>
              </w:r>
            </w:ins>
          </w:p>
          <w:p w14:paraId="3D747B00" w14:textId="77777777" w:rsidR="00754881" w:rsidRDefault="00754881">
            <w:pPr>
              <w:rPr>
                <w:ins w:id="2386" w:author="XuanWen Chen" w:date="2019-01-02T08:01:00Z"/>
              </w:rPr>
            </w:pPr>
            <w:ins w:id="2387" w:author="XuanWen Chen" w:date="2019-01-02T08:01:00Z">
              <w:r>
                <w:rPr>
                  <w:rFonts w:hint="eastAsia"/>
                </w:rPr>
                <w:t>POST-2: 向旧邮箱发送解绑的邮件</w:t>
              </w:r>
            </w:ins>
          </w:p>
          <w:p w14:paraId="389F7908" w14:textId="77777777" w:rsidR="00754881" w:rsidRDefault="00754881">
            <w:pPr>
              <w:rPr>
                <w:ins w:id="2388" w:author="XuanWen Chen" w:date="2019-01-02T08:01:00Z"/>
              </w:rPr>
            </w:pPr>
            <w:ins w:id="2389" w:author="XuanWen Chen" w:date="2019-01-02T08:01:00Z">
              <w:r>
                <w:rPr>
                  <w:rFonts w:hint="eastAsia"/>
                </w:rPr>
                <w:t>POST-3: 用户绑定的邮箱显示更新为新邮箱。</w:t>
              </w:r>
            </w:ins>
          </w:p>
        </w:tc>
      </w:tr>
      <w:tr w:rsidR="00754881" w14:paraId="42700471" w14:textId="77777777" w:rsidTr="00754881">
        <w:trPr>
          <w:ins w:id="239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D71C0" w14:textId="77777777" w:rsidR="00754881" w:rsidRDefault="00754881">
            <w:pPr>
              <w:rPr>
                <w:ins w:id="2391" w:author="XuanWen Chen" w:date="2019-01-02T08:01:00Z"/>
                <w:rFonts w:hAnsi="宋体"/>
              </w:rPr>
            </w:pPr>
            <w:ins w:id="239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504" w14:textId="77777777" w:rsidR="00754881" w:rsidRDefault="00754881">
            <w:pPr>
              <w:rPr>
                <w:ins w:id="2393" w:author="XuanWen Chen" w:date="2019-01-02T08:01:00Z"/>
              </w:rPr>
            </w:pPr>
            <w:ins w:id="2394" w:author="XuanWen Chen" w:date="2019-01-02T08:01:00Z">
              <w:r>
                <w:rPr>
                  <w:rFonts w:hint="eastAsia"/>
                </w:rPr>
                <w:t>邮箱信息</w:t>
              </w:r>
            </w:ins>
          </w:p>
        </w:tc>
      </w:tr>
      <w:tr w:rsidR="00754881" w14:paraId="3A218979" w14:textId="77777777" w:rsidTr="00754881">
        <w:trPr>
          <w:ins w:id="239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742A8" w14:textId="77777777" w:rsidR="00754881" w:rsidRDefault="00754881">
            <w:pPr>
              <w:rPr>
                <w:ins w:id="2396" w:author="XuanWen Chen" w:date="2019-01-02T08:01:00Z"/>
                <w:rFonts w:hAnsi="宋体"/>
              </w:rPr>
            </w:pPr>
            <w:ins w:id="239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51E8B" w14:textId="77777777" w:rsidR="00754881" w:rsidRDefault="00754881">
            <w:pPr>
              <w:rPr>
                <w:ins w:id="2398" w:author="XuanWen Chen" w:date="2019-01-02T08:01:00Z"/>
              </w:rPr>
            </w:pPr>
            <w:ins w:id="2399" w:author="XuanWen Chen" w:date="2019-01-02T08:01:00Z">
              <w:r>
                <w:rPr>
                  <w:rFonts w:hint="eastAsia"/>
                </w:rPr>
                <w:t>成功信息</w:t>
              </w:r>
            </w:ins>
          </w:p>
        </w:tc>
      </w:tr>
      <w:tr w:rsidR="00754881" w14:paraId="6896F09C" w14:textId="77777777" w:rsidTr="00754881">
        <w:trPr>
          <w:ins w:id="240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ABAB" w14:textId="77777777" w:rsidR="00754881" w:rsidRDefault="00754881">
            <w:pPr>
              <w:rPr>
                <w:ins w:id="2401" w:author="XuanWen Chen" w:date="2019-01-02T08:01:00Z"/>
              </w:rPr>
            </w:pPr>
            <w:ins w:id="240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D8841" w14:textId="77777777" w:rsidR="00754881" w:rsidRDefault="00754881">
            <w:pPr>
              <w:jc w:val="left"/>
              <w:rPr>
                <w:ins w:id="2403" w:author="XuanWen Chen" w:date="2019-01-02T08:01:00Z"/>
                <w:rFonts w:hAnsi="宋体"/>
              </w:rPr>
            </w:pPr>
            <w:ins w:id="2404" w:author="XuanWen Chen" w:date="2019-01-02T08:01:00Z">
              <w:r>
                <w:rPr>
                  <w:rFonts w:hAnsi="宋体" w:hint="eastAsia"/>
                </w:rPr>
                <w:t>1.用户进入个人中心</w:t>
              </w:r>
            </w:ins>
          </w:p>
          <w:p w14:paraId="2160E3E2" w14:textId="77777777" w:rsidR="00754881" w:rsidRDefault="00754881">
            <w:pPr>
              <w:jc w:val="left"/>
              <w:rPr>
                <w:ins w:id="2405" w:author="XuanWen Chen" w:date="2019-01-02T08:01:00Z"/>
                <w:rFonts w:hAnsi="宋体"/>
              </w:rPr>
            </w:pPr>
            <w:ins w:id="2406" w:author="XuanWen Chen" w:date="2019-01-02T08:01:00Z">
              <w:r>
                <w:rPr>
                  <w:rFonts w:hAnsi="宋体" w:hint="eastAsia"/>
                </w:rPr>
                <w:t>2.点击更换绑定邮箱</w:t>
              </w:r>
            </w:ins>
          </w:p>
          <w:p w14:paraId="1D130668" w14:textId="77777777" w:rsidR="00754881" w:rsidRDefault="00754881">
            <w:pPr>
              <w:jc w:val="left"/>
              <w:rPr>
                <w:ins w:id="2407" w:author="XuanWen Chen" w:date="2019-01-02T08:01:00Z"/>
                <w:rFonts w:hAnsi="宋体"/>
              </w:rPr>
            </w:pPr>
            <w:ins w:id="2408" w:author="XuanWen Chen" w:date="2019-01-02T08:01:00Z">
              <w:r>
                <w:rPr>
                  <w:rFonts w:hAnsi="宋体" w:hint="eastAsia"/>
                </w:rPr>
                <w:t>3．输入用户的密码</w:t>
              </w:r>
            </w:ins>
          </w:p>
          <w:p w14:paraId="7DE98B2F" w14:textId="77777777" w:rsidR="00754881" w:rsidRDefault="00754881">
            <w:pPr>
              <w:jc w:val="left"/>
              <w:rPr>
                <w:ins w:id="2409" w:author="XuanWen Chen" w:date="2019-01-02T08:01:00Z"/>
                <w:rFonts w:hAnsi="宋体"/>
              </w:rPr>
            </w:pPr>
            <w:ins w:id="2410" w:author="XuanWen Chen" w:date="2019-01-02T08:01:00Z">
              <w:r>
                <w:rPr>
                  <w:rFonts w:hAnsi="宋体" w:hint="eastAsia"/>
                </w:rPr>
                <w:t>4．输入新绑定的邮箱。</w:t>
              </w:r>
            </w:ins>
          </w:p>
          <w:p w14:paraId="038D8E40" w14:textId="77777777" w:rsidR="00754881" w:rsidRDefault="00754881">
            <w:pPr>
              <w:jc w:val="left"/>
              <w:rPr>
                <w:ins w:id="2411" w:author="XuanWen Chen" w:date="2019-01-02T08:01:00Z"/>
                <w:rFonts w:hAnsi="宋体"/>
              </w:rPr>
            </w:pPr>
            <w:ins w:id="2412" w:author="XuanWen Chen" w:date="2019-01-02T08:01:00Z">
              <w:r>
                <w:rPr>
                  <w:rFonts w:hAnsi="宋体" w:hint="eastAsia"/>
                </w:rPr>
                <w:t>5.点击确认。</w:t>
              </w:r>
            </w:ins>
          </w:p>
        </w:tc>
      </w:tr>
      <w:tr w:rsidR="00754881" w14:paraId="6D315A38" w14:textId="77777777" w:rsidTr="00754881">
        <w:trPr>
          <w:ins w:id="241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975D4" w14:textId="77777777" w:rsidR="00754881" w:rsidRDefault="00754881">
            <w:pPr>
              <w:rPr>
                <w:ins w:id="2414" w:author="XuanWen Chen" w:date="2019-01-02T08:01:00Z"/>
                <w:rFonts w:hAnsi="宋体"/>
              </w:rPr>
            </w:pPr>
            <w:ins w:id="241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01BB" w14:textId="77777777" w:rsidR="00754881" w:rsidRDefault="00754881">
            <w:pPr>
              <w:jc w:val="left"/>
              <w:rPr>
                <w:ins w:id="2416" w:author="XuanWen Chen" w:date="2019-01-02T08:01:00Z"/>
                <w:rFonts w:hAnsi="宋体"/>
              </w:rPr>
            </w:pPr>
          </w:p>
        </w:tc>
      </w:tr>
      <w:tr w:rsidR="00754881" w14:paraId="3555CE30" w14:textId="77777777" w:rsidTr="00754881">
        <w:trPr>
          <w:ins w:id="241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F0251" w14:textId="77777777" w:rsidR="00754881" w:rsidRDefault="00754881">
            <w:pPr>
              <w:rPr>
                <w:ins w:id="2418" w:author="XuanWen Chen" w:date="2019-01-02T08:01:00Z"/>
                <w:rFonts w:hAnsi="宋体"/>
              </w:rPr>
            </w:pPr>
            <w:ins w:id="2419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8AD86" w14:textId="77777777" w:rsidR="00754881" w:rsidRDefault="00754881">
            <w:pPr>
              <w:pStyle w:val="a9"/>
              <w:ind w:left="2940" w:firstLineChars="0" w:firstLine="0"/>
              <w:jc w:val="left"/>
              <w:rPr>
                <w:ins w:id="2420" w:author="XuanWen Chen" w:date="2019-01-02T08:01:00Z"/>
                <w:rFonts w:hAnsi="宋体"/>
              </w:rPr>
            </w:pPr>
            <w:ins w:id="2421" w:author="XuanWen Chen" w:date="2019-01-02T08:01:00Z">
              <w:r>
                <w:rPr>
                  <w:rFonts w:hAnsi="宋体" w:hint="eastAsia"/>
                </w:rPr>
                <w:t>E1：新邮箱无法接受到邮件。</w:t>
              </w:r>
            </w:ins>
          </w:p>
        </w:tc>
      </w:tr>
      <w:tr w:rsidR="00754881" w14:paraId="38E0EB3F" w14:textId="77777777" w:rsidTr="00754881">
        <w:trPr>
          <w:ins w:id="242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3DF7B" w14:textId="77777777" w:rsidR="00754881" w:rsidRDefault="00754881">
            <w:pPr>
              <w:rPr>
                <w:ins w:id="2423" w:author="XuanWen Chen" w:date="2019-01-02T08:01:00Z"/>
                <w:rFonts w:hAnsi="宋体"/>
              </w:rPr>
            </w:pPr>
            <w:ins w:id="2424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13591" w14:textId="77777777" w:rsidR="00754881" w:rsidRDefault="00754881">
            <w:pPr>
              <w:jc w:val="left"/>
              <w:rPr>
                <w:ins w:id="2425" w:author="XuanWen Chen" w:date="2019-01-02T08:01:00Z"/>
                <w:rFonts w:hAnsi="宋体"/>
              </w:rPr>
            </w:pPr>
            <w:ins w:id="2426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019F61FC" w14:textId="77777777" w:rsidTr="00754881">
        <w:trPr>
          <w:ins w:id="242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D951F" w14:textId="77777777" w:rsidR="00754881" w:rsidRDefault="00754881">
            <w:pPr>
              <w:rPr>
                <w:ins w:id="2428" w:author="XuanWen Chen" w:date="2019-01-02T08:01:00Z"/>
                <w:rFonts w:hAnsi="宋体"/>
              </w:rPr>
            </w:pPr>
            <w:ins w:id="242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E99CE" w14:textId="77777777" w:rsidR="00754881" w:rsidRDefault="00754881">
            <w:pPr>
              <w:jc w:val="left"/>
              <w:rPr>
                <w:ins w:id="2430" w:author="XuanWen Chen" w:date="2019-01-02T08:01:00Z"/>
                <w:rFonts w:hAnsi="宋体"/>
              </w:rPr>
            </w:pPr>
            <w:ins w:id="2431" w:author="XuanWen Chen" w:date="2019-01-02T08:01:00Z">
              <w:r>
                <w:rPr>
                  <w:rFonts w:hAnsi="宋体" w:hint="eastAsia"/>
                </w:rPr>
                <w:t>中</w:t>
              </w:r>
            </w:ins>
          </w:p>
        </w:tc>
      </w:tr>
      <w:tr w:rsidR="00754881" w14:paraId="7258DA64" w14:textId="77777777" w:rsidTr="00754881">
        <w:trPr>
          <w:ins w:id="243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EB479" w14:textId="77777777" w:rsidR="00754881" w:rsidRDefault="00754881">
            <w:pPr>
              <w:rPr>
                <w:ins w:id="2433" w:author="XuanWen Chen" w:date="2019-01-02T08:01:00Z"/>
                <w:rFonts w:hAnsi="宋体"/>
              </w:rPr>
            </w:pPr>
            <w:ins w:id="2434" w:author="XuanWen Chen" w:date="2019-01-02T08:01:00Z">
              <w:r>
                <w:rPr>
                  <w:rFonts w:hAnsi="宋体" w:hint="eastAsia"/>
                </w:rPr>
                <w:t>业务规</w:t>
              </w:r>
              <w:r>
                <w:rPr>
                  <w:rFonts w:hAnsi="宋体" w:hint="eastAsia"/>
                </w:rPr>
                <w:lastRenderedPageBreak/>
                <w:t>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5B14" w14:textId="77777777" w:rsidR="00754881" w:rsidRDefault="00754881">
            <w:pPr>
              <w:jc w:val="left"/>
              <w:rPr>
                <w:ins w:id="2435" w:author="XuanWen Chen" w:date="2019-01-02T08:01:00Z"/>
                <w:rFonts w:hAnsi="宋体"/>
              </w:rPr>
            </w:pPr>
          </w:p>
        </w:tc>
      </w:tr>
      <w:tr w:rsidR="00754881" w14:paraId="3DF566E4" w14:textId="77777777" w:rsidTr="00754881">
        <w:trPr>
          <w:ins w:id="243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F1D25" w14:textId="77777777" w:rsidR="00754881" w:rsidRDefault="00754881">
            <w:pPr>
              <w:rPr>
                <w:ins w:id="2437" w:author="XuanWen Chen" w:date="2019-01-02T08:01:00Z"/>
                <w:rFonts w:hAnsi="宋体"/>
              </w:rPr>
            </w:pPr>
            <w:ins w:id="243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E0729" w14:textId="77777777" w:rsidR="00754881" w:rsidRDefault="00754881">
            <w:pPr>
              <w:jc w:val="left"/>
              <w:rPr>
                <w:ins w:id="2439" w:author="XuanWen Chen" w:date="2019-01-02T08:01:00Z"/>
                <w:rFonts w:hAnsi="宋体"/>
              </w:rPr>
            </w:pPr>
          </w:p>
        </w:tc>
      </w:tr>
      <w:tr w:rsidR="00754881" w14:paraId="2B8D329A" w14:textId="77777777" w:rsidTr="00754881">
        <w:trPr>
          <w:ins w:id="244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91F1C" w14:textId="77777777" w:rsidR="00754881" w:rsidRDefault="00754881">
            <w:pPr>
              <w:rPr>
                <w:ins w:id="2441" w:author="XuanWen Chen" w:date="2019-01-02T08:01:00Z"/>
              </w:rPr>
            </w:pPr>
            <w:ins w:id="2442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B2653" w14:textId="77777777" w:rsidR="00754881" w:rsidRDefault="00754881">
            <w:pPr>
              <w:rPr>
                <w:ins w:id="2443" w:author="XuanWen Chen" w:date="2019-01-02T08:01:00Z"/>
              </w:rPr>
            </w:pPr>
          </w:p>
          <w:p w14:paraId="37EA1DFD" w14:textId="77777777" w:rsidR="00754881" w:rsidRDefault="00754881">
            <w:pPr>
              <w:rPr>
                <w:ins w:id="2444" w:author="XuanWen Chen" w:date="2019-01-02T08:01:00Z"/>
              </w:rPr>
            </w:pPr>
          </w:p>
        </w:tc>
      </w:tr>
    </w:tbl>
    <w:p w14:paraId="62DB008E" w14:textId="77777777" w:rsidR="00754881" w:rsidRDefault="00754881" w:rsidP="00754881">
      <w:pPr>
        <w:pStyle w:val="4"/>
        <w:rPr>
          <w:ins w:id="2445" w:author="XuanWen Chen" w:date="2019-01-02T08:01:00Z"/>
        </w:rPr>
      </w:pPr>
      <w:ins w:id="2446" w:author="XuanWen Chen" w:date="2019-01-02T08:01:00Z">
        <w:r>
          <w:rPr>
            <w:rFonts w:hint="eastAsia"/>
          </w:rPr>
          <w:t>用户更换头像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74B9BAA" w14:textId="77777777" w:rsidTr="00754881">
        <w:trPr>
          <w:ins w:id="24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133C9" w14:textId="77777777" w:rsidR="00754881" w:rsidRDefault="00754881">
            <w:pPr>
              <w:rPr>
                <w:ins w:id="2448" w:author="XuanWen Chen" w:date="2019-01-02T08:01:00Z"/>
              </w:rPr>
            </w:pPr>
            <w:ins w:id="244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C6495" w14:textId="77777777" w:rsidR="00754881" w:rsidRDefault="00754881">
            <w:pPr>
              <w:jc w:val="left"/>
              <w:rPr>
                <w:ins w:id="2450" w:author="XuanWen Chen" w:date="2019-01-02T08:01:00Z"/>
                <w:rFonts w:hAnsi="宋体"/>
                <w:b/>
              </w:rPr>
            </w:pPr>
            <w:ins w:id="2451" w:author="XuanWen Chen" w:date="2019-01-02T08:01:00Z">
              <w:r>
                <w:rPr>
                  <w:rFonts w:hAnsi="宋体" w:hint="eastAsia"/>
                  <w:b/>
                </w:rPr>
                <w:t>UC-9：用户更换头像</w:t>
              </w:r>
            </w:ins>
          </w:p>
        </w:tc>
      </w:tr>
      <w:tr w:rsidR="00754881" w14:paraId="14955CB7" w14:textId="77777777" w:rsidTr="00754881">
        <w:trPr>
          <w:ins w:id="24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CC69" w14:textId="77777777" w:rsidR="00754881" w:rsidRDefault="00754881">
            <w:pPr>
              <w:rPr>
                <w:ins w:id="2453" w:author="XuanWen Chen" w:date="2019-01-02T08:01:00Z"/>
              </w:rPr>
            </w:pPr>
            <w:ins w:id="245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912A" w14:textId="77777777" w:rsidR="00754881" w:rsidRDefault="00754881">
            <w:pPr>
              <w:jc w:val="left"/>
              <w:rPr>
                <w:ins w:id="2455" w:author="XuanWen Chen" w:date="2019-01-02T08:01:00Z"/>
                <w:rFonts w:hAnsi="宋体"/>
              </w:rPr>
            </w:pPr>
            <w:proofErr w:type="gramStart"/>
            <w:ins w:id="2456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DADD" w14:textId="77777777" w:rsidR="00754881" w:rsidRDefault="00754881">
            <w:pPr>
              <w:jc w:val="left"/>
              <w:rPr>
                <w:ins w:id="2457" w:author="XuanWen Chen" w:date="2019-01-02T08:01:00Z"/>
                <w:rFonts w:hAnsi="宋体"/>
              </w:rPr>
            </w:pPr>
            <w:ins w:id="245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B2BA0" w14:textId="77777777" w:rsidR="00754881" w:rsidRDefault="00754881">
            <w:pPr>
              <w:jc w:val="left"/>
              <w:rPr>
                <w:ins w:id="2459" w:author="XuanWen Chen" w:date="2019-01-02T08:01:00Z"/>
                <w:rFonts w:hAnsi="宋体"/>
              </w:rPr>
            </w:pPr>
            <w:ins w:id="2460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08660856" w14:textId="77777777" w:rsidTr="00754881">
        <w:trPr>
          <w:ins w:id="246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285D0" w14:textId="77777777" w:rsidR="00754881" w:rsidRDefault="00754881">
            <w:pPr>
              <w:rPr>
                <w:ins w:id="2462" w:author="XuanWen Chen" w:date="2019-01-02T08:01:00Z"/>
              </w:rPr>
            </w:pPr>
            <w:ins w:id="246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45247" w14:textId="77777777" w:rsidR="00754881" w:rsidRDefault="00754881">
            <w:pPr>
              <w:jc w:val="left"/>
              <w:rPr>
                <w:ins w:id="2464" w:author="XuanWen Chen" w:date="2019-01-02T08:01:00Z"/>
                <w:rFonts w:hAnsi="宋体"/>
              </w:rPr>
            </w:pPr>
            <w:ins w:id="246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6635" w14:textId="77777777" w:rsidR="00754881" w:rsidRDefault="00754881">
            <w:pPr>
              <w:jc w:val="left"/>
              <w:rPr>
                <w:ins w:id="2466" w:author="XuanWen Chen" w:date="2019-01-02T08:01:00Z"/>
                <w:rFonts w:hAnsi="宋体"/>
              </w:rPr>
            </w:pPr>
            <w:ins w:id="246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AED5" w14:textId="77777777" w:rsidR="00754881" w:rsidRDefault="00754881">
            <w:pPr>
              <w:jc w:val="left"/>
              <w:rPr>
                <w:ins w:id="2468" w:author="XuanWen Chen" w:date="2019-01-02T08:01:00Z"/>
                <w:rFonts w:hAnsi="宋体"/>
              </w:rPr>
            </w:pPr>
            <w:ins w:id="2469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04D70074" w14:textId="77777777" w:rsidTr="00754881">
        <w:trPr>
          <w:ins w:id="247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79D9" w14:textId="77777777" w:rsidR="00754881" w:rsidRDefault="00754881">
            <w:pPr>
              <w:rPr>
                <w:ins w:id="2471" w:author="XuanWen Chen" w:date="2019-01-02T08:01:00Z"/>
              </w:rPr>
            </w:pPr>
            <w:ins w:id="2472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152ED" w14:textId="77777777" w:rsidR="00754881" w:rsidRDefault="00754881">
            <w:pPr>
              <w:jc w:val="left"/>
              <w:rPr>
                <w:ins w:id="2473" w:author="XuanWen Chen" w:date="2019-01-02T08:01:00Z"/>
                <w:rFonts w:hAnsi="宋体"/>
              </w:rPr>
            </w:pPr>
            <w:ins w:id="2474" w:author="XuanWen Chen" w:date="2019-01-02T08:01:00Z">
              <w:r>
                <w:rPr>
                  <w:rFonts w:hAnsi="宋体" w:hint="eastAsia"/>
                </w:rPr>
                <w:t>用户更换用户头像</w:t>
              </w:r>
            </w:ins>
          </w:p>
        </w:tc>
      </w:tr>
      <w:tr w:rsidR="00754881" w14:paraId="664B686D" w14:textId="77777777" w:rsidTr="00754881">
        <w:trPr>
          <w:ins w:id="247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1804" w14:textId="77777777" w:rsidR="00754881" w:rsidRDefault="00754881">
            <w:pPr>
              <w:rPr>
                <w:ins w:id="2476" w:author="XuanWen Chen" w:date="2019-01-02T08:01:00Z"/>
              </w:rPr>
            </w:pPr>
            <w:ins w:id="2477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1BEE" w14:textId="77777777" w:rsidR="00754881" w:rsidRDefault="00754881">
            <w:pPr>
              <w:jc w:val="left"/>
              <w:rPr>
                <w:ins w:id="2478" w:author="XuanWen Chen" w:date="2019-01-02T08:01:00Z"/>
                <w:rFonts w:hAnsi="宋体"/>
              </w:rPr>
            </w:pPr>
            <w:ins w:id="2479" w:author="XuanWen Chen" w:date="2019-01-02T08:01:00Z">
              <w:r>
                <w:rPr>
                  <w:rFonts w:hAnsi="宋体" w:hint="eastAsia"/>
                </w:rPr>
                <w:t>用户需要更换用户头像</w:t>
              </w:r>
            </w:ins>
          </w:p>
        </w:tc>
      </w:tr>
      <w:tr w:rsidR="00754881" w14:paraId="0387C72E" w14:textId="77777777" w:rsidTr="00754881">
        <w:trPr>
          <w:ins w:id="248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21E3F" w14:textId="77777777" w:rsidR="00754881" w:rsidRDefault="00754881">
            <w:pPr>
              <w:rPr>
                <w:ins w:id="2481" w:author="XuanWen Chen" w:date="2019-01-02T08:01:00Z"/>
              </w:rPr>
            </w:pPr>
            <w:ins w:id="2482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F525E" w14:textId="77777777" w:rsidR="00754881" w:rsidRDefault="00754881">
            <w:pPr>
              <w:rPr>
                <w:ins w:id="2483" w:author="XuanWen Chen" w:date="2019-01-02T08:01:00Z"/>
              </w:rPr>
            </w:pPr>
            <w:ins w:id="2484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</w:tc>
      </w:tr>
      <w:tr w:rsidR="00754881" w14:paraId="5D1FA93A" w14:textId="77777777" w:rsidTr="00754881">
        <w:trPr>
          <w:ins w:id="248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9D3" w14:textId="77777777" w:rsidR="00754881" w:rsidRDefault="00754881">
            <w:pPr>
              <w:rPr>
                <w:ins w:id="2486" w:author="XuanWen Chen" w:date="2019-01-02T08:01:00Z"/>
              </w:rPr>
            </w:pPr>
            <w:ins w:id="248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2A46" w14:textId="77777777" w:rsidR="00754881" w:rsidRDefault="00754881">
            <w:pPr>
              <w:rPr>
                <w:ins w:id="2488" w:author="XuanWen Chen" w:date="2019-01-02T08:01:00Z"/>
              </w:rPr>
            </w:pPr>
            <w:ins w:id="2489" w:author="XuanWen Chen" w:date="2019-01-02T08:01:00Z">
              <w:r>
                <w:rPr>
                  <w:rFonts w:hint="eastAsia"/>
                </w:rPr>
                <w:t>POST-1：用户头像全部更新</w:t>
              </w:r>
            </w:ins>
          </w:p>
        </w:tc>
      </w:tr>
      <w:tr w:rsidR="00754881" w14:paraId="25E6DD24" w14:textId="77777777" w:rsidTr="00754881">
        <w:trPr>
          <w:ins w:id="24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0232" w14:textId="77777777" w:rsidR="00754881" w:rsidRDefault="00754881">
            <w:pPr>
              <w:rPr>
                <w:ins w:id="2491" w:author="XuanWen Chen" w:date="2019-01-02T08:01:00Z"/>
                <w:rFonts w:hAnsi="宋体"/>
              </w:rPr>
            </w:pPr>
            <w:ins w:id="249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CEFC3" w14:textId="77777777" w:rsidR="00754881" w:rsidRDefault="00754881">
            <w:pPr>
              <w:rPr>
                <w:ins w:id="2493" w:author="XuanWen Chen" w:date="2019-01-02T08:01:00Z"/>
              </w:rPr>
            </w:pPr>
            <w:ins w:id="2494" w:author="XuanWen Chen" w:date="2019-01-02T08:01:00Z">
              <w:r>
                <w:rPr>
                  <w:rFonts w:hint="eastAsia"/>
                </w:rPr>
                <w:t>头像信息</w:t>
              </w:r>
            </w:ins>
          </w:p>
        </w:tc>
      </w:tr>
      <w:tr w:rsidR="00754881" w14:paraId="758DF0E1" w14:textId="77777777" w:rsidTr="00754881">
        <w:trPr>
          <w:ins w:id="24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E64A1" w14:textId="77777777" w:rsidR="00754881" w:rsidRDefault="00754881">
            <w:pPr>
              <w:rPr>
                <w:ins w:id="2496" w:author="XuanWen Chen" w:date="2019-01-02T08:01:00Z"/>
                <w:rFonts w:hAnsi="宋体"/>
              </w:rPr>
            </w:pPr>
            <w:ins w:id="249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30F5" w14:textId="77777777" w:rsidR="00754881" w:rsidRDefault="00754881">
            <w:pPr>
              <w:rPr>
                <w:ins w:id="2498" w:author="XuanWen Chen" w:date="2019-01-02T08:01:00Z"/>
              </w:rPr>
            </w:pPr>
            <w:ins w:id="2499" w:author="XuanWen Chen" w:date="2019-01-02T08:01:00Z">
              <w:r>
                <w:rPr>
                  <w:rFonts w:hint="eastAsia"/>
                </w:rPr>
                <w:t>修改成功</w:t>
              </w:r>
            </w:ins>
          </w:p>
        </w:tc>
      </w:tr>
      <w:tr w:rsidR="00754881" w14:paraId="35F593F6" w14:textId="77777777" w:rsidTr="00754881">
        <w:trPr>
          <w:ins w:id="250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EBAF" w14:textId="77777777" w:rsidR="00754881" w:rsidRDefault="00754881">
            <w:pPr>
              <w:rPr>
                <w:ins w:id="2501" w:author="XuanWen Chen" w:date="2019-01-02T08:01:00Z"/>
              </w:rPr>
            </w:pPr>
            <w:ins w:id="250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93D6" w14:textId="77777777" w:rsidR="00754881" w:rsidRDefault="00754881">
            <w:pPr>
              <w:jc w:val="left"/>
              <w:rPr>
                <w:ins w:id="2503" w:author="XuanWen Chen" w:date="2019-01-02T08:01:00Z"/>
                <w:rFonts w:hAnsi="宋体"/>
              </w:rPr>
            </w:pPr>
            <w:ins w:id="2504" w:author="XuanWen Chen" w:date="2019-01-02T08:01:00Z">
              <w:r>
                <w:rPr>
                  <w:rFonts w:hAnsi="宋体" w:hint="eastAsia"/>
                </w:rPr>
                <w:t>1.用户进入个人中心</w:t>
              </w:r>
            </w:ins>
          </w:p>
          <w:p w14:paraId="26282481" w14:textId="77777777" w:rsidR="00754881" w:rsidRDefault="00754881">
            <w:pPr>
              <w:jc w:val="left"/>
              <w:rPr>
                <w:ins w:id="2505" w:author="XuanWen Chen" w:date="2019-01-02T08:01:00Z"/>
                <w:rFonts w:hAnsi="宋体"/>
              </w:rPr>
            </w:pPr>
            <w:ins w:id="2506" w:author="XuanWen Chen" w:date="2019-01-02T08:01:00Z">
              <w:r>
                <w:rPr>
                  <w:rFonts w:hAnsi="宋体" w:hint="eastAsia"/>
                </w:rPr>
                <w:t>2.点击更换头像</w:t>
              </w:r>
            </w:ins>
          </w:p>
          <w:p w14:paraId="6D0D1F55" w14:textId="77777777" w:rsidR="00754881" w:rsidRDefault="00754881">
            <w:pPr>
              <w:jc w:val="left"/>
              <w:rPr>
                <w:ins w:id="2507" w:author="XuanWen Chen" w:date="2019-01-02T08:01:00Z"/>
                <w:rFonts w:hAnsi="宋体"/>
              </w:rPr>
            </w:pPr>
            <w:ins w:id="2508" w:author="XuanWen Chen" w:date="2019-01-02T08:01:00Z">
              <w:r>
                <w:rPr>
                  <w:rFonts w:hAnsi="宋体" w:hint="eastAsia"/>
                </w:rPr>
                <w:t>3．上传新的用户头像。</w:t>
              </w:r>
            </w:ins>
          </w:p>
          <w:p w14:paraId="2B78021B" w14:textId="77777777" w:rsidR="00754881" w:rsidRDefault="00754881">
            <w:pPr>
              <w:jc w:val="left"/>
              <w:rPr>
                <w:ins w:id="2509" w:author="XuanWen Chen" w:date="2019-01-02T08:01:00Z"/>
                <w:rFonts w:hAnsi="宋体"/>
              </w:rPr>
            </w:pPr>
            <w:ins w:id="2510" w:author="XuanWen Chen" w:date="2019-01-02T08:01:00Z">
              <w:r>
                <w:rPr>
                  <w:rFonts w:hAnsi="宋体" w:hint="eastAsia"/>
                </w:rPr>
                <w:t>5． 点击确认</w:t>
              </w:r>
            </w:ins>
          </w:p>
        </w:tc>
      </w:tr>
      <w:tr w:rsidR="00754881" w14:paraId="24042A36" w14:textId="77777777" w:rsidTr="00754881">
        <w:trPr>
          <w:ins w:id="251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0927" w14:textId="77777777" w:rsidR="00754881" w:rsidRDefault="00754881">
            <w:pPr>
              <w:rPr>
                <w:ins w:id="2512" w:author="XuanWen Chen" w:date="2019-01-02T08:01:00Z"/>
                <w:rFonts w:hAnsi="宋体"/>
              </w:rPr>
            </w:pPr>
            <w:ins w:id="2513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DED44" w14:textId="77777777" w:rsidR="00754881" w:rsidRDefault="00754881">
            <w:pPr>
              <w:jc w:val="left"/>
              <w:rPr>
                <w:ins w:id="2514" w:author="XuanWen Chen" w:date="2019-01-02T08:01:00Z"/>
                <w:rFonts w:hAnsi="宋体"/>
              </w:rPr>
            </w:pPr>
          </w:p>
        </w:tc>
      </w:tr>
      <w:tr w:rsidR="00754881" w14:paraId="3B1F675D" w14:textId="77777777" w:rsidTr="00754881">
        <w:trPr>
          <w:ins w:id="25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431A8" w14:textId="77777777" w:rsidR="00754881" w:rsidRDefault="00754881">
            <w:pPr>
              <w:rPr>
                <w:ins w:id="2516" w:author="XuanWen Chen" w:date="2019-01-02T08:01:00Z"/>
                <w:rFonts w:hAnsi="宋体"/>
              </w:rPr>
            </w:pPr>
            <w:ins w:id="2517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1E448" w14:textId="77777777" w:rsidR="00754881" w:rsidRDefault="00754881">
            <w:pPr>
              <w:pStyle w:val="a9"/>
              <w:ind w:left="2940" w:firstLineChars="0" w:firstLine="0"/>
              <w:jc w:val="left"/>
              <w:rPr>
                <w:ins w:id="2518" w:author="XuanWen Chen" w:date="2019-01-02T08:01:00Z"/>
                <w:rFonts w:hAnsi="宋体"/>
              </w:rPr>
            </w:pPr>
            <w:ins w:id="2519" w:author="XuanWen Chen" w:date="2019-01-02T08:01:00Z">
              <w:r>
                <w:rPr>
                  <w:rFonts w:hAnsi="宋体" w:hint="eastAsia"/>
                </w:rPr>
                <w:t>E1：照片格式无法读取。</w:t>
              </w:r>
            </w:ins>
          </w:p>
        </w:tc>
      </w:tr>
      <w:tr w:rsidR="00754881" w14:paraId="12893E92" w14:textId="77777777" w:rsidTr="00754881">
        <w:trPr>
          <w:ins w:id="25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D2005" w14:textId="77777777" w:rsidR="00754881" w:rsidRDefault="00754881">
            <w:pPr>
              <w:rPr>
                <w:ins w:id="2521" w:author="XuanWen Chen" w:date="2019-01-02T08:01:00Z"/>
                <w:rFonts w:hAnsi="宋体"/>
              </w:rPr>
            </w:pPr>
            <w:ins w:id="2522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2335C" w14:textId="77777777" w:rsidR="00754881" w:rsidRDefault="00754881">
            <w:pPr>
              <w:jc w:val="left"/>
              <w:rPr>
                <w:ins w:id="2523" w:author="XuanWen Chen" w:date="2019-01-02T08:01:00Z"/>
                <w:rFonts w:hAnsi="宋体"/>
              </w:rPr>
            </w:pPr>
            <w:ins w:id="2524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52E14DDC" w14:textId="77777777" w:rsidTr="00754881">
        <w:trPr>
          <w:ins w:id="25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21AF7" w14:textId="77777777" w:rsidR="00754881" w:rsidRDefault="00754881">
            <w:pPr>
              <w:rPr>
                <w:ins w:id="2526" w:author="XuanWen Chen" w:date="2019-01-02T08:01:00Z"/>
                <w:rFonts w:hAnsi="宋体"/>
              </w:rPr>
            </w:pPr>
            <w:ins w:id="252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14ADA" w14:textId="77777777" w:rsidR="00754881" w:rsidRDefault="00754881">
            <w:pPr>
              <w:jc w:val="left"/>
              <w:rPr>
                <w:ins w:id="2528" w:author="XuanWen Chen" w:date="2019-01-02T08:01:00Z"/>
                <w:rFonts w:hAnsi="宋体"/>
              </w:rPr>
            </w:pPr>
            <w:ins w:id="2529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115502A6" w14:textId="77777777" w:rsidTr="00754881">
        <w:trPr>
          <w:ins w:id="25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4C166" w14:textId="77777777" w:rsidR="00754881" w:rsidRDefault="00754881">
            <w:pPr>
              <w:rPr>
                <w:ins w:id="2531" w:author="XuanWen Chen" w:date="2019-01-02T08:01:00Z"/>
                <w:rFonts w:hAnsi="宋体"/>
              </w:rPr>
            </w:pPr>
            <w:ins w:id="2532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C1CAE" w14:textId="77777777" w:rsidR="00754881" w:rsidRDefault="00754881">
            <w:pPr>
              <w:jc w:val="left"/>
              <w:rPr>
                <w:ins w:id="2533" w:author="XuanWen Chen" w:date="2019-01-02T08:01:00Z"/>
                <w:rFonts w:hAnsi="宋体"/>
              </w:rPr>
            </w:pPr>
          </w:p>
        </w:tc>
      </w:tr>
      <w:tr w:rsidR="00754881" w14:paraId="0FFE343B" w14:textId="77777777" w:rsidTr="00754881">
        <w:trPr>
          <w:ins w:id="253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6011" w14:textId="77777777" w:rsidR="00754881" w:rsidRDefault="00754881">
            <w:pPr>
              <w:rPr>
                <w:ins w:id="2535" w:author="XuanWen Chen" w:date="2019-01-02T08:01:00Z"/>
                <w:rFonts w:hAnsi="宋体"/>
              </w:rPr>
            </w:pPr>
            <w:ins w:id="2536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923C5" w14:textId="77777777" w:rsidR="00754881" w:rsidRDefault="00754881">
            <w:pPr>
              <w:jc w:val="left"/>
              <w:rPr>
                <w:ins w:id="2537" w:author="XuanWen Chen" w:date="2019-01-02T08:01:00Z"/>
                <w:rFonts w:hAnsi="宋体"/>
              </w:rPr>
            </w:pPr>
          </w:p>
        </w:tc>
      </w:tr>
      <w:tr w:rsidR="00754881" w14:paraId="78D74676" w14:textId="77777777" w:rsidTr="00754881">
        <w:trPr>
          <w:ins w:id="253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71FC" w14:textId="77777777" w:rsidR="00754881" w:rsidRDefault="00754881">
            <w:pPr>
              <w:rPr>
                <w:ins w:id="2539" w:author="XuanWen Chen" w:date="2019-01-02T08:01:00Z"/>
              </w:rPr>
            </w:pPr>
            <w:ins w:id="2540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8D04" w14:textId="77777777" w:rsidR="00754881" w:rsidRDefault="00754881">
            <w:pPr>
              <w:rPr>
                <w:ins w:id="2541" w:author="XuanWen Chen" w:date="2019-01-02T08:01:00Z"/>
              </w:rPr>
            </w:pPr>
          </w:p>
          <w:p w14:paraId="20019C56" w14:textId="77777777" w:rsidR="00754881" w:rsidRDefault="00754881">
            <w:pPr>
              <w:rPr>
                <w:ins w:id="2542" w:author="XuanWen Chen" w:date="2019-01-02T08:01:00Z"/>
              </w:rPr>
            </w:pPr>
          </w:p>
        </w:tc>
      </w:tr>
    </w:tbl>
    <w:p w14:paraId="75B7180C" w14:textId="77777777" w:rsidR="00754881" w:rsidRDefault="00754881" w:rsidP="00754881">
      <w:pPr>
        <w:pStyle w:val="4"/>
        <w:rPr>
          <w:ins w:id="2543" w:author="XuanWen Chen" w:date="2019-01-02T08:01:00Z"/>
        </w:rPr>
      </w:pPr>
      <w:ins w:id="2544" w:author="XuanWen Chen" w:date="2019-01-02T08:01:00Z">
        <w:r>
          <w:rPr>
            <w:rFonts w:hint="eastAsia"/>
          </w:rPr>
          <w:lastRenderedPageBreak/>
          <w:t>用户更换密码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256BF3D" w14:textId="77777777" w:rsidTr="00754881">
        <w:trPr>
          <w:ins w:id="25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275E1" w14:textId="77777777" w:rsidR="00754881" w:rsidRDefault="00754881">
            <w:pPr>
              <w:rPr>
                <w:ins w:id="2546" w:author="XuanWen Chen" w:date="2019-01-02T08:01:00Z"/>
              </w:rPr>
            </w:pPr>
            <w:ins w:id="254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F369" w14:textId="77777777" w:rsidR="00754881" w:rsidRDefault="00754881">
            <w:pPr>
              <w:jc w:val="left"/>
              <w:rPr>
                <w:ins w:id="2548" w:author="XuanWen Chen" w:date="2019-01-02T08:01:00Z"/>
                <w:rFonts w:hAnsi="宋体"/>
                <w:b/>
              </w:rPr>
            </w:pPr>
            <w:ins w:id="2549" w:author="XuanWen Chen" w:date="2019-01-02T08:01:00Z">
              <w:r>
                <w:rPr>
                  <w:rFonts w:hAnsi="宋体" w:hint="eastAsia"/>
                  <w:b/>
                </w:rPr>
                <w:t>UC-10：用户更换密码</w:t>
              </w:r>
            </w:ins>
          </w:p>
        </w:tc>
      </w:tr>
      <w:tr w:rsidR="00754881" w14:paraId="5AC1D871" w14:textId="77777777" w:rsidTr="00754881">
        <w:trPr>
          <w:ins w:id="25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548F" w14:textId="77777777" w:rsidR="00754881" w:rsidRDefault="00754881">
            <w:pPr>
              <w:rPr>
                <w:ins w:id="2551" w:author="XuanWen Chen" w:date="2019-01-02T08:01:00Z"/>
              </w:rPr>
            </w:pPr>
            <w:ins w:id="255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FE424" w14:textId="77777777" w:rsidR="00754881" w:rsidRDefault="00754881">
            <w:pPr>
              <w:jc w:val="left"/>
              <w:rPr>
                <w:ins w:id="2553" w:author="XuanWen Chen" w:date="2019-01-02T08:01:00Z"/>
                <w:rFonts w:hAnsi="宋体"/>
              </w:rPr>
            </w:pPr>
            <w:proofErr w:type="gramStart"/>
            <w:ins w:id="255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0C06" w14:textId="77777777" w:rsidR="00754881" w:rsidRDefault="00754881">
            <w:pPr>
              <w:jc w:val="left"/>
              <w:rPr>
                <w:ins w:id="2555" w:author="XuanWen Chen" w:date="2019-01-02T08:01:00Z"/>
                <w:rFonts w:hAnsi="宋体"/>
              </w:rPr>
            </w:pPr>
            <w:ins w:id="255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1EF2" w14:textId="77777777" w:rsidR="00754881" w:rsidRDefault="00754881">
            <w:pPr>
              <w:jc w:val="left"/>
              <w:rPr>
                <w:ins w:id="2557" w:author="XuanWen Chen" w:date="2019-01-02T08:01:00Z"/>
                <w:rFonts w:hAnsi="宋体"/>
              </w:rPr>
            </w:pPr>
            <w:ins w:id="2558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750BDA7F" w14:textId="77777777" w:rsidTr="00754881">
        <w:trPr>
          <w:ins w:id="255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95F89" w14:textId="77777777" w:rsidR="00754881" w:rsidRDefault="00754881">
            <w:pPr>
              <w:rPr>
                <w:ins w:id="2560" w:author="XuanWen Chen" w:date="2019-01-02T08:01:00Z"/>
              </w:rPr>
            </w:pPr>
            <w:ins w:id="256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E79A" w14:textId="77777777" w:rsidR="00754881" w:rsidRDefault="00754881">
            <w:pPr>
              <w:jc w:val="left"/>
              <w:rPr>
                <w:ins w:id="2562" w:author="XuanWen Chen" w:date="2019-01-02T08:01:00Z"/>
                <w:rFonts w:hAnsi="宋体"/>
              </w:rPr>
            </w:pPr>
            <w:ins w:id="256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C012B" w14:textId="77777777" w:rsidR="00754881" w:rsidRDefault="00754881">
            <w:pPr>
              <w:jc w:val="left"/>
              <w:rPr>
                <w:ins w:id="2564" w:author="XuanWen Chen" w:date="2019-01-02T08:01:00Z"/>
                <w:rFonts w:hAnsi="宋体"/>
              </w:rPr>
            </w:pPr>
            <w:ins w:id="256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C323" w14:textId="77777777" w:rsidR="00754881" w:rsidRDefault="00754881">
            <w:pPr>
              <w:jc w:val="left"/>
              <w:rPr>
                <w:ins w:id="2566" w:author="XuanWen Chen" w:date="2019-01-02T08:01:00Z"/>
                <w:rFonts w:hAnsi="宋体"/>
              </w:rPr>
            </w:pPr>
            <w:ins w:id="2567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DD8B044" w14:textId="77777777" w:rsidTr="00754881">
        <w:trPr>
          <w:ins w:id="25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A3099" w14:textId="77777777" w:rsidR="00754881" w:rsidRDefault="00754881">
            <w:pPr>
              <w:rPr>
                <w:ins w:id="2569" w:author="XuanWen Chen" w:date="2019-01-02T08:01:00Z"/>
              </w:rPr>
            </w:pPr>
            <w:ins w:id="257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73E2B" w14:textId="77777777" w:rsidR="00754881" w:rsidRDefault="00754881">
            <w:pPr>
              <w:jc w:val="left"/>
              <w:rPr>
                <w:ins w:id="2571" w:author="XuanWen Chen" w:date="2019-01-02T08:01:00Z"/>
                <w:rFonts w:hAnsi="宋体"/>
              </w:rPr>
            </w:pPr>
            <w:ins w:id="2572" w:author="XuanWen Chen" w:date="2019-01-02T08:01:00Z">
              <w:r>
                <w:rPr>
                  <w:rFonts w:hAnsi="宋体" w:hint="eastAsia"/>
                </w:rPr>
                <w:t>用户更换用户密码</w:t>
              </w:r>
            </w:ins>
          </w:p>
        </w:tc>
      </w:tr>
      <w:tr w:rsidR="00754881" w14:paraId="59B33160" w14:textId="77777777" w:rsidTr="00754881">
        <w:trPr>
          <w:ins w:id="25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F06D6" w14:textId="77777777" w:rsidR="00754881" w:rsidRDefault="00754881">
            <w:pPr>
              <w:rPr>
                <w:ins w:id="2574" w:author="XuanWen Chen" w:date="2019-01-02T08:01:00Z"/>
              </w:rPr>
            </w:pPr>
            <w:ins w:id="257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F9F6" w14:textId="77777777" w:rsidR="00754881" w:rsidRDefault="00754881">
            <w:pPr>
              <w:jc w:val="left"/>
              <w:rPr>
                <w:ins w:id="2576" w:author="XuanWen Chen" w:date="2019-01-02T08:01:00Z"/>
                <w:rFonts w:hAnsi="宋体"/>
              </w:rPr>
            </w:pPr>
            <w:ins w:id="2577" w:author="XuanWen Chen" w:date="2019-01-02T08:01:00Z">
              <w:r>
                <w:rPr>
                  <w:rFonts w:hAnsi="宋体" w:hint="eastAsia"/>
                </w:rPr>
                <w:t>用户需要更换用户密码</w:t>
              </w:r>
            </w:ins>
          </w:p>
        </w:tc>
      </w:tr>
      <w:tr w:rsidR="00754881" w14:paraId="60771EA0" w14:textId="77777777" w:rsidTr="00754881">
        <w:trPr>
          <w:ins w:id="25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A1600" w14:textId="77777777" w:rsidR="00754881" w:rsidRDefault="00754881">
            <w:pPr>
              <w:rPr>
                <w:ins w:id="2579" w:author="XuanWen Chen" w:date="2019-01-02T08:01:00Z"/>
              </w:rPr>
            </w:pPr>
            <w:ins w:id="258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EDF1" w14:textId="77777777" w:rsidR="00754881" w:rsidRDefault="00754881">
            <w:pPr>
              <w:rPr>
                <w:ins w:id="2581" w:author="XuanWen Chen" w:date="2019-01-02T08:01:00Z"/>
              </w:rPr>
            </w:pPr>
            <w:ins w:id="2582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</w:tc>
      </w:tr>
      <w:tr w:rsidR="00754881" w14:paraId="625E3414" w14:textId="77777777" w:rsidTr="00754881">
        <w:trPr>
          <w:ins w:id="258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C56D" w14:textId="77777777" w:rsidR="00754881" w:rsidRDefault="00754881">
            <w:pPr>
              <w:rPr>
                <w:ins w:id="2584" w:author="XuanWen Chen" w:date="2019-01-02T08:01:00Z"/>
              </w:rPr>
            </w:pPr>
            <w:ins w:id="258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8D69F" w14:textId="77777777" w:rsidR="00754881" w:rsidRDefault="00754881">
            <w:pPr>
              <w:rPr>
                <w:ins w:id="2586" w:author="XuanWen Chen" w:date="2019-01-02T08:01:00Z"/>
              </w:rPr>
            </w:pPr>
            <w:ins w:id="2587" w:author="XuanWen Chen" w:date="2019-01-02T08:01:00Z">
              <w:r>
                <w:rPr>
                  <w:rFonts w:hint="eastAsia"/>
                </w:rPr>
                <w:t>POSST-1:向邮箱发送密码更改成功的邮件</w:t>
              </w:r>
            </w:ins>
          </w:p>
        </w:tc>
      </w:tr>
      <w:tr w:rsidR="00754881" w14:paraId="63D74B92" w14:textId="77777777" w:rsidTr="00754881">
        <w:trPr>
          <w:ins w:id="25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C473" w14:textId="77777777" w:rsidR="00754881" w:rsidRDefault="00754881">
            <w:pPr>
              <w:rPr>
                <w:ins w:id="2589" w:author="XuanWen Chen" w:date="2019-01-02T08:01:00Z"/>
                <w:rFonts w:hAnsi="宋体"/>
              </w:rPr>
            </w:pPr>
            <w:ins w:id="2590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545" w14:textId="77777777" w:rsidR="00754881" w:rsidRDefault="00754881">
            <w:pPr>
              <w:rPr>
                <w:ins w:id="2591" w:author="XuanWen Chen" w:date="2019-01-02T08:01:00Z"/>
              </w:rPr>
            </w:pPr>
            <w:ins w:id="2592" w:author="XuanWen Chen" w:date="2019-01-02T08:01:00Z">
              <w:r>
                <w:rPr>
                  <w:rFonts w:hint="eastAsia"/>
                </w:rPr>
                <w:t>密码信息</w:t>
              </w:r>
            </w:ins>
          </w:p>
        </w:tc>
      </w:tr>
      <w:tr w:rsidR="00754881" w14:paraId="508B2F4A" w14:textId="77777777" w:rsidTr="00754881">
        <w:trPr>
          <w:ins w:id="259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0245" w14:textId="77777777" w:rsidR="00754881" w:rsidRDefault="00754881">
            <w:pPr>
              <w:rPr>
                <w:ins w:id="2594" w:author="XuanWen Chen" w:date="2019-01-02T08:01:00Z"/>
                <w:rFonts w:hAnsi="宋体"/>
              </w:rPr>
            </w:pPr>
            <w:ins w:id="2595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2EFEC" w14:textId="77777777" w:rsidR="00754881" w:rsidRDefault="00754881">
            <w:pPr>
              <w:rPr>
                <w:ins w:id="2596" w:author="XuanWen Chen" w:date="2019-01-02T08:01:00Z"/>
              </w:rPr>
            </w:pPr>
            <w:ins w:id="2597" w:author="XuanWen Chen" w:date="2019-01-02T08:01:00Z">
              <w:r>
                <w:rPr>
                  <w:rFonts w:hint="eastAsia"/>
                </w:rPr>
                <w:t>修改成功</w:t>
              </w:r>
            </w:ins>
          </w:p>
        </w:tc>
      </w:tr>
      <w:tr w:rsidR="00754881" w14:paraId="027B8F32" w14:textId="77777777" w:rsidTr="00754881">
        <w:trPr>
          <w:ins w:id="259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1FBC9" w14:textId="77777777" w:rsidR="00754881" w:rsidRDefault="00754881">
            <w:pPr>
              <w:rPr>
                <w:ins w:id="2599" w:author="XuanWen Chen" w:date="2019-01-02T08:01:00Z"/>
              </w:rPr>
            </w:pPr>
            <w:ins w:id="2600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EF97" w14:textId="77777777" w:rsidR="00754881" w:rsidRDefault="00754881">
            <w:pPr>
              <w:jc w:val="left"/>
              <w:rPr>
                <w:ins w:id="2601" w:author="XuanWen Chen" w:date="2019-01-02T08:01:00Z"/>
                <w:rFonts w:hAnsi="宋体"/>
              </w:rPr>
            </w:pPr>
            <w:ins w:id="2602" w:author="XuanWen Chen" w:date="2019-01-02T08:01:00Z">
              <w:r>
                <w:rPr>
                  <w:rFonts w:hAnsi="宋体" w:hint="eastAsia"/>
                </w:rPr>
                <w:t>1.用户进入个人中心</w:t>
              </w:r>
            </w:ins>
          </w:p>
          <w:p w14:paraId="62A835B7" w14:textId="77777777" w:rsidR="00754881" w:rsidRDefault="00754881">
            <w:pPr>
              <w:jc w:val="left"/>
              <w:rPr>
                <w:ins w:id="2603" w:author="XuanWen Chen" w:date="2019-01-02T08:01:00Z"/>
                <w:rFonts w:hAnsi="宋体"/>
              </w:rPr>
            </w:pPr>
            <w:ins w:id="2604" w:author="XuanWen Chen" w:date="2019-01-02T08:01:00Z">
              <w:r>
                <w:rPr>
                  <w:rFonts w:hAnsi="宋体" w:hint="eastAsia"/>
                </w:rPr>
                <w:t>2.点击更换密码</w:t>
              </w:r>
            </w:ins>
          </w:p>
          <w:p w14:paraId="6A21A0B8" w14:textId="77777777" w:rsidR="00754881" w:rsidRDefault="00754881">
            <w:pPr>
              <w:jc w:val="left"/>
              <w:rPr>
                <w:ins w:id="2605" w:author="XuanWen Chen" w:date="2019-01-02T08:01:00Z"/>
                <w:rFonts w:hAnsi="宋体"/>
              </w:rPr>
            </w:pPr>
            <w:ins w:id="2606" w:author="XuanWen Chen" w:date="2019-01-02T08:01:00Z">
              <w:r>
                <w:rPr>
                  <w:rFonts w:hAnsi="宋体" w:hint="eastAsia"/>
                </w:rPr>
                <w:t>3．输入新的密码。</w:t>
              </w:r>
            </w:ins>
          </w:p>
          <w:p w14:paraId="271F9A9F" w14:textId="77777777" w:rsidR="00754881" w:rsidRDefault="00754881">
            <w:pPr>
              <w:jc w:val="left"/>
              <w:rPr>
                <w:ins w:id="2607" w:author="XuanWen Chen" w:date="2019-01-02T08:01:00Z"/>
                <w:rFonts w:hAnsi="宋体"/>
              </w:rPr>
            </w:pPr>
            <w:ins w:id="2608" w:author="XuanWen Chen" w:date="2019-01-02T08:01:00Z">
              <w:r>
                <w:rPr>
                  <w:rFonts w:hAnsi="宋体" w:hint="eastAsia"/>
                </w:rPr>
                <w:t>4．再次输入新的密码。</w:t>
              </w:r>
            </w:ins>
          </w:p>
        </w:tc>
      </w:tr>
      <w:tr w:rsidR="00754881" w14:paraId="68ED2434" w14:textId="77777777" w:rsidTr="00754881">
        <w:trPr>
          <w:ins w:id="26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24F0" w14:textId="77777777" w:rsidR="00754881" w:rsidRDefault="00754881">
            <w:pPr>
              <w:rPr>
                <w:ins w:id="2610" w:author="XuanWen Chen" w:date="2019-01-02T08:01:00Z"/>
                <w:rFonts w:hAnsi="宋体"/>
              </w:rPr>
            </w:pPr>
            <w:ins w:id="261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2F8BC" w14:textId="77777777" w:rsidR="00754881" w:rsidRDefault="00754881">
            <w:pPr>
              <w:jc w:val="left"/>
              <w:rPr>
                <w:ins w:id="2612" w:author="XuanWen Chen" w:date="2019-01-02T08:01:00Z"/>
                <w:rFonts w:hAnsi="宋体"/>
              </w:rPr>
            </w:pPr>
          </w:p>
        </w:tc>
      </w:tr>
      <w:tr w:rsidR="00754881" w14:paraId="28588ADC" w14:textId="77777777" w:rsidTr="00754881">
        <w:trPr>
          <w:ins w:id="26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2CBE9" w14:textId="77777777" w:rsidR="00754881" w:rsidRDefault="00754881">
            <w:pPr>
              <w:rPr>
                <w:ins w:id="2614" w:author="XuanWen Chen" w:date="2019-01-02T08:01:00Z"/>
                <w:rFonts w:hAnsi="宋体"/>
              </w:rPr>
            </w:pPr>
            <w:ins w:id="261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58E7F" w14:textId="77777777" w:rsidR="00754881" w:rsidRDefault="00754881">
            <w:pPr>
              <w:jc w:val="left"/>
              <w:rPr>
                <w:ins w:id="2616" w:author="XuanWen Chen" w:date="2019-01-02T08:01:00Z"/>
                <w:rFonts w:hAnsi="宋体"/>
              </w:rPr>
            </w:pPr>
            <w:ins w:id="2617" w:author="XuanWen Chen" w:date="2019-01-02T08:01:00Z">
              <w:r>
                <w:rPr>
                  <w:rFonts w:hAnsi="宋体" w:hint="eastAsia"/>
                </w:rPr>
                <w:t>E1：照片格式无法读取。</w:t>
              </w:r>
            </w:ins>
          </w:p>
        </w:tc>
      </w:tr>
      <w:tr w:rsidR="00754881" w14:paraId="17CFD695" w14:textId="77777777" w:rsidTr="00754881">
        <w:trPr>
          <w:ins w:id="26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E2E6" w14:textId="77777777" w:rsidR="00754881" w:rsidRDefault="00754881">
            <w:pPr>
              <w:rPr>
                <w:ins w:id="2619" w:author="XuanWen Chen" w:date="2019-01-02T08:01:00Z"/>
                <w:rFonts w:hAnsi="宋体"/>
              </w:rPr>
            </w:pPr>
            <w:ins w:id="262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48E9C" w14:textId="77777777" w:rsidR="00754881" w:rsidRDefault="00754881">
            <w:pPr>
              <w:jc w:val="left"/>
              <w:rPr>
                <w:ins w:id="2621" w:author="XuanWen Chen" w:date="2019-01-02T08:01:00Z"/>
                <w:rFonts w:hAnsi="宋体"/>
              </w:rPr>
            </w:pPr>
            <w:ins w:id="2622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33410695" w14:textId="77777777" w:rsidTr="00754881">
        <w:trPr>
          <w:ins w:id="262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D8CA" w14:textId="77777777" w:rsidR="00754881" w:rsidRDefault="00754881">
            <w:pPr>
              <w:rPr>
                <w:ins w:id="2624" w:author="XuanWen Chen" w:date="2019-01-02T08:01:00Z"/>
                <w:rFonts w:hAnsi="宋体"/>
              </w:rPr>
            </w:pPr>
            <w:ins w:id="262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7BDF" w14:textId="77777777" w:rsidR="00754881" w:rsidRDefault="00754881">
            <w:pPr>
              <w:jc w:val="left"/>
              <w:rPr>
                <w:ins w:id="2626" w:author="XuanWen Chen" w:date="2019-01-02T08:01:00Z"/>
                <w:rFonts w:hAnsi="宋体"/>
              </w:rPr>
            </w:pPr>
            <w:ins w:id="2627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706F0B70" w14:textId="77777777" w:rsidTr="00754881">
        <w:trPr>
          <w:ins w:id="26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639C" w14:textId="77777777" w:rsidR="00754881" w:rsidRDefault="00754881">
            <w:pPr>
              <w:rPr>
                <w:ins w:id="2629" w:author="XuanWen Chen" w:date="2019-01-02T08:01:00Z"/>
                <w:rFonts w:hAnsi="宋体"/>
              </w:rPr>
            </w:pPr>
            <w:ins w:id="263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3D92" w14:textId="77777777" w:rsidR="00754881" w:rsidRDefault="00754881">
            <w:pPr>
              <w:jc w:val="left"/>
              <w:rPr>
                <w:ins w:id="2631" w:author="XuanWen Chen" w:date="2019-01-02T08:01:00Z"/>
                <w:rFonts w:hAnsi="宋体"/>
              </w:rPr>
            </w:pPr>
          </w:p>
        </w:tc>
      </w:tr>
      <w:tr w:rsidR="00754881" w14:paraId="563DA1DF" w14:textId="77777777" w:rsidTr="00754881">
        <w:trPr>
          <w:ins w:id="263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6BC20" w14:textId="77777777" w:rsidR="00754881" w:rsidRDefault="00754881">
            <w:pPr>
              <w:rPr>
                <w:ins w:id="2633" w:author="XuanWen Chen" w:date="2019-01-02T08:01:00Z"/>
                <w:rFonts w:hAnsi="宋体"/>
              </w:rPr>
            </w:pPr>
            <w:ins w:id="263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FBF4" w14:textId="77777777" w:rsidR="00754881" w:rsidRDefault="00754881">
            <w:pPr>
              <w:jc w:val="left"/>
              <w:rPr>
                <w:ins w:id="2635" w:author="XuanWen Chen" w:date="2019-01-02T08:01:00Z"/>
                <w:rFonts w:hAnsi="宋体"/>
              </w:rPr>
            </w:pPr>
          </w:p>
        </w:tc>
      </w:tr>
      <w:tr w:rsidR="00754881" w14:paraId="2C9D5272" w14:textId="77777777" w:rsidTr="00754881">
        <w:trPr>
          <w:ins w:id="263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7C6E0" w14:textId="77777777" w:rsidR="00754881" w:rsidRDefault="00754881">
            <w:pPr>
              <w:rPr>
                <w:ins w:id="2637" w:author="XuanWen Chen" w:date="2019-01-02T08:01:00Z"/>
              </w:rPr>
            </w:pPr>
            <w:ins w:id="2638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3134" w14:textId="77777777" w:rsidR="00754881" w:rsidRDefault="00754881">
            <w:pPr>
              <w:rPr>
                <w:ins w:id="2639" w:author="XuanWen Chen" w:date="2019-01-02T08:01:00Z"/>
              </w:rPr>
            </w:pPr>
          </w:p>
          <w:p w14:paraId="5B0D69B6" w14:textId="77777777" w:rsidR="00754881" w:rsidRDefault="00754881">
            <w:pPr>
              <w:rPr>
                <w:ins w:id="2640" w:author="XuanWen Chen" w:date="2019-01-02T08:01:00Z"/>
              </w:rPr>
            </w:pPr>
          </w:p>
        </w:tc>
      </w:tr>
    </w:tbl>
    <w:p w14:paraId="2A70A566" w14:textId="77777777" w:rsidR="00754881" w:rsidRDefault="00754881" w:rsidP="00754881">
      <w:pPr>
        <w:pStyle w:val="4"/>
        <w:rPr>
          <w:ins w:id="2641" w:author="XuanWen Chen" w:date="2019-01-02T08:01:00Z"/>
        </w:rPr>
      </w:pPr>
      <w:ins w:id="2642" w:author="XuanWen Chen" w:date="2019-01-02T08:01:00Z">
        <w:r>
          <w:rPr>
            <w:rFonts w:hint="eastAsia"/>
          </w:rPr>
          <w:t>用户更换昵称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DAF9C24" w14:textId="77777777" w:rsidTr="00754881">
        <w:trPr>
          <w:ins w:id="26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6068F" w14:textId="77777777" w:rsidR="00754881" w:rsidRDefault="00754881">
            <w:pPr>
              <w:rPr>
                <w:ins w:id="2644" w:author="XuanWen Chen" w:date="2019-01-02T08:01:00Z"/>
              </w:rPr>
            </w:pPr>
            <w:ins w:id="264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660E2" w14:textId="77777777" w:rsidR="00754881" w:rsidRDefault="00754881">
            <w:pPr>
              <w:jc w:val="left"/>
              <w:rPr>
                <w:ins w:id="2646" w:author="XuanWen Chen" w:date="2019-01-02T08:01:00Z"/>
                <w:rFonts w:hAnsi="宋体"/>
                <w:b/>
              </w:rPr>
            </w:pPr>
            <w:ins w:id="2647" w:author="XuanWen Chen" w:date="2019-01-02T08:01:00Z">
              <w:r>
                <w:rPr>
                  <w:rFonts w:hAnsi="宋体" w:hint="eastAsia"/>
                  <w:b/>
                </w:rPr>
                <w:t>UC-11：用户更换昵称</w:t>
              </w:r>
            </w:ins>
          </w:p>
        </w:tc>
      </w:tr>
      <w:tr w:rsidR="00754881" w14:paraId="49AD3DE1" w14:textId="77777777" w:rsidTr="00754881">
        <w:trPr>
          <w:ins w:id="26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5C2FB" w14:textId="77777777" w:rsidR="00754881" w:rsidRDefault="00754881">
            <w:pPr>
              <w:rPr>
                <w:ins w:id="2649" w:author="XuanWen Chen" w:date="2019-01-02T08:01:00Z"/>
              </w:rPr>
            </w:pPr>
            <w:ins w:id="2650" w:author="XuanWen Chen" w:date="2019-01-02T08:01:00Z">
              <w:r>
                <w:rPr>
                  <w:rFonts w:hAnsi="宋体" w:hint="eastAsia"/>
                </w:rPr>
                <w:lastRenderedPageBreak/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EFF9" w14:textId="77777777" w:rsidR="00754881" w:rsidRDefault="00754881">
            <w:pPr>
              <w:jc w:val="left"/>
              <w:rPr>
                <w:ins w:id="2651" w:author="XuanWen Chen" w:date="2019-01-02T08:01:00Z"/>
                <w:rFonts w:hAnsi="宋体"/>
              </w:rPr>
            </w:pPr>
            <w:proofErr w:type="gramStart"/>
            <w:ins w:id="265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406AA" w14:textId="77777777" w:rsidR="00754881" w:rsidRDefault="00754881">
            <w:pPr>
              <w:jc w:val="left"/>
              <w:rPr>
                <w:ins w:id="2653" w:author="XuanWen Chen" w:date="2019-01-02T08:01:00Z"/>
                <w:rFonts w:hAnsi="宋体"/>
              </w:rPr>
            </w:pPr>
            <w:ins w:id="265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06E1D" w14:textId="77777777" w:rsidR="00754881" w:rsidRDefault="00754881">
            <w:pPr>
              <w:jc w:val="left"/>
              <w:rPr>
                <w:ins w:id="2655" w:author="XuanWen Chen" w:date="2019-01-02T08:01:00Z"/>
                <w:rFonts w:hAnsi="宋体"/>
              </w:rPr>
            </w:pPr>
            <w:ins w:id="265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457786C4" w14:textId="77777777" w:rsidTr="00754881">
        <w:trPr>
          <w:ins w:id="26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B795" w14:textId="77777777" w:rsidR="00754881" w:rsidRDefault="00754881">
            <w:pPr>
              <w:rPr>
                <w:ins w:id="2658" w:author="XuanWen Chen" w:date="2019-01-02T08:01:00Z"/>
              </w:rPr>
            </w:pPr>
            <w:ins w:id="265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969D" w14:textId="77777777" w:rsidR="00754881" w:rsidRDefault="00754881">
            <w:pPr>
              <w:jc w:val="left"/>
              <w:rPr>
                <w:ins w:id="2660" w:author="XuanWen Chen" w:date="2019-01-02T08:01:00Z"/>
                <w:rFonts w:hAnsi="宋体"/>
              </w:rPr>
            </w:pPr>
            <w:ins w:id="266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4C373" w14:textId="77777777" w:rsidR="00754881" w:rsidRDefault="00754881">
            <w:pPr>
              <w:jc w:val="left"/>
              <w:rPr>
                <w:ins w:id="2662" w:author="XuanWen Chen" w:date="2019-01-02T08:01:00Z"/>
                <w:rFonts w:hAnsi="宋体"/>
              </w:rPr>
            </w:pPr>
            <w:ins w:id="266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F862" w14:textId="77777777" w:rsidR="00754881" w:rsidRDefault="00754881">
            <w:pPr>
              <w:jc w:val="left"/>
              <w:rPr>
                <w:ins w:id="2664" w:author="XuanWen Chen" w:date="2019-01-02T08:01:00Z"/>
                <w:rFonts w:hAnsi="宋体"/>
              </w:rPr>
            </w:pPr>
            <w:ins w:id="266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DA7229F" w14:textId="77777777" w:rsidTr="00754881">
        <w:trPr>
          <w:ins w:id="26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9EBC4" w14:textId="77777777" w:rsidR="00754881" w:rsidRDefault="00754881">
            <w:pPr>
              <w:rPr>
                <w:ins w:id="2667" w:author="XuanWen Chen" w:date="2019-01-02T08:01:00Z"/>
              </w:rPr>
            </w:pPr>
            <w:ins w:id="266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67A86" w14:textId="77777777" w:rsidR="00754881" w:rsidRDefault="00754881">
            <w:pPr>
              <w:jc w:val="left"/>
              <w:rPr>
                <w:ins w:id="2669" w:author="XuanWen Chen" w:date="2019-01-02T08:01:00Z"/>
                <w:rFonts w:hAnsi="宋体"/>
              </w:rPr>
            </w:pPr>
            <w:ins w:id="2670" w:author="XuanWen Chen" w:date="2019-01-02T08:01:00Z">
              <w:r>
                <w:rPr>
                  <w:rFonts w:hAnsi="宋体" w:hint="eastAsia"/>
                </w:rPr>
                <w:t>用户更换用户昵称</w:t>
              </w:r>
            </w:ins>
          </w:p>
        </w:tc>
      </w:tr>
      <w:tr w:rsidR="00754881" w14:paraId="6C44F13F" w14:textId="77777777" w:rsidTr="00754881">
        <w:trPr>
          <w:ins w:id="26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1397" w14:textId="77777777" w:rsidR="00754881" w:rsidRDefault="00754881">
            <w:pPr>
              <w:rPr>
                <w:ins w:id="2672" w:author="XuanWen Chen" w:date="2019-01-02T08:01:00Z"/>
              </w:rPr>
            </w:pPr>
            <w:ins w:id="267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4678A" w14:textId="77777777" w:rsidR="00754881" w:rsidRDefault="00754881">
            <w:pPr>
              <w:jc w:val="left"/>
              <w:rPr>
                <w:ins w:id="2674" w:author="XuanWen Chen" w:date="2019-01-02T08:01:00Z"/>
                <w:rFonts w:hAnsi="宋体"/>
              </w:rPr>
            </w:pPr>
            <w:ins w:id="2675" w:author="XuanWen Chen" w:date="2019-01-02T08:01:00Z">
              <w:r>
                <w:rPr>
                  <w:rFonts w:hAnsi="宋体" w:hint="eastAsia"/>
                </w:rPr>
                <w:t>用户需要更换用户昵称</w:t>
              </w:r>
            </w:ins>
          </w:p>
        </w:tc>
      </w:tr>
      <w:tr w:rsidR="00754881" w14:paraId="74BB2DAB" w14:textId="77777777" w:rsidTr="00754881">
        <w:trPr>
          <w:ins w:id="26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EF1B" w14:textId="77777777" w:rsidR="00754881" w:rsidRDefault="00754881">
            <w:pPr>
              <w:rPr>
                <w:ins w:id="2677" w:author="XuanWen Chen" w:date="2019-01-02T08:01:00Z"/>
              </w:rPr>
            </w:pPr>
            <w:ins w:id="267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CA3F7" w14:textId="77777777" w:rsidR="00754881" w:rsidRDefault="00754881">
            <w:pPr>
              <w:rPr>
                <w:ins w:id="2679" w:author="XuanWen Chen" w:date="2019-01-02T08:01:00Z"/>
              </w:rPr>
            </w:pPr>
            <w:ins w:id="2680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</w:tc>
      </w:tr>
      <w:tr w:rsidR="00754881" w14:paraId="3FA95A08" w14:textId="77777777" w:rsidTr="00754881">
        <w:trPr>
          <w:ins w:id="26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3EB89" w14:textId="77777777" w:rsidR="00754881" w:rsidRDefault="00754881">
            <w:pPr>
              <w:rPr>
                <w:ins w:id="2682" w:author="XuanWen Chen" w:date="2019-01-02T08:01:00Z"/>
              </w:rPr>
            </w:pPr>
            <w:ins w:id="268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FCEB3" w14:textId="77777777" w:rsidR="00754881" w:rsidRDefault="00754881">
            <w:pPr>
              <w:rPr>
                <w:ins w:id="2684" w:author="XuanWen Chen" w:date="2019-01-02T08:01:00Z"/>
              </w:rPr>
            </w:pPr>
            <w:ins w:id="2685" w:author="XuanWen Chen" w:date="2019-01-02T08:01:00Z">
              <w:r>
                <w:rPr>
                  <w:rFonts w:hint="eastAsia"/>
                </w:rPr>
                <w:t>POST-1:用户昵称更新</w:t>
              </w:r>
            </w:ins>
          </w:p>
        </w:tc>
      </w:tr>
      <w:tr w:rsidR="00754881" w14:paraId="423D7B6E" w14:textId="77777777" w:rsidTr="00754881">
        <w:trPr>
          <w:ins w:id="26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B6CD" w14:textId="77777777" w:rsidR="00754881" w:rsidRDefault="00754881">
            <w:pPr>
              <w:rPr>
                <w:ins w:id="2687" w:author="XuanWen Chen" w:date="2019-01-02T08:01:00Z"/>
                <w:rFonts w:hAnsi="宋体"/>
              </w:rPr>
            </w:pPr>
            <w:ins w:id="268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C4C5" w14:textId="77777777" w:rsidR="00754881" w:rsidRDefault="00754881">
            <w:pPr>
              <w:rPr>
                <w:ins w:id="2689" w:author="XuanWen Chen" w:date="2019-01-02T08:01:00Z"/>
              </w:rPr>
            </w:pPr>
            <w:ins w:id="2690" w:author="XuanWen Chen" w:date="2019-01-02T08:01:00Z">
              <w:r>
                <w:rPr>
                  <w:rFonts w:hint="eastAsia"/>
                </w:rPr>
                <w:t>昵称信息</w:t>
              </w:r>
            </w:ins>
          </w:p>
        </w:tc>
      </w:tr>
      <w:tr w:rsidR="00754881" w14:paraId="7BDE1BBE" w14:textId="77777777" w:rsidTr="00754881">
        <w:trPr>
          <w:ins w:id="26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4F7D6" w14:textId="77777777" w:rsidR="00754881" w:rsidRDefault="00754881">
            <w:pPr>
              <w:rPr>
                <w:ins w:id="2692" w:author="XuanWen Chen" w:date="2019-01-02T08:01:00Z"/>
                <w:rFonts w:hAnsi="宋体"/>
              </w:rPr>
            </w:pPr>
            <w:ins w:id="269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4B484" w14:textId="77777777" w:rsidR="00754881" w:rsidRDefault="00754881">
            <w:pPr>
              <w:rPr>
                <w:ins w:id="2694" w:author="XuanWen Chen" w:date="2019-01-02T08:01:00Z"/>
              </w:rPr>
            </w:pPr>
            <w:ins w:id="2695" w:author="XuanWen Chen" w:date="2019-01-02T08:01:00Z">
              <w:r>
                <w:rPr>
                  <w:rFonts w:hint="eastAsia"/>
                </w:rPr>
                <w:t>修改成功</w:t>
              </w:r>
            </w:ins>
          </w:p>
        </w:tc>
      </w:tr>
      <w:tr w:rsidR="00754881" w14:paraId="56C619E8" w14:textId="77777777" w:rsidTr="00754881">
        <w:trPr>
          <w:ins w:id="269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B4887" w14:textId="77777777" w:rsidR="00754881" w:rsidRDefault="00754881">
            <w:pPr>
              <w:rPr>
                <w:ins w:id="2697" w:author="XuanWen Chen" w:date="2019-01-02T08:01:00Z"/>
              </w:rPr>
            </w:pPr>
            <w:ins w:id="269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A2A4E" w14:textId="77777777" w:rsidR="00754881" w:rsidRDefault="00754881">
            <w:pPr>
              <w:jc w:val="left"/>
              <w:rPr>
                <w:ins w:id="2699" w:author="XuanWen Chen" w:date="2019-01-02T08:01:00Z"/>
                <w:rFonts w:hAnsi="宋体"/>
              </w:rPr>
            </w:pPr>
            <w:ins w:id="2700" w:author="XuanWen Chen" w:date="2019-01-02T08:01:00Z">
              <w:r>
                <w:rPr>
                  <w:rFonts w:hAnsi="宋体" w:hint="eastAsia"/>
                </w:rPr>
                <w:t>1.用户进入个人中心</w:t>
              </w:r>
            </w:ins>
          </w:p>
          <w:p w14:paraId="46B59BD9" w14:textId="77777777" w:rsidR="00754881" w:rsidRDefault="00754881">
            <w:pPr>
              <w:jc w:val="left"/>
              <w:rPr>
                <w:ins w:id="2701" w:author="XuanWen Chen" w:date="2019-01-02T08:01:00Z"/>
                <w:rFonts w:hAnsi="宋体"/>
              </w:rPr>
            </w:pPr>
            <w:ins w:id="2702" w:author="XuanWen Chen" w:date="2019-01-02T08:01:00Z">
              <w:r>
                <w:rPr>
                  <w:rFonts w:hAnsi="宋体" w:hint="eastAsia"/>
                </w:rPr>
                <w:t>2.点击更换昵称</w:t>
              </w:r>
            </w:ins>
          </w:p>
          <w:p w14:paraId="40289F70" w14:textId="77777777" w:rsidR="00754881" w:rsidRDefault="00754881">
            <w:pPr>
              <w:jc w:val="left"/>
              <w:rPr>
                <w:ins w:id="2703" w:author="XuanWen Chen" w:date="2019-01-02T08:01:00Z"/>
                <w:rFonts w:hAnsi="宋体"/>
              </w:rPr>
            </w:pPr>
            <w:ins w:id="2704" w:author="XuanWen Chen" w:date="2019-01-02T08:01:00Z">
              <w:r>
                <w:rPr>
                  <w:rFonts w:hAnsi="宋体" w:hint="eastAsia"/>
                </w:rPr>
                <w:t>3．输入新的用户昵称。</w:t>
              </w:r>
            </w:ins>
          </w:p>
          <w:p w14:paraId="71795531" w14:textId="77777777" w:rsidR="00754881" w:rsidRDefault="00754881">
            <w:pPr>
              <w:jc w:val="left"/>
              <w:rPr>
                <w:ins w:id="2705" w:author="XuanWen Chen" w:date="2019-01-02T08:01:00Z"/>
                <w:rFonts w:hAnsi="宋体"/>
              </w:rPr>
            </w:pPr>
            <w:ins w:id="2706" w:author="XuanWen Chen" w:date="2019-01-02T08:01:00Z">
              <w:r>
                <w:rPr>
                  <w:rFonts w:hAnsi="宋体" w:hint="eastAsia"/>
                </w:rPr>
                <w:t>5． 点击确认</w:t>
              </w:r>
            </w:ins>
          </w:p>
        </w:tc>
      </w:tr>
      <w:tr w:rsidR="00754881" w14:paraId="13B21C7A" w14:textId="77777777" w:rsidTr="00754881">
        <w:trPr>
          <w:ins w:id="270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CC2B6" w14:textId="77777777" w:rsidR="00754881" w:rsidRDefault="00754881">
            <w:pPr>
              <w:rPr>
                <w:ins w:id="2708" w:author="XuanWen Chen" w:date="2019-01-02T08:01:00Z"/>
                <w:rFonts w:hAnsi="宋体"/>
              </w:rPr>
            </w:pPr>
            <w:ins w:id="2709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6309" w14:textId="77777777" w:rsidR="00754881" w:rsidRDefault="00754881">
            <w:pPr>
              <w:jc w:val="left"/>
              <w:rPr>
                <w:ins w:id="2710" w:author="XuanWen Chen" w:date="2019-01-02T08:01:00Z"/>
                <w:rFonts w:hAnsi="宋体"/>
              </w:rPr>
            </w:pPr>
          </w:p>
        </w:tc>
      </w:tr>
      <w:tr w:rsidR="00754881" w14:paraId="1660E93F" w14:textId="77777777" w:rsidTr="00754881">
        <w:trPr>
          <w:ins w:id="271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1D62" w14:textId="77777777" w:rsidR="00754881" w:rsidRDefault="00754881">
            <w:pPr>
              <w:rPr>
                <w:ins w:id="2712" w:author="XuanWen Chen" w:date="2019-01-02T08:01:00Z"/>
                <w:rFonts w:hAnsi="宋体"/>
              </w:rPr>
            </w:pPr>
            <w:ins w:id="2713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00C1" w14:textId="77777777" w:rsidR="00754881" w:rsidRDefault="00754881">
            <w:pPr>
              <w:jc w:val="left"/>
              <w:rPr>
                <w:ins w:id="2714" w:author="XuanWen Chen" w:date="2019-01-02T08:01:00Z"/>
                <w:rFonts w:hAnsi="宋体"/>
              </w:rPr>
            </w:pPr>
            <w:ins w:id="2715" w:author="XuanWen Chen" w:date="2019-01-02T08:01:00Z">
              <w:r>
                <w:rPr>
                  <w:rFonts w:hAnsi="宋体" w:hint="eastAsia"/>
                </w:rPr>
                <w:t>E1：昵称格式错误。</w:t>
              </w:r>
            </w:ins>
          </w:p>
        </w:tc>
      </w:tr>
      <w:tr w:rsidR="00754881" w14:paraId="0A3B48DF" w14:textId="77777777" w:rsidTr="00754881">
        <w:trPr>
          <w:ins w:id="271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0D667" w14:textId="77777777" w:rsidR="00754881" w:rsidRDefault="00754881">
            <w:pPr>
              <w:rPr>
                <w:ins w:id="2717" w:author="XuanWen Chen" w:date="2019-01-02T08:01:00Z"/>
                <w:rFonts w:hAnsi="宋体"/>
              </w:rPr>
            </w:pPr>
            <w:ins w:id="2718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EFF5" w14:textId="77777777" w:rsidR="00754881" w:rsidRDefault="00754881">
            <w:pPr>
              <w:jc w:val="left"/>
              <w:rPr>
                <w:ins w:id="2719" w:author="XuanWen Chen" w:date="2019-01-02T08:01:00Z"/>
                <w:rFonts w:hAnsi="宋体"/>
              </w:rPr>
            </w:pPr>
            <w:ins w:id="2720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370E25D3" w14:textId="77777777" w:rsidTr="00754881">
        <w:trPr>
          <w:ins w:id="272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55B3" w14:textId="77777777" w:rsidR="00754881" w:rsidRDefault="00754881">
            <w:pPr>
              <w:rPr>
                <w:ins w:id="2722" w:author="XuanWen Chen" w:date="2019-01-02T08:01:00Z"/>
                <w:rFonts w:hAnsi="宋体"/>
              </w:rPr>
            </w:pPr>
            <w:ins w:id="272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80D4" w14:textId="77777777" w:rsidR="00754881" w:rsidRDefault="00754881">
            <w:pPr>
              <w:jc w:val="left"/>
              <w:rPr>
                <w:ins w:id="2724" w:author="XuanWen Chen" w:date="2019-01-02T08:01:00Z"/>
                <w:rFonts w:hAnsi="宋体"/>
              </w:rPr>
            </w:pPr>
            <w:ins w:id="2725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56C910BC" w14:textId="77777777" w:rsidTr="00754881">
        <w:trPr>
          <w:ins w:id="27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DD34" w14:textId="77777777" w:rsidR="00754881" w:rsidRDefault="00754881">
            <w:pPr>
              <w:rPr>
                <w:ins w:id="2727" w:author="XuanWen Chen" w:date="2019-01-02T08:01:00Z"/>
                <w:rFonts w:hAnsi="宋体"/>
              </w:rPr>
            </w:pPr>
            <w:ins w:id="272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EDA7" w14:textId="77777777" w:rsidR="00754881" w:rsidRDefault="00754881">
            <w:pPr>
              <w:jc w:val="left"/>
              <w:rPr>
                <w:ins w:id="2729" w:author="XuanWen Chen" w:date="2019-01-02T08:01:00Z"/>
                <w:rFonts w:hAnsi="宋体"/>
              </w:rPr>
            </w:pPr>
          </w:p>
        </w:tc>
      </w:tr>
      <w:tr w:rsidR="00754881" w14:paraId="4796CA12" w14:textId="77777777" w:rsidTr="00754881">
        <w:trPr>
          <w:ins w:id="27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D9CE" w14:textId="77777777" w:rsidR="00754881" w:rsidRDefault="00754881">
            <w:pPr>
              <w:rPr>
                <w:ins w:id="2731" w:author="XuanWen Chen" w:date="2019-01-02T08:01:00Z"/>
                <w:rFonts w:hAnsi="宋体"/>
              </w:rPr>
            </w:pPr>
            <w:ins w:id="273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7A80D" w14:textId="77777777" w:rsidR="00754881" w:rsidRDefault="00754881">
            <w:pPr>
              <w:jc w:val="left"/>
              <w:rPr>
                <w:ins w:id="2733" w:author="XuanWen Chen" w:date="2019-01-02T08:01:00Z"/>
                <w:rFonts w:hAnsi="宋体"/>
              </w:rPr>
            </w:pPr>
          </w:p>
        </w:tc>
      </w:tr>
      <w:tr w:rsidR="00754881" w14:paraId="7C0AE08B" w14:textId="77777777" w:rsidTr="00754881">
        <w:trPr>
          <w:ins w:id="273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FC16" w14:textId="77777777" w:rsidR="00754881" w:rsidRDefault="00754881">
            <w:pPr>
              <w:rPr>
                <w:ins w:id="2735" w:author="XuanWen Chen" w:date="2019-01-02T08:01:00Z"/>
              </w:rPr>
            </w:pPr>
            <w:ins w:id="2736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DD93D" w14:textId="77777777" w:rsidR="00754881" w:rsidRDefault="00754881">
            <w:pPr>
              <w:rPr>
                <w:ins w:id="2737" w:author="XuanWen Chen" w:date="2019-01-02T08:01:00Z"/>
              </w:rPr>
            </w:pPr>
          </w:p>
          <w:p w14:paraId="3724061A" w14:textId="77777777" w:rsidR="00754881" w:rsidRDefault="00754881">
            <w:pPr>
              <w:rPr>
                <w:ins w:id="2738" w:author="XuanWen Chen" w:date="2019-01-02T08:01:00Z"/>
              </w:rPr>
            </w:pPr>
          </w:p>
        </w:tc>
      </w:tr>
    </w:tbl>
    <w:p w14:paraId="4855312D" w14:textId="77777777" w:rsidR="00754881" w:rsidRDefault="00754881" w:rsidP="00754881">
      <w:pPr>
        <w:pStyle w:val="4"/>
        <w:rPr>
          <w:ins w:id="2739" w:author="XuanWen Chen" w:date="2019-01-02T08:01:00Z"/>
        </w:rPr>
      </w:pPr>
      <w:ins w:id="2740" w:author="XuanWen Chen" w:date="2019-01-02T08:01:00Z">
        <w:r>
          <w:rPr>
            <w:rFonts w:hint="eastAsia"/>
          </w:rPr>
          <w:t>用户查找帖子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09896192" w14:textId="77777777" w:rsidTr="00754881">
        <w:trPr>
          <w:ins w:id="274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6EC8" w14:textId="77777777" w:rsidR="00754881" w:rsidRDefault="00754881">
            <w:pPr>
              <w:rPr>
                <w:ins w:id="2742" w:author="XuanWen Chen" w:date="2019-01-02T08:01:00Z"/>
              </w:rPr>
            </w:pPr>
            <w:ins w:id="2743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2A38F" w14:textId="77777777" w:rsidR="00754881" w:rsidRDefault="00754881">
            <w:pPr>
              <w:jc w:val="left"/>
              <w:rPr>
                <w:ins w:id="2744" w:author="XuanWen Chen" w:date="2019-01-02T08:01:00Z"/>
                <w:rFonts w:hAnsi="宋体"/>
                <w:b/>
              </w:rPr>
            </w:pPr>
            <w:ins w:id="2745" w:author="XuanWen Chen" w:date="2019-01-02T08:01:00Z">
              <w:r>
                <w:rPr>
                  <w:rFonts w:hAnsi="宋体" w:hint="eastAsia"/>
                  <w:b/>
                </w:rPr>
                <w:t>UC-2：用户查找帖子</w:t>
              </w:r>
            </w:ins>
          </w:p>
        </w:tc>
      </w:tr>
      <w:tr w:rsidR="00754881" w14:paraId="448B2A64" w14:textId="77777777" w:rsidTr="00754881">
        <w:trPr>
          <w:ins w:id="27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0CF7D" w14:textId="77777777" w:rsidR="00754881" w:rsidRDefault="00754881">
            <w:pPr>
              <w:rPr>
                <w:ins w:id="2747" w:author="XuanWen Chen" w:date="2019-01-02T08:01:00Z"/>
              </w:rPr>
            </w:pPr>
            <w:ins w:id="2748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EA1D" w14:textId="77777777" w:rsidR="00754881" w:rsidRDefault="00754881">
            <w:pPr>
              <w:jc w:val="left"/>
              <w:rPr>
                <w:ins w:id="2749" w:author="XuanWen Chen" w:date="2019-01-02T08:01:00Z"/>
                <w:rFonts w:hAnsi="宋体"/>
              </w:rPr>
            </w:pPr>
            <w:proofErr w:type="gramStart"/>
            <w:ins w:id="2750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6568A" w14:textId="77777777" w:rsidR="00754881" w:rsidRDefault="00754881">
            <w:pPr>
              <w:jc w:val="left"/>
              <w:rPr>
                <w:ins w:id="2751" w:author="XuanWen Chen" w:date="2019-01-02T08:01:00Z"/>
                <w:rFonts w:hAnsi="宋体"/>
              </w:rPr>
            </w:pPr>
            <w:ins w:id="2752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2DD93" w14:textId="77777777" w:rsidR="00754881" w:rsidRDefault="00754881">
            <w:pPr>
              <w:jc w:val="left"/>
              <w:rPr>
                <w:ins w:id="2753" w:author="XuanWen Chen" w:date="2019-01-02T08:01:00Z"/>
                <w:rFonts w:hAnsi="宋体"/>
              </w:rPr>
            </w:pPr>
            <w:ins w:id="2754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0A2DDDF6" w14:textId="77777777" w:rsidTr="00754881">
        <w:trPr>
          <w:ins w:id="27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61DF0" w14:textId="77777777" w:rsidR="00754881" w:rsidRDefault="00754881">
            <w:pPr>
              <w:rPr>
                <w:ins w:id="2756" w:author="XuanWen Chen" w:date="2019-01-02T08:01:00Z"/>
              </w:rPr>
            </w:pPr>
            <w:ins w:id="2757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5155" w14:textId="77777777" w:rsidR="00754881" w:rsidRDefault="00754881">
            <w:pPr>
              <w:jc w:val="left"/>
              <w:rPr>
                <w:ins w:id="2758" w:author="XuanWen Chen" w:date="2019-01-02T08:01:00Z"/>
                <w:rFonts w:hAnsi="宋体"/>
              </w:rPr>
            </w:pPr>
            <w:ins w:id="2759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1F38" w14:textId="77777777" w:rsidR="00754881" w:rsidRDefault="00754881">
            <w:pPr>
              <w:jc w:val="left"/>
              <w:rPr>
                <w:ins w:id="2760" w:author="XuanWen Chen" w:date="2019-01-02T08:01:00Z"/>
                <w:rFonts w:hAnsi="宋体"/>
              </w:rPr>
            </w:pPr>
            <w:ins w:id="2761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6C34" w14:textId="77777777" w:rsidR="00754881" w:rsidRDefault="00754881">
            <w:pPr>
              <w:jc w:val="left"/>
              <w:rPr>
                <w:ins w:id="2762" w:author="XuanWen Chen" w:date="2019-01-02T08:01:00Z"/>
                <w:rFonts w:hAnsi="宋体"/>
              </w:rPr>
            </w:pPr>
            <w:ins w:id="2763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64BE1FC0" w14:textId="77777777" w:rsidTr="00754881">
        <w:trPr>
          <w:ins w:id="276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8DC65" w14:textId="77777777" w:rsidR="00754881" w:rsidRDefault="00754881">
            <w:pPr>
              <w:rPr>
                <w:ins w:id="2765" w:author="XuanWen Chen" w:date="2019-01-02T08:01:00Z"/>
              </w:rPr>
            </w:pPr>
            <w:ins w:id="2766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BC0BF" w14:textId="77777777" w:rsidR="00754881" w:rsidRDefault="00754881">
            <w:pPr>
              <w:jc w:val="left"/>
              <w:rPr>
                <w:ins w:id="2767" w:author="XuanWen Chen" w:date="2019-01-02T08:01:00Z"/>
                <w:rFonts w:hAnsi="宋体"/>
              </w:rPr>
            </w:pPr>
            <w:ins w:id="2768" w:author="XuanWen Chen" w:date="2019-01-02T08:01:00Z">
              <w:r>
                <w:rPr>
                  <w:rFonts w:hAnsi="宋体" w:hint="eastAsia"/>
                </w:rPr>
                <w:t>用户查询特定帖子</w:t>
              </w:r>
            </w:ins>
          </w:p>
        </w:tc>
      </w:tr>
      <w:tr w:rsidR="00754881" w14:paraId="6C0D24DD" w14:textId="77777777" w:rsidTr="00754881">
        <w:trPr>
          <w:ins w:id="27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E3B6" w14:textId="77777777" w:rsidR="00754881" w:rsidRDefault="00754881">
            <w:pPr>
              <w:rPr>
                <w:ins w:id="2770" w:author="XuanWen Chen" w:date="2019-01-02T08:01:00Z"/>
              </w:rPr>
            </w:pPr>
            <w:ins w:id="2771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0AA96" w14:textId="77777777" w:rsidR="00754881" w:rsidRDefault="00754881">
            <w:pPr>
              <w:jc w:val="left"/>
              <w:rPr>
                <w:ins w:id="2772" w:author="XuanWen Chen" w:date="2019-01-02T08:01:00Z"/>
                <w:rFonts w:hAnsi="宋体"/>
              </w:rPr>
            </w:pPr>
            <w:ins w:id="2773" w:author="XuanWen Chen" w:date="2019-01-02T08:01:00Z">
              <w:r>
                <w:rPr>
                  <w:rFonts w:hAnsi="宋体" w:hint="eastAsia"/>
                </w:rPr>
                <w:t>用户表示想查询特定帖子</w:t>
              </w:r>
            </w:ins>
          </w:p>
        </w:tc>
      </w:tr>
      <w:tr w:rsidR="00754881" w14:paraId="0FC4DA9A" w14:textId="77777777" w:rsidTr="00754881">
        <w:trPr>
          <w:ins w:id="277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3376" w14:textId="77777777" w:rsidR="00754881" w:rsidRDefault="00754881">
            <w:pPr>
              <w:rPr>
                <w:ins w:id="2775" w:author="XuanWen Chen" w:date="2019-01-02T08:01:00Z"/>
              </w:rPr>
            </w:pPr>
            <w:ins w:id="2776" w:author="XuanWen Chen" w:date="2019-01-02T08:01:00Z">
              <w:r>
                <w:rPr>
                  <w:rFonts w:hAnsi="宋体" w:hint="eastAsia"/>
                </w:rPr>
                <w:lastRenderedPageBreak/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1567" w14:textId="77777777" w:rsidR="00754881" w:rsidRDefault="00754881">
            <w:pPr>
              <w:jc w:val="left"/>
              <w:rPr>
                <w:ins w:id="2777" w:author="XuanWen Chen" w:date="2019-01-02T08:01:00Z"/>
                <w:rFonts w:hAnsi="宋体"/>
              </w:rPr>
            </w:pPr>
            <w:ins w:id="2778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7721E482" w14:textId="77777777" w:rsidTr="00754881">
        <w:trPr>
          <w:ins w:id="277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2F2AE" w14:textId="77777777" w:rsidR="00754881" w:rsidRDefault="00754881">
            <w:pPr>
              <w:rPr>
                <w:ins w:id="2780" w:author="XuanWen Chen" w:date="2019-01-02T08:01:00Z"/>
              </w:rPr>
            </w:pPr>
            <w:ins w:id="2781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4C18C" w14:textId="77777777" w:rsidR="00754881" w:rsidRDefault="00754881">
            <w:pPr>
              <w:jc w:val="left"/>
              <w:rPr>
                <w:ins w:id="2782" w:author="XuanWen Chen" w:date="2019-01-02T08:01:00Z"/>
                <w:rFonts w:hAnsi="宋体"/>
              </w:rPr>
            </w:pPr>
            <w:ins w:id="2783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系统显示特定帖子列表</w:t>
              </w:r>
            </w:ins>
          </w:p>
        </w:tc>
      </w:tr>
      <w:tr w:rsidR="00754881" w14:paraId="04C26828" w14:textId="77777777" w:rsidTr="00754881">
        <w:trPr>
          <w:ins w:id="27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84875" w14:textId="77777777" w:rsidR="00754881" w:rsidRDefault="00754881">
            <w:pPr>
              <w:rPr>
                <w:ins w:id="2785" w:author="XuanWen Chen" w:date="2019-01-02T08:01:00Z"/>
                <w:rFonts w:hAnsi="宋体"/>
              </w:rPr>
            </w:pPr>
            <w:ins w:id="278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0ACCF" w14:textId="77777777" w:rsidR="00754881" w:rsidRDefault="00754881">
            <w:pPr>
              <w:jc w:val="left"/>
              <w:rPr>
                <w:ins w:id="2787" w:author="XuanWen Chen" w:date="2019-01-02T08:01:00Z"/>
              </w:rPr>
            </w:pPr>
            <w:ins w:id="2788" w:author="XuanWen Chen" w:date="2019-01-02T08:01:00Z">
              <w:r>
                <w:rPr>
                  <w:rFonts w:hint="eastAsia"/>
                </w:rPr>
                <w:t>帖子信息</w:t>
              </w:r>
            </w:ins>
          </w:p>
        </w:tc>
      </w:tr>
      <w:tr w:rsidR="00754881" w14:paraId="640E7A0F" w14:textId="77777777" w:rsidTr="00754881">
        <w:trPr>
          <w:ins w:id="278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269D3" w14:textId="77777777" w:rsidR="00754881" w:rsidRDefault="00754881">
            <w:pPr>
              <w:rPr>
                <w:ins w:id="2790" w:author="XuanWen Chen" w:date="2019-01-02T08:01:00Z"/>
                <w:rFonts w:hAnsi="宋体"/>
              </w:rPr>
            </w:pPr>
            <w:ins w:id="279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28C56" w14:textId="77777777" w:rsidR="00754881" w:rsidRDefault="00754881">
            <w:pPr>
              <w:jc w:val="left"/>
              <w:rPr>
                <w:ins w:id="2792" w:author="XuanWen Chen" w:date="2019-01-02T08:01:00Z"/>
              </w:rPr>
            </w:pPr>
            <w:ins w:id="2793" w:author="XuanWen Chen" w:date="2019-01-02T08:01:00Z">
              <w:r>
                <w:rPr>
                  <w:rFonts w:hint="eastAsia"/>
                </w:rPr>
                <w:t>帖子列表</w:t>
              </w:r>
            </w:ins>
          </w:p>
        </w:tc>
      </w:tr>
      <w:tr w:rsidR="00754881" w14:paraId="5B94DD38" w14:textId="77777777" w:rsidTr="00754881">
        <w:trPr>
          <w:ins w:id="279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D81D8" w14:textId="77777777" w:rsidR="00754881" w:rsidRDefault="00754881">
            <w:pPr>
              <w:rPr>
                <w:ins w:id="2795" w:author="XuanWen Chen" w:date="2019-01-02T08:01:00Z"/>
              </w:rPr>
            </w:pPr>
            <w:ins w:id="279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B00A0" w14:textId="77777777" w:rsidR="00754881" w:rsidRDefault="00754881">
            <w:pPr>
              <w:jc w:val="left"/>
              <w:rPr>
                <w:ins w:id="2797" w:author="XuanWen Chen" w:date="2019-01-02T08:01:00Z"/>
                <w:rFonts w:hAnsi="宋体"/>
              </w:rPr>
            </w:pPr>
            <w:ins w:id="2798" w:author="XuanWen Chen" w:date="2019-01-02T08:01:00Z">
              <w:r>
                <w:rPr>
                  <w:rFonts w:hAnsi="宋体" w:hint="eastAsia"/>
                </w:rPr>
                <w:t>3.0 特定帖子查询</w:t>
              </w:r>
            </w:ins>
          </w:p>
          <w:p w14:paraId="04F3ED12" w14:textId="77777777" w:rsidR="00754881" w:rsidRDefault="00754881" w:rsidP="00754881">
            <w:pPr>
              <w:pStyle w:val="a9"/>
              <w:numPr>
                <w:ilvl w:val="0"/>
                <w:numId w:val="218"/>
              </w:numPr>
              <w:spacing w:line="240" w:lineRule="auto"/>
              <w:ind w:left="3360" w:firstLineChars="0"/>
              <w:jc w:val="left"/>
              <w:rPr>
                <w:ins w:id="2799" w:author="XuanWen Chen" w:date="2019-01-02T08:01:00Z"/>
                <w:rFonts w:hAnsi="宋体"/>
              </w:rPr>
            </w:pPr>
            <w:ins w:id="2800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1CDA713B" w14:textId="77777777" w:rsidR="00754881" w:rsidRDefault="00754881" w:rsidP="00754881">
            <w:pPr>
              <w:pStyle w:val="a9"/>
              <w:numPr>
                <w:ilvl w:val="0"/>
                <w:numId w:val="218"/>
              </w:numPr>
              <w:spacing w:line="240" w:lineRule="auto"/>
              <w:ind w:left="3360" w:firstLineChars="0"/>
              <w:jc w:val="left"/>
              <w:rPr>
                <w:ins w:id="2801" w:author="XuanWen Chen" w:date="2019-01-02T08:01:00Z"/>
                <w:rFonts w:hAnsi="宋体"/>
              </w:rPr>
            </w:pPr>
            <w:ins w:id="2802" w:author="XuanWen Chen" w:date="2019-01-02T08:01:00Z">
              <w:r>
                <w:rPr>
                  <w:rFonts w:hAnsi="宋体" w:hint="eastAsia"/>
                </w:rPr>
                <w:t>系统显示所有板块信息</w:t>
              </w:r>
            </w:ins>
          </w:p>
          <w:p w14:paraId="0336A5ED" w14:textId="77777777" w:rsidR="00754881" w:rsidRDefault="00754881" w:rsidP="00754881">
            <w:pPr>
              <w:pStyle w:val="a9"/>
              <w:numPr>
                <w:ilvl w:val="0"/>
                <w:numId w:val="218"/>
              </w:numPr>
              <w:spacing w:line="240" w:lineRule="auto"/>
              <w:ind w:left="3360" w:firstLineChars="0"/>
              <w:jc w:val="left"/>
              <w:rPr>
                <w:ins w:id="2803" w:author="XuanWen Chen" w:date="2019-01-02T08:01:00Z"/>
                <w:rFonts w:hAnsi="宋体"/>
              </w:rPr>
            </w:pPr>
            <w:ins w:id="2804" w:author="XuanWen Chen" w:date="2019-01-02T08:01:00Z">
              <w:r>
                <w:rPr>
                  <w:rFonts w:hAnsi="宋体" w:hint="eastAsia"/>
                </w:rPr>
                <w:t>用户点击特定板块</w:t>
              </w:r>
            </w:ins>
          </w:p>
          <w:p w14:paraId="62881F21" w14:textId="77777777" w:rsidR="00754881" w:rsidRDefault="00754881" w:rsidP="00754881">
            <w:pPr>
              <w:pStyle w:val="a9"/>
              <w:numPr>
                <w:ilvl w:val="0"/>
                <w:numId w:val="218"/>
              </w:numPr>
              <w:spacing w:line="240" w:lineRule="auto"/>
              <w:ind w:left="3360" w:firstLineChars="0"/>
              <w:jc w:val="left"/>
              <w:rPr>
                <w:ins w:id="2805" w:author="XuanWen Chen" w:date="2019-01-02T08:01:00Z"/>
                <w:rFonts w:hAnsi="宋体"/>
              </w:rPr>
            </w:pPr>
            <w:ins w:id="2806" w:author="XuanWen Chen" w:date="2019-01-02T08:01:00Z">
              <w:r>
                <w:rPr>
                  <w:rFonts w:hAnsi="宋体" w:hint="eastAsia"/>
                </w:rPr>
                <w:t>用户点击上方导航栏中搜索框</w:t>
              </w:r>
            </w:ins>
          </w:p>
          <w:p w14:paraId="1B1F3160" w14:textId="77777777" w:rsidR="00754881" w:rsidRDefault="00754881" w:rsidP="00754881">
            <w:pPr>
              <w:pStyle w:val="a9"/>
              <w:numPr>
                <w:ilvl w:val="0"/>
                <w:numId w:val="218"/>
              </w:numPr>
              <w:spacing w:line="240" w:lineRule="auto"/>
              <w:ind w:left="3360" w:firstLineChars="0"/>
              <w:jc w:val="left"/>
              <w:rPr>
                <w:ins w:id="2807" w:author="XuanWen Chen" w:date="2019-01-02T08:01:00Z"/>
                <w:rFonts w:hAnsi="宋体"/>
              </w:rPr>
            </w:pPr>
            <w:ins w:id="2808" w:author="XuanWen Chen" w:date="2019-01-02T08:01:00Z">
              <w:r>
                <w:rPr>
                  <w:rFonts w:hAnsi="宋体" w:hint="eastAsia"/>
                </w:rPr>
                <w:t>用户输入特定帖子信息（名称）</w:t>
              </w:r>
            </w:ins>
          </w:p>
          <w:p w14:paraId="16B5E813" w14:textId="77777777" w:rsidR="00754881" w:rsidRDefault="00754881" w:rsidP="00754881">
            <w:pPr>
              <w:pStyle w:val="a9"/>
              <w:numPr>
                <w:ilvl w:val="0"/>
                <w:numId w:val="218"/>
              </w:numPr>
              <w:spacing w:line="240" w:lineRule="auto"/>
              <w:ind w:left="3360" w:firstLineChars="0"/>
              <w:jc w:val="left"/>
              <w:rPr>
                <w:ins w:id="2809" w:author="XuanWen Chen" w:date="2019-01-02T08:01:00Z"/>
                <w:rFonts w:hAnsi="宋体"/>
              </w:rPr>
            </w:pPr>
            <w:ins w:id="2810" w:author="XuanWen Chen" w:date="2019-01-02T08:01:00Z">
              <w:r>
                <w:rPr>
                  <w:rFonts w:hAnsi="宋体" w:hint="eastAsia"/>
                </w:rPr>
                <w:t>系统显示特定帖子列表</w:t>
              </w:r>
            </w:ins>
          </w:p>
        </w:tc>
      </w:tr>
      <w:tr w:rsidR="00754881" w14:paraId="03212180" w14:textId="77777777" w:rsidTr="00754881">
        <w:trPr>
          <w:ins w:id="281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8FA6" w14:textId="77777777" w:rsidR="00754881" w:rsidRDefault="00754881">
            <w:pPr>
              <w:rPr>
                <w:ins w:id="2812" w:author="XuanWen Chen" w:date="2019-01-02T08:01:00Z"/>
                <w:rFonts w:hAnsi="宋体"/>
              </w:rPr>
            </w:pPr>
            <w:ins w:id="2813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EB922" w14:textId="77777777" w:rsidR="00754881" w:rsidRDefault="00754881">
            <w:pPr>
              <w:jc w:val="left"/>
              <w:rPr>
                <w:ins w:id="2814" w:author="XuanWen Chen" w:date="2019-01-02T08:01:00Z"/>
                <w:rFonts w:hAnsi="宋体"/>
              </w:rPr>
            </w:pPr>
          </w:p>
        </w:tc>
      </w:tr>
      <w:tr w:rsidR="00754881" w14:paraId="6B2C8F26" w14:textId="77777777" w:rsidTr="00754881">
        <w:trPr>
          <w:ins w:id="281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E4E" w14:textId="77777777" w:rsidR="00754881" w:rsidRDefault="00754881">
            <w:pPr>
              <w:rPr>
                <w:ins w:id="2816" w:author="XuanWen Chen" w:date="2019-01-02T08:01:00Z"/>
                <w:rFonts w:hAnsi="宋体"/>
              </w:rPr>
            </w:pPr>
            <w:ins w:id="2817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30FA9" w14:textId="77777777" w:rsidR="00754881" w:rsidRDefault="00754881">
            <w:pPr>
              <w:jc w:val="left"/>
              <w:rPr>
                <w:ins w:id="2818" w:author="XuanWen Chen" w:date="2019-01-02T08:01:00Z"/>
                <w:rFonts w:hAnsi="宋体"/>
              </w:rPr>
            </w:pPr>
          </w:p>
        </w:tc>
      </w:tr>
      <w:tr w:rsidR="00754881" w14:paraId="3CBD8E48" w14:textId="77777777" w:rsidTr="00754881">
        <w:trPr>
          <w:ins w:id="281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8CF5" w14:textId="77777777" w:rsidR="00754881" w:rsidRDefault="00754881">
            <w:pPr>
              <w:rPr>
                <w:ins w:id="2820" w:author="XuanWen Chen" w:date="2019-01-02T08:01:00Z"/>
                <w:rFonts w:hAnsi="宋体"/>
              </w:rPr>
            </w:pPr>
            <w:ins w:id="2821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8590F" w14:textId="77777777" w:rsidR="00754881" w:rsidRDefault="00754881">
            <w:pPr>
              <w:jc w:val="left"/>
              <w:rPr>
                <w:ins w:id="2822" w:author="XuanWen Chen" w:date="2019-01-02T08:01:00Z"/>
                <w:rFonts w:hAnsi="宋体"/>
              </w:rPr>
            </w:pPr>
          </w:p>
        </w:tc>
      </w:tr>
      <w:tr w:rsidR="00754881" w14:paraId="3FDECD69" w14:textId="77777777" w:rsidTr="00754881">
        <w:trPr>
          <w:ins w:id="282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8477B" w14:textId="77777777" w:rsidR="00754881" w:rsidRDefault="00754881">
            <w:pPr>
              <w:rPr>
                <w:ins w:id="2824" w:author="XuanWen Chen" w:date="2019-01-02T08:01:00Z"/>
                <w:rFonts w:hAnsi="宋体"/>
              </w:rPr>
            </w:pPr>
            <w:ins w:id="282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B2609" w14:textId="77777777" w:rsidR="00754881" w:rsidRDefault="00754881">
            <w:pPr>
              <w:jc w:val="left"/>
              <w:rPr>
                <w:ins w:id="2826" w:author="XuanWen Chen" w:date="2019-01-02T08:01:00Z"/>
                <w:rFonts w:hAnsi="宋体"/>
              </w:rPr>
            </w:pPr>
            <w:ins w:id="2827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24C9F53D" w14:textId="77777777" w:rsidTr="00754881">
        <w:trPr>
          <w:ins w:id="282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AFA14" w14:textId="77777777" w:rsidR="00754881" w:rsidRDefault="00754881">
            <w:pPr>
              <w:rPr>
                <w:ins w:id="2829" w:author="XuanWen Chen" w:date="2019-01-02T08:01:00Z"/>
                <w:rFonts w:hAnsi="宋体"/>
              </w:rPr>
            </w:pPr>
            <w:ins w:id="283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AF4D" w14:textId="77777777" w:rsidR="00754881" w:rsidRDefault="00754881">
            <w:pPr>
              <w:jc w:val="left"/>
              <w:rPr>
                <w:ins w:id="2831" w:author="XuanWen Chen" w:date="2019-01-02T08:01:00Z"/>
                <w:rFonts w:hAnsi="宋体"/>
              </w:rPr>
            </w:pPr>
          </w:p>
        </w:tc>
      </w:tr>
      <w:tr w:rsidR="00754881" w14:paraId="3F1EF968" w14:textId="77777777" w:rsidTr="00754881">
        <w:trPr>
          <w:ins w:id="283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FDF3" w14:textId="77777777" w:rsidR="00754881" w:rsidRDefault="00754881">
            <w:pPr>
              <w:rPr>
                <w:ins w:id="2833" w:author="XuanWen Chen" w:date="2019-01-02T08:01:00Z"/>
                <w:rFonts w:hAnsi="宋体"/>
              </w:rPr>
            </w:pPr>
            <w:ins w:id="283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367B" w14:textId="77777777" w:rsidR="00754881" w:rsidRDefault="00754881">
            <w:pPr>
              <w:jc w:val="left"/>
              <w:rPr>
                <w:ins w:id="2835" w:author="XuanWen Chen" w:date="2019-01-02T08:01:00Z"/>
                <w:rFonts w:hAnsi="宋体"/>
              </w:rPr>
            </w:pPr>
            <w:ins w:id="2836" w:author="XuanWen Chen" w:date="2019-01-02T08:01:00Z">
              <w:r>
                <w:rPr>
                  <w:rFonts w:hAnsi="宋体" w:hint="eastAsia"/>
                </w:rPr>
                <w:t>在搜索框中输入的查询信息为帖子名称，可模糊查询</w:t>
              </w:r>
            </w:ins>
          </w:p>
        </w:tc>
      </w:tr>
      <w:tr w:rsidR="00754881" w14:paraId="44AEBD49" w14:textId="77777777" w:rsidTr="00754881">
        <w:trPr>
          <w:ins w:id="28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D3D7" w14:textId="77777777" w:rsidR="00754881" w:rsidRDefault="00754881">
            <w:pPr>
              <w:rPr>
                <w:ins w:id="2838" w:author="XuanWen Chen" w:date="2019-01-02T08:01:00Z"/>
              </w:rPr>
            </w:pPr>
            <w:ins w:id="2839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59667" w14:textId="77777777" w:rsidR="00754881" w:rsidRDefault="00754881">
            <w:pPr>
              <w:rPr>
                <w:ins w:id="2840" w:author="XuanWen Chen" w:date="2019-01-02T08:01:00Z"/>
              </w:rPr>
            </w:pPr>
          </w:p>
          <w:p w14:paraId="2BB7C935" w14:textId="77777777" w:rsidR="00754881" w:rsidRDefault="00754881">
            <w:pPr>
              <w:rPr>
                <w:ins w:id="2841" w:author="XuanWen Chen" w:date="2019-01-02T08:01:00Z"/>
              </w:rPr>
            </w:pPr>
          </w:p>
        </w:tc>
      </w:tr>
    </w:tbl>
    <w:p w14:paraId="7EA07AD9" w14:textId="77777777" w:rsidR="00754881" w:rsidRDefault="00754881" w:rsidP="00754881">
      <w:pPr>
        <w:rPr>
          <w:ins w:id="2842" w:author="XuanWen Chen" w:date="2019-01-02T08:01:00Z"/>
        </w:rPr>
      </w:pPr>
    </w:p>
    <w:p w14:paraId="6D95D529" w14:textId="77777777" w:rsidR="00754881" w:rsidRDefault="00754881" w:rsidP="00754881">
      <w:pPr>
        <w:pStyle w:val="4"/>
        <w:rPr>
          <w:ins w:id="2843" w:author="XuanWen Chen" w:date="2019-01-02T08:01:00Z"/>
        </w:rPr>
      </w:pPr>
      <w:ins w:id="2844" w:author="XuanWen Chen" w:date="2019-01-02T08:01:00Z">
        <w:r>
          <w:rPr>
            <w:rFonts w:hint="eastAsia"/>
          </w:rPr>
          <w:t>用户进入板块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3CA0555C" w14:textId="77777777" w:rsidTr="00754881">
        <w:trPr>
          <w:ins w:id="28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6953" w14:textId="77777777" w:rsidR="00754881" w:rsidRDefault="00754881">
            <w:pPr>
              <w:rPr>
                <w:ins w:id="2846" w:author="XuanWen Chen" w:date="2019-01-02T08:01:00Z"/>
              </w:rPr>
            </w:pPr>
            <w:ins w:id="284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707D" w14:textId="77777777" w:rsidR="00754881" w:rsidRDefault="00754881">
            <w:pPr>
              <w:jc w:val="left"/>
              <w:rPr>
                <w:ins w:id="2848" w:author="XuanWen Chen" w:date="2019-01-02T08:01:00Z"/>
                <w:rFonts w:hAnsi="宋体"/>
                <w:b/>
              </w:rPr>
            </w:pPr>
            <w:ins w:id="2849" w:author="XuanWen Chen" w:date="2019-01-02T08:01:00Z">
              <w:r>
                <w:rPr>
                  <w:rFonts w:hAnsi="宋体" w:hint="eastAsia"/>
                  <w:b/>
                </w:rPr>
                <w:t>UC-2：用户进入板块</w:t>
              </w:r>
            </w:ins>
          </w:p>
        </w:tc>
      </w:tr>
      <w:tr w:rsidR="00754881" w14:paraId="4FF94224" w14:textId="77777777" w:rsidTr="00754881">
        <w:trPr>
          <w:ins w:id="28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7E1D" w14:textId="77777777" w:rsidR="00754881" w:rsidRDefault="00754881">
            <w:pPr>
              <w:rPr>
                <w:ins w:id="2851" w:author="XuanWen Chen" w:date="2019-01-02T08:01:00Z"/>
              </w:rPr>
            </w:pPr>
            <w:ins w:id="285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1A9E" w14:textId="77777777" w:rsidR="00754881" w:rsidRDefault="00754881">
            <w:pPr>
              <w:jc w:val="left"/>
              <w:rPr>
                <w:ins w:id="2853" w:author="XuanWen Chen" w:date="2019-01-02T08:01:00Z"/>
                <w:rFonts w:hAnsi="宋体"/>
              </w:rPr>
            </w:pPr>
            <w:proofErr w:type="gramStart"/>
            <w:ins w:id="285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F173" w14:textId="77777777" w:rsidR="00754881" w:rsidRDefault="00754881">
            <w:pPr>
              <w:jc w:val="left"/>
              <w:rPr>
                <w:ins w:id="2855" w:author="XuanWen Chen" w:date="2019-01-02T08:01:00Z"/>
                <w:rFonts w:hAnsi="宋体"/>
              </w:rPr>
            </w:pPr>
            <w:ins w:id="285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E7847" w14:textId="77777777" w:rsidR="00754881" w:rsidRDefault="00754881">
            <w:pPr>
              <w:jc w:val="left"/>
              <w:rPr>
                <w:ins w:id="2857" w:author="XuanWen Chen" w:date="2019-01-02T08:01:00Z"/>
                <w:rFonts w:hAnsi="宋体"/>
              </w:rPr>
            </w:pPr>
            <w:ins w:id="2858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2CDC09C7" w14:textId="77777777" w:rsidTr="00754881">
        <w:trPr>
          <w:ins w:id="285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B2CC8" w14:textId="77777777" w:rsidR="00754881" w:rsidRDefault="00754881">
            <w:pPr>
              <w:rPr>
                <w:ins w:id="2860" w:author="XuanWen Chen" w:date="2019-01-02T08:01:00Z"/>
              </w:rPr>
            </w:pPr>
            <w:ins w:id="286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B5FF" w14:textId="77777777" w:rsidR="00754881" w:rsidRDefault="00754881">
            <w:pPr>
              <w:jc w:val="left"/>
              <w:rPr>
                <w:ins w:id="2862" w:author="XuanWen Chen" w:date="2019-01-02T08:01:00Z"/>
                <w:rFonts w:hAnsi="宋体"/>
              </w:rPr>
            </w:pPr>
            <w:ins w:id="286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BA1A" w14:textId="77777777" w:rsidR="00754881" w:rsidRDefault="00754881">
            <w:pPr>
              <w:jc w:val="left"/>
              <w:rPr>
                <w:ins w:id="2864" w:author="XuanWen Chen" w:date="2019-01-02T08:01:00Z"/>
                <w:rFonts w:hAnsi="宋体"/>
              </w:rPr>
            </w:pPr>
            <w:ins w:id="286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2F58" w14:textId="77777777" w:rsidR="00754881" w:rsidRDefault="00754881">
            <w:pPr>
              <w:jc w:val="left"/>
              <w:rPr>
                <w:ins w:id="2866" w:author="XuanWen Chen" w:date="2019-01-02T08:01:00Z"/>
                <w:rFonts w:hAnsi="宋体"/>
              </w:rPr>
            </w:pPr>
            <w:ins w:id="2867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41F63969" w14:textId="77777777" w:rsidTr="00754881">
        <w:trPr>
          <w:ins w:id="28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EF30" w14:textId="77777777" w:rsidR="00754881" w:rsidRDefault="00754881">
            <w:pPr>
              <w:rPr>
                <w:ins w:id="2869" w:author="XuanWen Chen" w:date="2019-01-02T08:01:00Z"/>
              </w:rPr>
            </w:pPr>
            <w:ins w:id="287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7BA63" w14:textId="77777777" w:rsidR="00754881" w:rsidRDefault="00754881">
            <w:pPr>
              <w:jc w:val="left"/>
              <w:rPr>
                <w:ins w:id="2871" w:author="XuanWen Chen" w:date="2019-01-02T08:01:00Z"/>
                <w:rFonts w:hAnsi="宋体"/>
              </w:rPr>
            </w:pPr>
            <w:ins w:id="2872" w:author="XuanWen Chen" w:date="2019-01-02T08:01:00Z">
              <w:r>
                <w:rPr>
                  <w:rFonts w:hAnsi="宋体" w:hint="eastAsia"/>
                </w:rPr>
                <w:t>用户进入特定板块</w:t>
              </w:r>
            </w:ins>
          </w:p>
        </w:tc>
      </w:tr>
      <w:tr w:rsidR="00754881" w14:paraId="76CC5DE9" w14:textId="77777777" w:rsidTr="00754881">
        <w:trPr>
          <w:ins w:id="28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5BFF" w14:textId="77777777" w:rsidR="00754881" w:rsidRDefault="00754881">
            <w:pPr>
              <w:rPr>
                <w:ins w:id="2874" w:author="XuanWen Chen" w:date="2019-01-02T08:01:00Z"/>
              </w:rPr>
            </w:pPr>
            <w:ins w:id="287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F9DC" w14:textId="77777777" w:rsidR="00754881" w:rsidRDefault="00754881">
            <w:pPr>
              <w:jc w:val="left"/>
              <w:rPr>
                <w:ins w:id="2876" w:author="XuanWen Chen" w:date="2019-01-02T08:01:00Z"/>
                <w:rFonts w:hAnsi="宋体"/>
              </w:rPr>
            </w:pPr>
            <w:ins w:id="2877" w:author="XuanWen Chen" w:date="2019-01-02T08:01:00Z">
              <w:r>
                <w:rPr>
                  <w:rFonts w:hAnsi="宋体" w:hint="eastAsia"/>
                </w:rPr>
                <w:t>用户表示想进入特定板块</w:t>
              </w:r>
            </w:ins>
          </w:p>
        </w:tc>
      </w:tr>
      <w:tr w:rsidR="00754881" w14:paraId="314BA3EF" w14:textId="77777777" w:rsidTr="00754881">
        <w:trPr>
          <w:ins w:id="28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B08D" w14:textId="77777777" w:rsidR="00754881" w:rsidRDefault="00754881">
            <w:pPr>
              <w:rPr>
                <w:ins w:id="2879" w:author="XuanWen Chen" w:date="2019-01-02T08:01:00Z"/>
              </w:rPr>
            </w:pPr>
            <w:ins w:id="288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0E345" w14:textId="77777777" w:rsidR="00754881" w:rsidRDefault="00754881">
            <w:pPr>
              <w:jc w:val="left"/>
              <w:rPr>
                <w:ins w:id="2881" w:author="XuanWen Chen" w:date="2019-01-02T08:01:00Z"/>
                <w:rFonts w:hAnsi="宋体"/>
              </w:rPr>
            </w:pPr>
            <w:ins w:id="2882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7D402862" w14:textId="77777777" w:rsidTr="00754881">
        <w:trPr>
          <w:ins w:id="288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E7CF" w14:textId="77777777" w:rsidR="00754881" w:rsidRDefault="00754881">
            <w:pPr>
              <w:rPr>
                <w:ins w:id="2884" w:author="XuanWen Chen" w:date="2019-01-02T08:01:00Z"/>
              </w:rPr>
            </w:pPr>
            <w:ins w:id="288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5BDD3" w14:textId="77777777" w:rsidR="00754881" w:rsidRDefault="00754881">
            <w:pPr>
              <w:jc w:val="left"/>
              <w:rPr>
                <w:ins w:id="2886" w:author="XuanWen Chen" w:date="2019-01-02T08:01:00Z"/>
                <w:rFonts w:hAnsi="宋体"/>
              </w:rPr>
            </w:pPr>
            <w:ins w:id="2887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系统显示特定板块所有帖子</w:t>
              </w:r>
            </w:ins>
          </w:p>
        </w:tc>
      </w:tr>
      <w:tr w:rsidR="00754881" w14:paraId="14E4E576" w14:textId="77777777" w:rsidTr="00754881">
        <w:trPr>
          <w:ins w:id="28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A248D" w14:textId="77777777" w:rsidR="00754881" w:rsidRDefault="00754881">
            <w:pPr>
              <w:rPr>
                <w:ins w:id="2889" w:author="XuanWen Chen" w:date="2019-01-02T08:01:00Z"/>
                <w:rFonts w:hAnsi="宋体"/>
              </w:rPr>
            </w:pPr>
            <w:ins w:id="2890" w:author="XuanWen Chen" w:date="2019-01-02T08:01:00Z">
              <w:r>
                <w:rPr>
                  <w:rFonts w:hAnsi="宋体" w:hint="eastAsia"/>
                </w:rPr>
                <w:lastRenderedPageBreak/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8ECE6" w14:textId="77777777" w:rsidR="00754881" w:rsidRDefault="00754881">
            <w:pPr>
              <w:jc w:val="left"/>
              <w:rPr>
                <w:ins w:id="2891" w:author="XuanWen Chen" w:date="2019-01-02T08:01:00Z"/>
              </w:rPr>
            </w:pPr>
          </w:p>
        </w:tc>
      </w:tr>
      <w:tr w:rsidR="00754881" w14:paraId="19796A80" w14:textId="77777777" w:rsidTr="00754881">
        <w:trPr>
          <w:ins w:id="28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3924C" w14:textId="77777777" w:rsidR="00754881" w:rsidRDefault="00754881">
            <w:pPr>
              <w:rPr>
                <w:ins w:id="2893" w:author="XuanWen Chen" w:date="2019-01-02T08:01:00Z"/>
                <w:rFonts w:hAnsi="宋体"/>
              </w:rPr>
            </w:pPr>
            <w:ins w:id="2894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2A74" w14:textId="77777777" w:rsidR="00754881" w:rsidRDefault="00754881">
            <w:pPr>
              <w:jc w:val="left"/>
              <w:rPr>
                <w:ins w:id="2895" w:author="XuanWen Chen" w:date="2019-01-02T08:01:00Z"/>
              </w:rPr>
            </w:pPr>
            <w:ins w:id="2896" w:author="XuanWen Chen" w:date="2019-01-02T08:01:00Z">
              <w:r>
                <w:rPr>
                  <w:rFonts w:hint="eastAsia"/>
                </w:rPr>
                <w:t>板块列表</w:t>
              </w:r>
            </w:ins>
          </w:p>
        </w:tc>
      </w:tr>
      <w:tr w:rsidR="00754881" w14:paraId="65843F3B" w14:textId="77777777" w:rsidTr="00754881">
        <w:trPr>
          <w:ins w:id="289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7797A" w14:textId="77777777" w:rsidR="00754881" w:rsidRDefault="00754881">
            <w:pPr>
              <w:rPr>
                <w:ins w:id="2898" w:author="XuanWen Chen" w:date="2019-01-02T08:01:00Z"/>
              </w:rPr>
            </w:pPr>
            <w:ins w:id="2899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C3A60" w14:textId="77777777" w:rsidR="00754881" w:rsidRDefault="00754881">
            <w:pPr>
              <w:jc w:val="left"/>
              <w:rPr>
                <w:ins w:id="2900" w:author="XuanWen Chen" w:date="2019-01-02T08:01:00Z"/>
                <w:rFonts w:hAnsi="宋体"/>
              </w:rPr>
            </w:pPr>
            <w:ins w:id="2901" w:author="XuanWen Chen" w:date="2019-01-02T08:01:00Z">
              <w:r>
                <w:rPr>
                  <w:rFonts w:hAnsi="宋体" w:hint="eastAsia"/>
                </w:rPr>
                <w:t>3.0 用户进入板块</w:t>
              </w:r>
            </w:ins>
          </w:p>
          <w:p w14:paraId="005854CA" w14:textId="77777777" w:rsidR="00754881" w:rsidRDefault="00754881" w:rsidP="00754881">
            <w:pPr>
              <w:pStyle w:val="a9"/>
              <w:numPr>
                <w:ilvl w:val="0"/>
                <w:numId w:val="220"/>
              </w:numPr>
              <w:spacing w:line="240" w:lineRule="auto"/>
              <w:ind w:left="3360" w:firstLineChars="0"/>
              <w:jc w:val="left"/>
              <w:rPr>
                <w:ins w:id="2902" w:author="XuanWen Chen" w:date="2019-01-02T08:01:00Z"/>
                <w:rFonts w:hAnsi="宋体"/>
              </w:rPr>
            </w:pPr>
            <w:ins w:id="2903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57B969AD" w14:textId="77777777" w:rsidR="00754881" w:rsidRDefault="00754881" w:rsidP="00754881">
            <w:pPr>
              <w:pStyle w:val="a9"/>
              <w:numPr>
                <w:ilvl w:val="0"/>
                <w:numId w:val="220"/>
              </w:numPr>
              <w:spacing w:line="240" w:lineRule="auto"/>
              <w:ind w:left="3360" w:firstLineChars="0"/>
              <w:jc w:val="left"/>
              <w:rPr>
                <w:ins w:id="2904" w:author="XuanWen Chen" w:date="2019-01-02T08:01:00Z"/>
                <w:rFonts w:hAnsi="宋体"/>
              </w:rPr>
            </w:pPr>
            <w:ins w:id="2905" w:author="XuanWen Chen" w:date="2019-01-02T08:01:00Z">
              <w:r>
                <w:rPr>
                  <w:rFonts w:hAnsi="宋体" w:hint="eastAsia"/>
                </w:rPr>
                <w:t>系统显示所有板块信息</w:t>
              </w:r>
            </w:ins>
          </w:p>
          <w:p w14:paraId="7F17F6B3" w14:textId="77777777" w:rsidR="00754881" w:rsidRDefault="00754881" w:rsidP="00754881">
            <w:pPr>
              <w:pStyle w:val="a9"/>
              <w:numPr>
                <w:ilvl w:val="0"/>
                <w:numId w:val="220"/>
              </w:numPr>
              <w:spacing w:line="240" w:lineRule="auto"/>
              <w:ind w:left="3360" w:firstLineChars="0"/>
              <w:jc w:val="left"/>
              <w:rPr>
                <w:ins w:id="2906" w:author="XuanWen Chen" w:date="2019-01-02T08:01:00Z"/>
                <w:rFonts w:hAnsi="宋体"/>
              </w:rPr>
            </w:pPr>
            <w:ins w:id="2907" w:author="XuanWen Chen" w:date="2019-01-02T08:01:00Z">
              <w:r>
                <w:rPr>
                  <w:rFonts w:hAnsi="宋体" w:hint="eastAsia"/>
                </w:rPr>
                <w:t>用户点击特定板块</w:t>
              </w:r>
            </w:ins>
          </w:p>
          <w:p w14:paraId="55602BFC" w14:textId="77777777" w:rsidR="00754881" w:rsidRDefault="00754881" w:rsidP="00754881">
            <w:pPr>
              <w:pStyle w:val="a9"/>
              <w:numPr>
                <w:ilvl w:val="0"/>
                <w:numId w:val="220"/>
              </w:numPr>
              <w:spacing w:line="240" w:lineRule="auto"/>
              <w:ind w:left="3360" w:firstLineChars="0"/>
              <w:jc w:val="left"/>
              <w:rPr>
                <w:ins w:id="2908" w:author="XuanWen Chen" w:date="2019-01-02T08:01:00Z"/>
                <w:rFonts w:hAnsi="宋体"/>
              </w:rPr>
            </w:pPr>
            <w:ins w:id="2909" w:author="XuanWen Chen" w:date="2019-01-02T08:01:00Z">
              <w:r>
                <w:rPr>
                  <w:rFonts w:hAnsi="宋体" w:hint="eastAsia"/>
                </w:rPr>
                <w:t>系统显示特定板块帖子列表</w:t>
              </w:r>
            </w:ins>
          </w:p>
        </w:tc>
      </w:tr>
      <w:tr w:rsidR="00754881" w14:paraId="07DCA93E" w14:textId="77777777" w:rsidTr="00754881">
        <w:trPr>
          <w:ins w:id="291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AAEBA" w14:textId="77777777" w:rsidR="00754881" w:rsidRDefault="00754881">
            <w:pPr>
              <w:rPr>
                <w:ins w:id="2911" w:author="XuanWen Chen" w:date="2019-01-02T08:01:00Z"/>
                <w:rFonts w:hAnsi="宋体"/>
              </w:rPr>
            </w:pPr>
            <w:ins w:id="2912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DC574" w14:textId="77777777" w:rsidR="00754881" w:rsidRDefault="00754881">
            <w:pPr>
              <w:jc w:val="left"/>
              <w:rPr>
                <w:ins w:id="2913" w:author="XuanWen Chen" w:date="2019-01-02T08:01:00Z"/>
                <w:rFonts w:hAnsi="宋体"/>
              </w:rPr>
            </w:pPr>
          </w:p>
        </w:tc>
      </w:tr>
      <w:tr w:rsidR="00754881" w14:paraId="0F50E3C9" w14:textId="77777777" w:rsidTr="00754881">
        <w:trPr>
          <w:ins w:id="29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688B" w14:textId="77777777" w:rsidR="00754881" w:rsidRDefault="00754881">
            <w:pPr>
              <w:rPr>
                <w:ins w:id="2915" w:author="XuanWen Chen" w:date="2019-01-02T08:01:00Z"/>
                <w:rFonts w:hAnsi="宋体"/>
              </w:rPr>
            </w:pPr>
            <w:ins w:id="291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7F1A" w14:textId="77777777" w:rsidR="00754881" w:rsidRDefault="00754881">
            <w:pPr>
              <w:jc w:val="left"/>
              <w:rPr>
                <w:ins w:id="2917" w:author="XuanWen Chen" w:date="2019-01-02T08:01:00Z"/>
                <w:rFonts w:hAnsi="宋体"/>
              </w:rPr>
            </w:pPr>
          </w:p>
        </w:tc>
      </w:tr>
      <w:tr w:rsidR="00754881" w14:paraId="03ABF316" w14:textId="77777777" w:rsidTr="00754881">
        <w:trPr>
          <w:ins w:id="29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F599B" w14:textId="77777777" w:rsidR="00754881" w:rsidRDefault="00754881">
            <w:pPr>
              <w:rPr>
                <w:ins w:id="2919" w:author="XuanWen Chen" w:date="2019-01-02T08:01:00Z"/>
                <w:rFonts w:hAnsi="宋体"/>
              </w:rPr>
            </w:pPr>
            <w:ins w:id="292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D6300" w14:textId="77777777" w:rsidR="00754881" w:rsidRDefault="00754881">
            <w:pPr>
              <w:jc w:val="left"/>
              <w:rPr>
                <w:ins w:id="2921" w:author="XuanWen Chen" w:date="2019-01-02T08:01:00Z"/>
                <w:rFonts w:hAnsi="宋体"/>
              </w:rPr>
            </w:pPr>
          </w:p>
        </w:tc>
      </w:tr>
      <w:tr w:rsidR="00754881" w14:paraId="3C20749D" w14:textId="77777777" w:rsidTr="00754881">
        <w:trPr>
          <w:ins w:id="292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3EAC" w14:textId="77777777" w:rsidR="00754881" w:rsidRDefault="00754881">
            <w:pPr>
              <w:rPr>
                <w:ins w:id="2923" w:author="XuanWen Chen" w:date="2019-01-02T08:01:00Z"/>
                <w:rFonts w:hAnsi="宋体"/>
              </w:rPr>
            </w:pPr>
            <w:ins w:id="2924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648B6" w14:textId="77777777" w:rsidR="00754881" w:rsidRDefault="00754881">
            <w:pPr>
              <w:jc w:val="left"/>
              <w:rPr>
                <w:ins w:id="2925" w:author="XuanWen Chen" w:date="2019-01-02T08:01:00Z"/>
                <w:rFonts w:hAnsi="宋体"/>
              </w:rPr>
            </w:pPr>
            <w:ins w:id="2926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21E62E20" w14:textId="77777777" w:rsidTr="00754881">
        <w:trPr>
          <w:ins w:id="292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86AC" w14:textId="77777777" w:rsidR="00754881" w:rsidRDefault="00754881">
            <w:pPr>
              <w:rPr>
                <w:ins w:id="2928" w:author="XuanWen Chen" w:date="2019-01-02T08:01:00Z"/>
                <w:rFonts w:hAnsi="宋体"/>
              </w:rPr>
            </w:pPr>
            <w:ins w:id="2929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53F2" w14:textId="77777777" w:rsidR="00754881" w:rsidRDefault="00754881">
            <w:pPr>
              <w:jc w:val="left"/>
              <w:rPr>
                <w:ins w:id="2930" w:author="XuanWen Chen" w:date="2019-01-02T08:01:00Z"/>
                <w:rFonts w:hAnsi="宋体"/>
              </w:rPr>
            </w:pPr>
          </w:p>
        </w:tc>
      </w:tr>
      <w:tr w:rsidR="00754881" w14:paraId="386FBE23" w14:textId="77777777" w:rsidTr="00754881">
        <w:trPr>
          <w:ins w:id="29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58D8" w14:textId="77777777" w:rsidR="00754881" w:rsidRDefault="00754881">
            <w:pPr>
              <w:rPr>
                <w:ins w:id="2932" w:author="XuanWen Chen" w:date="2019-01-02T08:01:00Z"/>
                <w:rFonts w:hAnsi="宋体"/>
              </w:rPr>
            </w:pPr>
            <w:ins w:id="2933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1A6D" w14:textId="77777777" w:rsidR="00754881" w:rsidRDefault="00754881">
            <w:pPr>
              <w:jc w:val="left"/>
              <w:rPr>
                <w:ins w:id="2934" w:author="XuanWen Chen" w:date="2019-01-02T08:01:00Z"/>
                <w:rFonts w:hAnsi="宋体"/>
              </w:rPr>
            </w:pPr>
          </w:p>
        </w:tc>
      </w:tr>
      <w:tr w:rsidR="00754881" w14:paraId="74A601DD" w14:textId="77777777" w:rsidTr="00754881">
        <w:trPr>
          <w:ins w:id="29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E05FB" w14:textId="77777777" w:rsidR="00754881" w:rsidRDefault="00754881">
            <w:pPr>
              <w:rPr>
                <w:ins w:id="2936" w:author="XuanWen Chen" w:date="2019-01-02T08:01:00Z"/>
              </w:rPr>
            </w:pPr>
            <w:ins w:id="293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829AE" w14:textId="77777777" w:rsidR="00754881" w:rsidRDefault="00754881">
            <w:pPr>
              <w:rPr>
                <w:ins w:id="2938" w:author="XuanWen Chen" w:date="2019-01-02T08:01:00Z"/>
              </w:rPr>
            </w:pPr>
          </w:p>
          <w:p w14:paraId="4183B43B" w14:textId="77777777" w:rsidR="00754881" w:rsidRDefault="00754881">
            <w:pPr>
              <w:rPr>
                <w:ins w:id="2939" w:author="XuanWen Chen" w:date="2019-01-02T08:01:00Z"/>
              </w:rPr>
            </w:pPr>
          </w:p>
        </w:tc>
      </w:tr>
    </w:tbl>
    <w:p w14:paraId="1FA27199" w14:textId="77777777" w:rsidR="00754881" w:rsidRDefault="00754881" w:rsidP="00754881">
      <w:pPr>
        <w:rPr>
          <w:ins w:id="2940" w:author="XuanWen Chen" w:date="2019-01-02T08:01:00Z"/>
        </w:rPr>
      </w:pPr>
    </w:p>
    <w:p w14:paraId="35ECCD3B" w14:textId="77777777" w:rsidR="00754881" w:rsidRDefault="00754881" w:rsidP="00754881">
      <w:pPr>
        <w:pStyle w:val="4"/>
        <w:rPr>
          <w:ins w:id="2941" w:author="XuanWen Chen" w:date="2019-01-02T08:01:00Z"/>
        </w:rPr>
      </w:pPr>
      <w:ins w:id="2942" w:author="XuanWen Chen" w:date="2019-01-02T08:01:00Z">
        <w:r>
          <w:rPr>
            <w:rFonts w:hint="eastAsia"/>
          </w:rPr>
          <w:t>用户进入帖子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5227AE3E" w14:textId="77777777" w:rsidTr="00754881">
        <w:trPr>
          <w:ins w:id="29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A1152" w14:textId="77777777" w:rsidR="00754881" w:rsidRDefault="00754881">
            <w:pPr>
              <w:rPr>
                <w:ins w:id="2944" w:author="XuanWen Chen" w:date="2019-01-02T08:01:00Z"/>
              </w:rPr>
            </w:pPr>
            <w:ins w:id="294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75C2B" w14:textId="77777777" w:rsidR="00754881" w:rsidRDefault="00754881">
            <w:pPr>
              <w:jc w:val="left"/>
              <w:rPr>
                <w:ins w:id="2946" w:author="XuanWen Chen" w:date="2019-01-02T08:01:00Z"/>
                <w:rFonts w:hAnsi="宋体"/>
                <w:b/>
              </w:rPr>
            </w:pPr>
            <w:ins w:id="2947" w:author="XuanWen Chen" w:date="2019-01-02T08:01:00Z">
              <w:r>
                <w:rPr>
                  <w:rFonts w:hAnsi="宋体" w:hint="eastAsia"/>
                  <w:b/>
                </w:rPr>
                <w:t>UC-2：用户进入帖子</w:t>
              </w:r>
            </w:ins>
          </w:p>
        </w:tc>
      </w:tr>
      <w:tr w:rsidR="00754881" w14:paraId="75ED4FC0" w14:textId="77777777" w:rsidTr="00754881">
        <w:trPr>
          <w:ins w:id="29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46B72" w14:textId="77777777" w:rsidR="00754881" w:rsidRDefault="00754881">
            <w:pPr>
              <w:rPr>
                <w:ins w:id="2949" w:author="XuanWen Chen" w:date="2019-01-02T08:01:00Z"/>
              </w:rPr>
            </w:pPr>
            <w:ins w:id="295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AD5F8" w14:textId="77777777" w:rsidR="00754881" w:rsidRDefault="00754881">
            <w:pPr>
              <w:jc w:val="left"/>
              <w:rPr>
                <w:ins w:id="2951" w:author="XuanWen Chen" w:date="2019-01-02T08:01:00Z"/>
                <w:rFonts w:hAnsi="宋体"/>
              </w:rPr>
            </w:pPr>
            <w:proofErr w:type="gramStart"/>
            <w:ins w:id="295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77F7" w14:textId="77777777" w:rsidR="00754881" w:rsidRDefault="00754881">
            <w:pPr>
              <w:jc w:val="left"/>
              <w:rPr>
                <w:ins w:id="2953" w:author="XuanWen Chen" w:date="2019-01-02T08:01:00Z"/>
                <w:rFonts w:hAnsi="宋体"/>
              </w:rPr>
            </w:pPr>
            <w:ins w:id="295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15A6" w14:textId="77777777" w:rsidR="00754881" w:rsidRDefault="00754881">
            <w:pPr>
              <w:jc w:val="left"/>
              <w:rPr>
                <w:ins w:id="2955" w:author="XuanWen Chen" w:date="2019-01-02T08:01:00Z"/>
                <w:rFonts w:hAnsi="宋体"/>
              </w:rPr>
            </w:pPr>
            <w:ins w:id="2956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3B0F68F6" w14:textId="77777777" w:rsidTr="00754881">
        <w:trPr>
          <w:ins w:id="29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97FC6" w14:textId="77777777" w:rsidR="00754881" w:rsidRDefault="00754881">
            <w:pPr>
              <w:rPr>
                <w:ins w:id="2958" w:author="XuanWen Chen" w:date="2019-01-02T08:01:00Z"/>
              </w:rPr>
            </w:pPr>
            <w:ins w:id="295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78EB1" w14:textId="77777777" w:rsidR="00754881" w:rsidRDefault="00754881">
            <w:pPr>
              <w:jc w:val="left"/>
              <w:rPr>
                <w:ins w:id="2960" w:author="XuanWen Chen" w:date="2019-01-02T08:01:00Z"/>
                <w:rFonts w:hAnsi="宋体"/>
              </w:rPr>
            </w:pPr>
            <w:ins w:id="296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0C3E" w14:textId="77777777" w:rsidR="00754881" w:rsidRDefault="00754881">
            <w:pPr>
              <w:jc w:val="left"/>
              <w:rPr>
                <w:ins w:id="2962" w:author="XuanWen Chen" w:date="2019-01-02T08:01:00Z"/>
                <w:rFonts w:hAnsi="宋体"/>
              </w:rPr>
            </w:pPr>
            <w:ins w:id="296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48E99" w14:textId="77777777" w:rsidR="00754881" w:rsidRDefault="00754881">
            <w:pPr>
              <w:jc w:val="left"/>
              <w:rPr>
                <w:ins w:id="2964" w:author="XuanWen Chen" w:date="2019-01-02T08:01:00Z"/>
                <w:rFonts w:hAnsi="宋体"/>
              </w:rPr>
            </w:pPr>
            <w:ins w:id="2965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0A62ADF0" w14:textId="77777777" w:rsidTr="00754881">
        <w:trPr>
          <w:ins w:id="29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75FD" w14:textId="77777777" w:rsidR="00754881" w:rsidRDefault="00754881">
            <w:pPr>
              <w:rPr>
                <w:ins w:id="2967" w:author="XuanWen Chen" w:date="2019-01-02T08:01:00Z"/>
              </w:rPr>
            </w:pPr>
            <w:ins w:id="296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D55D5" w14:textId="77777777" w:rsidR="00754881" w:rsidRDefault="00754881">
            <w:pPr>
              <w:jc w:val="left"/>
              <w:rPr>
                <w:ins w:id="2969" w:author="XuanWen Chen" w:date="2019-01-02T08:01:00Z"/>
                <w:rFonts w:hAnsi="宋体"/>
              </w:rPr>
            </w:pPr>
            <w:ins w:id="2970" w:author="XuanWen Chen" w:date="2019-01-02T08:01:00Z">
              <w:r>
                <w:rPr>
                  <w:rFonts w:hAnsi="宋体" w:hint="eastAsia"/>
                </w:rPr>
                <w:t>用户进入特定帖子</w:t>
              </w:r>
            </w:ins>
          </w:p>
        </w:tc>
      </w:tr>
      <w:tr w:rsidR="00754881" w14:paraId="0FD27F95" w14:textId="77777777" w:rsidTr="00754881">
        <w:trPr>
          <w:ins w:id="29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96B3" w14:textId="77777777" w:rsidR="00754881" w:rsidRDefault="00754881">
            <w:pPr>
              <w:rPr>
                <w:ins w:id="2972" w:author="XuanWen Chen" w:date="2019-01-02T08:01:00Z"/>
              </w:rPr>
            </w:pPr>
            <w:ins w:id="297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0195" w14:textId="77777777" w:rsidR="00754881" w:rsidRDefault="00754881">
            <w:pPr>
              <w:jc w:val="left"/>
              <w:rPr>
                <w:ins w:id="2974" w:author="XuanWen Chen" w:date="2019-01-02T08:01:00Z"/>
                <w:rFonts w:hAnsi="宋体"/>
              </w:rPr>
            </w:pPr>
            <w:ins w:id="2975" w:author="XuanWen Chen" w:date="2019-01-02T08:01:00Z">
              <w:r>
                <w:rPr>
                  <w:rFonts w:hAnsi="宋体" w:hint="eastAsia"/>
                </w:rPr>
                <w:t>用户表示想进入特定帖子查看信息</w:t>
              </w:r>
            </w:ins>
          </w:p>
        </w:tc>
      </w:tr>
      <w:tr w:rsidR="00754881" w14:paraId="56F4139F" w14:textId="77777777" w:rsidTr="00754881">
        <w:trPr>
          <w:ins w:id="29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5316D" w14:textId="77777777" w:rsidR="00754881" w:rsidRDefault="00754881">
            <w:pPr>
              <w:rPr>
                <w:ins w:id="2977" w:author="XuanWen Chen" w:date="2019-01-02T08:01:00Z"/>
              </w:rPr>
            </w:pPr>
            <w:ins w:id="297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E236" w14:textId="77777777" w:rsidR="00754881" w:rsidRDefault="00754881">
            <w:pPr>
              <w:jc w:val="left"/>
              <w:rPr>
                <w:ins w:id="2979" w:author="XuanWen Chen" w:date="2019-01-02T08:01:00Z"/>
                <w:rFonts w:hAnsi="宋体"/>
              </w:rPr>
            </w:pPr>
            <w:ins w:id="2980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06D20324" w14:textId="77777777" w:rsidTr="00754881">
        <w:trPr>
          <w:ins w:id="29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1AB14" w14:textId="77777777" w:rsidR="00754881" w:rsidRDefault="00754881">
            <w:pPr>
              <w:rPr>
                <w:ins w:id="2982" w:author="XuanWen Chen" w:date="2019-01-02T08:01:00Z"/>
              </w:rPr>
            </w:pPr>
            <w:ins w:id="298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D02D3" w14:textId="77777777" w:rsidR="00754881" w:rsidRDefault="00754881">
            <w:pPr>
              <w:jc w:val="left"/>
              <w:rPr>
                <w:ins w:id="2984" w:author="XuanWen Chen" w:date="2019-01-02T08:01:00Z"/>
                <w:rFonts w:hAnsi="宋体"/>
              </w:rPr>
            </w:pPr>
            <w:ins w:id="2985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系统显示特定帖子所有信息</w:t>
              </w:r>
            </w:ins>
          </w:p>
        </w:tc>
      </w:tr>
      <w:tr w:rsidR="00754881" w14:paraId="112EA7EA" w14:textId="77777777" w:rsidTr="00754881">
        <w:trPr>
          <w:ins w:id="29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F2F2E" w14:textId="77777777" w:rsidR="00754881" w:rsidRDefault="00754881">
            <w:pPr>
              <w:rPr>
                <w:ins w:id="2987" w:author="XuanWen Chen" w:date="2019-01-02T08:01:00Z"/>
                <w:rFonts w:hAnsi="宋体"/>
              </w:rPr>
            </w:pPr>
            <w:ins w:id="298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1CCE8" w14:textId="77777777" w:rsidR="00754881" w:rsidRDefault="00754881">
            <w:pPr>
              <w:jc w:val="left"/>
              <w:rPr>
                <w:ins w:id="2989" w:author="XuanWen Chen" w:date="2019-01-02T08:01:00Z"/>
              </w:rPr>
            </w:pPr>
          </w:p>
        </w:tc>
      </w:tr>
      <w:tr w:rsidR="00754881" w14:paraId="679BF4EE" w14:textId="77777777" w:rsidTr="00754881">
        <w:trPr>
          <w:ins w:id="29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C885C" w14:textId="77777777" w:rsidR="00754881" w:rsidRDefault="00754881">
            <w:pPr>
              <w:rPr>
                <w:ins w:id="2991" w:author="XuanWen Chen" w:date="2019-01-02T08:01:00Z"/>
                <w:rFonts w:hAnsi="宋体"/>
              </w:rPr>
            </w:pPr>
            <w:ins w:id="299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80EC9" w14:textId="77777777" w:rsidR="00754881" w:rsidRDefault="00754881">
            <w:pPr>
              <w:jc w:val="left"/>
              <w:rPr>
                <w:ins w:id="2993" w:author="XuanWen Chen" w:date="2019-01-02T08:01:00Z"/>
              </w:rPr>
            </w:pPr>
            <w:ins w:id="2994" w:author="XuanWen Chen" w:date="2019-01-02T08:01:00Z">
              <w:r>
                <w:rPr>
                  <w:rFonts w:hint="eastAsia"/>
                </w:rPr>
                <w:t>帖子信息</w:t>
              </w:r>
            </w:ins>
          </w:p>
        </w:tc>
      </w:tr>
      <w:tr w:rsidR="00754881" w14:paraId="39239222" w14:textId="77777777" w:rsidTr="00754881">
        <w:trPr>
          <w:ins w:id="29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4C57" w14:textId="77777777" w:rsidR="00754881" w:rsidRDefault="00754881">
            <w:pPr>
              <w:rPr>
                <w:ins w:id="2996" w:author="XuanWen Chen" w:date="2019-01-02T08:01:00Z"/>
              </w:rPr>
            </w:pPr>
            <w:ins w:id="299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8570" w14:textId="77777777" w:rsidR="00754881" w:rsidRDefault="00754881">
            <w:pPr>
              <w:jc w:val="left"/>
              <w:rPr>
                <w:ins w:id="2998" w:author="XuanWen Chen" w:date="2019-01-02T08:01:00Z"/>
                <w:rFonts w:hAnsi="宋体"/>
              </w:rPr>
            </w:pPr>
            <w:ins w:id="2999" w:author="XuanWen Chen" w:date="2019-01-02T08:01:00Z">
              <w:r>
                <w:rPr>
                  <w:rFonts w:hAnsi="宋体" w:hint="eastAsia"/>
                </w:rPr>
                <w:t>3.0 用户进入帖子</w:t>
              </w:r>
            </w:ins>
          </w:p>
          <w:p w14:paraId="6204FFBD" w14:textId="77777777" w:rsidR="00754881" w:rsidRDefault="00754881" w:rsidP="00754881">
            <w:pPr>
              <w:pStyle w:val="a9"/>
              <w:numPr>
                <w:ilvl w:val="0"/>
                <w:numId w:val="222"/>
              </w:numPr>
              <w:spacing w:line="240" w:lineRule="auto"/>
              <w:ind w:left="3360" w:firstLineChars="0"/>
              <w:jc w:val="left"/>
              <w:rPr>
                <w:ins w:id="3000" w:author="XuanWen Chen" w:date="2019-01-02T08:01:00Z"/>
                <w:rFonts w:hAnsi="宋体"/>
              </w:rPr>
            </w:pPr>
            <w:ins w:id="3001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74D3DEA2" w14:textId="77777777" w:rsidR="00754881" w:rsidRDefault="00754881" w:rsidP="00754881">
            <w:pPr>
              <w:pStyle w:val="a9"/>
              <w:numPr>
                <w:ilvl w:val="0"/>
                <w:numId w:val="222"/>
              </w:numPr>
              <w:spacing w:line="240" w:lineRule="auto"/>
              <w:ind w:left="3360" w:firstLineChars="0"/>
              <w:jc w:val="left"/>
              <w:rPr>
                <w:ins w:id="3002" w:author="XuanWen Chen" w:date="2019-01-02T08:01:00Z"/>
                <w:rFonts w:hAnsi="宋体"/>
              </w:rPr>
            </w:pPr>
            <w:ins w:id="3003" w:author="XuanWen Chen" w:date="2019-01-02T08:01:00Z">
              <w:r>
                <w:rPr>
                  <w:rFonts w:hAnsi="宋体" w:hint="eastAsia"/>
                </w:rPr>
                <w:lastRenderedPageBreak/>
                <w:t>系统显示所有板块信息</w:t>
              </w:r>
            </w:ins>
          </w:p>
          <w:p w14:paraId="7F10D90B" w14:textId="77777777" w:rsidR="00754881" w:rsidRDefault="00754881" w:rsidP="00754881">
            <w:pPr>
              <w:pStyle w:val="a9"/>
              <w:numPr>
                <w:ilvl w:val="0"/>
                <w:numId w:val="222"/>
              </w:numPr>
              <w:spacing w:line="240" w:lineRule="auto"/>
              <w:ind w:left="3360" w:firstLineChars="0"/>
              <w:jc w:val="left"/>
              <w:rPr>
                <w:ins w:id="3004" w:author="XuanWen Chen" w:date="2019-01-02T08:01:00Z"/>
                <w:rFonts w:hAnsi="宋体"/>
              </w:rPr>
            </w:pPr>
            <w:ins w:id="3005" w:author="XuanWen Chen" w:date="2019-01-02T08:01:00Z">
              <w:r>
                <w:rPr>
                  <w:rFonts w:hAnsi="宋体" w:hint="eastAsia"/>
                </w:rPr>
                <w:t>用户点击特定帖子</w:t>
              </w:r>
            </w:ins>
          </w:p>
          <w:p w14:paraId="4463864A" w14:textId="77777777" w:rsidR="00754881" w:rsidRDefault="00754881" w:rsidP="00754881">
            <w:pPr>
              <w:pStyle w:val="a9"/>
              <w:numPr>
                <w:ilvl w:val="0"/>
                <w:numId w:val="222"/>
              </w:numPr>
              <w:spacing w:line="240" w:lineRule="auto"/>
              <w:ind w:left="3360" w:firstLineChars="0"/>
              <w:jc w:val="left"/>
              <w:rPr>
                <w:ins w:id="3006" w:author="XuanWen Chen" w:date="2019-01-02T08:01:00Z"/>
                <w:rFonts w:hAnsi="宋体"/>
              </w:rPr>
            </w:pPr>
            <w:ins w:id="3007" w:author="XuanWen Chen" w:date="2019-01-02T08:01:00Z">
              <w:r>
                <w:rPr>
                  <w:rFonts w:hAnsi="宋体" w:hint="eastAsia"/>
                </w:rPr>
                <w:t>系统显示特定板块帖子信息</w:t>
              </w:r>
            </w:ins>
          </w:p>
        </w:tc>
      </w:tr>
      <w:tr w:rsidR="00754881" w14:paraId="1C463B27" w14:textId="77777777" w:rsidTr="00754881">
        <w:trPr>
          <w:ins w:id="300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069C" w14:textId="77777777" w:rsidR="00754881" w:rsidRDefault="00754881">
            <w:pPr>
              <w:rPr>
                <w:ins w:id="3009" w:author="XuanWen Chen" w:date="2019-01-02T08:01:00Z"/>
                <w:rFonts w:hAnsi="宋体"/>
              </w:rPr>
            </w:pPr>
            <w:ins w:id="3010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C437F" w14:textId="77777777" w:rsidR="00754881" w:rsidRDefault="00754881">
            <w:pPr>
              <w:jc w:val="left"/>
              <w:rPr>
                <w:ins w:id="3011" w:author="XuanWen Chen" w:date="2019-01-02T08:01:00Z"/>
                <w:rFonts w:hAnsi="宋体"/>
              </w:rPr>
            </w:pPr>
          </w:p>
        </w:tc>
      </w:tr>
      <w:tr w:rsidR="00754881" w14:paraId="4DC2BE5D" w14:textId="77777777" w:rsidTr="00754881">
        <w:trPr>
          <w:ins w:id="301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CBE" w14:textId="77777777" w:rsidR="00754881" w:rsidRDefault="00754881">
            <w:pPr>
              <w:rPr>
                <w:ins w:id="3013" w:author="XuanWen Chen" w:date="2019-01-02T08:01:00Z"/>
                <w:rFonts w:hAnsi="宋体"/>
              </w:rPr>
            </w:pPr>
            <w:ins w:id="3014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D9FE" w14:textId="77777777" w:rsidR="00754881" w:rsidRDefault="00754881">
            <w:pPr>
              <w:jc w:val="left"/>
              <w:rPr>
                <w:ins w:id="3015" w:author="XuanWen Chen" w:date="2019-01-02T08:01:00Z"/>
                <w:rFonts w:hAnsi="宋体"/>
              </w:rPr>
            </w:pPr>
          </w:p>
        </w:tc>
      </w:tr>
      <w:tr w:rsidR="00754881" w14:paraId="40357D24" w14:textId="77777777" w:rsidTr="00754881">
        <w:trPr>
          <w:ins w:id="301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DCE80" w14:textId="77777777" w:rsidR="00754881" w:rsidRDefault="00754881">
            <w:pPr>
              <w:rPr>
                <w:ins w:id="3017" w:author="XuanWen Chen" w:date="2019-01-02T08:01:00Z"/>
                <w:rFonts w:hAnsi="宋体"/>
              </w:rPr>
            </w:pPr>
            <w:ins w:id="3018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7E0BE" w14:textId="77777777" w:rsidR="00754881" w:rsidRDefault="00754881">
            <w:pPr>
              <w:jc w:val="left"/>
              <w:rPr>
                <w:ins w:id="3019" w:author="XuanWen Chen" w:date="2019-01-02T08:01:00Z"/>
                <w:rFonts w:hAnsi="宋体"/>
              </w:rPr>
            </w:pPr>
          </w:p>
        </w:tc>
      </w:tr>
      <w:tr w:rsidR="00754881" w14:paraId="1660C089" w14:textId="77777777" w:rsidTr="00754881">
        <w:trPr>
          <w:ins w:id="30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E96AF" w14:textId="77777777" w:rsidR="00754881" w:rsidRDefault="00754881">
            <w:pPr>
              <w:rPr>
                <w:ins w:id="3021" w:author="XuanWen Chen" w:date="2019-01-02T08:01:00Z"/>
                <w:rFonts w:hAnsi="宋体"/>
              </w:rPr>
            </w:pPr>
            <w:ins w:id="3022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791CA" w14:textId="77777777" w:rsidR="00754881" w:rsidRDefault="00754881">
            <w:pPr>
              <w:jc w:val="left"/>
              <w:rPr>
                <w:ins w:id="3023" w:author="XuanWen Chen" w:date="2019-01-02T08:01:00Z"/>
                <w:rFonts w:hAnsi="宋体"/>
              </w:rPr>
            </w:pPr>
            <w:ins w:id="3024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6217E115" w14:textId="77777777" w:rsidTr="00754881">
        <w:trPr>
          <w:ins w:id="302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70C8E" w14:textId="77777777" w:rsidR="00754881" w:rsidRDefault="00754881">
            <w:pPr>
              <w:rPr>
                <w:ins w:id="3026" w:author="XuanWen Chen" w:date="2019-01-02T08:01:00Z"/>
                <w:rFonts w:hAnsi="宋体"/>
              </w:rPr>
            </w:pPr>
            <w:ins w:id="3027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973B0" w14:textId="77777777" w:rsidR="00754881" w:rsidRDefault="00754881">
            <w:pPr>
              <w:jc w:val="left"/>
              <w:rPr>
                <w:ins w:id="3028" w:author="XuanWen Chen" w:date="2019-01-02T08:01:00Z"/>
                <w:rFonts w:hAnsi="宋体"/>
              </w:rPr>
            </w:pPr>
          </w:p>
        </w:tc>
      </w:tr>
      <w:tr w:rsidR="00754881" w14:paraId="062D31B8" w14:textId="77777777" w:rsidTr="00754881">
        <w:trPr>
          <w:ins w:id="302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BAAB" w14:textId="77777777" w:rsidR="00754881" w:rsidRDefault="00754881">
            <w:pPr>
              <w:rPr>
                <w:ins w:id="3030" w:author="XuanWen Chen" w:date="2019-01-02T08:01:00Z"/>
                <w:rFonts w:hAnsi="宋体"/>
              </w:rPr>
            </w:pPr>
            <w:ins w:id="3031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1C5E" w14:textId="77777777" w:rsidR="00754881" w:rsidRDefault="00754881">
            <w:pPr>
              <w:jc w:val="left"/>
              <w:rPr>
                <w:ins w:id="3032" w:author="XuanWen Chen" w:date="2019-01-02T08:01:00Z"/>
                <w:rFonts w:hAnsi="宋体"/>
              </w:rPr>
            </w:pPr>
          </w:p>
        </w:tc>
      </w:tr>
      <w:tr w:rsidR="00754881" w14:paraId="09BEEC43" w14:textId="77777777" w:rsidTr="00754881">
        <w:trPr>
          <w:ins w:id="30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92515" w14:textId="77777777" w:rsidR="00754881" w:rsidRDefault="00754881">
            <w:pPr>
              <w:rPr>
                <w:ins w:id="3034" w:author="XuanWen Chen" w:date="2019-01-02T08:01:00Z"/>
              </w:rPr>
            </w:pPr>
            <w:ins w:id="3035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43D0" w14:textId="77777777" w:rsidR="00754881" w:rsidRDefault="00754881">
            <w:pPr>
              <w:rPr>
                <w:ins w:id="3036" w:author="XuanWen Chen" w:date="2019-01-02T08:01:00Z"/>
              </w:rPr>
            </w:pPr>
          </w:p>
          <w:p w14:paraId="5CE64A58" w14:textId="77777777" w:rsidR="00754881" w:rsidRDefault="00754881">
            <w:pPr>
              <w:rPr>
                <w:ins w:id="3037" w:author="XuanWen Chen" w:date="2019-01-02T08:01:00Z"/>
              </w:rPr>
            </w:pPr>
          </w:p>
        </w:tc>
      </w:tr>
    </w:tbl>
    <w:p w14:paraId="7C7A7517" w14:textId="77777777" w:rsidR="00754881" w:rsidRDefault="00754881" w:rsidP="00754881">
      <w:pPr>
        <w:rPr>
          <w:ins w:id="3038" w:author="XuanWen Chen" w:date="2019-01-02T08:01:00Z"/>
        </w:rPr>
      </w:pPr>
    </w:p>
    <w:p w14:paraId="00EB00C0" w14:textId="77777777" w:rsidR="00754881" w:rsidRDefault="00754881" w:rsidP="00754881">
      <w:pPr>
        <w:pStyle w:val="4"/>
        <w:rPr>
          <w:ins w:id="3039" w:author="XuanWen Chen" w:date="2019-01-02T08:01:00Z"/>
        </w:rPr>
      </w:pPr>
      <w:ins w:id="3040" w:author="XuanWen Chen" w:date="2019-01-02T08:01:00Z">
        <w:r>
          <w:rPr>
            <w:rFonts w:hint="eastAsia"/>
          </w:rPr>
          <w:t>用户查找板块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0EA64E70" w14:textId="77777777" w:rsidTr="00754881">
        <w:trPr>
          <w:ins w:id="304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6FEF" w14:textId="77777777" w:rsidR="00754881" w:rsidRDefault="00754881">
            <w:pPr>
              <w:rPr>
                <w:ins w:id="3042" w:author="XuanWen Chen" w:date="2019-01-02T08:01:00Z"/>
              </w:rPr>
            </w:pPr>
            <w:ins w:id="3043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B07C7" w14:textId="77777777" w:rsidR="00754881" w:rsidRDefault="00754881">
            <w:pPr>
              <w:jc w:val="left"/>
              <w:rPr>
                <w:ins w:id="3044" w:author="XuanWen Chen" w:date="2019-01-02T08:01:00Z"/>
                <w:rFonts w:hAnsi="宋体"/>
                <w:b/>
              </w:rPr>
            </w:pPr>
            <w:ins w:id="3045" w:author="XuanWen Chen" w:date="2019-01-02T08:01:00Z">
              <w:r>
                <w:rPr>
                  <w:rFonts w:hAnsi="宋体" w:hint="eastAsia"/>
                  <w:b/>
                </w:rPr>
                <w:t>UC-2：用户查找板块</w:t>
              </w:r>
            </w:ins>
          </w:p>
        </w:tc>
      </w:tr>
      <w:tr w:rsidR="00754881" w14:paraId="0D113F63" w14:textId="77777777" w:rsidTr="00754881">
        <w:trPr>
          <w:ins w:id="30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BDCCE" w14:textId="77777777" w:rsidR="00754881" w:rsidRDefault="00754881">
            <w:pPr>
              <w:rPr>
                <w:ins w:id="3047" w:author="XuanWen Chen" w:date="2019-01-02T08:01:00Z"/>
              </w:rPr>
            </w:pPr>
            <w:ins w:id="3048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29491" w14:textId="77777777" w:rsidR="00754881" w:rsidRDefault="00754881">
            <w:pPr>
              <w:jc w:val="left"/>
              <w:rPr>
                <w:ins w:id="3049" w:author="XuanWen Chen" w:date="2019-01-02T08:01:00Z"/>
                <w:rFonts w:hAnsi="宋体"/>
              </w:rPr>
            </w:pPr>
            <w:proofErr w:type="gramStart"/>
            <w:ins w:id="3050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4E54" w14:textId="77777777" w:rsidR="00754881" w:rsidRDefault="00754881">
            <w:pPr>
              <w:jc w:val="left"/>
              <w:rPr>
                <w:ins w:id="3051" w:author="XuanWen Chen" w:date="2019-01-02T08:01:00Z"/>
                <w:rFonts w:hAnsi="宋体"/>
              </w:rPr>
            </w:pPr>
            <w:ins w:id="3052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BA337" w14:textId="77777777" w:rsidR="00754881" w:rsidRDefault="00754881">
            <w:pPr>
              <w:jc w:val="left"/>
              <w:rPr>
                <w:ins w:id="3053" w:author="XuanWen Chen" w:date="2019-01-02T08:01:00Z"/>
                <w:rFonts w:hAnsi="宋体"/>
              </w:rPr>
            </w:pPr>
            <w:ins w:id="3054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4EB64EB1" w14:textId="77777777" w:rsidTr="00754881">
        <w:trPr>
          <w:ins w:id="30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7A9A" w14:textId="77777777" w:rsidR="00754881" w:rsidRDefault="00754881">
            <w:pPr>
              <w:rPr>
                <w:ins w:id="3056" w:author="XuanWen Chen" w:date="2019-01-02T08:01:00Z"/>
              </w:rPr>
            </w:pPr>
            <w:ins w:id="3057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14449" w14:textId="77777777" w:rsidR="00754881" w:rsidRDefault="00754881">
            <w:pPr>
              <w:jc w:val="left"/>
              <w:rPr>
                <w:ins w:id="3058" w:author="XuanWen Chen" w:date="2019-01-02T08:01:00Z"/>
                <w:rFonts w:hAnsi="宋体"/>
              </w:rPr>
            </w:pPr>
            <w:ins w:id="3059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4BEF" w14:textId="77777777" w:rsidR="00754881" w:rsidRDefault="00754881">
            <w:pPr>
              <w:jc w:val="left"/>
              <w:rPr>
                <w:ins w:id="3060" w:author="XuanWen Chen" w:date="2019-01-02T08:01:00Z"/>
                <w:rFonts w:hAnsi="宋体"/>
              </w:rPr>
            </w:pPr>
            <w:ins w:id="3061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D821" w14:textId="77777777" w:rsidR="00754881" w:rsidRDefault="00754881">
            <w:pPr>
              <w:jc w:val="left"/>
              <w:rPr>
                <w:ins w:id="3062" w:author="XuanWen Chen" w:date="2019-01-02T08:01:00Z"/>
                <w:rFonts w:hAnsi="宋体"/>
              </w:rPr>
            </w:pPr>
            <w:ins w:id="3063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7AAF9C23" w14:textId="77777777" w:rsidTr="00754881">
        <w:trPr>
          <w:ins w:id="306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5BAEF" w14:textId="77777777" w:rsidR="00754881" w:rsidRDefault="00754881">
            <w:pPr>
              <w:rPr>
                <w:ins w:id="3065" w:author="XuanWen Chen" w:date="2019-01-02T08:01:00Z"/>
              </w:rPr>
            </w:pPr>
            <w:ins w:id="3066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14C79" w14:textId="77777777" w:rsidR="00754881" w:rsidRDefault="00754881">
            <w:pPr>
              <w:jc w:val="left"/>
              <w:rPr>
                <w:ins w:id="3067" w:author="XuanWen Chen" w:date="2019-01-02T08:01:00Z"/>
                <w:rFonts w:hAnsi="宋体"/>
              </w:rPr>
            </w:pPr>
            <w:ins w:id="3068" w:author="XuanWen Chen" w:date="2019-01-02T08:01:00Z">
              <w:r>
                <w:rPr>
                  <w:rFonts w:hAnsi="宋体" w:hint="eastAsia"/>
                </w:rPr>
                <w:t>用户查询特定板块</w:t>
              </w:r>
            </w:ins>
          </w:p>
        </w:tc>
      </w:tr>
      <w:tr w:rsidR="00754881" w14:paraId="56A0BE58" w14:textId="77777777" w:rsidTr="00754881">
        <w:trPr>
          <w:ins w:id="306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F748" w14:textId="77777777" w:rsidR="00754881" w:rsidRDefault="00754881">
            <w:pPr>
              <w:rPr>
                <w:ins w:id="3070" w:author="XuanWen Chen" w:date="2019-01-02T08:01:00Z"/>
              </w:rPr>
            </w:pPr>
            <w:ins w:id="3071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C55B5" w14:textId="77777777" w:rsidR="00754881" w:rsidRDefault="00754881">
            <w:pPr>
              <w:jc w:val="left"/>
              <w:rPr>
                <w:ins w:id="3072" w:author="XuanWen Chen" w:date="2019-01-02T08:01:00Z"/>
                <w:rFonts w:hAnsi="宋体"/>
              </w:rPr>
            </w:pPr>
            <w:ins w:id="3073" w:author="XuanWen Chen" w:date="2019-01-02T08:01:00Z">
              <w:r>
                <w:rPr>
                  <w:rFonts w:hAnsi="宋体" w:hint="eastAsia"/>
                </w:rPr>
                <w:t>用户表示想查询特定板块</w:t>
              </w:r>
            </w:ins>
          </w:p>
        </w:tc>
      </w:tr>
      <w:tr w:rsidR="00754881" w14:paraId="21FE2421" w14:textId="77777777" w:rsidTr="00754881">
        <w:trPr>
          <w:ins w:id="307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31BA5" w14:textId="77777777" w:rsidR="00754881" w:rsidRDefault="00754881">
            <w:pPr>
              <w:rPr>
                <w:ins w:id="3075" w:author="XuanWen Chen" w:date="2019-01-02T08:01:00Z"/>
              </w:rPr>
            </w:pPr>
            <w:ins w:id="3076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87570" w14:textId="77777777" w:rsidR="00754881" w:rsidRDefault="00754881">
            <w:pPr>
              <w:jc w:val="left"/>
              <w:rPr>
                <w:ins w:id="3077" w:author="XuanWen Chen" w:date="2019-01-02T08:01:00Z"/>
                <w:rFonts w:hAnsi="宋体"/>
              </w:rPr>
            </w:pPr>
            <w:ins w:id="3078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428CE6DC" w14:textId="77777777" w:rsidTr="00754881">
        <w:trPr>
          <w:ins w:id="307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CC2AF" w14:textId="77777777" w:rsidR="00754881" w:rsidRDefault="00754881">
            <w:pPr>
              <w:rPr>
                <w:ins w:id="3080" w:author="XuanWen Chen" w:date="2019-01-02T08:01:00Z"/>
              </w:rPr>
            </w:pPr>
            <w:ins w:id="3081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56BFF" w14:textId="77777777" w:rsidR="00754881" w:rsidRDefault="00754881">
            <w:pPr>
              <w:jc w:val="left"/>
              <w:rPr>
                <w:ins w:id="3082" w:author="XuanWen Chen" w:date="2019-01-02T08:01:00Z"/>
                <w:rFonts w:hAnsi="宋体"/>
              </w:rPr>
            </w:pPr>
            <w:ins w:id="3083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系统显示特定板块列表</w:t>
              </w:r>
            </w:ins>
          </w:p>
        </w:tc>
      </w:tr>
      <w:tr w:rsidR="00754881" w14:paraId="5C4B31AA" w14:textId="77777777" w:rsidTr="00754881">
        <w:trPr>
          <w:ins w:id="30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5BDE" w14:textId="77777777" w:rsidR="00754881" w:rsidRDefault="00754881">
            <w:pPr>
              <w:rPr>
                <w:ins w:id="3085" w:author="XuanWen Chen" w:date="2019-01-02T08:01:00Z"/>
                <w:rFonts w:hAnsi="宋体"/>
              </w:rPr>
            </w:pPr>
            <w:ins w:id="308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E143D" w14:textId="77777777" w:rsidR="00754881" w:rsidRDefault="00754881">
            <w:pPr>
              <w:jc w:val="left"/>
              <w:rPr>
                <w:ins w:id="3087" w:author="XuanWen Chen" w:date="2019-01-02T08:01:00Z"/>
              </w:rPr>
            </w:pPr>
            <w:ins w:id="3088" w:author="XuanWen Chen" w:date="2019-01-02T08:01:00Z">
              <w:r>
                <w:rPr>
                  <w:rFonts w:hint="eastAsia"/>
                </w:rPr>
                <w:t>板块信息</w:t>
              </w:r>
            </w:ins>
          </w:p>
        </w:tc>
      </w:tr>
      <w:tr w:rsidR="00754881" w14:paraId="06393967" w14:textId="77777777" w:rsidTr="00754881">
        <w:trPr>
          <w:ins w:id="308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D27DD" w14:textId="77777777" w:rsidR="00754881" w:rsidRDefault="00754881">
            <w:pPr>
              <w:rPr>
                <w:ins w:id="3090" w:author="XuanWen Chen" w:date="2019-01-02T08:01:00Z"/>
                <w:rFonts w:hAnsi="宋体"/>
              </w:rPr>
            </w:pPr>
            <w:ins w:id="309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32B6" w14:textId="77777777" w:rsidR="00754881" w:rsidRDefault="00754881">
            <w:pPr>
              <w:jc w:val="left"/>
              <w:rPr>
                <w:ins w:id="3092" w:author="XuanWen Chen" w:date="2019-01-02T08:01:00Z"/>
              </w:rPr>
            </w:pPr>
            <w:ins w:id="3093" w:author="XuanWen Chen" w:date="2019-01-02T08:01:00Z">
              <w:r>
                <w:rPr>
                  <w:rFonts w:hint="eastAsia"/>
                </w:rPr>
                <w:t>板块列表</w:t>
              </w:r>
            </w:ins>
          </w:p>
        </w:tc>
      </w:tr>
      <w:tr w:rsidR="00754881" w14:paraId="07739E31" w14:textId="77777777" w:rsidTr="00754881">
        <w:trPr>
          <w:ins w:id="309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CA41" w14:textId="77777777" w:rsidR="00754881" w:rsidRDefault="00754881">
            <w:pPr>
              <w:rPr>
                <w:ins w:id="3095" w:author="XuanWen Chen" w:date="2019-01-02T08:01:00Z"/>
              </w:rPr>
            </w:pPr>
            <w:ins w:id="309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B1566" w14:textId="77777777" w:rsidR="00754881" w:rsidRDefault="00754881">
            <w:pPr>
              <w:jc w:val="left"/>
              <w:rPr>
                <w:ins w:id="3097" w:author="XuanWen Chen" w:date="2019-01-02T08:01:00Z"/>
                <w:rFonts w:hAnsi="宋体"/>
              </w:rPr>
            </w:pPr>
            <w:ins w:id="3098" w:author="XuanWen Chen" w:date="2019-01-02T08:01:00Z">
              <w:r>
                <w:rPr>
                  <w:rFonts w:hAnsi="宋体" w:hint="eastAsia"/>
                </w:rPr>
                <w:t>3.0 特定板块查询</w:t>
              </w:r>
            </w:ins>
          </w:p>
          <w:p w14:paraId="4F20D893" w14:textId="77777777" w:rsidR="00754881" w:rsidRDefault="00754881" w:rsidP="00754881">
            <w:pPr>
              <w:pStyle w:val="a9"/>
              <w:numPr>
                <w:ilvl w:val="0"/>
                <w:numId w:val="224"/>
              </w:numPr>
              <w:spacing w:line="240" w:lineRule="auto"/>
              <w:ind w:left="3360" w:firstLineChars="0"/>
              <w:jc w:val="left"/>
              <w:rPr>
                <w:ins w:id="3099" w:author="XuanWen Chen" w:date="2019-01-02T08:01:00Z"/>
                <w:rFonts w:hAnsi="宋体"/>
              </w:rPr>
            </w:pPr>
            <w:ins w:id="3100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3A21562C" w14:textId="77777777" w:rsidR="00754881" w:rsidRDefault="00754881" w:rsidP="00754881">
            <w:pPr>
              <w:pStyle w:val="a9"/>
              <w:numPr>
                <w:ilvl w:val="0"/>
                <w:numId w:val="224"/>
              </w:numPr>
              <w:spacing w:line="240" w:lineRule="auto"/>
              <w:ind w:left="3360" w:firstLineChars="0"/>
              <w:jc w:val="left"/>
              <w:rPr>
                <w:ins w:id="3101" w:author="XuanWen Chen" w:date="2019-01-02T08:01:00Z"/>
                <w:rFonts w:hAnsi="宋体"/>
              </w:rPr>
            </w:pPr>
            <w:ins w:id="3102" w:author="XuanWen Chen" w:date="2019-01-02T08:01:00Z">
              <w:r>
                <w:rPr>
                  <w:rFonts w:hAnsi="宋体" w:hint="eastAsia"/>
                </w:rPr>
                <w:t>系统显示所有板块信息</w:t>
              </w:r>
            </w:ins>
          </w:p>
          <w:p w14:paraId="2BF39680" w14:textId="77777777" w:rsidR="00754881" w:rsidRDefault="00754881" w:rsidP="00754881">
            <w:pPr>
              <w:pStyle w:val="a9"/>
              <w:numPr>
                <w:ilvl w:val="0"/>
                <w:numId w:val="224"/>
              </w:numPr>
              <w:spacing w:line="240" w:lineRule="auto"/>
              <w:ind w:left="3360" w:firstLineChars="0"/>
              <w:jc w:val="left"/>
              <w:rPr>
                <w:ins w:id="3103" w:author="XuanWen Chen" w:date="2019-01-02T08:01:00Z"/>
                <w:rFonts w:hAnsi="宋体"/>
              </w:rPr>
            </w:pPr>
            <w:ins w:id="3104" w:author="XuanWen Chen" w:date="2019-01-02T08:01:00Z">
              <w:r>
                <w:rPr>
                  <w:rFonts w:hAnsi="宋体" w:hint="eastAsia"/>
                </w:rPr>
                <w:t>用户点击上方导航栏中搜索框</w:t>
              </w:r>
            </w:ins>
          </w:p>
          <w:p w14:paraId="3AE16F09" w14:textId="77777777" w:rsidR="00754881" w:rsidRDefault="00754881" w:rsidP="00754881">
            <w:pPr>
              <w:pStyle w:val="a9"/>
              <w:numPr>
                <w:ilvl w:val="0"/>
                <w:numId w:val="224"/>
              </w:numPr>
              <w:spacing w:line="240" w:lineRule="auto"/>
              <w:ind w:left="3360" w:firstLineChars="0"/>
              <w:jc w:val="left"/>
              <w:rPr>
                <w:ins w:id="3105" w:author="XuanWen Chen" w:date="2019-01-02T08:01:00Z"/>
                <w:rFonts w:hAnsi="宋体"/>
              </w:rPr>
            </w:pPr>
            <w:ins w:id="3106" w:author="XuanWen Chen" w:date="2019-01-02T08:01:00Z">
              <w:r>
                <w:rPr>
                  <w:rFonts w:hAnsi="宋体" w:hint="eastAsia"/>
                </w:rPr>
                <w:t>用户输入特定板块信息（名称）</w:t>
              </w:r>
            </w:ins>
          </w:p>
          <w:p w14:paraId="756D917F" w14:textId="77777777" w:rsidR="00754881" w:rsidRDefault="00754881" w:rsidP="00754881">
            <w:pPr>
              <w:pStyle w:val="a9"/>
              <w:numPr>
                <w:ilvl w:val="0"/>
                <w:numId w:val="224"/>
              </w:numPr>
              <w:spacing w:line="240" w:lineRule="auto"/>
              <w:ind w:left="3360" w:firstLineChars="0"/>
              <w:jc w:val="left"/>
              <w:rPr>
                <w:ins w:id="3107" w:author="XuanWen Chen" w:date="2019-01-02T08:01:00Z"/>
                <w:rFonts w:hAnsi="宋体"/>
              </w:rPr>
            </w:pPr>
            <w:ins w:id="3108" w:author="XuanWen Chen" w:date="2019-01-02T08:01:00Z">
              <w:r>
                <w:rPr>
                  <w:rFonts w:hAnsi="宋体" w:hint="eastAsia"/>
                </w:rPr>
                <w:t>系统显示特定板块列表</w:t>
              </w:r>
            </w:ins>
          </w:p>
        </w:tc>
      </w:tr>
      <w:tr w:rsidR="00754881" w14:paraId="4D40C393" w14:textId="77777777" w:rsidTr="00754881">
        <w:trPr>
          <w:ins w:id="31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86463" w14:textId="77777777" w:rsidR="00754881" w:rsidRDefault="00754881">
            <w:pPr>
              <w:rPr>
                <w:ins w:id="3110" w:author="XuanWen Chen" w:date="2019-01-02T08:01:00Z"/>
                <w:rFonts w:hAnsi="宋体"/>
              </w:rPr>
            </w:pPr>
            <w:ins w:id="311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018B7" w14:textId="77777777" w:rsidR="00754881" w:rsidRDefault="00754881">
            <w:pPr>
              <w:jc w:val="left"/>
              <w:rPr>
                <w:ins w:id="3112" w:author="XuanWen Chen" w:date="2019-01-02T08:01:00Z"/>
                <w:rFonts w:hAnsi="宋体"/>
              </w:rPr>
            </w:pPr>
          </w:p>
        </w:tc>
      </w:tr>
      <w:tr w:rsidR="00754881" w14:paraId="7CBA7071" w14:textId="77777777" w:rsidTr="00754881">
        <w:trPr>
          <w:ins w:id="31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BC6DA" w14:textId="77777777" w:rsidR="00754881" w:rsidRDefault="00754881">
            <w:pPr>
              <w:rPr>
                <w:ins w:id="3114" w:author="XuanWen Chen" w:date="2019-01-02T08:01:00Z"/>
                <w:rFonts w:hAnsi="宋体"/>
              </w:rPr>
            </w:pPr>
            <w:ins w:id="3115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8671" w14:textId="77777777" w:rsidR="00754881" w:rsidRDefault="00754881">
            <w:pPr>
              <w:jc w:val="left"/>
              <w:rPr>
                <w:ins w:id="3116" w:author="XuanWen Chen" w:date="2019-01-02T08:01:00Z"/>
                <w:rFonts w:hAnsi="宋体"/>
              </w:rPr>
            </w:pPr>
          </w:p>
        </w:tc>
      </w:tr>
      <w:tr w:rsidR="00754881" w14:paraId="04FCBC9F" w14:textId="77777777" w:rsidTr="00754881">
        <w:trPr>
          <w:ins w:id="311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A5A0" w14:textId="77777777" w:rsidR="00754881" w:rsidRDefault="00754881">
            <w:pPr>
              <w:rPr>
                <w:ins w:id="3118" w:author="XuanWen Chen" w:date="2019-01-02T08:01:00Z"/>
                <w:rFonts w:hAnsi="宋体"/>
              </w:rPr>
            </w:pPr>
            <w:ins w:id="311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A74C" w14:textId="77777777" w:rsidR="00754881" w:rsidRDefault="00754881">
            <w:pPr>
              <w:jc w:val="left"/>
              <w:rPr>
                <w:ins w:id="3120" w:author="XuanWen Chen" w:date="2019-01-02T08:01:00Z"/>
                <w:rFonts w:hAnsi="宋体"/>
              </w:rPr>
            </w:pPr>
          </w:p>
        </w:tc>
      </w:tr>
      <w:tr w:rsidR="00754881" w14:paraId="761D573A" w14:textId="77777777" w:rsidTr="00754881">
        <w:trPr>
          <w:ins w:id="312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CC11A" w14:textId="77777777" w:rsidR="00754881" w:rsidRDefault="00754881">
            <w:pPr>
              <w:rPr>
                <w:ins w:id="3122" w:author="XuanWen Chen" w:date="2019-01-02T08:01:00Z"/>
                <w:rFonts w:hAnsi="宋体"/>
              </w:rPr>
            </w:pPr>
            <w:ins w:id="312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FC21" w14:textId="77777777" w:rsidR="00754881" w:rsidRDefault="00754881">
            <w:pPr>
              <w:jc w:val="left"/>
              <w:rPr>
                <w:ins w:id="3124" w:author="XuanWen Chen" w:date="2019-01-02T08:01:00Z"/>
                <w:rFonts w:hAnsi="宋体"/>
              </w:rPr>
            </w:pPr>
            <w:ins w:id="3125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4ABCD0DC" w14:textId="77777777" w:rsidTr="00754881">
        <w:trPr>
          <w:ins w:id="31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32B8" w14:textId="77777777" w:rsidR="00754881" w:rsidRDefault="00754881">
            <w:pPr>
              <w:rPr>
                <w:ins w:id="3127" w:author="XuanWen Chen" w:date="2019-01-02T08:01:00Z"/>
                <w:rFonts w:hAnsi="宋体"/>
              </w:rPr>
            </w:pPr>
            <w:ins w:id="312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B759" w14:textId="77777777" w:rsidR="00754881" w:rsidRDefault="00754881">
            <w:pPr>
              <w:jc w:val="left"/>
              <w:rPr>
                <w:ins w:id="3129" w:author="XuanWen Chen" w:date="2019-01-02T08:01:00Z"/>
                <w:rFonts w:hAnsi="宋体"/>
              </w:rPr>
            </w:pPr>
          </w:p>
        </w:tc>
      </w:tr>
      <w:tr w:rsidR="00754881" w14:paraId="2E595D3C" w14:textId="77777777" w:rsidTr="00754881">
        <w:trPr>
          <w:ins w:id="313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567C1" w14:textId="77777777" w:rsidR="00754881" w:rsidRDefault="00754881">
            <w:pPr>
              <w:rPr>
                <w:ins w:id="3131" w:author="XuanWen Chen" w:date="2019-01-02T08:01:00Z"/>
                <w:rFonts w:hAnsi="宋体"/>
              </w:rPr>
            </w:pPr>
            <w:ins w:id="313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3D2B" w14:textId="77777777" w:rsidR="00754881" w:rsidRDefault="00754881">
            <w:pPr>
              <w:jc w:val="left"/>
              <w:rPr>
                <w:ins w:id="3133" w:author="XuanWen Chen" w:date="2019-01-02T08:01:00Z"/>
                <w:rFonts w:hAnsi="宋体"/>
              </w:rPr>
            </w:pPr>
            <w:ins w:id="3134" w:author="XuanWen Chen" w:date="2019-01-02T08:01:00Z">
              <w:r>
                <w:rPr>
                  <w:rFonts w:hAnsi="宋体" w:hint="eastAsia"/>
                </w:rPr>
                <w:t>在搜索框中输入的查询信息为板块名称，可模糊查询</w:t>
              </w:r>
            </w:ins>
          </w:p>
        </w:tc>
      </w:tr>
      <w:tr w:rsidR="00754881" w14:paraId="483310CB" w14:textId="77777777" w:rsidTr="00754881">
        <w:trPr>
          <w:ins w:id="31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8CA2" w14:textId="77777777" w:rsidR="00754881" w:rsidRDefault="00754881">
            <w:pPr>
              <w:rPr>
                <w:ins w:id="3136" w:author="XuanWen Chen" w:date="2019-01-02T08:01:00Z"/>
              </w:rPr>
            </w:pPr>
            <w:ins w:id="313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1E16A" w14:textId="77777777" w:rsidR="00754881" w:rsidRDefault="00754881">
            <w:pPr>
              <w:rPr>
                <w:ins w:id="3138" w:author="XuanWen Chen" w:date="2019-01-02T08:01:00Z"/>
              </w:rPr>
            </w:pPr>
          </w:p>
          <w:p w14:paraId="27C1930D" w14:textId="77777777" w:rsidR="00754881" w:rsidRDefault="00754881">
            <w:pPr>
              <w:rPr>
                <w:ins w:id="3139" w:author="XuanWen Chen" w:date="2019-01-02T08:01:00Z"/>
              </w:rPr>
            </w:pPr>
          </w:p>
        </w:tc>
      </w:tr>
    </w:tbl>
    <w:p w14:paraId="6A1828FD" w14:textId="77777777" w:rsidR="00754881" w:rsidRDefault="00754881" w:rsidP="00754881">
      <w:pPr>
        <w:rPr>
          <w:ins w:id="3140" w:author="XuanWen Chen" w:date="2019-01-02T08:01:00Z"/>
        </w:rPr>
      </w:pPr>
    </w:p>
    <w:p w14:paraId="3BE96BAB" w14:textId="77777777" w:rsidR="00754881" w:rsidRDefault="00754881" w:rsidP="00754881">
      <w:pPr>
        <w:pStyle w:val="4"/>
        <w:rPr>
          <w:ins w:id="3141" w:author="XuanWen Chen" w:date="2019-01-02T08:01:00Z"/>
        </w:rPr>
      </w:pPr>
      <w:ins w:id="3142" w:author="XuanWen Chen" w:date="2019-01-02T08:01:00Z">
        <w:r>
          <w:rPr>
            <w:rFonts w:hint="eastAsia"/>
          </w:rPr>
          <w:t>用户复制帖子链接</w:t>
        </w:r>
        <w:r>
          <w:t xml:space="preserve"> 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31272CBB" w14:textId="77777777" w:rsidTr="00754881">
        <w:trPr>
          <w:ins w:id="314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5F55" w14:textId="77777777" w:rsidR="00754881" w:rsidRDefault="00754881">
            <w:pPr>
              <w:rPr>
                <w:ins w:id="3144" w:author="XuanWen Chen" w:date="2019-01-02T08:01:00Z"/>
              </w:rPr>
            </w:pPr>
            <w:ins w:id="314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FC0B" w14:textId="77777777" w:rsidR="00754881" w:rsidRDefault="00754881">
            <w:pPr>
              <w:jc w:val="left"/>
              <w:rPr>
                <w:ins w:id="3146" w:author="XuanWen Chen" w:date="2019-01-02T08:01:00Z"/>
                <w:rFonts w:hAnsi="宋体"/>
                <w:b/>
              </w:rPr>
            </w:pPr>
            <w:ins w:id="3147" w:author="XuanWen Chen" w:date="2019-01-02T08:01:00Z">
              <w:r>
                <w:rPr>
                  <w:rFonts w:hAnsi="宋体" w:hint="eastAsia"/>
                  <w:b/>
                </w:rPr>
                <w:t>UC-2：用户复制帖子链接</w:t>
              </w:r>
            </w:ins>
          </w:p>
        </w:tc>
      </w:tr>
      <w:tr w:rsidR="00754881" w14:paraId="1403CE0D" w14:textId="77777777" w:rsidTr="00754881">
        <w:trPr>
          <w:ins w:id="314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BC9A4" w14:textId="77777777" w:rsidR="00754881" w:rsidRDefault="00754881">
            <w:pPr>
              <w:rPr>
                <w:ins w:id="3149" w:author="XuanWen Chen" w:date="2019-01-02T08:01:00Z"/>
              </w:rPr>
            </w:pPr>
            <w:ins w:id="315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6BE6" w14:textId="77777777" w:rsidR="00754881" w:rsidRDefault="00754881">
            <w:pPr>
              <w:jc w:val="left"/>
              <w:rPr>
                <w:ins w:id="3151" w:author="XuanWen Chen" w:date="2019-01-02T08:01:00Z"/>
                <w:rFonts w:hAnsi="宋体"/>
              </w:rPr>
            </w:pPr>
            <w:proofErr w:type="gramStart"/>
            <w:ins w:id="315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2FCB" w14:textId="77777777" w:rsidR="00754881" w:rsidRDefault="00754881">
            <w:pPr>
              <w:jc w:val="left"/>
              <w:rPr>
                <w:ins w:id="3153" w:author="XuanWen Chen" w:date="2019-01-02T08:01:00Z"/>
                <w:rFonts w:hAnsi="宋体"/>
              </w:rPr>
            </w:pPr>
            <w:ins w:id="315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96566" w14:textId="77777777" w:rsidR="00754881" w:rsidRDefault="00754881">
            <w:pPr>
              <w:jc w:val="left"/>
              <w:rPr>
                <w:ins w:id="3155" w:author="XuanWen Chen" w:date="2019-01-02T08:01:00Z"/>
                <w:rFonts w:hAnsi="宋体"/>
              </w:rPr>
            </w:pPr>
            <w:ins w:id="3156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3E475332" w14:textId="77777777" w:rsidTr="00754881">
        <w:trPr>
          <w:ins w:id="315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93F3" w14:textId="77777777" w:rsidR="00754881" w:rsidRDefault="00754881">
            <w:pPr>
              <w:rPr>
                <w:ins w:id="3158" w:author="XuanWen Chen" w:date="2019-01-02T08:01:00Z"/>
              </w:rPr>
            </w:pPr>
            <w:ins w:id="315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B934" w14:textId="77777777" w:rsidR="00754881" w:rsidRDefault="00754881">
            <w:pPr>
              <w:jc w:val="left"/>
              <w:rPr>
                <w:ins w:id="3160" w:author="XuanWen Chen" w:date="2019-01-02T08:01:00Z"/>
                <w:rFonts w:hAnsi="宋体"/>
              </w:rPr>
            </w:pPr>
            <w:ins w:id="316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D756" w14:textId="77777777" w:rsidR="00754881" w:rsidRDefault="00754881">
            <w:pPr>
              <w:jc w:val="left"/>
              <w:rPr>
                <w:ins w:id="3162" w:author="XuanWen Chen" w:date="2019-01-02T08:01:00Z"/>
                <w:rFonts w:hAnsi="宋体"/>
              </w:rPr>
            </w:pPr>
            <w:ins w:id="316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6B0BE" w14:textId="77777777" w:rsidR="00754881" w:rsidRDefault="00754881">
            <w:pPr>
              <w:jc w:val="left"/>
              <w:rPr>
                <w:ins w:id="3164" w:author="XuanWen Chen" w:date="2019-01-02T08:01:00Z"/>
                <w:rFonts w:hAnsi="宋体"/>
              </w:rPr>
            </w:pPr>
            <w:ins w:id="3165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00F17E20" w14:textId="77777777" w:rsidTr="00754881">
        <w:trPr>
          <w:ins w:id="31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8DC3" w14:textId="77777777" w:rsidR="00754881" w:rsidRDefault="00754881">
            <w:pPr>
              <w:rPr>
                <w:ins w:id="3167" w:author="XuanWen Chen" w:date="2019-01-02T08:01:00Z"/>
              </w:rPr>
            </w:pPr>
            <w:ins w:id="316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618E" w14:textId="77777777" w:rsidR="00754881" w:rsidRDefault="00754881">
            <w:pPr>
              <w:jc w:val="left"/>
              <w:rPr>
                <w:ins w:id="3169" w:author="XuanWen Chen" w:date="2019-01-02T08:01:00Z"/>
                <w:rFonts w:hAnsi="宋体"/>
              </w:rPr>
            </w:pPr>
            <w:ins w:id="3170" w:author="XuanWen Chen" w:date="2019-01-02T08:01:00Z">
              <w:r>
                <w:rPr>
                  <w:rFonts w:hAnsi="宋体" w:hint="eastAsia"/>
                </w:rPr>
                <w:t>用户进入特定帖子复制链接</w:t>
              </w:r>
            </w:ins>
          </w:p>
        </w:tc>
      </w:tr>
      <w:tr w:rsidR="00754881" w14:paraId="2C25A0BF" w14:textId="77777777" w:rsidTr="00754881">
        <w:trPr>
          <w:ins w:id="317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036B7" w14:textId="77777777" w:rsidR="00754881" w:rsidRDefault="00754881">
            <w:pPr>
              <w:rPr>
                <w:ins w:id="3172" w:author="XuanWen Chen" w:date="2019-01-02T08:01:00Z"/>
              </w:rPr>
            </w:pPr>
            <w:ins w:id="317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FE0F4" w14:textId="77777777" w:rsidR="00754881" w:rsidRDefault="00754881">
            <w:pPr>
              <w:jc w:val="left"/>
              <w:rPr>
                <w:ins w:id="3174" w:author="XuanWen Chen" w:date="2019-01-02T08:01:00Z"/>
                <w:rFonts w:hAnsi="宋体"/>
              </w:rPr>
            </w:pPr>
            <w:ins w:id="3175" w:author="XuanWen Chen" w:date="2019-01-02T08:01:00Z">
              <w:r>
                <w:rPr>
                  <w:rFonts w:hAnsi="宋体" w:hint="eastAsia"/>
                </w:rPr>
                <w:t>用户表示想进入特定帖子并复制链接</w:t>
              </w:r>
            </w:ins>
          </w:p>
        </w:tc>
      </w:tr>
      <w:tr w:rsidR="00754881" w14:paraId="3370C710" w14:textId="77777777" w:rsidTr="00754881">
        <w:trPr>
          <w:ins w:id="317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48A64" w14:textId="77777777" w:rsidR="00754881" w:rsidRDefault="00754881">
            <w:pPr>
              <w:rPr>
                <w:ins w:id="3177" w:author="XuanWen Chen" w:date="2019-01-02T08:01:00Z"/>
              </w:rPr>
            </w:pPr>
            <w:ins w:id="317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DF159" w14:textId="77777777" w:rsidR="00754881" w:rsidRDefault="00754881">
            <w:pPr>
              <w:jc w:val="left"/>
              <w:rPr>
                <w:ins w:id="3179" w:author="XuanWen Chen" w:date="2019-01-02T08:01:00Z"/>
                <w:rFonts w:hAnsi="宋体"/>
              </w:rPr>
            </w:pPr>
            <w:ins w:id="3180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080F121E" w14:textId="77777777" w:rsidTr="00754881">
        <w:trPr>
          <w:ins w:id="318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81AA" w14:textId="77777777" w:rsidR="00754881" w:rsidRDefault="00754881">
            <w:pPr>
              <w:rPr>
                <w:ins w:id="3182" w:author="XuanWen Chen" w:date="2019-01-02T08:01:00Z"/>
              </w:rPr>
            </w:pPr>
            <w:ins w:id="318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809DC" w14:textId="77777777" w:rsidR="00754881" w:rsidRDefault="00754881">
            <w:pPr>
              <w:jc w:val="left"/>
              <w:rPr>
                <w:ins w:id="3184" w:author="XuanWen Chen" w:date="2019-01-02T08:01:00Z"/>
                <w:rFonts w:hAnsi="宋体"/>
              </w:rPr>
            </w:pPr>
            <w:ins w:id="3185" w:author="XuanWen Chen" w:date="2019-01-02T08:01:00Z">
              <w:r>
                <w:rPr>
                  <w:rFonts w:hint="eastAsia"/>
                </w:rPr>
                <w:t>POST-1：特定帖子链接被复制在</w:t>
              </w:r>
              <w:proofErr w:type="gramStart"/>
              <w:r>
                <w:rPr>
                  <w:rFonts w:hint="eastAsia"/>
                </w:rPr>
                <w:t>黏</w:t>
              </w:r>
              <w:proofErr w:type="gramEnd"/>
              <w:r>
                <w:rPr>
                  <w:rFonts w:hint="eastAsia"/>
                </w:rPr>
                <w:t>贴板上</w:t>
              </w:r>
            </w:ins>
          </w:p>
        </w:tc>
      </w:tr>
      <w:tr w:rsidR="00754881" w14:paraId="627E98D6" w14:textId="77777777" w:rsidTr="00754881">
        <w:trPr>
          <w:ins w:id="31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6D088" w14:textId="77777777" w:rsidR="00754881" w:rsidRDefault="00754881">
            <w:pPr>
              <w:rPr>
                <w:ins w:id="3187" w:author="XuanWen Chen" w:date="2019-01-02T08:01:00Z"/>
                <w:rFonts w:hAnsi="宋体"/>
              </w:rPr>
            </w:pPr>
            <w:ins w:id="318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BDC2" w14:textId="77777777" w:rsidR="00754881" w:rsidRDefault="00754881">
            <w:pPr>
              <w:jc w:val="left"/>
              <w:rPr>
                <w:ins w:id="3189" w:author="XuanWen Chen" w:date="2019-01-02T08:01:00Z"/>
              </w:rPr>
            </w:pPr>
          </w:p>
        </w:tc>
      </w:tr>
      <w:tr w:rsidR="00754881" w14:paraId="201327B7" w14:textId="77777777" w:rsidTr="00754881">
        <w:trPr>
          <w:ins w:id="319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3005" w14:textId="77777777" w:rsidR="00754881" w:rsidRDefault="00754881">
            <w:pPr>
              <w:rPr>
                <w:ins w:id="3191" w:author="XuanWen Chen" w:date="2019-01-02T08:01:00Z"/>
                <w:rFonts w:hAnsi="宋体"/>
              </w:rPr>
            </w:pPr>
            <w:ins w:id="319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0755" w14:textId="77777777" w:rsidR="00754881" w:rsidRDefault="00754881">
            <w:pPr>
              <w:jc w:val="left"/>
              <w:rPr>
                <w:ins w:id="3193" w:author="XuanWen Chen" w:date="2019-01-02T08:01:00Z"/>
              </w:rPr>
            </w:pPr>
            <w:ins w:id="3194" w:author="XuanWen Chen" w:date="2019-01-02T08:01:00Z">
              <w:r>
                <w:rPr>
                  <w:rFonts w:hint="eastAsia"/>
                </w:rPr>
                <w:t>帖子链接地址</w:t>
              </w:r>
            </w:ins>
          </w:p>
        </w:tc>
      </w:tr>
      <w:tr w:rsidR="00754881" w14:paraId="1D12F18E" w14:textId="77777777" w:rsidTr="00754881">
        <w:trPr>
          <w:ins w:id="319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7572C" w14:textId="77777777" w:rsidR="00754881" w:rsidRDefault="00754881">
            <w:pPr>
              <w:rPr>
                <w:ins w:id="3196" w:author="XuanWen Chen" w:date="2019-01-02T08:01:00Z"/>
              </w:rPr>
            </w:pPr>
            <w:ins w:id="319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7F598" w14:textId="77777777" w:rsidR="00754881" w:rsidRDefault="00754881">
            <w:pPr>
              <w:jc w:val="left"/>
              <w:rPr>
                <w:ins w:id="3198" w:author="XuanWen Chen" w:date="2019-01-02T08:01:00Z"/>
                <w:rFonts w:hAnsi="宋体"/>
              </w:rPr>
            </w:pPr>
            <w:ins w:id="3199" w:author="XuanWen Chen" w:date="2019-01-02T08:01:00Z">
              <w:r>
                <w:rPr>
                  <w:rFonts w:hAnsi="宋体" w:hint="eastAsia"/>
                </w:rPr>
                <w:t>3.0复制帖子链接</w:t>
              </w:r>
            </w:ins>
          </w:p>
          <w:p w14:paraId="5B65B46A" w14:textId="77777777" w:rsidR="00754881" w:rsidRDefault="00754881" w:rsidP="00754881">
            <w:pPr>
              <w:pStyle w:val="a9"/>
              <w:numPr>
                <w:ilvl w:val="0"/>
                <w:numId w:val="226"/>
              </w:numPr>
              <w:spacing w:line="240" w:lineRule="auto"/>
              <w:ind w:left="3360" w:firstLineChars="0"/>
              <w:jc w:val="left"/>
              <w:rPr>
                <w:ins w:id="3200" w:author="XuanWen Chen" w:date="2019-01-02T08:01:00Z"/>
                <w:rFonts w:hAnsi="宋体"/>
              </w:rPr>
            </w:pPr>
            <w:ins w:id="3201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67C72B6F" w14:textId="77777777" w:rsidR="00754881" w:rsidRDefault="00754881" w:rsidP="00754881">
            <w:pPr>
              <w:pStyle w:val="a9"/>
              <w:numPr>
                <w:ilvl w:val="0"/>
                <w:numId w:val="226"/>
              </w:numPr>
              <w:spacing w:line="240" w:lineRule="auto"/>
              <w:ind w:left="3360" w:firstLineChars="0"/>
              <w:jc w:val="left"/>
              <w:rPr>
                <w:ins w:id="3202" w:author="XuanWen Chen" w:date="2019-01-02T08:01:00Z"/>
                <w:rFonts w:hAnsi="宋体"/>
              </w:rPr>
            </w:pPr>
            <w:ins w:id="3203" w:author="XuanWen Chen" w:date="2019-01-02T08:01:00Z">
              <w:r>
                <w:rPr>
                  <w:rFonts w:hAnsi="宋体" w:hint="eastAsia"/>
                </w:rPr>
                <w:t>系统显示所有板块信息</w:t>
              </w:r>
            </w:ins>
          </w:p>
          <w:p w14:paraId="5EDA34DD" w14:textId="77777777" w:rsidR="00754881" w:rsidRDefault="00754881" w:rsidP="00754881">
            <w:pPr>
              <w:pStyle w:val="a9"/>
              <w:numPr>
                <w:ilvl w:val="0"/>
                <w:numId w:val="226"/>
              </w:numPr>
              <w:spacing w:line="240" w:lineRule="auto"/>
              <w:ind w:left="3360" w:firstLineChars="0"/>
              <w:jc w:val="left"/>
              <w:rPr>
                <w:ins w:id="3204" w:author="XuanWen Chen" w:date="2019-01-02T08:01:00Z"/>
                <w:rFonts w:hAnsi="宋体"/>
              </w:rPr>
            </w:pPr>
            <w:ins w:id="3205" w:author="XuanWen Chen" w:date="2019-01-02T08:01:00Z">
              <w:r>
                <w:rPr>
                  <w:rFonts w:hAnsi="宋体" w:hint="eastAsia"/>
                </w:rPr>
                <w:t>用户点击特定帖子</w:t>
              </w:r>
            </w:ins>
          </w:p>
          <w:p w14:paraId="742ADF91" w14:textId="77777777" w:rsidR="00754881" w:rsidRDefault="00754881" w:rsidP="00754881">
            <w:pPr>
              <w:pStyle w:val="a9"/>
              <w:numPr>
                <w:ilvl w:val="0"/>
                <w:numId w:val="226"/>
              </w:numPr>
              <w:spacing w:line="240" w:lineRule="auto"/>
              <w:ind w:left="3360" w:firstLineChars="0"/>
              <w:jc w:val="left"/>
              <w:rPr>
                <w:ins w:id="3206" w:author="XuanWen Chen" w:date="2019-01-02T08:01:00Z"/>
                <w:rFonts w:hAnsi="宋体"/>
              </w:rPr>
            </w:pPr>
            <w:ins w:id="3207" w:author="XuanWen Chen" w:date="2019-01-02T08:01:00Z">
              <w:r>
                <w:rPr>
                  <w:rFonts w:hAnsi="宋体" w:hint="eastAsia"/>
                </w:rPr>
                <w:t>系统显示特定帖子信息</w:t>
              </w:r>
            </w:ins>
          </w:p>
          <w:p w14:paraId="2BCFC359" w14:textId="77777777" w:rsidR="00754881" w:rsidRDefault="00754881" w:rsidP="00754881">
            <w:pPr>
              <w:pStyle w:val="a9"/>
              <w:numPr>
                <w:ilvl w:val="0"/>
                <w:numId w:val="226"/>
              </w:numPr>
              <w:spacing w:line="240" w:lineRule="auto"/>
              <w:ind w:left="3360" w:firstLineChars="0"/>
              <w:jc w:val="left"/>
              <w:rPr>
                <w:ins w:id="3208" w:author="XuanWen Chen" w:date="2019-01-02T08:01:00Z"/>
                <w:rFonts w:hAnsi="宋体"/>
              </w:rPr>
            </w:pPr>
            <w:ins w:id="3209" w:author="XuanWen Chen" w:date="2019-01-02T08:01:00Z">
              <w:r>
                <w:rPr>
                  <w:rFonts w:hAnsi="宋体" w:hint="eastAsia"/>
                </w:rPr>
                <w:t>用户点击复制链接</w:t>
              </w:r>
            </w:ins>
          </w:p>
          <w:p w14:paraId="5C8608F8" w14:textId="77777777" w:rsidR="00754881" w:rsidRDefault="00754881" w:rsidP="00754881">
            <w:pPr>
              <w:pStyle w:val="a9"/>
              <w:numPr>
                <w:ilvl w:val="0"/>
                <w:numId w:val="226"/>
              </w:numPr>
              <w:spacing w:line="240" w:lineRule="auto"/>
              <w:ind w:left="3360" w:firstLineChars="0"/>
              <w:jc w:val="left"/>
              <w:rPr>
                <w:ins w:id="3210" w:author="XuanWen Chen" w:date="2019-01-02T08:01:00Z"/>
                <w:rFonts w:hAnsi="宋体"/>
              </w:rPr>
            </w:pPr>
            <w:ins w:id="3211" w:author="XuanWen Chen" w:date="2019-01-02T08:01:00Z">
              <w:r>
                <w:rPr>
                  <w:rFonts w:hAnsi="宋体" w:hint="eastAsia"/>
                </w:rPr>
                <w:t>帖子链接被复制在</w:t>
              </w:r>
              <w:proofErr w:type="gramStart"/>
              <w:r>
                <w:rPr>
                  <w:rFonts w:hAnsi="宋体" w:hint="eastAsia"/>
                </w:rPr>
                <w:t>黏</w:t>
              </w:r>
              <w:proofErr w:type="gramEnd"/>
              <w:r>
                <w:rPr>
                  <w:rFonts w:hAnsi="宋体" w:hint="eastAsia"/>
                </w:rPr>
                <w:t>贴板上</w:t>
              </w:r>
            </w:ins>
          </w:p>
        </w:tc>
      </w:tr>
      <w:tr w:rsidR="00754881" w14:paraId="51370E7A" w14:textId="77777777" w:rsidTr="00754881">
        <w:trPr>
          <w:ins w:id="321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997CB" w14:textId="77777777" w:rsidR="00754881" w:rsidRDefault="00754881">
            <w:pPr>
              <w:rPr>
                <w:ins w:id="3213" w:author="XuanWen Chen" w:date="2019-01-02T08:01:00Z"/>
                <w:rFonts w:hAnsi="宋体"/>
              </w:rPr>
            </w:pPr>
            <w:ins w:id="3214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4454" w14:textId="77777777" w:rsidR="00754881" w:rsidRDefault="00754881">
            <w:pPr>
              <w:jc w:val="left"/>
              <w:rPr>
                <w:ins w:id="3215" w:author="XuanWen Chen" w:date="2019-01-02T08:01:00Z"/>
                <w:rFonts w:hAnsi="宋体"/>
              </w:rPr>
            </w:pPr>
          </w:p>
        </w:tc>
      </w:tr>
      <w:tr w:rsidR="00754881" w14:paraId="789D8E2B" w14:textId="77777777" w:rsidTr="00754881">
        <w:trPr>
          <w:ins w:id="321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2E7E" w14:textId="77777777" w:rsidR="00754881" w:rsidRDefault="00754881">
            <w:pPr>
              <w:rPr>
                <w:ins w:id="3217" w:author="XuanWen Chen" w:date="2019-01-02T08:01:00Z"/>
                <w:rFonts w:hAnsi="宋体"/>
              </w:rPr>
            </w:pPr>
            <w:ins w:id="321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7F3F" w14:textId="77777777" w:rsidR="00754881" w:rsidRDefault="00754881">
            <w:pPr>
              <w:jc w:val="left"/>
              <w:rPr>
                <w:ins w:id="3219" w:author="XuanWen Chen" w:date="2019-01-02T08:01:00Z"/>
                <w:rFonts w:hAnsi="宋体"/>
              </w:rPr>
            </w:pPr>
          </w:p>
        </w:tc>
      </w:tr>
      <w:tr w:rsidR="00754881" w14:paraId="6B5E37E6" w14:textId="77777777" w:rsidTr="00754881">
        <w:trPr>
          <w:ins w:id="32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3F23E" w14:textId="77777777" w:rsidR="00754881" w:rsidRDefault="00754881">
            <w:pPr>
              <w:rPr>
                <w:ins w:id="3221" w:author="XuanWen Chen" w:date="2019-01-02T08:01:00Z"/>
                <w:rFonts w:hAnsi="宋体"/>
              </w:rPr>
            </w:pPr>
            <w:ins w:id="3222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20A5" w14:textId="77777777" w:rsidR="00754881" w:rsidRDefault="00754881">
            <w:pPr>
              <w:jc w:val="left"/>
              <w:rPr>
                <w:ins w:id="3223" w:author="XuanWen Chen" w:date="2019-01-02T08:01:00Z"/>
                <w:rFonts w:hAnsi="宋体"/>
              </w:rPr>
            </w:pPr>
          </w:p>
        </w:tc>
      </w:tr>
      <w:tr w:rsidR="00754881" w14:paraId="4AB89987" w14:textId="77777777" w:rsidTr="00754881">
        <w:trPr>
          <w:ins w:id="322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36A38" w14:textId="77777777" w:rsidR="00754881" w:rsidRDefault="00754881">
            <w:pPr>
              <w:rPr>
                <w:ins w:id="3225" w:author="XuanWen Chen" w:date="2019-01-02T08:01:00Z"/>
                <w:rFonts w:hAnsi="宋体"/>
              </w:rPr>
            </w:pPr>
            <w:ins w:id="3226" w:author="XuanWen Chen" w:date="2019-01-02T08:01:00Z">
              <w:r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9CF7" w14:textId="77777777" w:rsidR="00754881" w:rsidRDefault="00754881">
            <w:pPr>
              <w:jc w:val="left"/>
              <w:rPr>
                <w:ins w:id="3227" w:author="XuanWen Chen" w:date="2019-01-02T08:01:00Z"/>
                <w:rFonts w:hAnsi="宋体"/>
              </w:rPr>
            </w:pPr>
            <w:ins w:id="3228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7116B6A3" w14:textId="77777777" w:rsidTr="00754881">
        <w:trPr>
          <w:ins w:id="322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6BC2B" w14:textId="77777777" w:rsidR="00754881" w:rsidRDefault="00754881">
            <w:pPr>
              <w:rPr>
                <w:ins w:id="3230" w:author="XuanWen Chen" w:date="2019-01-02T08:01:00Z"/>
                <w:rFonts w:hAnsi="宋体"/>
              </w:rPr>
            </w:pPr>
            <w:ins w:id="3231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D7537" w14:textId="77777777" w:rsidR="00754881" w:rsidRDefault="00754881">
            <w:pPr>
              <w:jc w:val="left"/>
              <w:rPr>
                <w:ins w:id="3232" w:author="XuanWen Chen" w:date="2019-01-02T08:01:00Z"/>
                <w:rFonts w:hAnsi="宋体"/>
              </w:rPr>
            </w:pPr>
          </w:p>
        </w:tc>
      </w:tr>
      <w:tr w:rsidR="00754881" w14:paraId="0F06422B" w14:textId="77777777" w:rsidTr="00754881">
        <w:trPr>
          <w:ins w:id="32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98E91" w14:textId="77777777" w:rsidR="00754881" w:rsidRDefault="00754881">
            <w:pPr>
              <w:rPr>
                <w:ins w:id="3234" w:author="XuanWen Chen" w:date="2019-01-02T08:01:00Z"/>
                <w:rFonts w:hAnsi="宋体"/>
              </w:rPr>
            </w:pPr>
            <w:ins w:id="3235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142F" w14:textId="77777777" w:rsidR="00754881" w:rsidRDefault="00754881">
            <w:pPr>
              <w:jc w:val="left"/>
              <w:rPr>
                <w:ins w:id="3236" w:author="XuanWen Chen" w:date="2019-01-02T08:01:00Z"/>
                <w:rFonts w:hAnsi="宋体"/>
              </w:rPr>
            </w:pPr>
          </w:p>
        </w:tc>
      </w:tr>
      <w:tr w:rsidR="00754881" w14:paraId="1AD31EE8" w14:textId="77777777" w:rsidTr="00754881">
        <w:trPr>
          <w:ins w:id="32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1F18" w14:textId="77777777" w:rsidR="00754881" w:rsidRDefault="00754881">
            <w:pPr>
              <w:rPr>
                <w:ins w:id="3238" w:author="XuanWen Chen" w:date="2019-01-02T08:01:00Z"/>
              </w:rPr>
            </w:pPr>
            <w:ins w:id="3239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6D3C0" w14:textId="77777777" w:rsidR="00754881" w:rsidRDefault="00754881">
            <w:pPr>
              <w:rPr>
                <w:ins w:id="3240" w:author="XuanWen Chen" w:date="2019-01-02T08:01:00Z"/>
              </w:rPr>
            </w:pPr>
          </w:p>
          <w:p w14:paraId="79966CA6" w14:textId="77777777" w:rsidR="00754881" w:rsidRDefault="00754881">
            <w:pPr>
              <w:rPr>
                <w:ins w:id="3241" w:author="XuanWen Chen" w:date="2019-01-02T08:01:00Z"/>
              </w:rPr>
            </w:pPr>
          </w:p>
        </w:tc>
      </w:tr>
    </w:tbl>
    <w:p w14:paraId="305574D6" w14:textId="77777777" w:rsidR="00754881" w:rsidRDefault="00754881" w:rsidP="00754881">
      <w:pPr>
        <w:rPr>
          <w:ins w:id="3242" w:author="XuanWen Chen" w:date="2019-01-02T08:01:00Z"/>
        </w:rPr>
      </w:pPr>
    </w:p>
    <w:p w14:paraId="59700551" w14:textId="77777777" w:rsidR="00754881" w:rsidRDefault="00754881" w:rsidP="00754881">
      <w:pPr>
        <w:pStyle w:val="4"/>
        <w:rPr>
          <w:ins w:id="3243" w:author="XuanWen Chen" w:date="2019-01-02T08:01:00Z"/>
        </w:rPr>
      </w:pPr>
      <w:ins w:id="3244" w:author="XuanWen Chen" w:date="2019-01-02T08:01:00Z">
        <w:r>
          <w:rPr>
            <w:rFonts w:hint="eastAsia"/>
          </w:rPr>
          <w:t>用户关注本帖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858"/>
        <w:gridCol w:w="3033"/>
      </w:tblGrid>
      <w:tr w:rsidR="00754881" w14:paraId="318205BC" w14:textId="77777777" w:rsidTr="00754881">
        <w:trPr>
          <w:ins w:id="324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8CA85" w14:textId="77777777" w:rsidR="00754881" w:rsidRDefault="00754881">
            <w:pPr>
              <w:rPr>
                <w:ins w:id="3246" w:author="XuanWen Chen" w:date="2019-01-02T08:01:00Z"/>
              </w:rPr>
            </w:pPr>
            <w:ins w:id="324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E1ED7" w14:textId="77777777" w:rsidR="00754881" w:rsidRDefault="00754881">
            <w:pPr>
              <w:jc w:val="left"/>
              <w:rPr>
                <w:ins w:id="3248" w:author="XuanWen Chen" w:date="2019-01-02T08:01:00Z"/>
                <w:rFonts w:hAnsi="宋体"/>
                <w:b/>
              </w:rPr>
            </w:pPr>
            <w:ins w:id="3249" w:author="XuanWen Chen" w:date="2019-01-02T08:01:00Z">
              <w:r>
                <w:rPr>
                  <w:rFonts w:hAnsi="宋体" w:hint="eastAsia"/>
                  <w:b/>
                </w:rPr>
                <w:t>UC-2：用户关注本帖</w:t>
              </w:r>
            </w:ins>
          </w:p>
        </w:tc>
      </w:tr>
      <w:tr w:rsidR="00754881" w14:paraId="26C04ED5" w14:textId="77777777" w:rsidTr="00754881">
        <w:trPr>
          <w:ins w:id="32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2B8CA" w14:textId="77777777" w:rsidR="00754881" w:rsidRDefault="00754881">
            <w:pPr>
              <w:rPr>
                <w:ins w:id="3251" w:author="XuanWen Chen" w:date="2019-01-02T08:01:00Z"/>
              </w:rPr>
            </w:pPr>
            <w:ins w:id="325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FFC4" w14:textId="77777777" w:rsidR="00754881" w:rsidRDefault="00754881">
            <w:pPr>
              <w:jc w:val="left"/>
              <w:rPr>
                <w:ins w:id="3253" w:author="XuanWen Chen" w:date="2019-01-02T08:01:00Z"/>
                <w:rFonts w:hAnsi="宋体"/>
              </w:rPr>
            </w:pPr>
            <w:proofErr w:type="gramStart"/>
            <w:ins w:id="325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BC8A2" w14:textId="77777777" w:rsidR="00754881" w:rsidRDefault="00754881">
            <w:pPr>
              <w:jc w:val="left"/>
              <w:rPr>
                <w:ins w:id="3255" w:author="XuanWen Chen" w:date="2019-01-02T08:01:00Z"/>
                <w:rFonts w:hAnsi="宋体"/>
              </w:rPr>
            </w:pPr>
            <w:ins w:id="325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CE52A" w14:textId="77777777" w:rsidR="00754881" w:rsidRDefault="00754881">
            <w:pPr>
              <w:jc w:val="left"/>
              <w:rPr>
                <w:ins w:id="3257" w:author="XuanWen Chen" w:date="2019-01-02T08:01:00Z"/>
                <w:rFonts w:hAnsi="宋体"/>
              </w:rPr>
            </w:pPr>
            <w:ins w:id="3258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6BE4AC39" w14:textId="77777777" w:rsidTr="00754881">
        <w:trPr>
          <w:ins w:id="325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CFB4D" w14:textId="77777777" w:rsidR="00754881" w:rsidRDefault="00754881">
            <w:pPr>
              <w:rPr>
                <w:ins w:id="3260" w:author="XuanWen Chen" w:date="2019-01-02T08:01:00Z"/>
              </w:rPr>
            </w:pPr>
            <w:ins w:id="326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7C1C" w14:textId="77777777" w:rsidR="00754881" w:rsidRDefault="00754881">
            <w:pPr>
              <w:jc w:val="left"/>
              <w:rPr>
                <w:ins w:id="3262" w:author="XuanWen Chen" w:date="2019-01-02T08:01:00Z"/>
                <w:rFonts w:hAnsi="宋体"/>
              </w:rPr>
            </w:pPr>
            <w:ins w:id="326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0E6C" w14:textId="77777777" w:rsidR="00754881" w:rsidRDefault="00754881">
            <w:pPr>
              <w:jc w:val="left"/>
              <w:rPr>
                <w:ins w:id="3264" w:author="XuanWen Chen" w:date="2019-01-02T08:01:00Z"/>
                <w:rFonts w:hAnsi="宋体"/>
              </w:rPr>
            </w:pPr>
            <w:ins w:id="326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D0D51" w14:textId="77777777" w:rsidR="00754881" w:rsidRDefault="00754881">
            <w:pPr>
              <w:jc w:val="left"/>
              <w:rPr>
                <w:ins w:id="3266" w:author="XuanWen Chen" w:date="2019-01-02T08:01:00Z"/>
                <w:rFonts w:hAnsi="宋体"/>
              </w:rPr>
            </w:pPr>
            <w:ins w:id="3267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5023EFC2" w14:textId="77777777" w:rsidTr="00754881">
        <w:trPr>
          <w:ins w:id="32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FF1B4" w14:textId="77777777" w:rsidR="00754881" w:rsidRDefault="00754881">
            <w:pPr>
              <w:rPr>
                <w:ins w:id="3269" w:author="XuanWen Chen" w:date="2019-01-02T08:01:00Z"/>
              </w:rPr>
            </w:pPr>
            <w:ins w:id="327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6EE9" w14:textId="77777777" w:rsidR="00754881" w:rsidRDefault="00754881">
            <w:pPr>
              <w:jc w:val="left"/>
              <w:rPr>
                <w:ins w:id="3271" w:author="XuanWen Chen" w:date="2019-01-02T08:01:00Z"/>
                <w:rFonts w:hAnsi="宋体"/>
              </w:rPr>
            </w:pPr>
            <w:ins w:id="3272" w:author="XuanWen Chen" w:date="2019-01-02T08:01:00Z">
              <w:r>
                <w:rPr>
                  <w:rFonts w:hAnsi="宋体" w:hint="eastAsia"/>
                </w:rPr>
                <w:t>用户进入特定帖子关注本帖</w:t>
              </w:r>
            </w:ins>
          </w:p>
        </w:tc>
      </w:tr>
      <w:tr w:rsidR="00754881" w14:paraId="5A4453F8" w14:textId="77777777" w:rsidTr="00754881">
        <w:trPr>
          <w:ins w:id="327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1BCEC" w14:textId="77777777" w:rsidR="00754881" w:rsidRDefault="00754881">
            <w:pPr>
              <w:rPr>
                <w:ins w:id="3274" w:author="XuanWen Chen" w:date="2019-01-02T08:01:00Z"/>
              </w:rPr>
            </w:pPr>
            <w:ins w:id="327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95C3C" w14:textId="77777777" w:rsidR="00754881" w:rsidRDefault="00754881">
            <w:pPr>
              <w:jc w:val="left"/>
              <w:rPr>
                <w:ins w:id="3276" w:author="XuanWen Chen" w:date="2019-01-02T08:01:00Z"/>
                <w:rFonts w:hAnsi="宋体"/>
              </w:rPr>
            </w:pPr>
            <w:ins w:id="3277" w:author="XuanWen Chen" w:date="2019-01-02T08:01:00Z">
              <w:r>
                <w:rPr>
                  <w:rFonts w:hAnsi="宋体" w:hint="eastAsia"/>
                </w:rPr>
                <w:t>用户表示想进入特定帖子并关注本帖</w:t>
              </w:r>
            </w:ins>
          </w:p>
        </w:tc>
      </w:tr>
      <w:tr w:rsidR="00754881" w14:paraId="0EF59BE1" w14:textId="77777777" w:rsidTr="00754881">
        <w:trPr>
          <w:ins w:id="327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639C6" w14:textId="77777777" w:rsidR="00754881" w:rsidRDefault="00754881">
            <w:pPr>
              <w:rPr>
                <w:ins w:id="3279" w:author="XuanWen Chen" w:date="2019-01-02T08:01:00Z"/>
              </w:rPr>
            </w:pPr>
            <w:ins w:id="328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30AE4" w14:textId="77777777" w:rsidR="00754881" w:rsidRDefault="00754881">
            <w:pPr>
              <w:jc w:val="left"/>
              <w:rPr>
                <w:ins w:id="3281" w:author="XuanWen Chen" w:date="2019-01-02T08:01:00Z"/>
                <w:rFonts w:hAnsi="宋体"/>
              </w:rPr>
            </w:pPr>
            <w:ins w:id="3282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1332F7D2" w14:textId="77777777" w:rsidTr="00754881">
        <w:trPr>
          <w:ins w:id="328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D26A" w14:textId="77777777" w:rsidR="00754881" w:rsidRDefault="00754881">
            <w:pPr>
              <w:rPr>
                <w:ins w:id="3284" w:author="XuanWen Chen" w:date="2019-01-02T08:01:00Z"/>
              </w:rPr>
            </w:pPr>
            <w:ins w:id="328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17E2" w14:textId="77777777" w:rsidR="00754881" w:rsidRDefault="00754881">
            <w:pPr>
              <w:jc w:val="left"/>
              <w:rPr>
                <w:ins w:id="3286" w:author="XuanWen Chen" w:date="2019-01-02T08:01:00Z"/>
                <w:rFonts w:hAnsi="宋体"/>
              </w:rPr>
            </w:pPr>
            <w:ins w:id="3287" w:author="XuanWen Chen" w:date="2019-01-02T08:01:00Z">
              <w:r>
                <w:rPr>
                  <w:rFonts w:hint="eastAsia"/>
                </w:rPr>
                <w:t>POST-1：帖子被用户关注</w:t>
              </w:r>
            </w:ins>
          </w:p>
        </w:tc>
      </w:tr>
      <w:tr w:rsidR="00754881" w14:paraId="5BB278E8" w14:textId="77777777" w:rsidTr="00754881">
        <w:trPr>
          <w:ins w:id="328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9E80A" w14:textId="77777777" w:rsidR="00754881" w:rsidRDefault="00754881">
            <w:pPr>
              <w:rPr>
                <w:ins w:id="3289" w:author="XuanWen Chen" w:date="2019-01-02T08:01:00Z"/>
                <w:rFonts w:hAnsi="宋体"/>
              </w:rPr>
            </w:pPr>
            <w:ins w:id="3290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9CAE" w14:textId="77777777" w:rsidR="00754881" w:rsidRDefault="00754881">
            <w:pPr>
              <w:jc w:val="left"/>
              <w:rPr>
                <w:ins w:id="3291" w:author="XuanWen Chen" w:date="2019-01-02T08:01:00Z"/>
              </w:rPr>
            </w:pPr>
          </w:p>
        </w:tc>
      </w:tr>
      <w:tr w:rsidR="00754881" w14:paraId="6310F9DE" w14:textId="77777777" w:rsidTr="00754881">
        <w:trPr>
          <w:ins w:id="329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0E0" w14:textId="77777777" w:rsidR="00754881" w:rsidRDefault="00754881">
            <w:pPr>
              <w:rPr>
                <w:ins w:id="3293" w:author="XuanWen Chen" w:date="2019-01-02T08:01:00Z"/>
                <w:rFonts w:hAnsi="宋体"/>
              </w:rPr>
            </w:pPr>
            <w:ins w:id="3294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0DDFC" w14:textId="77777777" w:rsidR="00754881" w:rsidRDefault="00754881">
            <w:pPr>
              <w:jc w:val="left"/>
              <w:rPr>
                <w:ins w:id="3295" w:author="XuanWen Chen" w:date="2019-01-02T08:01:00Z"/>
              </w:rPr>
            </w:pPr>
            <w:ins w:id="3296" w:author="XuanWen Chen" w:date="2019-01-02T08:01:00Z">
              <w:r>
                <w:rPr>
                  <w:rFonts w:hint="eastAsia"/>
                </w:rPr>
                <w:t>帖子信息</w:t>
              </w:r>
            </w:ins>
          </w:p>
        </w:tc>
      </w:tr>
      <w:tr w:rsidR="00754881" w14:paraId="3CE646B3" w14:textId="77777777" w:rsidTr="00754881">
        <w:trPr>
          <w:ins w:id="329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E9404" w14:textId="77777777" w:rsidR="00754881" w:rsidRDefault="00754881">
            <w:pPr>
              <w:rPr>
                <w:ins w:id="3298" w:author="XuanWen Chen" w:date="2019-01-02T08:01:00Z"/>
              </w:rPr>
            </w:pPr>
            <w:ins w:id="3299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132D" w14:textId="77777777" w:rsidR="00754881" w:rsidRDefault="00754881">
            <w:pPr>
              <w:jc w:val="left"/>
              <w:rPr>
                <w:ins w:id="3300" w:author="XuanWen Chen" w:date="2019-01-02T08:01:00Z"/>
                <w:rFonts w:hAnsi="宋体"/>
              </w:rPr>
            </w:pPr>
            <w:ins w:id="3301" w:author="XuanWen Chen" w:date="2019-01-02T08:01:00Z">
              <w:r>
                <w:rPr>
                  <w:rFonts w:hAnsi="宋体" w:hint="eastAsia"/>
                </w:rPr>
                <w:t>3.0关注本帖</w:t>
              </w:r>
            </w:ins>
          </w:p>
          <w:p w14:paraId="5A998840" w14:textId="77777777" w:rsidR="00754881" w:rsidRDefault="00754881" w:rsidP="00754881">
            <w:pPr>
              <w:pStyle w:val="a9"/>
              <w:numPr>
                <w:ilvl w:val="0"/>
                <w:numId w:val="228"/>
              </w:numPr>
              <w:spacing w:line="240" w:lineRule="auto"/>
              <w:ind w:left="3360" w:firstLineChars="0"/>
              <w:jc w:val="left"/>
              <w:rPr>
                <w:ins w:id="3302" w:author="XuanWen Chen" w:date="2019-01-02T08:01:00Z"/>
                <w:rFonts w:hAnsi="宋体"/>
              </w:rPr>
            </w:pPr>
            <w:ins w:id="3303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4F0CF676" w14:textId="77777777" w:rsidR="00754881" w:rsidRDefault="00754881" w:rsidP="00754881">
            <w:pPr>
              <w:pStyle w:val="a9"/>
              <w:numPr>
                <w:ilvl w:val="0"/>
                <w:numId w:val="228"/>
              </w:numPr>
              <w:spacing w:line="240" w:lineRule="auto"/>
              <w:ind w:left="3360" w:firstLineChars="0"/>
              <w:jc w:val="left"/>
              <w:rPr>
                <w:ins w:id="3304" w:author="XuanWen Chen" w:date="2019-01-02T08:01:00Z"/>
                <w:rFonts w:hAnsi="宋体"/>
              </w:rPr>
            </w:pPr>
            <w:ins w:id="3305" w:author="XuanWen Chen" w:date="2019-01-02T08:01:00Z">
              <w:r>
                <w:rPr>
                  <w:rFonts w:hAnsi="宋体" w:hint="eastAsia"/>
                </w:rPr>
                <w:t>系统显示所有板块信息</w:t>
              </w:r>
            </w:ins>
          </w:p>
          <w:p w14:paraId="3F57E655" w14:textId="77777777" w:rsidR="00754881" w:rsidRDefault="00754881" w:rsidP="00754881">
            <w:pPr>
              <w:pStyle w:val="a9"/>
              <w:numPr>
                <w:ilvl w:val="0"/>
                <w:numId w:val="228"/>
              </w:numPr>
              <w:spacing w:line="240" w:lineRule="auto"/>
              <w:ind w:left="3360" w:firstLineChars="0"/>
              <w:jc w:val="left"/>
              <w:rPr>
                <w:ins w:id="3306" w:author="XuanWen Chen" w:date="2019-01-02T08:01:00Z"/>
                <w:rFonts w:hAnsi="宋体"/>
              </w:rPr>
            </w:pPr>
            <w:ins w:id="3307" w:author="XuanWen Chen" w:date="2019-01-02T08:01:00Z">
              <w:r>
                <w:rPr>
                  <w:rFonts w:hAnsi="宋体" w:hint="eastAsia"/>
                </w:rPr>
                <w:t>用户点击特定帖子</w:t>
              </w:r>
            </w:ins>
          </w:p>
          <w:p w14:paraId="2A2C2013" w14:textId="77777777" w:rsidR="00754881" w:rsidRDefault="00754881" w:rsidP="00754881">
            <w:pPr>
              <w:pStyle w:val="a9"/>
              <w:numPr>
                <w:ilvl w:val="0"/>
                <w:numId w:val="228"/>
              </w:numPr>
              <w:spacing w:line="240" w:lineRule="auto"/>
              <w:ind w:left="3360" w:firstLineChars="0"/>
              <w:jc w:val="left"/>
              <w:rPr>
                <w:ins w:id="3308" w:author="XuanWen Chen" w:date="2019-01-02T08:01:00Z"/>
                <w:rFonts w:hAnsi="宋体"/>
              </w:rPr>
            </w:pPr>
            <w:ins w:id="3309" w:author="XuanWen Chen" w:date="2019-01-02T08:01:00Z">
              <w:r>
                <w:rPr>
                  <w:rFonts w:hAnsi="宋体" w:hint="eastAsia"/>
                </w:rPr>
                <w:t>系统显示特定帖子信息</w:t>
              </w:r>
            </w:ins>
          </w:p>
          <w:p w14:paraId="79D74088" w14:textId="77777777" w:rsidR="00754881" w:rsidRDefault="00754881" w:rsidP="00754881">
            <w:pPr>
              <w:pStyle w:val="a9"/>
              <w:numPr>
                <w:ilvl w:val="0"/>
                <w:numId w:val="228"/>
              </w:numPr>
              <w:spacing w:line="240" w:lineRule="auto"/>
              <w:ind w:left="3360" w:firstLineChars="0"/>
              <w:jc w:val="left"/>
              <w:rPr>
                <w:ins w:id="3310" w:author="XuanWen Chen" w:date="2019-01-02T08:01:00Z"/>
                <w:rFonts w:hAnsi="宋体"/>
              </w:rPr>
            </w:pPr>
            <w:ins w:id="3311" w:author="XuanWen Chen" w:date="2019-01-02T08:01:00Z">
              <w:r>
                <w:rPr>
                  <w:rFonts w:hAnsi="宋体" w:hint="eastAsia"/>
                </w:rPr>
                <w:t>用户点击关注本帖</w:t>
              </w:r>
            </w:ins>
          </w:p>
          <w:p w14:paraId="51D3941F" w14:textId="77777777" w:rsidR="00754881" w:rsidRDefault="00754881" w:rsidP="00754881">
            <w:pPr>
              <w:pStyle w:val="a9"/>
              <w:numPr>
                <w:ilvl w:val="0"/>
                <w:numId w:val="228"/>
              </w:numPr>
              <w:spacing w:line="240" w:lineRule="auto"/>
              <w:ind w:left="3360" w:firstLineChars="0"/>
              <w:jc w:val="left"/>
              <w:rPr>
                <w:ins w:id="3312" w:author="XuanWen Chen" w:date="2019-01-02T08:01:00Z"/>
                <w:rFonts w:hAnsi="宋体"/>
              </w:rPr>
            </w:pPr>
            <w:ins w:id="3313" w:author="XuanWen Chen" w:date="2019-01-02T08:01:00Z">
              <w:r>
                <w:rPr>
                  <w:rFonts w:hAnsi="宋体" w:hint="eastAsia"/>
                </w:rPr>
                <w:t>帖子被用户关注</w:t>
              </w:r>
            </w:ins>
          </w:p>
        </w:tc>
      </w:tr>
      <w:tr w:rsidR="00754881" w14:paraId="0FD5E4D8" w14:textId="77777777" w:rsidTr="00754881">
        <w:trPr>
          <w:ins w:id="33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07E8" w14:textId="77777777" w:rsidR="00754881" w:rsidRDefault="00754881">
            <w:pPr>
              <w:rPr>
                <w:ins w:id="3315" w:author="XuanWen Chen" w:date="2019-01-02T08:01:00Z"/>
                <w:rFonts w:hAnsi="宋体"/>
              </w:rPr>
            </w:pPr>
            <w:ins w:id="3316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3490A" w14:textId="77777777" w:rsidR="00754881" w:rsidRDefault="00754881">
            <w:pPr>
              <w:jc w:val="left"/>
              <w:rPr>
                <w:ins w:id="3317" w:author="XuanWen Chen" w:date="2019-01-02T08:01:00Z"/>
                <w:rFonts w:hAnsi="宋体"/>
              </w:rPr>
            </w:pPr>
          </w:p>
        </w:tc>
      </w:tr>
      <w:tr w:rsidR="00754881" w14:paraId="5D3ABD32" w14:textId="77777777" w:rsidTr="00754881">
        <w:trPr>
          <w:ins w:id="33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EEA4" w14:textId="77777777" w:rsidR="00754881" w:rsidRDefault="00754881">
            <w:pPr>
              <w:rPr>
                <w:ins w:id="3319" w:author="XuanWen Chen" w:date="2019-01-02T08:01:00Z"/>
                <w:rFonts w:hAnsi="宋体"/>
              </w:rPr>
            </w:pPr>
            <w:ins w:id="3320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7B796" w14:textId="77777777" w:rsidR="00754881" w:rsidRDefault="00754881">
            <w:pPr>
              <w:jc w:val="left"/>
              <w:rPr>
                <w:ins w:id="3321" w:author="XuanWen Chen" w:date="2019-01-02T08:01:00Z"/>
                <w:rFonts w:hAnsi="宋体"/>
              </w:rPr>
            </w:pPr>
          </w:p>
        </w:tc>
      </w:tr>
      <w:tr w:rsidR="00754881" w14:paraId="5B38DF31" w14:textId="77777777" w:rsidTr="00754881">
        <w:trPr>
          <w:ins w:id="332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920D9" w14:textId="77777777" w:rsidR="00754881" w:rsidRDefault="00754881">
            <w:pPr>
              <w:rPr>
                <w:ins w:id="3323" w:author="XuanWen Chen" w:date="2019-01-02T08:01:00Z"/>
                <w:rFonts w:hAnsi="宋体"/>
              </w:rPr>
            </w:pPr>
            <w:ins w:id="3324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FE13" w14:textId="77777777" w:rsidR="00754881" w:rsidRDefault="00754881">
            <w:pPr>
              <w:jc w:val="left"/>
              <w:rPr>
                <w:ins w:id="3325" w:author="XuanWen Chen" w:date="2019-01-02T08:01:00Z"/>
                <w:rFonts w:hAnsi="宋体"/>
              </w:rPr>
            </w:pPr>
          </w:p>
        </w:tc>
      </w:tr>
      <w:tr w:rsidR="00754881" w14:paraId="2891B22B" w14:textId="77777777" w:rsidTr="00754881">
        <w:trPr>
          <w:ins w:id="332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2ECC" w14:textId="77777777" w:rsidR="00754881" w:rsidRDefault="00754881">
            <w:pPr>
              <w:rPr>
                <w:ins w:id="3327" w:author="XuanWen Chen" w:date="2019-01-02T08:01:00Z"/>
                <w:rFonts w:hAnsi="宋体"/>
              </w:rPr>
            </w:pPr>
            <w:ins w:id="3328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B1356" w14:textId="77777777" w:rsidR="00754881" w:rsidRDefault="00754881">
            <w:pPr>
              <w:jc w:val="left"/>
              <w:rPr>
                <w:ins w:id="3329" w:author="XuanWen Chen" w:date="2019-01-02T08:01:00Z"/>
                <w:rFonts w:hAnsi="宋体"/>
              </w:rPr>
            </w:pPr>
            <w:ins w:id="3330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7CD6282B" w14:textId="77777777" w:rsidTr="00754881">
        <w:trPr>
          <w:ins w:id="333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F30F" w14:textId="77777777" w:rsidR="00754881" w:rsidRDefault="00754881">
            <w:pPr>
              <w:rPr>
                <w:ins w:id="3332" w:author="XuanWen Chen" w:date="2019-01-02T08:01:00Z"/>
                <w:rFonts w:hAnsi="宋体"/>
              </w:rPr>
            </w:pPr>
            <w:ins w:id="333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585AE" w14:textId="77777777" w:rsidR="00754881" w:rsidRDefault="00754881">
            <w:pPr>
              <w:jc w:val="left"/>
              <w:rPr>
                <w:ins w:id="3334" w:author="XuanWen Chen" w:date="2019-01-02T08:01:00Z"/>
                <w:rFonts w:hAnsi="宋体"/>
              </w:rPr>
            </w:pPr>
          </w:p>
        </w:tc>
      </w:tr>
      <w:tr w:rsidR="00754881" w14:paraId="2487DE64" w14:textId="77777777" w:rsidTr="00754881">
        <w:trPr>
          <w:ins w:id="333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FF028" w14:textId="77777777" w:rsidR="00754881" w:rsidRDefault="00754881">
            <w:pPr>
              <w:rPr>
                <w:ins w:id="3336" w:author="XuanWen Chen" w:date="2019-01-02T08:01:00Z"/>
                <w:rFonts w:hAnsi="宋体"/>
              </w:rPr>
            </w:pPr>
            <w:ins w:id="3337" w:author="XuanWen Chen" w:date="2019-01-02T08:01:00Z">
              <w:r>
                <w:rPr>
                  <w:rFonts w:hAnsi="宋体" w:hint="eastAsia"/>
                </w:rPr>
                <w:lastRenderedPageBreak/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1628" w14:textId="77777777" w:rsidR="00754881" w:rsidRDefault="00754881">
            <w:pPr>
              <w:jc w:val="left"/>
              <w:rPr>
                <w:ins w:id="3338" w:author="XuanWen Chen" w:date="2019-01-02T08:01:00Z"/>
                <w:rFonts w:hAnsi="宋体"/>
              </w:rPr>
            </w:pPr>
          </w:p>
        </w:tc>
      </w:tr>
      <w:tr w:rsidR="00754881" w14:paraId="43148FBD" w14:textId="77777777" w:rsidTr="00754881">
        <w:trPr>
          <w:ins w:id="333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B5E59" w14:textId="77777777" w:rsidR="00754881" w:rsidRDefault="00754881">
            <w:pPr>
              <w:rPr>
                <w:ins w:id="3340" w:author="XuanWen Chen" w:date="2019-01-02T08:01:00Z"/>
              </w:rPr>
            </w:pPr>
            <w:ins w:id="3341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42C4" w14:textId="77777777" w:rsidR="00754881" w:rsidRDefault="00754881">
            <w:pPr>
              <w:rPr>
                <w:ins w:id="3342" w:author="XuanWen Chen" w:date="2019-01-02T08:01:00Z"/>
              </w:rPr>
            </w:pPr>
          </w:p>
          <w:p w14:paraId="31812927" w14:textId="77777777" w:rsidR="00754881" w:rsidRDefault="00754881">
            <w:pPr>
              <w:rPr>
                <w:ins w:id="3343" w:author="XuanWen Chen" w:date="2019-01-02T08:01:00Z"/>
              </w:rPr>
            </w:pPr>
          </w:p>
        </w:tc>
      </w:tr>
    </w:tbl>
    <w:p w14:paraId="06DB25F2" w14:textId="77777777" w:rsidR="00754881" w:rsidRDefault="00754881" w:rsidP="00754881">
      <w:pPr>
        <w:rPr>
          <w:ins w:id="3344" w:author="XuanWen Chen" w:date="2019-01-02T08:01:00Z"/>
        </w:rPr>
      </w:pPr>
    </w:p>
    <w:p w14:paraId="204B780D" w14:textId="77777777" w:rsidR="00754881" w:rsidRDefault="00754881" w:rsidP="00754881">
      <w:pPr>
        <w:pStyle w:val="4"/>
        <w:rPr>
          <w:ins w:id="3345" w:author="XuanWen Chen" w:date="2019-01-02T08:01:00Z"/>
        </w:rPr>
      </w:pPr>
      <w:ins w:id="3346" w:author="XuanWen Chen" w:date="2019-01-02T08:01:00Z">
        <w:r>
          <w:rPr>
            <w:rFonts w:hint="eastAsia"/>
          </w:rPr>
          <w:t>用户删除自己的帖子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CEDDFEE" w14:textId="77777777" w:rsidTr="00754881">
        <w:trPr>
          <w:ins w:id="33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95AF9" w14:textId="77777777" w:rsidR="00754881" w:rsidRDefault="00754881">
            <w:pPr>
              <w:rPr>
                <w:ins w:id="3348" w:author="XuanWen Chen" w:date="2019-01-02T08:01:00Z"/>
              </w:rPr>
            </w:pPr>
            <w:ins w:id="334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CA8A" w14:textId="77777777" w:rsidR="00754881" w:rsidRDefault="00754881">
            <w:pPr>
              <w:jc w:val="left"/>
              <w:rPr>
                <w:ins w:id="3350" w:author="XuanWen Chen" w:date="2019-01-02T08:01:00Z"/>
                <w:rFonts w:hAnsi="宋体"/>
                <w:b/>
              </w:rPr>
            </w:pPr>
            <w:ins w:id="3351" w:author="XuanWen Chen" w:date="2019-01-02T08:01:00Z">
              <w:r>
                <w:rPr>
                  <w:rFonts w:hAnsi="宋体" w:hint="eastAsia"/>
                  <w:b/>
                </w:rPr>
                <w:t>UC-12：用户删除自己的帖子</w:t>
              </w:r>
            </w:ins>
          </w:p>
        </w:tc>
      </w:tr>
      <w:tr w:rsidR="00754881" w14:paraId="28276723" w14:textId="77777777" w:rsidTr="00754881">
        <w:trPr>
          <w:ins w:id="335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49875" w14:textId="77777777" w:rsidR="00754881" w:rsidRDefault="00754881">
            <w:pPr>
              <w:rPr>
                <w:ins w:id="3353" w:author="XuanWen Chen" w:date="2019-01-02T08:01:00Z"/>
              </w:rPr>
            </w:pPr>
            <w:ins w:id="335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A908" w14:textId="77777777" w:rsidR="00754881" w:rsidRDefault="00754881">
            <w:pPr>
              <w:jc w:val="left"/>
              <w:rPr>
                <w:ins w:id="3355" w:author="XuanWen Chen" w:date="2019-01-02T08:01:00Z"/>
                <w:rFonts w:hAnsi="宋体"/>
              </w:rPr>
            </w:pPr>
            <w:proofErr w:type="gramStart"/>
            <w:ins w:id="3356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5A4A" w14:textId="77777777" w:rsidR="00754881" w:rsidRDefault="00754881">
            <w:pPr>
              <w:jc w:val="left"/>
              <w:rPr>
                <w:ins w:id="3357" w:author="XuanWen Chen" w:date="2019-01-02T08:01:00Z"/>
                <w:rFonts w:hAnsi="宋体"/>
              </w:rPr>
            </w:pPr>
            <w:ins w:id="335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C68A" w14:textId="77777777" w:rsidR="00754881" w:rsidRDefault="00754881">
            <w:pPr>
              <w:jc w:val="left"/>
              <w:rPr>
                <w:ins w:id="3359" w:author="XuanWen Chen" w:date="2019-01-02T08:01:00Z"/>
                <w:rFonts w:hAnsi="宋体"/>
              </w:rPr>
            </w:pPr>
            <w:ins w:id="3360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6DAD490C" w14:textId="77777777" w:rsidTr="00754881">
        <w:trPr>
          <w:ins w:id="336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C7CBD" w14:textId="77777777" w:rsidR="00754881" w:rsidRDefault="00754881">
            <w:pPr>
              <w:rPr>
                <w:ins w:id="3362" w:author="XuanWen Chen" w:date="2019-01-02T08:01:00Z"/>
              </w:rPr>
            </w:pPr>
            <w:ins w:id="336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1C08" w14:textId="77777777" w:rsidR="00754881" w:rsidRDefault="00754881">
            <w:pPr>
              <w:jc w:val="left"/>
              <w:rPr>
                <w:ins w:id="3364" w:author="XuanWen Chen" w:date="2019-01-02T08:01:00Z"/>
                <w:rFonts w:hAnsi="宋体"/>
              </w:rPr>
            </w:pPr>
            <w:ins w:id="336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0951" w14:textId="77777777" w:rsidR="00754881" w:rsidRDefault="00754881">
            <w:pPr>
              <w:jc w:val="left"/>
              <w:rPr>
                <w:ins w:id="3366" w:author="XuanWen Chen" w:date="2019-01-02T08:01:00Z"/>
                <w:rFonts w:hAnsi="宋体"/>
              </w:rPr>
            </w:pPr>
            <w:ins w:id="336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C3AEC" w14:textId="77777777" w:rsidR="00754881" w:rsidRDefault="00754881">
            <w:pPr>
              <w:jc w:val="left"/>
              <w:rPr>
                <w:ins w:id="3368" w:author="XuanWen Chen" w:date="2019-01-02T08:01:00Z"/>
                <w:rFonts w:hAnsi="宋体"/>
              </w:rPr>
            </w:pPr>
            <w:ins w:id="3369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D2031EC" w14:textId="77777777" w:rsidTr="00754881">
        <w:trPr>
          <w:ins w:id="337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3EFB" w14:textId="77777777" w:rsidR="00754881" w:rsidRDefault="00754881">
            <w:pPr>
              <w:rPr>
                <w:ins w:id="3371" w:author="XuanWen Chen" w:date="2019-01-02T08:01:00Z"/>
              </w:rPr>
            </w:pPr>
            <w:ins w:id="3372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F322" w14:textId="77777777" w:rsidR="00754881" w:rsidRDefault="00754881">
            <w:pPr>
              <w:jc w:val="left"/>
              <w:rPr>
                <w:ins w:id="3373" w:author="XuanWen Chen" w:date="2019-01-02T08:01:00Z"/>
                <w:rFonts w:hAnsi="宋体"/>
              </w:rPr>
            </w:pPr>
            <w:ins w:id="3374" w:author="XuanWen Chen" w:date="2019-01-02T08:01:00Z">
              <w:r>
                <w:rPr>
                  <w:rFonts w:hAnsi="宋体" w:hint="eastAsia"/>
                </w:rPr>
                <w:t>用户删除自己已经发送的帖子</w:t>
              </w:r>
            </w:ins>
          </w:p>
        </w:tc>
      </w:tr>
      <w:tr w:rsidR="00754881" w14:paraId="33F53DE4" w14:textId="77777777" w:rsidTr="00754881">
        <w:trPr>
          <w:ins w:id="337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80B04" w14:textId="77777777" w:rsidR="00754881" w:rsidRDefault="00754881">
            <w:pPr>
              <w:rPr>
                <w:ins w:id="3376" w:author="XuanWen Chen" w:date="2019-01-02T08:01:00Z"/>
              </w:rPr>
            </w:pPr>
            <w:ins w:id="3377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B81F5" w14:textId="77777777" w:rsidR="00754881" w:rsidRDefault="00754881">
            <w:pPr>
              <w:jc w:val="left"/>
              <w:rPr>
                <w:ins w:id="3378" w:author="XuanWen Chen" w:date="2019-01-02T08:01:00Z"/>
                <w:rFonts w:hAnsi="宋体"/>
              </w:rPr>
            </w:pPr>
            <w:ins w:id="3379" w:author="XuanWen Chen" w:date="2019-01-02T08:01:00Z">
              <w:r>
                <w:rPr>
                  <w:rFonts w:hAnsi="宋体" w:hint="eastAsia"/>
                </w:rPr>
                <w:t>用户需要删除自己已经发送的帖子</w:t>
              </w:r>
            </w:ins>
          </w:p>
        </w:tc>
      </w:tr>
      <w:tr w:rsidR="00754881" w14:paraId="1FCA77E3" w14:textId="77777777" w:rsidTr="00754881">
        <w:trPr>
          <w:ins w:id="338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41BE8" w14:textId="77777777" w:rsidR="00754881" w:rsidRDefault="00754881">
            <w:pPr>
              <w:rPr>
                <w:ins w:id="3381" w:author="XuanWen Chen" w:date="2019-01-02T08:01:00Z"/>
              </w:rPr>
            </w:pPr>
            <w:ins w:id="3382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F8971" w14:textId="77777777" w:rsidR="00754881" w:rsidRDefault="00754881">
            <w:pPr>
              <w:rPr>
                <w:ins w:id="3383" w:author="XuanWen Chen" w:date="2019-01-02T08:01:00Z"/>
              </w:rPr>
            </w:pPr>
            <w:ins w:id="3384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02089F0D" w14:textId="77777777" w:rsidR="00754881" w:rsidRDefault="00754881">
            <w:pPr>
              <w:rPr>
                <w:ins w:id="3385" w:author="XuanWen Chen" w:date="2019-01-02T08:01:00Z"/>
              </w:rPr>
            </w:pPr>
            <w:ins w:id="3386" w:author="XuanWen Chen" w:date="2019-01-02T08:01:00Z">
              <w:r>
                <w:rPr>
                  <w:rFonts w:hint="eastAsia"/>
                </w:rPr>
                <w:t>PRE-2：存在有用户已发送的帖子</w:t>
              </w:r>
            </w:ins>
          </w:p>
        </w:tc>
      </w:tr>
      <w:tr w:rsidR="00754881" w14:paraId="5E5D9717" w14:textId="77777777" w:rsidTr="00754881">
        <w:trPr>
          <w:ins w:id="338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601DB" w14:textId="77777777" w:rsidR="00754881" w:rsidRDefault="00754881">
            <w:pPr>
              <w:rPr>
                <w:ins w:id="3388" w:author="XuanWen Chen" w:date="2019-01-02T08:01:00Z"/>
              </w:rPr>
            </w:pPr>
            <w:ins w:id="3389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F67E" w14:textId="77777777" w:rsidR="00754881" w:rsidRDefault="00754881">
            <w:pPr>
              <w:rPr>
                <w:ins w:id="3390" w:author="XuanWen Chen" w:date="2019-01-02T08:01:00Z"/>
              </w:rPr>
            </w:pPr>
            <w:ins w:id="3391" w:author="XuanWen Chen" w:date="2019-01-02T08:01:00Z">
              <w:r>
                <w:rPr>
                  <w:rFonts w:hint="eastAsia"/>
                </w:rPr>
                <w:t>POST-1:社区帖子板块进行更新。</w:t>
              </w:r>
            </w:ins>
          </w:p>
          <w:p w14:paraId="3A3A01A3" w14:textId="77777777" w:rsidR="00754881" w:rsidRDefault="00754881">
            <w:pPr>
              <w:rPr>
                <w:ins w:id="3392" w:author="XuanWen Chen" w:date="2019-01-02T08:01:00Z"/>
              </w:rPr>
            </w:pPr>
            <w:ins w:id="3393" w:author="XuanWen Chen" w:date="2019-01-02T08:01:00Z">
              <w:r>
                <w:rPr>
                  <w:rFonts w:hint="eastAsia"/>
                </w:rPr>
                <w:t>POST-2:个人中心的帖子数量发生变更。</w:t>
              </w:r>
            </w:ins>
          </w:p>
        </w:tc>
      </w:tr>
      <w:tr w:rsidR="00754881" w14:paraId="7B242CCB" w14:textId="77777777" w:rsidTr="00754881">
        <w:trPr>
          <w:ins w:id="339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3522" w14:textId="77777777" w:rsidR="00754881" w:rsidRDefault="00754881">
            <w:pPr>
              <w:rPr>
                <w:ins w:id="3395" w:author="XuanWen Chen" w:date="2019-01-02T08:01:00Z"/>
                <w:rFonts w:hAnsi="宋体"/>
              </w:rPr>
            </w:pPr>
            <w:ins w:id="339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22C8" w14:textId="77777777" w:rsidR="00754881" w:rsidRDefault="00754881">
            <w:pPr>
              <w:rPr>
                <w:ins w:id="3397" w:author="XuanWen Chen" w:date="2019-01-02T08:01:00Z"/>
              </w:rPr>
            </w:pPr>
          </w:p>
        </w:tc>
      </w:tr>
      <w:tr w:rsidR="00754881" w14:paraId="2E8952A2" w14:textId="77777777" w:rsidTr="00754881">
        <w:trPr>
          <w:ins w:id="339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554B" w14:textId="77777777" w:rsidR="00754881" w:rsidRDefault="00754881">
            <w:pPr>
              <w:rPr>
                <w:ins w:id="3399" w:author="XuanWen Chen" w:date="2019-01-02T08:01:00Z"/>
                <w:rFonts w:hAnsi="宋体"/>
              </w:rPr>
            </w:pPr>
            <w:ins w:id="3400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E74E" w14:textId="77777777" w:rsidR="00754881" w:rsidRDefault="00754881">
            <w:pPr>
              <w:rPr>
                <w:ins w:id="3401" w:author="XuanWen Chen" w:date="2019-01-02T08:01:00Z"/>
              </w:rPr>
            </w:pPr>
            <w:ins w:id="3402" w:author="XuanWen Chen" w:date="2019-01-02T08:01:00Z">
              <w:r>
                <w:rPr>
                  <w:rFonts w:hint="eastAsia"/>
                </w:rPr>
                <w:t>帖子被删除</w:t>
              </w:r>
            </w:ins>
          </w:p>
        </w:tc>
      </w:tr>
      <w:tr w:rsidR="00754881" w14:paraId="36A8276B" w14:textId="77777777" w:rsidTr="00754881">
        <w:trPr>
          <w:ins w:id="340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ECA3" w14:textId="77777777" w:rsidR="00754881" w:rsidRDefault="00754881">
            <w:pPr>
              <w:rPr>
                <w:ins w:id="3404" w:author="XuanWen Chen" w:date="2019-01-02T08:01:00Z"/>
              </w:rPr>
            </w:pPr>
            <w:ins w:id="3405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A169D" w14:textId="77777777" w:rsidR="00754881" w:rsidRDefault="00754881">
            <w:pPr>
              <w:jc w:val="left"/>
              <w:rPr>
                <w:ins w:id="3406" w:author="XuanWen Chen" w:date="2019-01-02T08:01:00Z"/>
                <w:rFonts w:hAnsi="宋体"/>
              </w:rPr>
            </w:pPr>
            <w:ins w:id="3407" w:author="XuanWen Chen" w:date="2019-01-02T08:01:00Z">
              <w:r>
                <w:rPr>
                  <w:rFonts w:hAnsi="宋体" w:hint="eastAsia"/>
                </w:rPr>
                <w:t>1.用户进入社区</w:t>
              </w:r>
            </w:ins>
          </w:p>
          <w:p w14:paraId="62124001" w14:textId="77777777" w:rsidR="00754881" w:rsidRDefault="00754881">
            <w:pPr>
              <w:jc w:val="left"/>
              <w:rPr>
                <w:ins w:id="3408" w:author="XuanWen Chen" w:date="2019-01-02T08:01:00Z"/>
                <w:rFonts w:hAnsi="宋体"/>
              </w:rPr>
            </w:pPr>
            <w:ins w:id="3409" w:author="XuanWen Chen" w:date="2019-01-02T08:01:00Z">
              <w:r>
                <w:rPr>
                  <w:rFonts w:hAnsi="宋体" w:hint="eastAsia"/>
                </w:rPr>
                <w:t>2.点击我的帖子</w:t>
              </w:r>
            </w:ins>
          </w:p>
          <w:p w14:paraId="712E3E54" w14:textId="77777777" w:rsidR="00754881" w:rsidRDefault="00754881">
            <w:pPr>
              <w:jc w:val="left"/>
              <w:rPr>
                <w:ins w:id="3410" w:author="XuanWen Chen" w:date="2019-01-02T08:01:00Z"/>
                <w:rFonts w:hAnsi="宋体"/>
              </w:rPr>
            </w:pPr>
            <w:ins w:id="3411" w:author="XuanWen Chen" w:date="2019-01-02T08:01:00Z">
              <w:r>
                <w:rPr>
                  <w:rFonts w:hAnsi="宋体" w:hint="eastAsia"/>
                </w:rPr>
                <w:t>3．点击编辑。</w:t>
              </w:r>
            </w:ins>
          </w:p>
          <w:p w14:paraId="1619FFCC" w14:textId="77777777" w:rsidR="00754881" w:rsidRDefault="00754881">
            <w:pPr>
              <w:jc w:val="left"/>
              <w:rPr>
                <w:ins w:id="3412" w:author="XuanWen Chen" w:date="2019-01-02T08:01:00Z"/>
                <w:rFonts w:hAnsi="宋体"/>
              </w:rPr>
            </w:pPr>
            <w:ins w:id="3413" w:author="XuanWen Chen" w:date="2019-01-02T08:01:00Z">
              <w:r>
                <w:rPr>
                  <w:rFonts w:hAnsi="宋体" w:hint="eastAsia"/>
                </w:rPr>
                <w:t>4.选择删除。</w:t>
              </w:r>
            </w:ins>
          </w:p>
          <w:p w14:paraId="7E770282" w14:textId="77777777" w:rsidR="00754881" w:rsidRDefault="00754881">
            <w:pPr>
              <w:jc w:val="left"/>
              <w:rPr>
                <w:ins w:id="3414" w:author="XuanWen Chen" w:date="2019-01-02T08:01:00Z"/>
                <w:rFonts w:hAnsi="宋体"/>
              </w:rPr>
            </w:pPr>
            <w:ins w:id="3415" w:author="XuanWen Chen" w:date="2019-01-02T08:01:00Z">
              <w:r>
                <w:rPr>
                  <w:rFonts w:hAnsi="宋体" w:hint="eastAsia"/>
                </w:rPr>
                <w:t>5. 确认删除。</w:t>
              </w:r>
            </w:ins>
          </w:p>
        </w:tc>
      </w:tr>
      <w:tr w:rsidR="00754881" w14:paraId="1A1FA0FC" w14:textId="77777777" w:rsidTr="00754881">
        <w:trPr>
          <w:ins w:id="341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D06D0" w14:textId="77777777" w:rsidR="00754881" w:rsidRDefault="00754881">
            <w:pPr>
              <w:rPr>
                <w:ins w:id="3417" w:author="XuanWen Chen" w:date="2019-01-02T08:01:00Z"/>
                <w:rFonts w:hAnsi="宋体"/>
              </w:rPr>
            </w:pPr>
            <w:ins w:id="3418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5CAF" w14:textId="77777777" w:rsidR="00754881" w:rsidRDefault="00754881">
            <w:pPr>
              <w:jc w:val="left"/>
              <w:rPr>
                <w:ins w:id="3419" w:author="XuanWen Chen" w:date="2019-01-02T08:01:00Z"/>
                <w:rFonts w:hAnsi="宋体"/>
              </w:rPr>
            </w:pPr>
          </w:p>
        </w:tc>
      </w:tr>
      <w:tr w:rsidR="00754881" w14:paraId="363FE383" w14:textId="77777777" w:rsidTr="00754881">
        <w:trPr>
          <w:ins w:id="342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F9D3E" w14:textId="77777777" w:rsidR="00754881" w:rsidRDefault="00754881">
            <w:pPr>
              <w:rPr>
                <w:ins w:id="3421" w:author="XuanWen Chen" w:date="2019-01-02T08:01:00Z"/>
                <w:rFonts w:hAnsi="宋体"/>
              </w:rPr>
            </w:pPr>
            <w:ins w:id="342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0281E" w14:textId="77777777" w:rsidR="00754881" w:rsidRDefault="00754881">
            <w:pPr>
              <w:jc w:val="left"/>
              <w:rPr>
                <w:ins w:id="3423" w:author="XuanWen Chen" w:date="2019-01-02T08:01:00Z"/>
                <w:rFonts w:hAnsi="宋体"/>
              </w:rPr>
            </w:pPr>
          </w:p>
        </w:tc>
      </w:tr>
      <w:tr w:rsidR="00754881" w14:paraId="5ECEDECB" w14:textId="77777777" w:rsidTr="00754881">
        <w:trPr>
          <w:ins w:id="342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DF8C" w14:textId="77777777" w:rsidR="00754881" w:rsidRDefault="00754881">
            <w:pPr>
              <w:rPr>
                <w:ins w:id="3425" w:author="XuanWen Chen" w:date="2019-01-02T08:01:00Z"/>
                <w:rFonts w:hAnsi="宋体"/>
              </w:rPr>
            </w:pPr>
            <w:ins w:id="3426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D839" w14:textId="77777777" w:rsidR="00754881" w:rsidRDefault="00754881">
            <w:pPr>
              <w:jc w:val="left"/>
              <w:rPr>
                <w:ins w:id="3427" w:author="XuanWen Chen" w:date="2019-01-02T08:01:00Z"/>
                <w:rFonts w:hAnsi="宋体"/>
              </w:rPr>
            </w:pPr>
            <w:ins w:id="3428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6DA506C" w14:textId="77777777" w:rsidTr="00754881">
        <w:trPr>
          <w:ins w:id="342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F4A7" w14:textId="77777777" w:rsidR="00754881" w:rsidRDefault="00754881">
            <w:pPr>
              <w:rPr>
                <w:ins w:id="3430" w:author="XuanWen Chen" w:date="2019-01-02T08:01:00Z"/>
                <w:rFonts w:hAnsi="宋体"/>
              </w:rPr>
            </w:pPr>
            <w:ins w:id="3431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7B84" w14:textId="77777777" w:rsidR="00754881" w:rsidRDefault="00754881">
            <w:pPr>
              <w:jc w:val="left"/>
              <w:rPr>
                <w:ins w:id="3432" w:author="XuanWen Chen" w:date="2019-01-02T08:01:00Z"/>
                <w:rFonts w:hAnsi="宋体"/>
              </w:rPr>
            </w:pPr>
            <w:ins w:id="3433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1262D68E" w14:textId="77777777" w:rsidTr="00754881">
        <w:trPr>
          <w:ins w:id="343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BEE12" w14:textId="77777777" w:rsidR="00754881" w:rsidRDefault="00754881">
            <w:pPr>
              <w:rPr>
                <w:ins w:id="3435" w:author="XuanWen Chen" w:date="2019-01-02T08:01:00Z"/>
                <w:rFonts w:hAnsi="宋体"/>
              </w:rPr>
            </w:pPr>
            <w:ins w:id="3436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C9CE" w14:textId="77777777" w:rsidR="00754881" w:rsidRDefault="00754881">
            <w:pPr>
              <w:jc w:val="left"/>
              <w:rPr>
                <w:ins w:id="3437" w:author="XuanWen Chen" w:date="2019-01-02T08:01:00Z"/>
                <w:rFonts w:hAnsi="宋体"/>
              </w:rPr>
            </w:pPr>
          </w:p>
        </w:tc>
      </w:tr>
      <w:tr w:rsidR="00754881" w14:paraId="31EEF059" w14:textId="77777777" w:rsidTr="00754881">
        <w:trPr>
          <w:ins w:id="343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DCB0B" w14:textId="77777777" w:rsidR="00754881" w:rsidRDefault="00754881">
            <w:pPr>
              <w:rPr>
                <w:ins w:id="3439" w:author="XuanWen Chen" w:date="2019-01-02T08:01:00Z"/>
                <w:rFonts w:hAnsi="宋体"/>
              </w:rPr>
            </w:pPr>
            <w:ins w:id="3440" w:author="XuanWen Chen" w:date="2019-01-02T08:01:00Z">
              <w:r>
                <w:rPr>
                  <w:rFonts w:hAnsi="宋体" w:hint="eastAsia"/>
                </w:rPr>
                <w:lastRenderedPageBreak/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4D73" w14:textId="77777777" w:rsidR="00754881" w:rsidRDefault="00754881">
            <w:pPr>
              <w:jc w:val="left"/>
              <w:rPr>
                <w:ins w:id="3441" w:author="XuanWen Chen" w:date="2019-01-02T08:01:00Z"/>
                <w:rFonts w:hAnsi="宋体"/>
              </w:rPr>
            </w:pPr>
          </w:p>
        </w:tc>
      </w:tr>
      <w:tr w:rsidR="00754881" w14:paraId="104CEE9E" w14:textId="77777777" w:rsidTr="00754881">
        <w:trPr>
          <w:ins w:id="344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4952" w14:textId="77777777" w:rsidR="00754881" w:rsidRDefault="00754881">
            <w:pPr>
              <w:rPr>
                <w:ins w:id="3443" w:author="XuanWen Chen" w:date="2019-01-02T08:01:00Z"/>
              </w:rPr>
            </w:pPr>
            <w:ins w:id="3444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49119" w14:textId="77777777" w:rsidR="00754881" w:rsidRDefault="00754881">
            <w:pPr>
              <w:rPr>
                <w:ins w:id="3445" w:author="XuanWen Chen" w:date="2019-01-02T08:01:00Z"/>
              </w:rPr>
            </w:pPr>
          </w:p>
          <w:p w14:paraId="530F62C5" w14:textId="77777777" w:rsidR="00754881" w:rsidRDefault="00754881">
            <w:pPr>
              <w:rPr>
                <w:ins w:id="3446" w:author="XuanWen Chen" w:date="2019-01-02T08:01:00Z"/>
              </w:rPr>
            </w:pPr>
          </w:p>
        </w:tc>
      </w:tr>
    </w:tbl>
    <w:p w14:paraId="726AEF13" w14:textId="77777777" w:rsidR="00754881" w:rsidRDefault="00754881" w:rsidP="00754881">
      <w:pPr>
        <w:pStyle w:val="4"/>
        <w:rPr>
          <w:ins w:id="3447" w:author="XuanWen Chen" w:date="2019-01-02T08:01:00Z"/>
        </w:rPr>
      </w:pPr>
      <w:ins w:id="3448" w:author="XuanWen Chen" w:date="2019-01-02T08:01:00Z">
        <w:r>
          <w:rPr>
            <w:rFonts w:hint="eastAsia"/>
          </w:rPr>
          <w:t>用户回复帖子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4E0E7F57" w14:textId="77777777" w:rsidTr="00754881">
        <w:trPr>
          <w:ins w:id="344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9747" w14:textId="77777777" w:rsidR="00754881" w:rsidRDefault="00754881">
            <w:pPr>
              <w:rPr>
                <w:ins w:id="3450" w:author="XuanWen Chen" w:date="2019-01-02T08:01:00Z"/>
              </w:rPr>
            </w:pPr>
            <w:ins w:id="3451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23D82" w14:textId="77777777" w:rsidR="00754881" w:rsidRDefault="00754881">
            <w:pPr>
              <w:jc w:val="left"/>
              <w:rPr>
                <w:ins w:id="3452" w:author="XuanWen Chen" w:date="2019-01-02T08:01:00Z"/>
                <w:rFonts w:hAnsi="宋体"/>
                <w:b/>
              </w:rPr>
            </w:pPr>
            <w:ins w:id="3453" w:author="XuanWen Chen" w:date="2019-01-02T08:01:00Z">
              <w:r>
                <w:rPr>
                  <w:rFonts w:hAnsi="宋体" w:hint="eastAsia"/>
                  <w:b/>
                </w:rPr>
                <w:t>UC-13：用户回复帖子</w:t>
              </w:r>
            </w:ins>
          </w:p>
        </w:tc>
      </w:tr>
      <w:tr w:rsidR="00754881" w14:paraId="14B39828" w14:textId="77777777" w:rsidTr="00754881">
        <w:trPr>
          <w:ins w:id="345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801A7" w14:textId="77777777" w:rsidR="00754881" w:rsidRDefault="00754881">
            <w:pPr>
              <w:rPr>
                <w:ins w:id="3455" w:author="XuanWen Chen" w:date="2019-01-02T08:01:00Z"/>
              </w:rPr>
            </w:pPr>
            <w:ins w:id="3456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41D5E" w14:textId="77777777" w:rsidR="00754881" w:rsidRDefault="00754881">
            <w:pPr>
              <w:jc w:val="left"/>
              <w:rPr>
                <w:ins w:id="3457" w:author="XuanWen Chen" w:date="2019-01-02T08:01:00Z"/>
                <w:rFonts w:hAnsi="宋体"/>
              </w:rPr>
            </w:pPr>
            <w:proofErr w:type="gramStart"/>
            <w:ins w:id="3458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74D62" w14:textId="77777777" w:rsidR="00754881" w:rsidRDefault="00754881">
            <w:pPr>
              <w:jc w:val="left"/>
              <w:rPr>
                <w:ins w:id="3459" w:author="XuanWen Chen" w:date="2019-01-02T08:01:00Z"/>
                <w:rFonts w:hAnsi="宋体"/>
              </w:rPr>
            </w:pPr>
            <w:ins w:id="3460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5EDB" w14:textId="77777777" w:rsidR="00754881" w:rsidRDefault="00754881">
            <w:pPr>
              <w:jc w:val="left"/>
              <w:rPr>
                <w:ins w:id="3461" w:author="XuanWen Chen" w:date="2019-01-02T08:01:00Z"/>
                <w:rFonts w:hAnsi="宋体"/>
              </w:rPr>
            </w:pPr>
            <w:ins w:id="3462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32471A09" w14:textId="77777777" w:rsidTr="00754881">
        <w:trPr>
          <w:ins w:id="346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0EA89" w14:textId="77777777" w:rsidR="00754881" w:rsidRDefault="00754881">
            <w:pPr>
              <w:rPr>
                <w:ins w:id="3464" w:author="XuanWen Chen" w:date="2019-01-02T08:01:00Z"/>
              </w:rPr>
            </w:pPr>
            <w:ins w:id="3465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2567E" w14:textId="77777777" w:rsidR="00754881" w:rsidRDefault="00754881">
            <w:pPr>
              <w:jc w:val="left"/>
              <w:rPr>
                <w:ins w:id="3466" w:author="XuanWen Chen" w:date="2019-01-02T08:01:00Z"/>
                <w:rFonts w:hAnsi="宋体"/>
              </w:rPr>
            </w:pPr>
            <w:ins w:id="3467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D1FFA" w14:textId="77777777" w:rsidR="00754881" w:rsidRDefault="00754881">
            <w:pPr>
              <w:jc w:val="left"/>
              <w:rPr>
                <w:ins w:id="3468" w:author="XuanWen Chen" w:date="2019-01-02T08:01:00Z"/>
                <w:rFonts w:hAnsi="宋体"/>
              </w:rPr>
            </w:pPr>
            <w:ins w:id="3469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08B91" w14:textId="77777777" w:rsidR="00754881" w:rsidRDefault="00754881">
            <w:pPr>
              <w:jc w:val="left"/>
              <w:rPr>
                <w:ins w:id="3470" w:author="XuanWen Chen" w:date="2019-01-02T08:01:00Z"/>
                <w:rFonts w:hAnsi="宋体"/>
              </w:rPr>
            </w:pPr>
            <w:ins w:id="3471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D8AFED2" w14:textId="77777777" w:rsidTr="00754881">
        <w:trPr>
          <w:ins w:id="347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955F" w14:textId="77777777" w:rsidR="00754881" w:rsidRDefault="00754881">
            <w:pPr>
              <w:rPr>
                <w:ins w:id="3473" w:author="XuanWen Chen" w:date="2019-01-02T08:01:00Z"/>
              </w:rPr>
            </w:pPr>
            <w:ins w:id="3474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55000" w14:textId="77777777" w:rsidR="00754881" w:rsidRDefault="00754881">
            <w:pPr>
              <w:jc w:val="left"/>
              <w:rPr>
                <w:ins w:id="3475" w:author="XuanWen Chen" w:date="2019-01-02T08:01:00Z"/>
                <w:rFonts w:hAnsi="宋体"/>
              </w:rPr>
            </w:pPr>
            <w:ins w:id="3476" w:author="XuanWen Chen" w:date="2019-01-02T08:01:00Z">
              <w:r>
                <w:rPr>
                  <w:rFonts w:hAnsi="宋体" w:hint="eastAsia"/>
                </w:rPr>
                <w:t>用户回复所看到的</w:t>
              </w:r>
              <w:proofErr w:type="gramStart"/>
              <w:r>
                <w:rPr>
                  <w:rFonts w:hAnsi="宋体" w:hint="eastAsia"/>
                </w:rPr>
                <w:t>贴子</w:t>
              </w:r>
              <w:proofErr w:type="gramEnd"/>
              <w:r>
                <w:rPr>
                  <w:rFonts w:hAnsi="宋体" w:hint="eastAsia"/>
                </w:rPr>
                <w:t>和社区消息</w:t>
              </w:r>
            </w:ins>
          </w:p>
        </w:tc>
      </w:tr>
      <w:tr w:rsidR="00754881" w14:paraId="7C407D92" w14:textId="77777777" w:rsidTr="00754881">
        <w:trPr>
          <w:ins w:id="347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8A92" w14:textId="77777777" w:rsidR="00754881" w:rsidRDefault="00754881">
            <w:pPr>
              <w:rPr>
                <w:ins w:id="3478" w:author="XuanWen Chen" w:date="2019-01-02T08:01:00Z"/>
              </w:rPr>
            </w:pPr>
            <w:ins w:id="3479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6B311" w14:textId="77777777" w:rsidR="00754881" w:rsidRDefault="00754881">
            <w:pPr>
              <w:jc w:val="left"/>
              <w:rPr>
                <w:ins w:id="3480" w:author="XuanWen Chen" w:date="2019-01-02T08:01:00Z"/>
                <w:rFonts w:hAnsi="宋体"/>
              </w:rPr>
            </w:pPr>
            <w:ins w:id="3481" w:author="XuanWen Chen" w:date="2019-01-02T08:01:00Z">
              <w:r>
                <w:rPr>
                  <w:rFonts w:hAnsi="宋体" w:hint="eastAsia"/>
                </w:rPr>
                <w:t>用户需要回复所看到的帖子和社区消息。</w:t>
              </w:r>
            </w:ins>
          </w:p>
        </w:tc>
      </w:tr>
      <w:tr w:rsidR="00754881" w14:paraId="266A4167" w14:textId="77777777" w:rsidTr="00754881">
        <w:trPr>
          <w:ins w:id="348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E478B" w14:textId="77777777" w:rsidR="00754881" w:rsidRDefault="00754881">
            <w:pPr>
              <w:rPr>
                <w:ins w:id="3483" w:author="XuanWen Chen" w:date="2019-01-02T08:01:00Z"/>
              </w:rPr>
            </w:pPr>
            <w:ins w:id="3484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B82EE" w14:textId="77777777" w:rsidR="00754881" w:rsidRDefault="00754881">
            <w:pPr>
              <w:rPr>
                <w:ins w:id="3485" w:author="XuanWen Chen" w:date="2019-01-02T08:01:00Z"/>
              </w:rPr>
            </w:pPr>
            <w:ins w:id="3486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7BCA995B" w14:textId="77777777" w:rsidR="00754881" w:rsidRDefault="00754881">
            <w:pPr>
              <w:rPr>
                <w:ins w:id="3487" w:author="XuanWen Chen" w:date="2019-01-02T08:01:00Z"/>
              </w:rPr>
            </w:pPr>
            <w:ins w:id="3488" w:author="XuanWen Chen" w:date="2019-01-02T08:01:00Z">
              <w:r>
                <w:rPr>
                  <w:rFonts w:hint="eastAsia"/>
                </w:rPr>
                <w:t>PRE-2：社区存在可以回复的帖子</w:t>
              </w:r>
            </w:ins>
          </w:p>
        </w:tc>
      </w:tr>
      <w:tr w:rsidR="00754881" w14:paraId="16124F8A" w14:textId="77777777" w:rsidTr="00754881">
        <w:trPr>
          <w:ins w:id="348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BE44F" w14:textId="77777777" w:rsidR="00754881" w:rsidRDefault="00754881">
            <w:pPr>
              <w:rPr>
                <w:ins w:id="3490" w:author="XuanWen Chen" w:date="2019-01-02T08:01:00Z"/>
              </w:rPr>
            </w:pPr>
            <w:ins w:id="3491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8703" w14:textId="77777777" w:rsidR="00754881" w:rsidRDefault="00754881">
            <w:pPr>
              <w:rPr>
                <w:ins w:id="3492" w:author="XuanWen Chen" w:date="2019-01-02T08:01:00Z"/>
              </w:rPr>
            </w:pPr>
            <w:ins w:id="3493" w:author="XuanWen Chen" w:date="2019-01-02T08:01:00Z">
              <w:r>
                <w:rPr>
                  <w:rFonts w:hint="eastAsia"/>
                </w:rPr>
                <w:t>POST1:他人回复你的回复</w:t>
              </w:r>
            </w:ins>
          </w:p>
        </w:tc>
      </w:tr>
      <w:tr w:rsidR="00754881" w14:paraId="4901CC8A" w14:textId="77777777" w:rsidTr="00754881">
        <w:trPr>
          <w:ins w:id="349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2259E" w14:textId="77777777" w:rsidR="00754881" w:rsidRDefault="00754881">
            <w:pPr>
              <w:rPr>
                <w:ins w:id="3495" w:author="XuanWen Chen" w:date="2019-01-02T08:01:00Z"/>
                <w:rFonts w:hAnsi="宋体"/>
              </w:rPr>
            </w:pPr>
            <w:ins w:id="349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9F8FD" w14:textId="77777777" w:rsidR="00754881" w:rsidRDefault="00754881">
            <w:pPr>
              <w:rPr>
                <w:ins w:id="3497" w:author="XuanWen Chen" w:date="2019-01-02T08:01:00Z"/>
              </w:rPr>
            </w:pPr>
            <w:ins w:id="3498" w:author="XuanWen Chen" w:date="2019-01-02T08:01:00Z">
              <w:r>
                <w:rPr>
                  <w:rFonts w:hint="eastAsia"/>
                </w:rPr>
                <w:t>回复信息</w:t>
              </w:r>
            </w:ins>
          </w:p>
        </w:tc>
      </w:tr>
      <w:tr w:rsidR="00754881" w14:paraId="38A0ED30" w14:textId="77777777" w:rsidTr="00754881">
        <w:trPr>
          <w:ins w:id="349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A0AC" w14:textId="77777777" w:rsidR="00754881" w:rsidRDefault="00754881">
            <w:pPr>
              <w:rPr>
                <w:ins w:id="3500" w:author="XuanWen Chen" w:date="2019-01-02T08:01:00Z"/>
                <w:rFonts w:hAnsi="宋体"/>
              </w:rPr>
            </w:pPr>
            <w:ins w:id="350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DED2" w14:textId="77777777" w:rsidR="00754881" w:rsidRDefault="00754881">
            <w:pPr>
              <w:rPr>
                <w:ins w:id="3502" w:author="XuanWen Chen" w:date="2019-01-02T08:01:00Z"/>
              </w:rPr>
            </w:pPr>
            <w:ins w:id="3503" w:author="XuanWen Chen" w:date="2019-01-02T08:01:00Z">
              <w:r>
                <w:rPr>
                  <w:rFonts w:hint="eastAsia"/>
                </w:rPr>
                <w:t>回复</w:t>
              </w:r>
            </w:ins>
          </w:p>
        </w:tc>
      </w:tr>
      <w:tr w:rsidR="00754881" w14:paraId="36461857" w14:textId="77777777" w:rsidTr="00754881">
        <w:trPr>
          <w:ins w:id="350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2E8B" w14:textId="77777777" w:rsidR="00754881" w:rsidRDefault="00754881">
            <w:pPr>
              <w:rPr>
                <w:ins w:id="3505" w:author="XuanWen Chen" w:date="2019-01-02T08:01:00Z"/>
              </w:rPr>
            </w:pPr>
            <w:ins w:id="350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E57C0" w14:textId="77777777" w:rsidR="00754881" w:rsidRDefault="00754881" w:rsidP="00754881">
            <w:pPr>
              <w:pStyle w:val="a9"/>
              <w:numPr>
                <w:ilvl w:val="0"/>
                <w:numId w:val="230"/>
              </w:numPr>
              <w:spacing w:line="240" w:lineRule="auto"/>
              <w:ind w:left="3360" w:firstLineChars="0"/>
              <w:jc w:val="left"/>
              <w:rPr>
                <w:ins w:id="3507" w:author="XuanWen Chen" w:date="2019-01-02T08:01:00Z"/>
                <w:rFonts w:hAnsi="宋体"/>
              </w:rPr>
            </w:pPr>
            <w:ins w:id="3508" w:author="XuanWen Chen" w:date="2019-01-02T08:01:00Z">
              <w:r>
                <w:rPr>
                  <w:rFonts w:hAnsi="宋体" w:hint="eastAsia"/>
                </w:rPr>
                <w:t>用户进入社区</w:t>
              </w:r>
            </w:ins>
          </w:p>
          <w:p w14:paraId="60D91EA4" w14:textId="77777777" w:rsidR="00754881" w:rsidRDefault="00754881" w:rsidP="00754881">
            <w:pPr>
              <w:pStyle w:val="a9"/>
              <w:numPr>
                <w:ilvl w:val="0"/>
                <w:numId w:val="230"/>
              </w:numPr>
              <w:spacing w:line="240" w:lineRule="auto"/>
              <w:ind w:left="3360" w:firstLineChars="0"/>
              <w:jc w:val="left"/>
              <w:rPr>
                <w:ins w:id="3509" w:author="XuanWen Chen" w:date="2019-01-02T08:01:00Z"/>
                <w:rFonts w:hAnsi="宋体"/>
              </w:rPr>
            </w:pPr>
            <w:ins w:id="3510" w:author="XuanWen Chen" w:date="2019-01-02T08:01:00Z">
              <w:r>
                <w:rPr>
                  <w:rFonts w:hAnsi="宋体" w:hint="eastAsia"/>
                </w:rPr>
                <w:t>点击所想查看的帖子。</w:t>
              </w:r>
            </w:ins>
          </w:p>
          <w:p w14:paraId="047954C5" w14:textId="77777777" w:rsidR="00754881" w:rsidRDefault="00754881" w:rsidP="00754881">
            <w:pPr>
              <w:pStyle w:val="a9"/>
              <w:numPr>
                <w:ilvl w:val="0"/>
                <w:numId w:val="230"/>
              </w:numPr>
              <w:spacing w:line="240" w:lineRule="auto"/>
              <w:ind w:left="3360" w:firstLineChars="0"/>
              <w:jc w:val="left"/>
              <w:rPr>
                <w:ins w:id="3511" w:author="XuanWen Chen" w:date="2019-01-02T08:01:00Z"/>
                <w:rFonts w:hAnsi="宋体"/>
              </w:rPr>
            </w:pPr>
            <w:ins w:id="3512" w:author="XuanWen Chen" w:date="2019-01-02T08:01:00Z">
              <w:r>
                <w:rPr>
                  <w:rFonts w:hAnsi="宋体" w:hint="eastAsia"/>
                </w:rPr>
                <w:t>点击回复。</w:t>
              </w:r>
            </w:ins>
          </w:p>
          <w:p w14:paraId="3DB5BF37" w14:textId="77777777" w:rsidR="00754881" w:rsidRDefault="00754881" w:rsidP="00754881">
            <w:pPr>
              <w:pStyle w:val="a9"/>
              <w:numPr>
                <w:ilvl w:val="0"/>
                <w:numId w:val="230"/>
              </w:numPr>
              <w:spacing w:line="240" w:lineRule="auto"/>
              <w:ind w:left="3360" w:firstLineChars="0"/>
              <w:jc w:val="left"/>
              <w:rPr>
                <w:ins w:id="3513" w:author="XuanWen Chen" w:date="2019-01-02T08:01:00Z"/>
                <w:rFonts w:hAnsi="宋体"/>
              </w:rPr>
            </w:pPr>
            <w:ins w:id="3514" w:author="XuanWen Chen" w:date="2019-01-02T08:01:00Z">
              <w:r>
                <w:rPr>
                  <w:rFonts w:hAnsi="宋体" w:hint="eastAsia"/>
                </w:rPr>
                <w:t>编辑你想要回复的内容。</w:t>
              </w:r>
            </w:ins>
          </w:p>
          <w:p w14:paraId="00757CEC" w14:textId="77777777" w:rsidR="00754881" w:rsidRDefault="00754881" w:rsidP="00754881">
            <w:pPr>
              <w:pStyle w:val="a9"/>
              <w:numPr>
                <w:ilvl w:val="0"/>
                <w:numId w:val="230"/>
              </w:numPr>
              <w:spacing w:line="240" w:lineRule="auto"/>
              <w:ind w:left="3360" w:firstLineChars="0"/>
              <w:jc w:val="left"/>
              <w:rPr>
                <w:ins w:id="3515" w:author="XuanWen Chen" w:date="2019-01-02T08:01:00Z"/>
                <w:rFonts w:hAnsi="宋体"/>
              </w:rPr>
            </w:pPr>
            <w:ins w:id="3516" w:author="XuanWen Chen" w:date="2019-01-02T08:01:00Z">
              <w:r>
                <w:rPr>
                  <w:rFonts w:hAnsi="宋体" w:hint="eastAsia"/>
                </w:rPr>
                <w:t>确认发送回复。</w:t>
              </w:r>
            </w:ins>
          </w:p>
        </w:tc>
      </w:tr>
      <w:tr w:rsidR="00754881" w14:paraId="561DBB69" w14:textId="77777777" w:rsidTr="00754881">
        <w:trPr>
          <w:ins w:id="351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9AB2" w14:textId="77777777" w:rsidR="00754881" w:rsidRDefault="00754881">
            <w:pPr>
              <w:rPr>
                <w:ins w:id="3518" w:author="XuanWen Chen" w:date="2019-01-02T08:01:00Z"/>
                <w:rFonts w:hAnsi="宋体"/>
              </w:rPr>
            </w:pPr>
            <w:ins w:id="3519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B82D9" w14:textId="77777777" w:rsidR="00754881" w:rsidRDefault="00754881" w:rsidP="00754881">
            <w:pPr>
              <w:pStyle w:val="a9"/>
              <w:numPr>
                <w:ilvl w:val="0"/>
                <w:numId w:val="232"/>
              </w:numPr>
              <w:spacing w:line="240" w:lineRule="auto"/>
              <w:ind w:left="3360" w:firstLineChars="0"/>
              <w:jc w:val="left"/>
              <w:rPr>
                <w:ins w:id="3520" w:author="XuanWen Chen" w:date="2019-01-02T08:01:00Z"/>
                <w:rFonts w:hAnsi="宋体"/>
              </w:rPr>
            </w:pPr>
            <w:ins w:id="3521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73376CAF" w14:textId="77777777" w:rsidR="00754881" w:rsidRDefault="00754881" w:rsidP="00754881">
            <w:pPr>
              <w:pStyle w:val="a9"/>
              <w:numPr>
                <w:ilvl w:val="0"/>
                <w:numId w:val="232"/>
              </w:numPr>
              <w:spacing w:line="240" w:lineRule="auto"/>
              <w:ind w:left="3360" w:firstLineChars="0"/>
              <w:jc w:val="left"/>
              <w:rPr>
                <w:ins w:id="3522" w:author="XuanWen Chen" w:date="2019-01-02T08:01:00Z"/>
                <w:rFonts w:hAnsi="宋体"/>
              </w:rPr>
            </w:pPr>
            <w:ins w:id="3523" w:author="XuanWen Chen" w:date="2019-01-02T08:01:00Z">
              <w:r>
                <w:rPr>
                  <w:rFonts w:hAnsi="宋体" w:hint="eastAsia"/>
                </w:rPr>
                <w:t>查看回复我的消息</w:t>
              </w:r>
            </w:ins>
          </w:p>
          <w:p w14:paraId="30517C12" w14:textId="77777777" w:rsidR="00754881" w:rsidRDefault="00754881" w:rsidP="00754881">
            <w:pPr>
              <w:pStyle w:val="a9"/>
              <w:numPr>
                <w:ilvl w:val="0"/>
                <w:numId w:val="232"/>
              </w:numPr>
              <w:spacing w:line="240" w:lineRule="auto"/>
              <w:ind w:left="3360" w:firstLineChars="0"/>
              <w:jc w:val="left"/>
              <w:rPr>
                <w:ins w:id="3524" w:author="XuanWen Chen" w:date="2019-01-02T08:01:00Z"/>
                <w:rFonts w:hAnsi="宋体"/>
              </w:rPr>
            </w:pPr>
            <w:ins w:id="3525" w:author="XuanWen Chen" w:date="2019-01-02T08:01:00Z">
              <w:r>
                <w:rPr>
                  <w:rFonts w:hAnsi="宋体" w:hint="eastAsia"/>
                </w:rPr>
                <w:t>点击回复</w:t>
              </w:r>
            </w:ins>
          </w:p>
          <w:p w14:paraId="41119A2D" w14:textId="77777777" w:rsidR="00754881" w:rsidRDefault="00754881" w:rsidP="00754881">
            <w:pPr>
              <w:pStyle w:val="a9"/>
              <w:numPr>
                <w:ilvl w:val="0"/>
                <w:numId w:val="232"/>
              </w:numPr>
              <w:spacing w:line="240" w:lineRule="auto"/>
              <w:ind w:left="3360" w:firstLineChars="0"/>
              <w:jc w:val="left"/>
              <w:rPr>
                <w:ins w:id="3526" w:author="XuanWen Chen" w:date="2019-01-02T08:01:00Z"/>
                <w:rFonts w:hAnsi="宋体"/>
              </w:rPr>
            </w:pPr>
            <w:ins w:id="3527" w:author="XuanWen Chen" w:date="2019-01-02T08:01:00Z">
              <w:r>
                <w:rPr>
                  <w:rFonts w:hAnsi="宋体" w:hint="eastAsia"/>
                </w:rPr>
                <w:t>编辑想要回复的内容</w:t>
              </w:r>
            </w:ins>
          </w:p>
          <w:p w14:paraId="5B548FCE" w14:textId="77777777" w:rsidR="00754881" w:rsidRDefault="00754881" w:rsidP="00754881">
            <w:pPr>
              <w:pStyle w:val="a9"/>
              <w:numPr>
                <w:ilvl w:val="0"/>
                <w:numId w:val="232"/>
              </w:numPr>
              <w:spacing w:line="240" w:lineRule="auto"/>
              <w:ind w:left="3360" w:firstLineChars="0"/>
              <w:jc w:val="left"/>
              <w:rPr>
                <w:ins w:id="3528" w:author="XuanWen Chen" w:date="2019-01-02T08:01:00Z"/>
                <w:rFonts w:hAnsi="宋体"/>
              </w:rPr>
            </w:pPr>
            <w:ins w:id="3529" w:author="XuanWen Chen" w:date="2019-01-02T08:01:00Z">
              <w:r>
                <w:rPr>
                  <w:rFonts w:hAnsi="宋体" w:hint="eastAsia"/>
                </w:rPr>
                <w:t>确认回复</w:t>
              </w:r>
            </w:ins>
          </w:p>
        </w:tc>
      </w:tr>
      <w:tr w:rsidR="00754881" w14:paraId="03118890" w14:textId="77777777" w:rsidTr="00754881">
        <w:trPr>
          <w:ins w:id="353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825C" w14:textId="77777777" w:rsidR="00754881" w:rsidRDefault="00754881">
            <w:pPr>
              <w:rPr>
                <w:ins w:id="3531" w:author="XuanWen Chen" w:date="2019-01-02T08:01:00Z"/>
                <w:rFonts w:hAnsi="宋体"/>
              </w:rPr>
            </w:pPr>
            <w:ins w:id="353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EDBF" w14:textId="77777777" w:rsidR="00754881" w:rsidRDefault="00754881">
            <w:pPr>
              <w:jc w:val="left"/>
              <w:rPr>
                <w:ins w:id="3533" w:author="XuanWen Chen" w:date="2019-01-02T08:01:00Z"/>
                <w:rFonts w:hAnsi="宋体"/>
              </w:rPr>
            </w:pPr>
          </w:p>
        </w:tc>
      </w:tr>
      <w:tr w:rsidR="00754881" w14:paraId="341C1395" w14:textId="77777777" w:rsidTr="00754881">
        <w:trPr>
          <w:ins w:id="353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BD6D" w14:textId="77777777" w:rsidR="00754881" w:rsidRDefault="00754881">
            <w:pPr>
              <w:rPr>
                <w:ins w:id="3535" w:author="XuanWen Chen" w:date="2019-01-02T08:01:00Z"/>
                <w:rFonts w:hAnsi="宋体"/>
              </w:rPr>
            </w:pPr>
            <w:ins w:id="3536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FD285" w14:textId="77777777" w:rsidR="00754881" w:rsidRDefault="00754881">
            <w:pPr>
              <w:jc w:val="left"/>
              <w:rPr>
                <w:ins w:id="3537" w:author="XuanWen Chen" w:date="2019-01-02T08:01:00Z"/>
                <w:rFonts w:hAnsi="宋体"/>
              </w:rPr>
            </w:pPr>
            <w:ins w:id="3538" w:author="XuanWen Chen" w:date="2019-01-02T08:01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5E8ACA3B" w14:textId="77777777" w:rsidTr="00754881">
        <w:trPr>
          <w:ins w:id="353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F7BF" w14:textId="77777777" w:rsidR="00754881" w:rsidRDefault="00754881">
            <w:pPr>
              <w:rPr>
                <w:ins w:id="3540" w:author="XuanWen Chen" w:date="2019-01-02T08:01:00Z"/>
                <w:rFonts w:hAnsi="宋体"/>
              </w:rPr>
            </w:pPr>
            <w:ins w:id="3541" w:author="XuanWen Chen" w:date="2019-01-02T08:01:00Z">
              <w:r>
                <w:rPr>
                  <w:rFonts w:hAnsi="宋体" w:hint="eastAsia"/>
                </w:rPr>
                <w:t>使用频</w:t>
              </w:r>
              <w:r>
                <w:rPr>
                  <w:rFonts w:hAnsi="宋体" w:hint="eastAsia"/>
                </w:rPr>
                <w:lastRenderedPageBreak/>
                <w:t>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83233" w14:textId="77777777" w:rsidR="00754881" w:rsidRDefault="00754881">
            <w:pPr>
              <w:jc w:val="left"/>
              <w:rPr>
                <w:ins w:id="3542" w:author="XuanWen Chen" w:date="2019-01-02T08:01:00Z"/>
                <w:rFonts w:hAnsi="宋体"/>
              </w:rPr>
            </w:pPr>
            <w:ins w:id="3543" w:author="XuanWen Chen" w:date="2019-01-02T08:01:00Z">
              <w:r>
                <w:rPr>
                  <w:rFonts w:hAnsi="宋体" w:hint="eastAsia"/>
                </w:rPr>
                <w:lastRenderedPageBreak/>
                <w:t>高</w:t>
              </w:r>
            </w:ins>
          </w:p>
        </w:tc>
      </w:tr>
      <w:tr w:rsidR="00754881" w14:paraId="70E9FAF9" w14:textId="77777777" w:rsidTr="00754881">
        <w:trPr>
          <w:ins w:id="354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3571" w14:textId="77777777" w:rsidR="00754881" w:rsidRDefault="00754881">
            <w:pPr>
              <w:rPr>
                <w:ins w:id="3545" w:author="XuanWen Chen" w:date="2019-01-02T08:01:00Z"/>
                <w:rFonts w:hAnsi="宋体"/>
              </w:rPr>
            </w:pPr>
            <w:ins w:id="3546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FB22" w14:textId="77777777" w:rsidR="00754881" w:rsidRDefault="00754881">
            <w:pPr>
              <w:jc w:val="left"/>
              <w:rPr>
                <w:ins w:id="3547" w:author="XuanWen Chen" w:date="2019-01-02T08:01:00Z"/>
                <w:rFonts w:hAnsi="宋体"/>
              </w:rPr>
            </w:pPr>
          </w:p>
        </w:tc>
      </w:tr>
      <w:tr w:rsidR="00754881" w14:paraId="0A096226" w14:textId="77777777" w:rsidTr="00754881">
        <w:trPr>
          <w:ins w:id="354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E286D" w14:textId="77777777" w:rsidR="00754881" w:rsidRDefault="00754881">
            <w:pPr>
              <w:rPr>
                <w:ins w:id="3549" w:author="XuanWen Chen" w:date="2019-01-02T08:01:00Z"/>
                <w:rFonts w:hAnsi="宋体"/>
              </w:rPr>
            </w:pPr>
            <w:ins w:id="3550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D51B" w14:textId="77777777" w:rsidR="00754881" w:rsidRDefault="00754881">
            <w:pPr>
              <w:jc w:val="left"/>
              <w:rPr>
                <w:ins w:id="3551" w:author="XuanWen Chen" w:date="2019-01-02T08:01:00Z"/>
                <w:rFonts w:hAnsi="宋体"/>
              </w:rPr>
            </w:pPr>
          </w:p>
        </w:tc>
      </w:tr>
      <w:tr w:rsidR="00754881" w14:paraId="45A886A5" w14:textId="77777777" w:rsidTr="00754881">
        <w:trPr>
          <w:ins w:id="355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71084" w14:textId="77777777" w:rsidR="00754881" w:rsidRDefault="00754881">
            <w:pPr>
              <w:rPr>
                <w:ins w:id="3553" w:author="XuanWen Chen" w:date="2019-01-02T08:01:00Z"/>
              </w:rPr>
            </w:pPr>
            <w:ins w:id="3554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16116" w14:textId="77777777" w:rsidR="00754881" w:rsidRDefault="00754881">
            <w:pPr>
              <w:rPr>
                <w:ins w:id="3555" w:author="XuanWen Chen" w:date="2019-01-02T08:01:00Z"/>
              </w:rPr>
            </w:pPr>
          </w:p>
          <w:p w14:paraId="04C64743" w14:textId="77777777" w:rsidR="00754881" w:rsidRDefault="00754881">
            <w:pPr>
              <w:rPr>
                <w:ins w:id="3556" w:author="XuanWen Chen" w:date="2019-01-02T08:01:00Z"/>
              </w:rPr>
            </w:pPr>
          </w:p>
        </w:tc>
      </w:tr>
    </w:tbl>
    <w:p w14:paraId="6D422F58" w14:textId="77777777" w:rsidR="00754881" w:rsidRDefault="00754881" w:rsidP="00754881">
      <w:pPr>
        <w:pStyle w:val="4"/>
        <w:rPr>
          <w:ins w:id="3557" w:author="XuanWen Chen" w:date="2019-01-02T08:01:00Z"/>
        </w:rPr>
      </w:pPr>
      <w:ins w:id="3558" w:author="XuanWen Chen" w:date="2019-01-02T08:01:00Z">
        <w:r>
          <w:rPr>
            <w:rFonts w:hint="eastAsia"/>
          </w:rPr>
          <w:t>用户进入社区</w:t>
        </w:r>
      </w:ins>
    </w:p>
    <w:tbl>
      <w:tblPr>
        <w:tblStyle w:val="af0"/>
        <w:tblpPr w:leftFromText="180" w:rightFromText="180" w:vertAnchor="text" w:horzAnchor="margin" w:tblpY="347"/>
        <w:tblW w:w="8537" w:type="dxa"/>
        <w:tblLook w:val="04A0" w:firstRow="1" w:lastRow="0" w:firstColumn="1" w:lastColumn="0" w:noHBand="0" w:noVBand="1"/>
      </w:tblPr>
      <w:tblGrid>
        <w:gridCol w:w="1499"/>
        <w:gridCol w:w="1724"/>
        <w:gridCol w:w="2630"/>
        <w:gridCol w:w="2684"/>
      </w:tblGrid>
      <w:tr w:rsidR="00754881" w14:paraId="285FB2A1" w14:textId="77777777" w:rsidTr="00754881">
        <w:trPr>
          <w:ins w:id="3559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F4725" w14:textId="77777777" w:rsidR="00754881" w:rsidRDefault="00754881">
            <w:pPr>
              <w:rPr>
                <w:ins w:id="3560" w:author="XuanWen Chen" w:date="2019-01-02T08:01:00Z"/>
                <w:rFonts w:hAnsi="宋体"/>
                <w:b/>
              </w:rPr>
            </w:pPr>
            <w:ins w:id="3561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919CE" w14:textId="77777777" w:rsidR="00754881" w:rsidRDefault="00754881">
            <w:pPr>
              <w:rPr>
                <w:ins w:id="3562" w:author="XuanWen Chen" w:date="2019-01-02T08:01:00Z"/>
                <w:rFonts w:hAnsi="宋体"/>
                <w:b/>
              </w:rPr>
            </w:pPr>
            <w:ins w:id="3563" w:author="XuanWen Chen" w:date="2019-01-02T08:01:00Z">
              <w:r>
                <w:rPr>
                  <w:rFonts w:hAnsi="宋体" w:hint="eastAsia"/>
                  <w:b/>
                </w:rPr>
                <w:t>UC-1：用户进入社区</w:t>
              </w:r>
            </w:ins>
          </w:p>
        </w:tc>
      </w:tr>
      <w:tr w:rsidR="00754881" w14:paraId="397A1117" w14:textId="77777777" w:rsidTr="00754881">
        <w:trPr>
          <w:ins w:id="3564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48634" w14:textId="77777777" w:rsidR="00754881" w:rsidRDefault="00754881">
            <w:pPr>
              <w:jc w:val="left"/>
              <w:rPr>
                <w:ins w:id="3565" w:author="XuanWen Chen" w:date="2019-01-02T08:01:00Z"/>
                <w:rFonts w:hAnsi="宋体"/>
              </w:rPr>
            </w:pPr>
            <w:ins w:id="3566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702E" w14:textId="77777777" w:rsidR="00754881" w:rsidRDefault="00754881">
            <w:pPr>
              <w:jc w:val="left"/>
              <w:rPr>
                <w:ins w:id="3567" w:author="XuanWen Chen" w:date="2019-01-02T08:01:00Z"/>
                <w:rFonts w:hAnsi="宋体"/>
              </w:rPr>
            </w:pPr>
            <w:ins w:id="3568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4EC7" w14:textId="77777777" w:rsidR="00754881" w:rsidRDefault="00754881">
            <w:pPr>
              <w:jc w:val="left"/>
              <w:rPr>
                <w:ins w:id="3569" w:author="XuanWen Chen" w:date="2019-01-02T08:01:00Z"/>
                <w:rFonts w:hAnsi="宋体"/>
              </w:rPr>
            </w:pPr>
            <w:ins w:id="3570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C1FBB" w14:textId="77777777" w:rsidR="00754881" w:rsidRDefault="00754881">
            <w:pPr>
              <w:jc w:val="left"/>
              <w:rPr>
                <w:ins w:id="3571" w:author="XuanWen Chen" w:date="2019-01-02T08:01:00Z"/>
                <w:rFonts w:hAnsi="宋体"/>
              </w:rPr>
            </w:pPr>
            <w:ins w:id="3572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6F45E063" w14:textId="77777777" w:rsidTr="00754881">
        <w:trPr>
          <w:ins w:id="3573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E7620" w14:textId="77777777" w:rsidR="00754881" w:rsidRDefault="00754881">
            <w:pPr>
              <w:jc w:val="left"/>
              <w:rPr>
                <w:ins w:id="3574" w:author="XuanWen Chen" w:date="2019-01-02T08:01:00Z"/>
                <w:rFonts w:hAnsi="宋体"/>
              </w:rPr>
            </w:pPr>
            <w:ins w:id="3575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66A23" w14:textId="77777777" w:rsidR="00754881" w:rsidRDefault="00754881">
            <w:pPr>
              <w:jc w:val="left"/>
              <w:rPr>
                <w:ins w:id="3576" w:author="XuanWen Chen" w:date="2019-01-02T08:01:00Z"/>
                <w:rFonts w:hAnsi="宋体"/>
              </w:rPr>
            </w:pPr>
            <w:ins w:id="3577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2A99D" w14:textId="77777777" w:rsidR="00754881" w:rsidRDefault="00754881">
            <w:pPr>
              <w:jc w:val="left"/>
              <w:rPr>
                <w:ins w:id="3578" w:author="XuanWen Chen" w:date="2019-01-02T08:01:00Z"/>
                <w:rFonts w:hAnsi="宋体"/>
              </w:rPr>
            </w:pPr>
            <w:ins w:id="3579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D143" w14:textId="77777777" w:rsidR="00754881" w:rsidRDefault="00754881">
            <w:pPr>
              <w:jc w:val="left"/>
              <w:rPr>
                <w:ins w:id="3580" w:author="XuanWen Chen" w:date="2019-01-02T08:01:00Z"/>
                <w:rFonts w:hAnsi="宋体"/>
              </w:rPr>
            </w:pPr>
            <w:ins w:id="3581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C66BA88" w14:textId="77777777" w:rsidTr="00754881">
        <w:trPr>
          <w:ins w:id="3582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E2921" w14:textId="77777777" w:rsidR="00754881" w:rsidRDefault="00754881">
            <w:pPr>
              <w:jc w:val="left"/>
              <w:rPr>
                <w:ins w:id="3583" w:author="XuanWen Chen" w:date="2019-01-02T08:01:00Z"/>
                <w:rFonts w:hAnsi="宋体"/>
              </w:rPr>
            </w:pPr>
            <w:ins w:id="3584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B7DF" w14:textId="77777777" w:rsidR="00754881" w:rsidRDefault="00754881">
            <w:pPr>
              <w:jc w:val="left"/>
              <w:rPr>
                <w:ins w:id="3585" w:author="XuanWen Chen" w:date="2019-01-02T08:01:00Z"/>
                <w:rFonts w:hAnsi="宋体"/>
              </w:rPr>
            </w:pPr>
            <w:ins w:id="3586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38950C76" w14:textId="77777777" w:rsidTr="00754881">
        <w:trPr>
          <w:ins w:id="3587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C90D" w14:textId="77777777" w:rsidR="00754881" w:rsidRDefault="00754881">
            <w:pPr>
              <w:jc w:val="left"/>
              <w:rPr>
                <w:ins w:id="3588" w:author="XuanWen Chen" w:date="2019-01-02T08:01:00Z"/>
                <w:rFonts w:hAnsi="宋体"/>
              </w:rPr>
            </w:pPr>
            <w:ins w:id="3589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3C2CC" w14:textId="77777777" w:rsidR="00754881" w:rsidRDefault="00754881">
            <w:pPr>
              <w:jc w:val="left"/>
              <w:rPr>
                <w:ins w:id="3590" w:author="XuanWen Chen" w:date="2019-01-02T08:01:00Z"/>
                <w:rFonts w:hAnsi="宋体"/>
              </w:rPr>
            </w:pPr>
            <w:ins w:id="3591" w:author="XuanWen Chen" w:date="2019-01-02T08:01:00Z">
              <w:r>
                <w:rPr>
                  <w:rFonts w:hAnsi="宋体" w:hint="eastAsia"/>
                </w:rPr>
                <w:t>用户查看社区总</w:t>
              </w:r>
              <w:proofErr w:type="gramStart"/>
              <w:r>
                <w:rPr>
                  <w:rFonts w:hAnsi="宋体" w:hint="eastAsia"/>
                </w:rPr>
                <w:t>览</w:t>
              </w:r>
              <w:proofErr w:type="gramEnd"/>
            </w:ins>
          </w:p>
        </w:tc>
      </w:tr>
      <w:tr w:rsidR="00754881" w14:paraId="3D840376" w14:textId="77777777" w:rsidTr="00754881">
        <w:trPr>
          <w:ins w:id="3592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EA8D" w14:textId="77777777" w:rsidR="00754881" w:rsidRDefault="00754881">
            <w:pPr>
              <w:jc w:val="left"/>
              <w:rPr>
                <w:ins w:id="3593" w:author="XuanWen Chen" w:date="2019-01-02T08:01:00Z"/>
                <w:rFonts w:hAnsi="宋体"/>
              </w:rPr>
            </w:pPr>
            <w:ins w:id="3594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1FB56" w14:textId="77777777" w:rsidR="00754881" w:rsidRDefault="00754881">
            <w:pPr>
              <w:jc w:val="left"/>
              <w:rPr>
                <w:ins w:id="3595" w:author="XuanWen Chen" w:date="2019-01-02T08:01:00Z"/>
                <w:rFonts w:hAnsi="宋体"/>
              </w:rPr>
            </w:pPr>
            <w:ins w:id="3596" w:author="XuanWen Chen" w:date="2019-01-02T08:01:00Z">
              <w:r>
                <w:rPr>
                  <w:rFonts w:hAnsi="宋体" w:hint="eastAsia"/>
                </w:rPr>
                <w:t>用户想进入社区浏览</w:t>
              </w:r>
            </w:ins>
          </w:p>
        </w:tc>
      </w:tr>
      <w:tr w:rsidR="00754881" w14:paraId="3081FF46" w14:textId="77777777" w:rsidTr="00754881">
        <w:trPr>
          <w:ins w:id="3597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58AF4" w14:textId="77777777" w:rsidR="00754881" w:rsidRDefault="00754881">
            <w:pPr>
              <w:rPr>
                <w:ins w:id="3598" w:author="XuanWen Chen" w:date="2019-01-02T08:01:00Z"/>
                <w:rFonts w:hAnsi="宋体"/>
              </w:rPr>
            </w:pPr>
            <w:ins w:id="3599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0783F" w14:textId="77777777" w:rsidR="00754881" w:rsidRDefault="00754881">
            <w:pPr>
              <w:rPr>
                <w:ins w:id="3600" w:author="XuanWen Chen" w:date="2019-01-02T08:01:00Z"/>
                <w:rFonts w:hAnsi="宋体"/>
              </w:rPr>
            </w:pPr>
            <w:ins w:id="3601" w:author="XuanWen Chen" w:date="2019-01-02T08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41B9567D" w14:textId="77777777" w:rsidTr="00754881">
        <w:trPr>
          <w:ins w:id="3602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AF9F9" w14:textId="77777777" w:rsidR="00754881" w:rsidRDefault="00754881">
            <w:pPr>
              <w:rPr>
                <w:ins w:id="3603" w:author="XuanWen Chen" w:date="2019-01-02T08:01:00Z"/>
                <w:rFonts w:hAnsi="宋体"/>
              </w:rPr>
            </w:pPr>
            <w:ins w:id="3604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47B42" w14:textId="77777777" w:rsidR="00754881" w:rsidRDefault="00754881">
            <w:pPr>
              <w:rPr>
                <w:ins w:id="3605" w:author="XuanWen Chen" w:date="2019-01-02T08:01:00Z"/>
              </w:rPr>
            </w:pPr>
            <w:ins w:id="3606" w:author="XuanWen Chen" w:date="2019-01-02T08:01:00Z">
              <w:r>
                <w:rPr>
                  <w:rFonts w:hint="eastAsia"/>
                </w:rPr>
                <w:t>无</w:t>
              </w:r>
            </w:ins>
          </w:p>
        </w:tc>
      </w:tr>
      <w:tr w:rsidR="00754881" w14:paraId="213D4756" w14:textId="77777777" w:rsidTr="00754881">
        <w:trPr>
          <w:ins w:id="3607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C622" w14:textId="77777777" w:rsidR="00754881" w:rsidRDefault="00754881">
            <w:pPr>
              <w:rPr>
                <w:ins w:id="3608" w:author="XuanWen Chen" w:date="2019-01-02T08:01:00Z"/>
                <w:rFonts w:hAnsi="宋体"/>
              </w:rPr>
            </w:pPr>
            <w:ins w:id="3609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9068E" w14:textId="77777777" w:rsidR="00754881" w:rsidRDefault="00754881">
            <w:pPr>
              <w:rPr>
                <w:ins w:id="3610" w:author="XuanWen Chen" w:date="2019-01-02T08:01:00Z"/>
              </w:rPr>
            </w:pPr>
          </w:p>
        </w:tc>
      </w:tr>
      <w:tr w:rsidR="00754881" w14:paraId="11121AD5" w14:textId="77777777" w:rsidTr="00754881">
        <w:trPr>
          <w:ins w:id="3611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6683D" w14:textId="77777777" w:rsidR="00754881" w:rsidRDefault="00754881">
            <w:pPr>
              <w:rPr>
                <w:ins w:id="3612" w:author="XuanWen Chen" w:date="2019-01-02T08:01:00Z"/>
                <w:rFonts w:hAnsi="宋体"/>
              </w:rPr>
            </w:pPr>
            <w:ins w:id="361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B644" w14:textId="77777777" w:rsidR="00754881" w:rsidRDefault="00754881">
            <w:pPr>
              <w:rPr>
                <w:ins w:id="3614" w:author="XuanWen Chen" w:date="2019-01-02T08:01:00Z"/>
              </w:rPr>
            </w:pPr>
            <w:ins w:id="3615" w:author="XuanWen Chen" w:date="2019-01-02T08:01:00Z">
              <w:r>
                <w:rPr>
                  <w:rFonts w:hint="eastAsia"/>
                </w:rPr>
                <w:t>板块列表</w:t>
              </w:r>
            </w:ins>
          </w:p>
        </w:tc>
      </w:tr>
      <w:tr w:rsidR="00754881" w14:paraId="75DE91BD" w14:textId="77777777" w:rsidTr="00754881">
        <w:trPr>
          <w:ins w:id="3616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25D5" w14:textId="77777777" w:rsidR="00754881" w:rsidRDefault="00754881">
            <w:pPr>
              <w:rPr>
                <w:ins w:id="3617" w:author="XuanWen Chen" w:date="2019-01-02T08:01:00Z"/>
                <w:rFonts w:hAnsi="宋体"/>
              </w:rPr>
            </w:pPr>
            <w:ins w:id="361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44F05" w14:textId="77777777" w:rsidR="00754881" w:rsidRDefault="00754881">
            <w:pPr>
              <w:rPr>
                <w:ins w:id="3619" w:author="XuanWen Chen" w:date="2019-01-02T08:01:00Z"/>
                <w:rFonts w:hAnsi="宋体"/>
              </w:rPr>
            </w:pPr>
            <w:ins w:id="3620" w:author="XuanWen Chen" w:date="2019-01-02T08:01:00Z">
              <w:r>
                <w:rPr>
                  <w:rFonts w:hAnsi="宋体" w:hint="eastAsia"/>
                </w:rPr>
                <w:t>1.0先登录用户系统再进入社区</w:t>
              </w:r>
            </w:ins>
          </w:p>
          <w:p w14:paraId="6E38495B" w14:textId="77777777" w:rsidR="00754881" w:rsidRDefault="00754881">
            <w:pPr>
              <w:rPr>
                <w:ins w:id="3621" w:author="XuanWen Chen" w:date="2019-01-02T08:01:00Z"/>
                <w:rFonts w:hAnsi="宋体"/>
              </w:rPr>
            </w:pPr>
            <w:ins w:id="3622" w:author="XuanWen Chen" w:date="2019-01-02T08:01:00Z">
              <w:r>
                <w:rPr>
                  <w:rFonts w:hAnsi="宋体" w:hint="eastAsia"/>
                </w:rPr>
                <w:t>1.登录用户系统</w:t>
              </w:r>
            </w:ins>
          </w:p>
          <w:p w14:paraId="00632066" w14:textId="77777777" w:rsidR="00754881" w:rsidRDefault="00754881">
            <w:pPr>
              <w:rPr>
                <w:ins w:id="3623" w:author="XuanWen Chen" w:date="2019-01-02T08:01:00Z"/>
                <w:rFonts w:hAnsi="宋体"/>
              </w:rPr>
            </w:pPr>
            <w:ins w:id="3624" w:author="XuanWen Chen" w:date="2019-01-02T08:01:00Z">
              <w:r>
                <w:rPr>
                  <w:rFonts w:hAnsi="宋体" w:hint="eastAsia"/>
                </w:rPr>
                <w:t>2.进入社区浏览</w:t>
              </w:r>
            </w:ins>
          </w:p>
        </w:tc>
      </w:tr>
      <w:tr w:rsidR="00754881" w14:paraId="11D3AD35" w14:textId="77777777" w:rsidTr="00754881">
        <w:trPr>
          <w:trHeight w:val="1370"/>
          <w:ins w:id="3625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9F1B3" w14:textId="77777777" w:rsidR="00754881" w:rsidRDefault="00754881">
            <w:pPr>
              <w:rPr>
                <w:ins w:id="3626" w:author="XuanWen Chen" w:date="2019-01-02T08:01:00Z"/>
                <w:rFonts w:hAnsi="宋体"/>
              </w:rPr>
            </w:pPr>
            <w:ins w:id="362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A59CA" w14:textId="77777777" w:rsidR="00754881" w:rsidRDefault="00754881">
            <w:pPr>
              <w:rPr>
                <w:ins w:id="3628" w:author="XuanWen Chen" w:date="2019-01-02T08:01:00Z"/>
                <w:rFonts w:hAnsi="宋体"/>
              </w:rPr>
            </w:pPr>
            <w:ins w:id="3629" w:author="XuanWen Chen" w:date="2019-01-02T08:01:00Z">
              <w:r>
                <w:rPr>
                  <w:rFonts w:hAnsi="宋体" w:hint="eastAsia"/>
                </w:rPr>
                <w:t>1.1直接进入社区</w:t>
              </w:r>
            </w:ins>
          </w:p>
          <w:p w14:paraId="1923544E" w14:textId="77777777" w:rsidR="00754881" w:rsidRDefault="00754881">
            <w:pPr>
              <w:rPr>
                <w:ins w:id="3630" w:author="XuanWen Chen" w:date="2019-01-02T08:01:00Z"/>
                <w:rFonts w:hAnsi="宋体"/>
              </w:rPr>
            </w:pPr>
            <w:ins w:id="3631" w:author="XuanWen Chen" w:date="2019-01-02T08:01:00Z">
              <w:r>
                <w:rPr>
                  <w:rFonts w:hAnsi="宋体" w:hint="eastAsia"/>
                </w:rPr>
                <w:t>1.进入社区</w:t>
              </w:r>
            </w:ins>
          </w:p>
          <w:p w14:paraId="7B65F778" w14:textId="77777777" w:rsidR="00754881" w:rsidRDefault="00754881">
            <w:pPr>
              <w:rPr>
                <w:ins w:id="3632" w:author="XuanWen Chen" w:date="2019-01-02T08:01:00Z"/>
                <w:rFonts w:hAnsi="宋体"/>
              </w:rPr>
            </w:pPr>
            <w:ins w:id="3633" w:author="XuanWen Chen" w:date="2019-01-02T08:01:00Z">
              <w:r>
                <w:rPr>
                  <w:rFonts w:hAnsi="宋体" w:hint="eastAsia"/>
                </w:rPr>
                <w:t>2.进入社区浏览</w:t>
              </w:r>
            </w:ins>
          </w:p>
        </w:tc>
      </w:tr>
      <w:tr w:rsidR="00754881" w14:paraId="18617D86" w14:textId="77777777" w:rsidTr="00754881">
        <w:trPr>
          <w:ins w:id="3634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926A" w14:textId="77777777" w:rsidR="00754881" w:rsidRDefault="00754881">
            <w:pPr>
              <w:rPr>
                <w:ins w:id="3635" w:author="XuanWen Chen" w:date="2019-01-02T08:01:00Z"/>
                <w:rFonts w:hAnsi="宋体"/>
              </w:rPr>
            </w:pPr>
            <w:ins w:id="363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9CE9" w14:textId="77777777" w:rsidR="00754881" w:rsidRDefault="00754881">
            <w:pPr>
              <w:rPr>
                <w:ins w:id="3637" w:author="XuanWen Chen" w:date="2019-01-02T08:01:00Z"/>
                <w:rFonts w:hAnsi="宋体"/>
              </w:rPr>
            </w:pPr>
          </w:p>
        </w:tc>
      </w:tr>
      <w:tr w:rsidR="00754881" w14:paraId="1C1D1A94" w14:textId="77777777" w:rsidTr="00754881">
        <w:trPr>
          <w:ins w:id="3638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94BAD" w14:textId="77777777" w:rsidR="00754881" w:rsidRDefault="00754881">
            <w:pPr>
              <w:rPr>
                <w:ins w:id="3639" w:author="XuanWen Chen" w:date="2019-01-02T08:01:00Z"/>
                <w:rFonts w:hAnsi="宋体"/>
              </w:rPr>
            </w:pPr>
            <w:ins w:id="364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92F6C" w14:textId="77777777" w:rsidR="00754881" w:rsidRDefault="00754881">
            <w:pPr>
              <w:rPr>
                <w:ins w:id="3641" w:author="XuanWen Chen" w:date="2019-01-02T08:01:00Z"/>
                <w:rFonts w:hAnsi="宋体"/>
              </w:rPr>
            </w:pPr>
          </w:p>
        </w:tc>
      </w:tr>
      <w:tr w:rsidR="00754881" w14:paraId="66605BEA" w14:textId="77777777" w:rsidTr="00754881">
        <w:trPr>
          <w:ins w:id="3642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1592A" w14:textId="77777777" w:rsidR="00754881" w:rsidRDefault="00754881">
            <w:pPr>
              <w:rPr>
                <w:ins w:id="3643" w:author="XuanWen Chen" w:date="2019-01-02T08:01:00Z"/>
                <w:rFonts w:hAnsi="宋体"/>
              </w:rPr>
            </w:pPr>
            <w:ins w:id="3644" w:author="XuanWen Chen" w:date="2019-01-02T08:01:00Z">
              <w:r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658FB" w14:textId="77777777" w:rsidR="00754881" w:rsidRDefault="00754881">
            <w:pPr>
              <w:rPr>
                <w:ins w:id="3645" w:author="XuanWen Chen" w:date="2019-01-02T08:01:00Z"/>
                <w:rFonts w:hAnsi="宋体"/>
              </w:rPr>
            </w:pPr>
          </w:p>
        </w:tc>
      </w:tr>
      <w:tr w:rsidR="00754881" w14:paraId="2DBA3303" w14:textId="77777777" w:rsidTr="00754881">
        <w:trPr>
          <w:ins w:id="3646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0BD5" w14:textId="77777777" w:rsidR="00754881" w:rsidRDefault="00754881">
            <w:pPr>
              <w:rPr>
                <w:ins w:id="3647" w:author="XuanWen Chen" w:date="2019-01-02T08:01:00Z"/>
                <w:rFonts w:hAnsi="宋体"/>
              </w:rPr>
            </w:pPr>
            <w:ins w:id="364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AC78" w14:textId="77777777" w:rsidR="00754881" w:rsidRDefault="00754881">
            <w:pPr>
              <w:rPr>
                <w:ins w:id="3649" w:author="XuanWen Chen" w:date="2019-01-02T08:01:00Z"/>
                <w:rFonts w:hAnsi="宋体"/>
              </w:rPr>
            </w:pPr>
          </w:p>
        </w:tc>
      </w:tr>
      <w:tr w:rsidR="00754881" w14:paraId="61E55871" w14:textId="77777777" w:rsidTr="00754881">
        <w:trPr>
          <w:ins w:id="3650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3D580" w14:textId="77777777" w:rsidR="00754881" w:rsidRDefault="00754881">
            <w:pPr>
              <w:rPr>
                <w:ins w:id="3651" w:author="XuanWen Chen" w:date="2019-01-02T08:01:00Z"/>
                <w:rFonts w:hAnsi="宋体"/>
              </w:rPr>
            </w:pPr>
            <w:ins w:id="365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806A" w14:textId="77777777" w:rsidR="00754881" w:rsidRDefault="00754881">
            <w:pPr>
              <w:rPr>
                <w:ins w:id="3653" w:author="XuanWen Chen" w:date="2019-01-02T08:01:00Z"/>
                <w:rFonts w:hAnsi="宋体"/>
              </w:rPr>
            </w:pPr>
          </w:p>
        </w:tc>
      </w:tr>
      <w:tr w:rsidR="00754881" w14:paraId="14F16D61" w14:textId="77777777" w:rsidTr="00754881">
        <w:trPr>
          <w:ins w:id="3654" w:author="XuanWen Chen" w:date="2019-01-02T08:01:00Z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EE382" w14:textId="77777777" w:rsidR="00754881" w:rsidRDefault="00754881">
            <w:pPr>
              <w:rPr>
                <w:ins w:id="3655" w:author="XuanWen Chen" w:date="2019-01-02T08:01:00Z"/>
                <w:rFonts w:hAnsi="宋体"/>
              </w:rPr>
            </w:pPr>
            <w:ins w:id="3656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C0C0" w14:textId="77777777" w:rsidR="00754881" w:rsidRDefault="00754881">
            <w:pPr>
              <w:rPr>
                <w:ins w:id="3657" w:author="XuanWen Chen" w:date="2019-01-02T08:01:00Z"/>
                <w:rFonts w:hAnsi="宋体"/>
              </w:rPr>
            </w:pPr>
          </w:p>
        </w:tc>
      </w:tr>
    </w:tbl>
    <w:p w14:paraId="0CFDDDBC" w14:textId="77777777" w:rsidR="00754881" w:rsidRDefault="00754881" w:rsidP="00754881">
      <w:pPr>
        <w:rPr>
          <w:ins w:id="3658" w:author="XuanWen Chen" w:date="2019-01-02T08:01:00Z"/>
        </w:rPr>
      </w:pPr>
    </w:p>
    <w:p w14:paraId="02303152" w14:textId="77777777" w:rsidR="00754881" w:rsidRDefault="00754881" w:rsidP="00754881">
      <w:pPr>
        <w:pStyle w:val="4"/>
        <w:rPr>
          <w:ins w:id="3659" w:author="XuanWen Chen" w:date="2019-01-02T08:01:00Z"/>
        </w:rPr>
      </w:pPr>
      <w:ins w:id="3660" w:author="XuanWen Chen" w:date="2019-01-02T08:01:00Z">
        <w:r>
          <w:rPr>
            <w:rFonts w:hint="eastAsia"/>
          </w:rPr>
          <w:t>用户帖子类别快速选择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97"/>
        <w:gridCol w:w="1874"/>
        <w:gridCol w:w="3033"/>
      </w:tblGrid>
      <w:tr w:rsidR="00754881" w14:paraId="5C268596" w14:textId="77777777" w:rsidTr="00754881">
        <w:trPr>
          <w:ins w:id="366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0B6DD" w14:textId="77777777" w:rsidR="00754881" w:rsidRDefault="00754881">
            <w:pPr>
              <w:rPr>
                <w:ins w:id="3662" w:author="XuanWen Chen" w:date="2019-01-02T08:01:00Z"/>
              </w:rPr>
            </w:pPr>
            <w:ins w:id="3663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3E5E0" w14:textId="77777777" w:rsidR="00754881" w:rsidRDefault="00754881">
            <w:pPr>
              <w:jc w:val="left"/>
              <w:rPr>
                <w:ins w:id="3664" w:author="XuanWen Chen" w:date="2019-01-02T08:01:00Z"/>
                <w:rFonts w:hAnsi="宋体"/>
                <w:b/>
              </w:rPr>
            </w:pPr>
            <w:ins w:id="3665" w:author="XuanWen Chen" w:date="2019-01-02T08:01:00Z">
              <w:r>
                <w:rPr>
                  <w:rFonts w:hAnsi="宋体" w:hint="eastAsia"/>
                  <w:b/>
                </w:rPr>
                <w:t>UC-2：用户帖子类别快速选择</w:t>
              </w:r>
            </w:ins>
          </w:p>
        </w:tc>
      </w:tr>
      <w:tr w:rsidR="00754881" w14:paraId="3C2DF934" w14:textId="77777777" w:rsidTr="00754881">
        <w:trPr>
          <w:ins w:id="366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FA2B6" w14:textId="77777777" w:rsidR="00754881" w:rsidRDefault="00754881">
            <w:pPr>
              <w:rPr>
                <w:ins w:id="3667" w:author="XuanWen Chen" w:date="2019-01-02T08:01:00Z"/>
              </w:rPr>
            </w:pPr>
            <w:ins w:id="3668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1EF8B" w14:textId="77777777" w:rsidR="00754881" w:rsidRDefault="00754881">
            <w:pPr>
              <w:jc w:val="left"/>
              <w:rPr>
                <w:ins w:id="3669" w:author="XuanWen Chen" w:date="2019-01-02T08:01:00Z"/>
                <w:rFonts w:hAnsi="宋体"/>
              </w:rPr>
            </w:pPr>
            <w:proofErr w:type="gramStart"/>
            <w:ins w:id="3670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F6FA7" w14:textId="77777777" w:rsidR="00754881" w:rsidRDefault="00754881">
            <w:pPr>
              <w:jc w:val="left"/>
              <w:rPr>
                <w:ins w:id="3671" w:author="XuanWen Chen" w:date="2019-01-02T08:01:00Z"/>
                <w:rFonts w:hAnsi="宋体"/>
              </w:rPr>
            </w:pPr>
            <w:ins w:id="3672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B306F" w14:textId="77777777" w:rsidR="00754881" w:rsidRDefault="00754881">
            <w:pPr>
              <w:jc w:val="left"/>
              <w:rPr>
                <w:ins w:id="3673" w:author="XuanWen Chen" w:date="2019-01-02T08:01:00Z"/>
                <w:rFonts w:hAnsi="宋体"/>
              </w:rPr>
            </w:pPr>
            <w:ins w:id="3674" w:author="XuanWen Chen" w:date="2019-01-02T08:01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3161A95A" w14:textId="77777777" w:rsidTr="00754881">
        <w:trPr>
          <w:ins w:id="367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E026D" w14:textId="77777777" w:rsidR="00754881" w:rsidRDefault="00754881">
            <w:pPr>
              <w:rPr>
                <w:ins w:id="3676" w:author="XuanWen Chen" w:date="2019-01-02T08:01:00Z"/>
              </w:rPr>
            </w:pPr>
            <w:ins w:id="3677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F4D3" w14:textId="77777777" w:rsidR="00754881" w:rsidRDefault="00754881">
            <w:pPr>
              <w:jc w:val="left"/>
              <w:rPr>
                <w:ins w:id="3678" w:author="XuanWen Chen" w:date="2019-01-02T08:01:00Z"/>
                <w:rFonts w:hAnsi="宋体"/>
              </w:rPr>
            </w:pPr>
            <w:ins w:id="3679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02BB4" w14:textId="77777777" w:rsidR="00754881" w:rsidRDefault="00754881">
            <w:pPr>
              <w:jc w:val="left"/>
              <w:rPr>
                <w:ins w:id="3680" w:author="XuanWen Chen" w:date="2019-01-02T08:01:00Z"/>
                <w:rFonts w:hAnsi="宋体"/>
              </w:rPr>
            </w:pPr>
            <w:ins w:id="3681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96558" w14:textId="77777777" w:rsidR="00754881" w:rsidRDefault="00754881">
            <w:pPr>
              <w:jc w:val="left"/>
              <w:rPr>
                <w:ins w:id="3682" w:author="XuanWen Chen" w:date="2019-01-02T08:01:00Z"/>
                <w:rFonts w:hAnsi="宋体"/>
              </w:rPr>
            </w:pPr>
            <w:ins w:id="3683" w:author="XuanWen Chen" w:date="2019-01-02T08:01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532F9A66" w14:textId="77777777" w:rsidTr="00754881">
        <w:trPr>
          <w:ins w:id="368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A702" w14:textId="77777777" w:rsidR="00754881" w:rsidRDefault="00754881">
            <w:pPr>
              <w:rPr>
                <w:ins w:id="3685" w:author="XuanWen Chen" w:date="2019-01-02T08:01:00Z"/>
              </w:rPr>
            </w:pPr>
            <w:ins w:id="3686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ABE0" w14:textId="77777777" w:rsidR="00754881" w:rsidRDefault="00754881">
            <w:pPr>
              <w:jc w:val="left"/>
              <w:rPr>
                <w:ins w:id="3687" w:author="XuanWen Chen" w:date="2019-01-02T08:01:00Z"/>
                <w:rFonts w:hAnsi="宋体"/>
              </w:rPr>
            </w:pPr>
            <w:ins w:id="3688" w:author="XuanWen Chen" w:date="2019-01-02T08:01:00Z">
              <w:r>
                <w:rPr>
                  <w:rFonts w:hAnsi="宋体" w:hint="eastAsia"/>
                </w:rPr>
                <w:t>用户对于特定帖子类别进行快速选择</w:t>
              </w:r>
            </w:ins>
          </w:p>
        </w:tc>
      </w:tr>
      <w:tr w:rsidR="00754881" w14:paraId="61CE9278" w14:textId="77777777" w:rsidTr="00754881">
        <w:trPr>
          <w:ins w:id="368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315B7" w14:textId="77777777" w:rsidR="00754881" w:rsidRDefault="00754881">
            <w:pPr>
              <w:rPr>
                <w:ins w:id="3690" w:author="XuanWen Chen" w:date="2019-01-02T08:01:00Z"/>
              </w:rPr>
            </w:pPr>
            <w:ins w:id="3691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50570" w14:textId="77777777" w:rsidR="00754881" w:rsidRDefault="00754881">
            <w:pPr>
              <w:jc w:val="left"/>
              <w:rPr>
                <w:ins w:id="3692" w:author="XuanWen Chen" w:date="2019-01-02T08:01:00Z"/>
                <w:rFonts w:hAnsi="宋体"/>
              </w:rPr>
            </w:pPr>
            <w:ins w:id="3693" w:author="XuanWen Chen" w:date="2019-01-02T08:01:00Z">
              <w:r>
                <w:rPr>
                  <w:rFonts w:hAnsi="宋体" w:hint="eastAsia"/>
                </w:rPr>
                <w:t>用户表示想对于特定帖子类别进行快速选择</w:t>
              </w:r>
            </w:ins>
          </w:p>
        </w:tc>
      </w:tr>
      <w:tr w:rsidR="00754881" w14:paraId="67D958FA" w14:textId="77777777" w:rsidTr="00754881">
        <w:trPr>
          <w:ins w:id="369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FE4E" w14:textId="77777777" w:rsidR="00754881" w:rsidRDefault="00754881">
            <w:pPr>
              <w:rPr>
                <w:ins w:id="3695" w:author="XuanWen Chen" w:date="2019-01-02T08:01:00Z"/>
              </w:rPr>
            </w:pPr>
            <w:ins w:id="3696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9C1B7" w14:textId="77777777" w:rsidR="00754881" w:rsidRDefault="00754881">
            <w:pPr>
              <w:jc w:val="left"/>
              <w:rPr>
                <w:ins w:id="3697" w:author="XuanWen Chen" w:date="2019-01-02T08:01:00Z"/>
                <w:rFonts w:hAnsi="宋体"/>
              </w:rPr>
            </w:pPr>
            <w:ins w:id="3698" w:author="XuanWen Chen" w:date="2019-01-02T08:01:00Z">
              <w:r>
                <w:rPr>
                  <w:rFonts w:hint="eastAsia"/>
                </w:rPr>
                <w:t>PRE-1: 用户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20770039" w14:textId="77777777" w:rsidTr="00754881">
        <w:trPr>
          <w:ins w:id="369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6450" w14:textId="77777777" w:rsidR="00754881" w:rsidRDefault="00754881">
            <w:pPr>
              <w:rPr>
                <w:ins w:id="3700" w:author="XuanWen Chen" w:date="2019-01-02T08:01:00Z"/>
              </w:rPr>
            </w:pPr>
            <w:ins w:id="3701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FFD59" w14:textId="77777777" w:rsidR="00754881" w:rsidRDefault="00754881">
            <w:pPr>
              <w:jc w:val="left"/>
              <w:rPr>
                <w:ins w:id="3702" w:author="XuanWen Chen" w:date="2019-01-02T08:01:00Z"/>
                <w:rFonts w:hAnsi="宋体"/>
              </w:rPr>
            </w:pPr>
            <w:ins w:id="3703" w:author="XuanWen Chen" w:date="2019-01-02T08:01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系统显示特定帖子列表</w:t>
              </w:r>
            </w:ins>
          </w:p>
        </w:tc>
      </w:tr>
      <w:tr w:rsidR="00754881" w14:paraId="092AC5F1" w14:textId="77777777" w:rsidTr="00754881">
        <w:trPr>
          <w:ins w:id="370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49BA" w14:textId="77777777" w:rsidR="00754881" w:rsidRDefault="00754881">
            <w:pPr>
              <w:rPr>
                <w:ins w:id="3705" w:author="XuanWen Chen" w:date="2019-01-02T08:01:00Z"/>
                <w:rFonts w:hAnsi="宋体"/>
              </w:rPr>
            </w:pPr>
            <w:ins w:id="370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0ED4" w14:textId="77777777" w:rsidR="00754881" w:rsidRDefault="00754881">
            <w:pPr>
              <w:jc w:val="left"/>
              <w:rPr>
                <w:ins w:id="3707" w:author="XuanWen Chen" w:date="2019-01-02T08:01:00Z"/>
              </w:rPr>
            </w:pPr>
            <w:ins w:id="3708" w:author="XuanWen Chen" w:date="2019-01-02T08:01:00Z">
              <w:r>
                <w:rPr>
                  <w:rFonts w:hint="eastAsia"/>
                </w:rPr>
                <w:t>类别信息</w:t>
              </w:r>
            </w:ins>
          </w:p>
        </w:tc>
      </w:tr>
      <w:tr w:rsidR="00754881" w14:paraId="140CB400" w14:textId="77777777" w:rsidTr="00754881">
        <w:trPr>
          <w:ins w:id="370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869D2" w14:textId="77777777" w:rsidR="00754881" w:rsidRDefault="00754881">
            <w:pPr>
              <w:rPr>
                <w:ins w:id="3710" w:author="XuanWen Chen" w:date="2019-01-02T08:01:00Z"/>
                <w:rFonts w:hAnsi="宋体"/>
              </w:rPr>
            </w:pPr>
            <w:ins w:id="371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06AC3" w14:textId="77777777" w:rsidR="00754881" w:rsidRDefault="00754881">
            <w:pPr>
              <w:jc w:val="left"/>
              <w:rPr>
                <w:ins w:id="3712" w:author="XuanWen Chen" w:date="2019-01-02T08:01:00Z"/>
              </w:rPr>
            </w:pPr>
            <w:ins w:id="3713" w:author="XuanWen Chen" w:date="2019-01-02T08:01:00Z">
              <w:r>
                <w:rPr>
                  <w:rFonts w:hint="eastAsia"/>
                </w:rPr>
                <w:t>帖子列表</w:t>
              </w:r>
            </w:ins>
          </w:p>
        </w:tc>
      </w:tr>
      <w:tr w:rsidR="00754881" w14:paraId="7CA3FA44" w14:textId="77777777" w:rsidTr="00754881">
        <w:trPr>
          <w:ins w:id="3714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32E6" w14:textId="77777777" w:rsidR="00754881" w:rsidRDefault="00754881">
            <w:pPr>
              <w:rPr>
                <w:ins w:id="3715" w:author="XuanWen Chen" w:date="2019-01-02T08:01:00Z"/>
              </w:rPr>
            </w:pPr>
            <w:ins w:id="371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5A9" w14:textId="77777777" w:rsidR="00754881" w:rsidRDefault="00754881">
            <w:pPr>
              <w:jc w:val="left"/>
              <w:rPr>
                <w:ins w:id="3717" w:author="XuanWen Chen" w:date="2019-01-02T08:01:00Z"/>
                <w:rFonts w:hAnsi="宋体"/>
              </w:rPr>
            </w:pPr>
            <w:ins w:id="3718" w:author="XuanWen Chen" w:date="2019-01-02T08:01:00Z">
              <w:r>
                <w:rPr>
                  <w:rFonts w:hAnsi="宋体" w:hint="eastAsia"/>
                </w:rPr>
                <w:t>3.0用户帖子类别快速选择</w:t>
              </w:r>
            </w:ins>
          </w:p>
          <w:p w14:paraId="12DF71A6" w14:textId="77777777" w:rsidR="00754881" w:rsidRDefault="00754881" w:rsidP="00754881">
            <w:pPr>
              <w:pStyle w:val="a9"/>
              <w:numPr>
                <w:ilvl w:val="0"/>
                <w:numId w:val="234"/>
              </w:numPr>
              <w:spacing w:line="240" w:lineRule="auto"/>
              <w:ind w:left="3360" w:firstLineChars="0"/>
              <w:jc w:val="left"/>
              <w:rPr>
                <w:ins w:id="3719" w:author="XuanWen Chen" w:date="2019-01-02T08:01:00Z"/>
                <w:rFonts w:hAnsi="宋体"/>
              </w:rPr>
            </w:pPr>
            <w:ins w:id="3720" w:author="XuanWen Chen" w:date="2019-01-02T08:01:00Z">
              <w:r>
                <w:rPr>
                  <w:rFonts w:hAnsi="宋体" w:hint="eastAsia"/>
                </w:rPr>
                <w:t>用户点击社区按钮</w:t>
              </w:r>
            </w:ins>
          </w:p>
          <w:p w14:paraId="2117AB33" w14:textId="77777777" w:rsidR="00754881" w:rsidRDefault="00754881" w:rsidP="00754881">
            <w:pPr>
              <w:pStyle w:val="a9"/>
              <w:numPr>
                <w:ilvl w:val="0"/>
                <w:numId w:val="234"/>
              </w:numPr>
              <w:spacing w:line="240" w:lineRule="auto"/>
              <w:ind w:left="3360" w:firstLineChars="0"/>
              <w:jc w:val="left"/>
              <w:rPr>
                <w:ins w:id="3721" w:author="XuanWen Chen" w:date="2019-01-02T08:01:00Z"/>
                <w:rFonts w:hAnsi="宋体"/>
              </w:rPr>
            </w:pPr>
            <w:ins w:id="3722" w:author="XuanWen Chen" w:date="2019-01-02T08:01:00Z">
              <w:r>
                <w:rPr>
                  <w:rFonts w:hAnsi="宋体" w:hint="eastAsia"/>
                </w:rPr>
                <w:t>系统显示所有板块信息</w:t>
              </w:r>
            </w:ins>
          </w:p>
          <w:p w14:paraId="240F785B" w14:textId="77777777" w:rsidR="00754881" w:rsidRDefault="00754881" w:rsidP="00754881">
            <w:pPr>
              <w:pStyle w:val="a9"/>
              <w:numPr>
                <w:ilvl w:val="0"/>
                <w:numId w:val="234"/>
              </w:numPr>
              <w:spacing w:line="240" w:lineRule="auto"/>
              <w:ind w:left="3360" w:firstLineChars="0"/>
              <w:jc w:val="left"/>
              <w:rPr>
                <w:ins w:id="3723" w:author="XuanWen Chen" w:date="2019-01-02T08:01:00Z"/>
                <w:rFonts w:hAnsi="宋体"/>
              </w:rPr>
            </w:pPr>
            <w:ins w:id="3724" w:author="XuanWen Chen" w:date="2019-01-02T08:01:00Z">
              <w:r>
                <w:rPr>
                  <w:rFonts w:hAnsi="宋体" w:hint="eastAsia"/>
                </w:rPr>
                <w:t>用户点击特定板块</w:t>
              </w:r>
            </w:ins>
          </w:p>
          <w:p w14:paraId="0088F0B6" w14:textId="77777777" w:rsidR="00754881" w:rsidRDefault="00754881" w:rsidP="00754881">
            <w:pPr>
              <w:pStyle w:val="a9"/>
              <w:numPr>
                <w:ilvl w:val="0"/>
                <w:numId w:val="234"/>
              </w:numPr>
              <w:spacing w:line="240" w:lineRule="auto"/>
              <w:ind w:left="3360" w:firstLineChars="0"/>
              <w:jc w:val="left"/>
              <w:rPr>
                <w:ins w:id="3725" w:author="XuanWen Chen" w:date="2019-01-02T08:01:00Z"/>
                <w:rFonts w:hAnsi="宋体"/>
              </w:rPr>
            </w:pPr>
            <w:ins w:id="3726" w:author="XuanWen Chen" w:date="2019-01-02T08:01:00Z">
              <w:r>
                <w:rPr>
                  <w:rFonts w:hAnsi="宋体" w:hint="eastAsia"/>
                </w:rPr>
                <w:t>用户点击特定帖子类别</w:t>
              </w:r>
            </w:ins>
          </w:p>
          <w:p w14:paraId="20872BB1" w14:textId="77777777" w:rsidR="00754881" w:rsidRDefault="00754881" w:rsidP="00754881">
            <w:pPr>
              <w:pStyle w:val="a9"/>
              <w:numPr>
                <w:ilvl w:val="0"/>
                <w:numId w:val="234"/>
              </w:numPr>
              <w:spacing w:line="240" w:lineRule="auto"/>
              <w:ind w:left="3360" w:firstLineChars="0"/>
              <w:jc w:val="left"/>
              <w:rPr>
                <w:ins w:id="3727" w:author="XuanWen Chen" w:date="2019-01-02T08:01:00Z"/>
                <w:rFonts w:hAnsi="宋体"/>
              </w:rPr>
            </w:pPr>
            <w:ins w:id="3728" w:author="XuanWen Chen" w:date="2019-01-02T08:01:00Z">
              <w:r>
                <w:rPr>
                  <w:rFonts w:hAnsi="宋体" w:hint="eastAsia"/>
                </w:rPr>
                <w:t>系统显示特定帖子列表</w:t>
              </w:r>
            </w:ins>
          </w:p>
        </w:tc>
      </w:tr>
      <w:tr w:rsidR="00754881" w14:paraId="283DC826" w14:textId="77777777" w:rsidTr="00754881">
        <w:trPr>
          <w:ins w:id="372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0DA9" w14:textId="77777777" w:rsidR="00754881" w:rsidRDefault="00754881">
            <w:pPr>
              <w:rPr>
                <w:ins w:id="3730" w:author="XuanWen Chen" w:date="2019-01-02T08:01:00Z"/>
                <w:rFonts w:hAnsi="宋体"/>
              </w:rPr>
            </w:pPr>
            <w:ins w:id="373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CD82" w14:textId="77777777" w:rsidR="00754881" w:rsidRDefault="00754881">
            <w:pPr>
              <w:jc w:val="left"/>
              <w:rPr>
                <w:ins w:id="3732" w:author="XuanWen Chen" w:date="2019-01-02T08:01:00Z"/>
                <w:rFonts w:hAnsi="宋体"/>
              </w:rPr>
            </w:pPr>
          </w:p>
        </w:tc>
      </w:tr>
      <w:tr w:rsidR="00754881" w14:paraId="07D5C9EB" w14:textId="77777777" w:rsidTr="00754881">
        <w:trPr>
          <w:ins w:id="37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1E10" w14:textId="77777777" w:rsidR="00754881" w:rsidRDefault="00754881">
            <w:pPr>
              <w:rPr>
                <w:ins w:id="3734" w:author="XuanWen Chen" w:date="2019-01-02T08:01:00Z"/>
                <w:rFonts w:hAnsi="宋体"/>
              </w:rPr>
            </w:pPr>
            <w:ins w:id="373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237DD" w14:textId="77777777" w:rsidR="00754881" w:rsidRDefault="00754881">
            <w:pPr>
              <w:jc w:val="left"/>
              <w:rPr>
                <w:ins w:id="3736" w:author="XuanWen Chen" w:date="2019-01-02T08:01:00Z"/>
                <w:rFonts w:hAnsi="宋体"/>
              </w:rPr>
            </w:pPr>
          </w:p>
        </w:tc>
      </w:tr>
      <w:tr w:rsidR="00754881" w14:paraId="70B7ABB3" w14:textId="77777777" w:rsidTr="00754881">
        <w:trPr>
          <w:ins w:id="37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EB6D" w14:textId="77777777" w:rsidR="00754881" w:rsidRDefault="00754881">
            <w:pPr>
              <w:rPr>
                <w:ins w:id="3738" w:author="XuanWen Chen" w:date="2019-01-02T08:01:00Z"/>
                <w:rFonts w:hAnsi="宋体"/>
              </w:rPr>
            </w:pPr>
            <w:ins w:id="373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79123" w14:textId="77777777" w:rsidR="00754881" w:rsidRDefault="00754881">
            <w:pPr>
              <w:jc w:val="left"/>
              <w:rPr>
                <w:ins w:id="3740" w:author="XuanWen Chen" w:date="2019-01-02T08:01:00Z"/>
                <w:rFonts w:hAnsi="宋体"/>
              </w:rPr>
            </w:pPr>
          </w:p>
        </w:tc>
      </w:tr>
      <w:tr w:rsidR="00754881" w14:paraId="264FD14B" w14:textId="77777777" w:rsidTr="00754881">
        <w:trPr>
          <w:ins w:id="374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2F6E0" w14:textId="77777777" w:rsidR="00754881" w:rsidRDefault="00754881">
            <w:pPr>
              <w:rPr>
                <w:ins w:id="3742" w:author="XuanWen Chen" w:date="2019-01-02T08:01:00Z"/>
                <w:rFonts w:hAnsi="宋体"/>
              </w:rPr>
            </w:pPr>
            <w:ins w:id="374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5CB2A" w14:textId="77777777" w:rsidR="00754881" w:rsidRDefault="00754881">
            <w:pPr>
              <w:jc w:val="left"/>
              <w:rPr>
                <w:ins w:id="3744" w:author="XuanWen Chen" w:date="2019-01-02T08:01:00Z"/>
                <w:rFonts w:hAnsi="宋体"/>
              </w:rPr>
            </w:pPr>
            <w:ins w:id="3745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70B89531" w14:textId="77777777" w:rsidTr="00754881">
        <w:trPr>
          <w:ins w:id="374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CE537" w14:textId="77777777" w:rsidR="00754881" w:rsidRDefault="00754881">
            <w:pPr>
              <w:rPr>
                <w:ins w:id="3747" w:author="XuanWen Chen" w:date="2019-01-02T08:01:00Z"/>
                <w:rFonts w:hAnsi="宋体"/>
              </w:rPr>
            </w:pPr>
            <w:ins w:id="374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46F2" w14:textId="77777777" w:rsidR="00754881" w:rsidRDefault="00754881">
            <w:pPr>
              <w:jc w:val="left"/>
              <w:rPr>
                <w:ins w:id="3749" w:author="XuanWen Chen" w:date="2019-01-02T08:01:00Z"/>
                <w:rFonts w:hAnsi="宋体"/>
              </w:rPr>
            </w:pPr>
          </w:p>
        </w:tc>
      </w:tr>
      <w:tr w:rsidR="00754881" w14:paraId="00E281C2" w14:textId="77777777" w:rsidTr="00754881">
        <w:trPr>
          <w:ins w:id="3750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6C90" w14:textId="77777777" w:rsidR="00754881" w:rsidRDefault="00754881">
            <w:pPr>
              <w:rPr>
                <w:ins w:id="3751" w:author="XuanWen Chen" w:date="2019-01-02T08:01:00Z"/>
                <w:rFonts w:hAnsi="宋体"/>
              </w:rPr>
            </w:pPr>
            <w:ins w:id="375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C293" w14:textId="77777777" w:rsidR="00754881" w:rsidRDefault="00754881">
            <w:pPr>
              <w:jc w:val="left"/>
              <w:rPr>
                <w:ins w:id="3753" w:author="XuanWen Chen" w:date="2019-01-02T08:01:00Z"/>
                <w:rFonts w:hAnsi="宋体"/>
              </w:rPr>
            </w:pPr>
            <w:ins w:id="3754" w:author="XuanWen Chen" w:date="2019-01-02T08:01:00Z">
              <w:r>
                <w:rPr>
                  <w:rFonts w:hAnsi="宋体" w:hint="eastAsia"/>
                </w:rPr>
                <w:t>在搜索框中输入的查询信息为帖子名称，可模糊查询</w:t>
              </w:r>
            </w:ins>
          </w:p>
        </w:tc>
      </w:tr>
      <w:tr w:rsidR="00754881" w14:paraId="13406618" w14:textId="77777777" w:rsidTr="00754881">
        <w:trPr>
          <w:ins w:id="37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A8BA" w14:textId="77777777" w:rsidR="00754881" w:rsidRDefault="00754881">
            <w:pPr>
              <w:rPr>
                <w:ins w:id="3756" w:author="XuanWen Chen" w:date="2019-01-02T08:01:00Z"/>
              </w:rPr>
            </w:pPr>
            <w:ins w:id="375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925B" w14:textId="77777777" w:rsidR="00754881" w:rsidRDefault="00754881">
            <w:pPr>
              <w:rPr>
                <w:ins w:id="3758" w:author="XuanWen Chen" w:date="2019-01-02T08:01:00Z"/>
              </w:rPr>
            </w:pPr>
          </w:p>
          <w:p w14:paraId="6D348788" w14:textId="77777777" w:rsidR="00754881" w:rsidRDefault="00754881">
            <w:pPr>
              <w:rPr>
                <w:ins w:id="3759" w:author="XuanWen Chen" w:date="2019-01-02T08:01:00Z"/>
              </w:rPr>
            </w:pPr>
          </w:p>
        </w:tc>
      </w:tr>
    </w:tbl>
    <w:p w14:paraId="28995999" w14:textId="77777777" w:rsidR="00754881" w:rsidRDefault="00754881" w:rsidP="00754881">
      <w:pPr>
        <w:rPr>
          <w:ins w:id="3760" w:author="XuanWen Chen" w:date="2019-01-02T08:01:00Z"/>
        </w:rPr>
      </w:pPr>
    </w:p>
    <w:p w14:paraId="1E0F02DF" w14:textId="77777777" w:rsidR="00754881" w:rsidRDefault="00754881" w:rsidP="00754881">
      <w:pPr>
        <w:pStyle w:val="4"/>
        <w:rPr>
          <w:ins w:id="3761" w:author="XuanWen Chen" w:date="2019-01-02T08:01:00Z"/>
        </w:rPr>
      </w:pPr>
      <w:ins w:id="3762" w:author="XuanWen Chen" w:date="2019-01-02T08:01:00Z">
        <w:r>
          <w:rPr>
            <w:rFonts w:hint="eastAsia"/>
          </w:rPr>
          <w:t>用户查看论坛公告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1671"/>
        <w:gridCol w:w="2049"/>
        <w:gridCol w:w="2151"/>
        <w:gridCol w:w="2651"/>
      </w:tblGrid>
      <w:tr w:rsidR="00754881" w14:paraId="530A5491" w14:textId="77777777" w:rsidTr="00754881">
        <w:trPr>
          <w:ins w:id="376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F902" w14:textId="77777777" w:rsidR="00754881" w:rsidRDefault="00754881">
            <w:pPr>
              <w:rPr>
                <w:ins w:id="3764" w:author="XuanWen Chen" w:date="2019-01-02T08:01:00Z"/>
                <w:rFonts w:hAnsi="宋体"/>
                <w:b/>
              </w:rPr>
            </w:pPr>
            <w:ins w:id="376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68CF5" w14:textId="77777777" w:rsidR="00754881" w:rsidRDefault="00754881">
            <w:pPr>
              <w:rPr>
                <w:ins w:id="3766" w:author="XuanWen Chen" w:date="2019-01-02T08:01:00Z"/>
                <w:rFonts w:hAnsi="宋体"/>
                <w:b/>
              </w:rPr>
            </w:pPr>
            <w:ins w:id="3767" w:author="XuanWen Chen" w:date="2019-01-02T08:01:00Z">
              <w:r>
                <w:rPr>
                  <w:rFonts w:hAnsi="宋体" w:hint="eastAsia"/>
                  <w:b/>
                </w:rPr>
                <w:t>UC-1：用户查看论坛公告</w:t>
              </w:r>
            </w:ins>
          </w:p>
        </w:tc>
      </w:tr>
      <w:tr w:rsidR="00754881" w14:paraId="1754AB4A" w14:textId="77777777" w:rsidTr="00754881">
        <w:trPr>
          <w:ins w:id="376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B160B" w14:textId="77777777" w:rsidR="00754881" w:rsidRDefault="00754881">
            <w:pPr>
              <w:jc w:val="left"/>
              <w:rPr>
                <w:ins w:id="3769" w:author="XuanWen Chen" w:date="2019-01-02T08:01:00Z"/>
                <w:rFonts w:hAnsi="宋体"/>
              </w:rPr>
            </w:pPr>
            <w:ins w:id="377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75E5" w14:textId="77777777" w:rsidR="00754881" w:rsidRDefault="00754881">
            <w:pPr>
              <w:jc w:val="left"/>
              <w:rPr>
                <w:ins w:id="3771" w:author="XuanWen Chen" w:date="2019-01-02T08:01:00Z"/>
                <w:rFonts w:hAnsi="宋体"/>
              </w:rPr>
            </w:pPr>
            <w:ins w:id="3772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A1F" w14:textId="77777777" w:rsidR="00754881" w:rsidRDefault="00754881">
            <w:pPr>
              <w:jc w:val="left"/>
              <w:rPr>
                <w:ins w:id="3773" w:author="XuanWen Chen" w:date="2019-01-02T08:01:00Z"/>
                <w:rFonts w:hAnsi="宋体"/>
              </w:rPr>
            </w:pPr>
            <w:ins w:id="377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7F7E" w14:textId="77777777" w:rsidR="00754881" w:rsidRDefault="00754881">
            <w:pPr>
              <w:jc w:val="left"/>
              <w:rPr>
                <w:ins w:id="3775" w:author="XuanWen Chen" w:date="2019-01-02T08:01:00Z"/>
                <w:rFonts w:hAnsi="宋体"/>
              </w:rPr>
            </w:pPr>
            <w:ins w:id="3776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76C1D87F" w14:textId="77777777" w:rsidTr="00754881">
        <w:trPr>
          <w:ins w:id="377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BF74C" w14:textId="77777777" w:rsidR="00754881" w:rsidRDefault="00754881">
            <w:pPr>
              <w:jc w:val="left"/>
              <w:rPr>
                <w:ins w:id="3778" w:author="XuanWen Chen" w:date="2019-01-02T08:01:00Z"/>
                <w:rFonts w:hAnsi="宋体"/>
              </w:rPr>
            </w:pPr>
            <w:ins w:id="377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F38A" w14:textId="77777777" w:rsidR="00754881" w:rsidRDefault="00754881">
            <w:pPr>
              <w:jc w:val="left"/>
              <w:rPr>
                <w:ins w:id="3780" w:author="XuanWen Chen" w:date="2019-01-02T08:01:00Z"/>
                <w:rFonts w:hAnsi="宋体"/>
              </w:rPr>
            </w:pPr>
            <w:ins w:id="378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DDDEC" w14:textId="77777777" w:rsidR="00754881" w:rsidRDefault="00754881">
            <w:pPr>
              <w:jc w:val="left"/>
              <w:rPr>
                <w:ins w:id="3782" w:author="XuanWen Chen" w:date="2019-01-02T08:01:00Z"/>
                <w:rFonts w:hAnsi="宋体"/>
              </w:rPr>
            </w:pPr>
            <w:ins w:id="378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76E5E" w14:textId="77777777" w:rsidR="00754881" w:rsidRDefault="00754881">
            <w:pPr>
              <w:jc w:val="left"/>
              <w:rPr>
                <w:ins w:id="3784" w:author="XuanWen Chen" w:date="2019-01-02T08:01:00Z"/>
                <w:rFonts w:hAnsi="宋体"/>
              </w:rPr>
            </w:pPr>
            <w:ins w:id="378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D88BCC9" w14:textId="77777777" w:rsidTr="00754881">
        <w:trPr>
          <w:ins w:id="378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83DD" w14:textId="77777777" w:rsidR="00754881" w:rsidRDefault="00754881">
            <w:pPr>
              <w:jc w:val="left"/>
              <w:rPr>
                <w:ins w:id="3787" w:author="XuanWen Chen" w:date="2019-01-02T08:01:00Z"/>
                <w:rFonts w:hAnsi="宋体"/>
              </w:rPr>
            </w:pPr>
            <w:ins w:id="3788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7559" w14:textId="77777777" w:rsidR="00754881" w:rsidRDefault="00754881">
            <w:pPr>
              <w:jc w:val="left"/>
              <w:rPr>
                <w:ins w:id="3789" w:author="XuanWen Chen" w:date="2019-01-02T08:01:00Z"/>
                <w:rFonts w:hAnsi="宋体"/>
              </w:rPr>
            </w:pPr>
            <w:ins w:id="3790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6ABBA0E3" w14:textId="77777777" w:rsidTr="00754881">
        <w:trPr>
          <w:ins w:id="379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F429C" w14:textId="77777777" w:rsidR="00754881" w:rsidRDefault="00754881">
            <w:pPr>
              <w:jc w:val="left"/>
              <w:rPr>
                <w:ins w:id="3792" w:author="XuanWen Chen" w:date="2019-01-02T08:01:00Z"/>
                <w:rFonts w:hAnsi="宋体"/>
              </w:rPr>
            </w:pPr>
            <w:ins w:id="3793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B4179" w14:textId="77777777" w:rsidR="00754881" w:rsidRDefault="00754881">
            <w:pPr>
              <w:jc w:val="left"/>
              <w:rPr>
                <w:ins w:id="3794" w:author="XuanWen Chen" w:date="2019-01-02T08:01:00Z"/>
                <w:rFonts w:hAnsi="宋体"/>
              </w:rPr>
            </w:pPr>
            <w:ins w:id="3795" w:author="XuanWen Chen" w:date="2019-01-02T08:01:00Z">
              <w:r>
                <w:rPr>
                  <w:rFonts w:hAnsi="宋体" w:hint="eastAsia"/>
                </w:rPr>
                <w:t>用户查看论坛公告</w:t>
              </w:r>
            </w:ins>
          </w:p>
        </w:tc>
      </w:tr>
      <w:tr w:rsidR="00754881" w14:paraId="5F8C6D7B" w14:textId="77777777" w:rsidTr="00754881">
        <w:trPr>
          <w:ins w:id="379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80DD1" w14:textId="77777777" w:rsidR="00754881" w:rsidRDefault="00754881">
            <w:pPr>
              <w:jc w:val="left"/>
              <w:rPr>
                <w:ins w:id="3797" w:author="XuanWen Chen" w:date="2019-01-02T08:01:00Z"/>
                <w:rFonts w:hAnsi="宋体"/>
              </w:rPr>
            </w:pPr>
            <w:ins w:id="3798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CD3D" w14:textId="77777777" w:rsidR="00754881" w:rsidRDefault="00754881">
            <w:pPr>
              <w:jc w:val="left"/>
              <w:rPr>
                <w:ins w:id="3799" w:author="XuanWen Chen" w:date="2019-01-02T08:01:00Z"/>
                <w:rFonts w:hAnsi="宋体"/>
              </w:rPr>
            </w:pPr>
            <w:ins w:id="3800" w:author="XuanWen Chen" w:date="2019-01-02T08:01:00Z">
              <w:r>
                <w:rPr>
                  <w:rFonts w:hAnsi="宋体" w:hint="eastAsia"/>
                </w:rPr>
                <w:t>用户想查看论坛公告</w:t>
              </w:r>
            </w:ins>
          </w:p>
        </w:tc>
      </w:tr>
      <w:tr w:rsidR="00754881" w14:paraId="6307C4D9" w14:textId="77777777" w:rsidTr="00754881">
        <w:trPr>
          <w:ins w:id="380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FD19" w14:textId="77777777" w:rsidR="00754881" w:rsidRDefault="00754881">
            <w:pPr>
              <w:rPr>
                <w:ins w:id="3802" w:author="XuanWen Chen" w:date="2019-01-02T08:01:00Z"/>
                <w:rFonts w:hAnsi="宋体"/>
              </w:rPr>
            </w:pPr>
            <w:ins w:id="3803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73C3" w14:textId="77777777" w:rsidR="00754881" w:rsidRDefault="00754881">
            <w:pPr>
              <w:rPr>
                <w:ins w:id="3804" w:author="XuanWen Chen" w:date="2019-01-02T08:01:00Z"/>
                <w:rFonts w:hAnsi="宋体"/>
              </w:rPr>
            </w:pPr>
            <w:ins w:id="3805" w:author="XuanWen Chen" w:date="2019-01-02T08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64EF53A1" w14:textId="77777777" w:rsidTr="00754881">
        <w:trPr>
          <w:ins w:id="380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79DD6" w14:textId="77777777" w:rsidR="00754881" w:rsidRDefault="00754881">
            <w:pPr>
              <w:rPr>
                <w:ins w:id="3807" w:author="XuanWen Chen" w:date="2019-01-02T08:01:00Z"/>
                <w:rFonts w:hAnsi="宋体"/>
              </w:rPr>
            </w:pPr>
            <w:ins w:id="3808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EEE2" w14:textId="77777777" w:rsidR="00754881" w:rsidRDefault="00754881">
            <w:pPr>
              <w:rPr>
                <w:ins w:id="3809" w:author="XuanWen Chen" w:date="2019-01-02T08:01:00Z"/>
              </w:rPr>
            </w:pPr>
            <w:ins w:id="3810" w:author="XuanWen Chen" w:date="2019-01-02T08:01:00Z">
              <w:r>
                <w:rPr>
                  <w:rFonts w:hint="eastAsia"/>
                </w:rPr>
                <w:t>无</w:t>
              </w:r>
            </w:ins>
          </w:p>
        </w:tc>
      </w:tr>
      <w:tr w:rsidR="00754881" w14:paraId="2BDED315" w14:textId="77777777" w:rsidTr="00754881">
        <w:trPr>
          <w:ins w:id="38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2752" w14:textId="77777777" w:rsidR="00754881" w:rsidRDefault="00754881">
            <w:pPr>
              <w:rPr>
                <w:ins w:id="3812" w:author="XuanWen Chen" w:date="2019-01-02T08:01:00Z"/>
                <w:rFonts w:hAnsi="宋体"/>
              </w:rPr>
            </w:pPr>
            <w:ins w:id="3813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95AD7" w14:textId="77777777" w:rsidR="00754881" w:rsidRDefault="00754881">
            <w:pPr>
              <w:rPr>
                <w:ins w:id="3814" w:author="XuanWen Chen" w:date="2019-01-02T08:01:00Z"/>
              </w:rPr>
            </w:pPr>
          </w:p>
        </w:tc>
      </w:tr>
      <w:tr w:rsidR="00754881" w14:paraId="2D496849" w14:textId="77777777" w:rsidTr="00754881">
        <w:trPr>
          <w:ins w:id="381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49277" w14:textId="77777777" w:rsidR="00754881" w:rsidRDefault="00754881">
            <w:pPr>
              <w:rPr>
                <w:ins w:id="3816" w:author="XuanWen Chen" w:date="2019-01-02T08:01:00Z"/>
                <w:rFonts w:hAnsi="宋体"/>
              </w:rPr>
            </w:pPr>
            <w:ins w:id="381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39DCC" w14:textId="77777777" w:rsidR="00754881" w:rsidRDefault="00754881">
            <w:pPr>
              <w:rPr>
                <w:ins w:id="3818" w:author="XuanWen Chen" w:date="2019-01-02T08:01:00Z"/>
              </w:rPr>
            </w:pPr>
            <w:ins w:id="3819" w:author="XuanWen Chen" w:date="2019-01-02T08:01:00Z">
              <w:r>
                <w:rPr>
                  <w:rFonts w:hint="eastAsia"/>
                </w:rPr>
                <w:t>论坛公告信息</w:t>
              </w:r>
            </w:ins>
          </w:p>
        </w:tc>
      </w:tr>
      <w:tr w:rsidR="00754881" w14:paraId="6411A57D" w14:textId="77777777" w:rsidTr="00754881">
        <w:trPr>
          <w:ins w:id="382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95CD" w14:textId="77777777" w:rsidR="00754881" w:rsidRDefault="00754881">
            <w:pPr>
              <w:rPr>
                <w:ins w:id="3821" w:author="XuanWen Chen" w:date="2019-01-02T08:01:00Z"/>
                <w:rFonts w:hAnsi="宋体"/>
              </w:rPr>
            </w:pPr>
            <w:ins w:id="382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DF25" w14:textId="77777777" w:rsidR="00754881" w:rsidRDefault="00754881">
            <w:pPr>
              <w:rPr>
                <w:ins w:id="3823" w:author="XuanWen Chen" w:date="2019-01-02T08:01:00Z"/>
                <w:rFonts w:hAnsi="宋体"/>
              </w:rPr>
            </w:pPr>
            <w:ins w:id="3824" w:author="XuanWen Chen" w:date="2019-01-02T08:01:00Z">
              <w:r>
                <w:rPr>
                  <w:rFonts w:hAnsi="宋体" w:hint="eastAsia"/>
                </w:rPr>
                <w:t>1.0用户查看论坛公告</w:t>
              </w:r>
            </w:ins>
          </w:p>
          <w:p w14:paraId="36E26A14" w14:textId="77777777" w:rsidR="00754881" w:rsidRDefault="00754881" w:rsidP="00754881">
            <w:pPr>
              <w:pStyle w:val="a9"/>
              <w:numPr>
                <w:ilvl w:val="0"/>
                <w:numId w:val="236"/>
              </w:numPr>
              <w:ind w:left="3360" w:firstLineChars="0"/>
              <w:rPr>
                <w:ins w:id="3825" w:author="XuanWen Chen" w:date="2019-01-02T08:01:00Z"/>
                <w:rFonts w:hAnsi="宋体"/>
              </w:rPr>
            </w:pPr>
            <w:ins w:id="3826" w:author="XuanWen Chen" w:date="2019-01-02T08:01:00Z">
              <w:r>
                <w:rPr>
                  <w:rFonts w:hAnsi="宋体" w:hint="eastAsia"/>
                </w:rPr>
                <w:t>登录用户系统</w:t>
              </w:r>
            </w:ins>
          </w:p>
          <w:p w14:paraId="270C60BA" w14:textId="77777777" w:rsidR="00754881" w:rsidRDefault="00754881" w:rsidP="00754881">
            <w:pPr>
              <w:pStyle w:val="a9"/>
              <w:numPr>
                <w:ilvl w:val="0"/>
                <w:numId w:val="236"/>
              </w:numPr>
              <w:ind w:left="3360" w:firstLineChars="0"/>
              <w:rPr>
                <w:ins w:id="3827" w:author="XuanWen Chen" w:date="2019-01-02T08:01:00Z"/>
                <w:rFonts w:hAnsi="宋体"/>
              </w:rPr>
            </w:pPr>
            <w:ins w:id="3828" w:author="XuanWen Chen" w:date="2019-01-02T08:01:00Z">
              <w:r>
                <w:rPr>
                  <w:rFonts w:hAnsi="宋体" w:hint="eastAsia"/>
                </w:rPr>
                <w:t>进入社区浏览</w:t>
              </w:r>
            </w:ins>
          </w:p>
          <w:p w14:paraId="20E782C9" w14:textId="77777777" w:rsidR="00754881" w:rsidRDefault="00754881" w:rsidP="00754881">
            <w:pPr>
              <w:pStyle w:val="a9"/>
              <w:numPr>
                <w:ilvl w:val="0"/>
                <w:numId w:val="236"/>
              </w:numPr>
              <w:ind w:left="3360" w:firstLineChars="0"/>
              <w:rPr>
                <w:ins w:id="3829" w:author="XuanWen Chen" w:date="2019-01-02T08:01:00Z"/>
                <w:rFonts w:hAnsi="宋体"/>
              </w:rPr>
            </w:pPr>
            <w:ins w:id="3830" w:author="XuanWen Chen" w:date="2019-01-02T08:01:00Z">
              <w:r>
                <w:rPr>
                  <w:rFonts w:hAnsi="宋体" w:hint="eastAsia"/>
                </w:rPr>
                <w:t>用户点击论坛公告</w:t>
              </w:r>
            </w:ins>
          </w:p>
          <w:p w14:paraId="6C9109DF" w14:textId="77777777" w:rsidR="00754881" w:rsidRDefault="00754881" w:rsidP="00754881">
            <w:pPr>
              <w:pStyle w:val="a9"/>
              <w:numPr>
                <w:ilvl w:val="0"/>
                <w:numId w:val="236"/>
              </w:numPr>
              <w:ind w:left="3360" w:firstLineChars="0"/>
              <w:rPr>
                <w:ins w:id="3831" w:author="XuanWen Chen" w:date="2019-01-02T08:01:00Z"/>
                <w:rFonts w:hAnsi="宋体"/>
              </w:rPr>
            </w:pPr>
            <w:ins w:id="3832" w:author="XuanWen Chen" w:date="2019-01-02T08:01:00Z">
              <w:r>
                <w:rPr>
                  <w:rFonts w:hAnsi="宋体" w:hint="eastAsia"/>
                </w:rPr>
                <w:t>系统显示论坛公告界面</w:t>
              </w:r>
            </w:ins>
          </w:p>
          <w:p w14:paraId="13349A57" w14:textId="77777777" w:rsidR="00754881" w:rsidRDefault="00754881" w:rsidP="00754881">
            <w:pPr>
              <w:pStyle w:val="a9"/>
              <w:numPr>
                <w:ilvl w:val="0"/>
                <w:numId w:val="236"/>
              </w:numPr>
              <w:ind w:left="3360" w:firstLineChars="0"/>
              <w:rPr>
                <w:ins w:id="3833" w:author="XuanWen Chen" w:date="2019-01-02T08:01:00Z"/>
                <w:rFonts w:hAnsi="宋体"/>
              </w:rPr>
            </w:pPr>
            <w:ins w:id="3834" w:author="XuanWen Chen" w:date="2019-01-02T08:01:00Z">
              <w:r>
                <w:rPr>
                  <w:rFonts w:hAnsi="宋体" w:hint="eastAsia"/>
                </w:rPr>
                <w:t>用户查看所有公告</w:t>
              </w:r>
            </w:ins>
          </w:p>
        </w:tc>
      </w:tr>
      <w:tr w:rsidR="00754881" w14:paraId="3F74F50E" w14:textId="77777777" w:rsidTr="00754881">
        <w:trPr>
          <w:trHeight w:val="486"/>
          <w:ins w:id="383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9ADC" w14:textId="77777777" w:rsidR="00754881" w:rsidRDefault="00754881">
            <w:pPr>
              <w:rPr>
                <w:ins w:id="3836" w:author="XuanWen Chen" w:date="2019-01-02T08:01:00Z"/>
                <w:rFonts w:hAnsi="宋体"/>
              </w:rPr>
            </w:pPr>
            <w:ins w:id="383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F935B" w14:textId="77777777" w:rsidR="00754881" w:rsidRDefault="00754881">
            <w:pPr>
              <w:rPr>
                <w:ins w:id="3838" w:author="XuanWen Chen" w:date="2019-01-02T08:01:00Z"/>
                <w:rFonts w:hAnsi="宋体"/>
              </w:rPr>
            </w:pPr>
          </w:p>
        </w:tc>
      </w:tr>
      <w:tr w:rsidR="00754881" w14:paraId="77571D86" w14:textId="77777777" w:rsidTr="00754881">
        <w:trPr>
          <w:ins w:id="383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A029D" w14:textId="77777777" w:rsidR="00754881" w:rsidRDefault="00754881">
            <w:pPr>
              <w:rPr>
                <w:ins w:id="3840" w:author="XuanWen Chen" w:date="2019-01-02T08:01:00Z"/>
                <w:rFonts w:hAnsi="宋体"/>
              </w:rPr>
            </w:pPr>
            <w:ins w:id="3841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3036D" w14:textId="77777777" w:rsidR="00754881" w:rsidRDefault="00754881">
            <w:pPr>
              <w:rPr>
                <w:ins w:id="3842" w:author="XuanWen Chen" w:date="2019-01-02T08:01:00Z"/>
                <w:rFonts w:hAnsi="宋体"/>
              </w:rPr>
            </w:pPr>
          </w:p>
        </w:tc>
      </w:tr>
      <w:tr w:rsidR="00754881" w14:paraId="1F760D14" w14:textId="77777777" w:rsidTr="00754881">
        <w:trPr>
          <w:ins w:id="384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8EF8" w14:textId="77777777" w:rsidR="00754881" w:rsidRDefault="00754881">
            <w:pPr>
              <w:rPr>
                <w:ins w:id="3844" w:author="XuanWen Chen" w:date="2019-01-02T08:01:00Z"/>
                <w:rFonts w:hAnsi="宋体"/>
              </w:rPr>
            </w:pPr>
            <w:ins w:id="384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DB283" w14:textId="77777777" w:rsidR="00754881" w:rsidRDefault="00754881">
            <w:pPr>
              <w:rPr>
                <w:ins w:id="3846" w:author="XuanWen Chen" w:date="2019-01-02T08:01:00Z"/>
                <w:rFonts w:hAnsi="宋体"/>
              </w:rPr>
            </w:pPr>
          </w:p>
        </w:tc>
      </w:tr>
      <w:tr w:rsidR="00754881" w14:paraId="128214DA" w14:textId="77777777" w:rsidTr="00754881">
        <w:trPr>
          <w:ins w:id="384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88AB" w14:textId="77777777" w:rsidR="00754881" w:rsidRDefault="00754881">
            <w:pPr>
              <w:rPr>
                <w:ins w:id="3848" w:author="XuanWen Chen" w:date="2019-01-02T08:01:00Z"/>
                <w:rFonts w:hAnsi="宋体"/>
              </w:rPr>
            </w:pPr>
            <w:ins w:id="384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B7C6" w14:textId="77777777" w:rsidR="00754881" w:rsidRDefault="00754881">
            <w:pPr>
              <w:rPr>
                <w:ins w:id="3850" w:author="XuanWen Chen" w:date="2019-01-02T08:01:00Z"/>
                <w:rFonts w:hAnsi="宋体"/>
              </w:rPr>
            </w:pPr>
          </w:p>
        </w:tc>
      </w:tr>
      <w:tr w:rsidR="00754881" w14:paraId="15941DCB" w14:textId="77777777" w:rsidTr="00754881">
        <w:trPr>
          <w:ins w:id="385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6B495" w14:textId="77777777" w:rsidR="00754881" w:rsidRDefault="00754881">
            <w:pPr>
              <w:rPr>
                <w:ins w:id="3852" w:author="XuanWen Chen" w:date="2019-01-02T08:01:00Z"/>
                <w:rFonts w:hAnsi="宋体"/>
              </w:rPr>
            </w:pPr>
            <w:ins w:id="385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A7340" w14:textId="77777777" w:rsidR="00754881" w:rsidRDefault="00754881">
            <w:pPr>
              <w:rPr>
                <w:ins w:id="3854" w:author="XuanWen Chen" w:date="2019-01-02T08:01:00Z"/>
                <w:rFonts w:hAnsi="宋体"/>
              </w:rPr>
            </w:pPr>
          </w:p>
        </w:tc>
      </w:tr>
      <w:tr w:rsidR="00754881" w14:paraId="57375507" w14:textId="77777777" w:rsidTr="00754881">
        <w:trPr>
          <w:ins w:id="385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7A96B" w14:textId="77777777" w:rsidR="00754881" w:rsidRDefault="00754881">
            <w:pPr>
              <w:rPr>
                <w:ins w:id="3856" w:author="XuanWen Chen" w:date="2019-01-02T08:01:00Z"/>
                <w:rFonts w:hAnsi="宋体"/>
              </w:rPr>
            </w:pPr>
            <w:ins w:id="3857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B624F" w14:textId="77777777" w:rsidR="00754881" w:rsidRDefault="00754881">
            <w:pPr>
              <w:rPr>
                <w:ins w:id="3858" w:author="XuanWen Chen" w:date="2019-01-02T08:01:00Z"/>
                <w:rFonts w:hAnsi="宋体"/>
              </w:rPr>
            </w:pPr>
          </w:p>
        </w:tc>
      </w:tr>
      <w:tr w:rsidR="00754881" w14:paraId="71F75CAE" w14:textId="77777777" w:rsidTr="00754881">
        <w:trPr>
          <w:ins w:id="385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5CFB4" w14:textId="77777777" w:rsidR="00754881" w:rsidRDefault="00754881">
            <w:pPr>
              <w:rPr>
                <w:ins w:id="3860" w:author="XuanWen Chen" w:date="2019-01-02T08:01:00Z"/>
                <w:rFonts w:hAnsi="宋体"/>
              </w:rPr>
            </w:pPr>
            <w:ins w:id="3861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DDEB" w14:textId="77777777" w:rsidR="00754881" w:rsidRDefault="00754881">
            <w:pPr>
              <w:rPr>
                <w:ins w:id="3862" w:author="XuanWen Chen" w:date="2019-01-02T08:01:00Z"/>
                <w:rFonts w:hAnsi="宋体"/>
              </w:rPr>
            </w:pPr>
          </w:p>
        </w:tc>
      </w:tr>
    </w:tbl>
    <w:p w14:paraId="39AB827C" w14:textId="77777777" w:rsidR="00754881" w:rsidRDefault="00754881" w:rsidP="00754881">
      <w:pPr>
        <w:rPr>
          <w:ins w:id="3863" w:author="XuanWen Chen" w:date="2019-01-02T08:01:00Z"/>
        </w:rPr>
      </w:pPr>
    </w:p>
    <w:p w14:paraId="03B9B1E2" w14:textId="77777777" w:rsidR="00754881" w:rsidRDefault="00754881" w:rsidP="00754881">
      <w:pPr>
        <w:pStyle w:val="4"/>
        <w:rPr>
          <w:ins w:id="3864" w:author="XuanWen Chen" w:date="2019-01-02T08:01:00Z"/>
        </w:rPr>
      </w:pPr>
      <w:ins w:id="3865" w:author="XuanWen Chen" w:date="2019-01-02T08:01:00Z">
        <w:r>
          <w:rPr>
            <w:rFonts w:hint="eastAsia"/>
          </w:rPr>
          <w:t>用户在社区发帖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79D785D" w14:textId="77777777" w:rsidTr="00754881">
        <w:trPr>
          <w:ins w:id="386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CE9F" w14:textId="77777777" w:rsidR="00754881" w:rsidRDefault="00754881">
            <w:pPr>
              <w:rPr>
                <w:ins w:id="3867" w:author="XuanWen Chen" w:date="2019-01-02T08:01:00Z"/>
                <w:rFonts w:hAnsi="宋体"/>
                <w:b/>
              </w:rPr>
            </w:pPr>
            <w:ins w:id="3868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860FB" w14:textId="77777777" w:rsidR="00754881" w:rsidRDefault="00754881">
            <w:pPr>
              <w:rPr>
                <w:ins w:id="3869" w:author="XuanWen Chen" w:date="2019-01-02T08:01:00Z"/>
                <w:rFonts w:hAnsi="宋体"/>
                <w:b/>
              </w:rPr>
            </w:pPr>
            <w:ins w:id="3870" w:author="XuanWen Chen" w:date="2019-01-02T08:01:00Z">
              <w:r>
                <w:rPr>
                  <w:rFonts w:hAnsi="宋体" w:hint="eastAsia"/>
                  <w:b/>
                </w:rPr>
                <w:t>UC-2：用户在社区发帖</w:t>
              </w:r>
            </w:ins>
          </w:p>
        </w:tc>
      </w:tr>
      <w:tr w:rsidR="00754881" w14:paraId="0BC43AEE" w14:textId="77777777" w:rsidTr="00754881">
        <w:trPr>
          <w:ins w:id="387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794D" w14:textId="77777777" w:rsidR="00754881" w:rsidRDefault="00754881">
            <w:pPr>
              <w:jc w:val="left"/>
              <w:rPr>
                <w:ins w:id="3872" w:author="XuanWen Chen" w:date="2019-01-02T08:01:00Z"/>
                <w:rFonts w:hAnsi="宋体"/>
              </w:rPr>
            </w:pPr>
            <w:ins w:id="3873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5FEF" w14:textId="77777777" w:rsidR="00754881" w:rsidRDefault="00754881">
            <w:pPr>
              <w:jc w:val="left"/>
              <w:rPr>
                <w:ins w:id="3874" w:author="XuanWen Chen" w:date="2019-01-02T08:01:00Z"/>
                <w:rFonts w:hAnsi="宋体"/>
              </w:rPr>
            </w:pPr>
            <w:ins w:id="3875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08F3" w14:textId="77777777" w:rsidR="00754881" w:rsidRDefault="00754881">
            <w:pPr>
              <w:jc w:val="left"/>
              <w:rPr>
                <w:ins w:id="3876" w:author="XuanWen Chen" w:date="2019-01-02T08:01:00Z"/>
                <w:rFonts w:hAnsi="宋体"/>
              </w:rPr>
            </w:pPr>
            <w:ins w:id="3877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23CC" w14:textId="77777777" w:rsidR="00754881" w:rsidRDefault="00754881">
            <w:pPr>
              <w:jc w:val="left"/>
              <w:rPr>
                <w:ins w:id="3878" w:author="XuanWen Chen" w:date="2019-01-02T08:01:00Z"/>
                <w:rFonts w:hAnsi="宋体"/>
              </w:rPr>
            </w:pPr>
            <w:ins w:id="3879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49AB59B6" w14:textId="77777777" w:rsidTr="00754881">
        <w:trPr>
          <w:ins w:id="388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56CA5" w14:textId="77777777" w:rsidR="00754881" w:rsidRDefault="00754881">
            <w:pPr>
              <w:jc w:val="left"/>
              <w:rPr>
                <w:ins w:id="3881" w:author="XuanWen Chen" w:date="2019-01-02T08:01:00Z"/>
                <w:rFonts w:hAnsi="宋体"/>
              </w:rPr>
            </w:pPr>
            <w:ins w:id="3882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A18E" w14:textId="77777777" w:rsidR="00754881" w:rsidRDefault="00754881">
            <w:pPr>
              <w:jc w:val="left"/>
              <w:rPr>
                <w:ins w:id="3883" w:author="XuanWen Chen" w:date="2019-01-02T08:01:00Z"/>
                <w:rFonts w:hAnsi="宋体"/>
              </w:rPr>
            </w:pPr>
            <w:ins w:id="3884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36D21" w14:textId="77777777" w:rsidR="00754881" w:rsidRDefault="00754881">
            <w:pPr>
              <w:jc w:val="left"/>
              <w:rPr>
                <w:ins w:id="3885" w:author="XuanWen Chen" w:date="2019-01-02T08:01:00Z"/>
                <w:rFonts w:hAnsi="宋体"/>
              </w:rPr>
            </w:pPr>
            <w:ins w:id="3886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E395D" w14:textId="77777777" w:rsidR="00754881" w:rsidRDefault="00754881">
            <w:pPr>
              <w:jc w:val="left"/>
              <w:rPr>
                <w:ins w:id="3887" w:author="XuanWen Chen" w:date="2019-01-02T08:01:00Z"/>
                <w:rFonts w:hAnsi="宋体"/>
              </w:rPr>
            </w:pPr>
            <w:ins w:id="3888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462AC13" w14:textId="77777777" w:rsidTr="00754881">
        <w:trPr>
          <w:ins w:id="388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D8584" w14:textId="77777777" w:rsidR="00754881" w:rsidRDefault="00754881">
            <w:pPr>
              <w:jc w:val="left"/>
              <w:rPr>
                <w:ins w:id="3890" w:author="XuanWen Chen" w:date="2019-01-02T08:01:00Z"/>
                <w:rFonts w:hAnsi="宋体"/>
              </w:rPr>
            </w:pPr>
            <w:ins w:id="3891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7F019" w14:textId="77777777" w:rsidR="00754881" w:rsidRDefault="00754881">
            <w:pPr>
              <w:jc w:val="left"/>
              <w:rPr>
                <w:ins w:id="3892" w:author="XuanWen Chen" w:date="2019-01-02T08:01:00Z"/>
                <w:rFonts w:hAnsi="宋体"/>
              </w:rPr>
            </w:pPr>
            <w:ins w:id="3893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0DD2EA26" w14:textId="77777777" w:rsidTr="00754881">
        <w:trPr>
          <w:ins w:id="389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02933" w14:textId="77777777" w:rsidR="00754881" w:rsidRDefault="00754881">
            <w:pPr>
              <w:jc w:val="left"/>
              <w:rPr>
                <w:ins w:id="3895" w:author="XuanWen Chen" w:date="2019-01-02T08:01:00Z"/>
                <w:rFonts w:hAnsi="宋体"/>
              </w:rPr>
            </w:pPr>
            <w:ins w:id="3896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94A44" w14:textId="77777777" w:rsidR="00754881" w:rsidRDefault="00754881">
            <w:pPr>
              <w:jc w:val="left"/>
              <w:rPr>
                <w:ins w:id="3897" w:author="XuanWen Chen" w:date="2019-01-02T08:01:00Z"/>
                <w:rFonts w:hAnsi="宋体"/>
              </w:rPr>
            </w:pPr>
            <w:ins w:id="3898" w:author="XuanWen Chen" w:date="2019-01-02T08:01:00Z">
              <w:r>
                <w:rPr>
                  <w:rFonts w:hAnsi="宋体" w:hint="eastAsia"/>
                </w:rPr>
                <w:t>户在社区发帖</w:t>
              </w:r>
            </w:ins>
          </w:p>
        </w:tc>
      </w:tr>
      <w:tr w:rsidR="00754881" w14:paraId="751F6BE6" w14:textId="77777777" w:rsidTr="00754881">
        <w:trPr>
          <w:ins w:id="389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D664E" w14:textId="77777777" w:rsidR="00754881" w:rsidRDefault="00754881">
            <w:pPr>
              <w:jc w:val="left"/>
              <w:rPr>
                <w:ins w:id="3900" w:author="XuanWen Chen" w:date="2019-01-02T08:01:00Z"/>
                <w:rFonts w:hAnsi="宋体"/>
              </w:rPr>
            </w:pPr>
            <w:ins w:id="3901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A882" w14:textId="77777777" w:rsidR="00754881" w:rsidRDefault="00754881">
            <w:pPr>
              <w:jc w:val="left"/>
              <w:rPr>
                <w:ins w:id="3902" w:author="XuanWen Chen" w:date="2019-01-02T08:01:00Z"/>
                <w:rFonts w:hAnsi="宋体"/>
              </w:rPr>
            </w:pPr>
            <w:ins w:id="3903" w:author="XuanWen Chen" w:date="2019-01-02T08:01:00Z">
              <w:r>
                <w:rPr>
                  <w:rFonts w:hAnsi="宋体" w:hint="eastAsia"/>
                </w:rPr>
                <w:t>用户需要在社区发帖</w:t>
              </w:r>
            </w:ins>
          </w:p>
        </w:tc>
      </w:tr>
      <w:tr w:rsidR="00754881" w14:paraId="4067B3A4" w14:textId="77777777" w:rsidTr="00754881">
        <w:trPr>
          <w:ins w:id="390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4D3E" w14:textId="77777777" w:rsidR="00754881" w:rsidRDefault="00754881">
            <w:pPr>
              <w:rPr>
                <w:ins w:id="3905" w:author="XuanWen Chen" w:date="2019-01-02T08:01:00Z"/>
                <w:rFonts w:hAnsi="宋体"/>
              </w:rPr>
            </w:pPr>
            <w:ins w:id="3906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F1294" w14:textId="77777777" w:rsidR="00754881" w:rsidRDefault="00754881">
            <w:pPr>
              <w:rPr>
                <w:ins w:id="3907" w:author="XuanWen Chen" w:date="2019-01-02T08:01:00Z"/>
                <w:rFonts w:hAnsi="宋体"/>
              </w:rPr>
            </w:pPr>
            <w:ins w:id="3908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2E885D15" w14:textId="77777777" w:rsidR="00754881" w:rsidRDefault="00754881">
            <w:pPr>
              <w:rPr>
                <w:ins w:id="3909" w:author="XuanWen Chen" w:date="2019-01-02T08:01:00Z"/>
                <w:rFonts w:hAnsi="宋体"/>
              </w:rPr>
            </w:pPr>
            <w:ins w:id="3910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</w:tc>
      </w:tr>
      <w:tr w:rsidR="00754881" w14:paraId="314BCA02" w14:textId="77777777" w:rsidTr="00754881">
        <w:trPr>
          <w:ins w:id="39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37038" w14:textId="77777777" w:rsidR="00754881" w:rsidRDefault="00754881">
            <w:pPr>
              <w:rPr>
                <w:ins w:id="3912" w:author="XuanWen Chen" w:date="2019-01-02T08:01:00Z"/>
                <w:rFonts w:hAnsi="宋体"/>
              </w:rPr>
            </w:pPr>
            <w:ins w:id="391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05C9" w14:textId="77777777" w:rsidR="00754881" w:rsidRDefault="00754881">
            <w:pPr>
              <w:rPr>
                <w:ins w:id="3914" w:author="XuanWen Chen" w:date="2019-01-02T08:01:00Z"/>
                <w:rFonts w:hAnsi="宋体"/>
              </w:rPr>
            </w:pPr>
            <w:ins w:id="3915" w:author="XuanWen Chen" w:date="2019-01-02T08:01:00Z">
              <w:r>
                <w:rPr>
                  <w:rFonts w:hAnsi="宋体" w:hint="eastAsia"/>
                </w:rPr>
                <w:t>PSOT-1：帖子列表更新</w:t>
              </w:r>
            </w:ins>
          </w:p>
        </w:tc>
      </w:tr>
      <w:tr w:rsidR="00754881" w14:paraId="3948AD4E" w14:textId="77777777" w:rsidTr="00754881">
        <w:trPr>
          <w:ins w:id="391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8E56" w14:textId="77777777" w:rsidR="00754881" w:rsidRDefault="00754881">
            <w:pPr>
              <w:rPr>
                <w:ins w:id="3917" w:author="XuanWen Chen" w:date="2019-01-02T08:01:00Z"/>
                <w:rFonts w:hAnsi="宋体"/>
              </w:rPr>
            </w:pPr>
            <w:ins w:id="391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E4A64" w14:textId="77777777" w:rsidR="00754881" w:rsidRDefault="00754881">
            <w:pPr>
              <w:rPr>
                <w:ins w:id="3919" w:author="XuanWen Chen" w:date="2019-01-02T08:01:00Z"/>
                <w:rFonts w:hAnsi="宋体"/>
              </w:rPr>
            </w:pPr>
            <w:ins w:id="3920" w:author="XuanWen Chen" w:date="2019-01-02T08:01:00Z">
              <w:r>
                <w:rPr>
                  <w:rFonts w:hAnsi="宋体" w:hint="eastAsia"/>
                </w:rPr>
                <w:t>帖子信息</w:t>
              </w:r>
            </w:ins>
          </w:p>
        </w:tc>
      </w:tr>
      <w:tr w:rsidR="00754881" w14:paraId="35B1FF0A" w14:textId="77777777" w:rsidTr="00754881">
        <w:trPr>
          <w:ins w:id="392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4E0C" w14:textId="77777777" w:rsidR="00754881" w:rsidRDefault="00754881">
            <w:pPr>
              <w:rPr>
                <w:ins w:id="3922" w:author="XuanWen Chen" w:date="2019-01-02T08:01:00Z"/>
                <w:rFonts w:hAnsi="宋体"/>
              </w:rPr>
            </w:pPr>
            <w:ins w:id="392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7EB7D" w14:textId="77777777" w:rsidR="00754881" w:rsidRDefault="00754881">
            <w:pPr>
              <w:rPr>
                <w:ins w:id="3924" w:author="XuanWen Chen" w:date="2019-01-02T08:01:00Z"/>
                <w:rFonts w:hAnsi="宋体"/>
              </w:rPr>
            </w:pPr>
            <w:ins w:id="3925" w:author="XuanWen Chen" w:date="2019-01-02T08:01:00Z">
              <w:r>
                <w:rPr>
                  <w:rFonts w:hAnsi="宋体" w:hint="eastAsia"/>
                </w:rPr>
                <w:t>帖子</w:t>
              </w:r>
            </w:ins>
          </w:p>
        </w:tc>
      </w:tr>
      <w:tr w:rsidR="00754881" w14:paraId="14197759" w14:textId="77777777" w:rsidTr="00754881">
        <w:trPr>
          <w:ins w:id="392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FA4D" w14:textId="77777777" w:rsidR="00754881" w:rsidRDefault="00754881">
            <w:pPr>
              <w:rPr>
                <w:ins w:id="3927" w:author="XuanWen Chen" w:date="2019-01-02T08:01:00Z"/>
                <w:rFonts w:hAnsi="宋体"/>
              </w:rPr>
            </w:pPr>
            <w:ins w:id="392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2361" w14:textId="77777777" w:rsidR="00754881" w:rsidRDefault="00754881">
            <w:pPr>
              <w:pStyle w:val="a9"/>
              <w:ind w:left="2940" w:firstLineChars="0" w:firstLine="0"/>
              <w:rPr>
                <w:ins w:id="3929" w:author="XuanWen Chen" w:date="2019-01-02T08:01:00Z"/>
                <w:rFonts w:hAnsi="宋体"/>
              </w:rPr>
            </w:pPr>
            <w:ins w:id="3930" w:author="XuanWen Chen" w:date="2019-01-02T08:01:00Z">
              <w:r>
                <w:rPr>
                  <w:rFonts w:hAnsi="宋体" w:hint="eastAsia"/>
                </w:rPr>
                <w:t xml:space="preserve">2.0直接发帖 </w:t>
              </w:r>
            </w:ins>
          </w:p>
          <w:p w14:paraId="15261E0D" w14:textId="77777777" w:rsidR="00754881" w:rsidRDefault="00754881">
            <w:pPr>
              <w:rPr>
                <w:ins w:id="3931" w:author="XuanWen Chen" w:date="2019-01-02T08:01:00Z"/>
                <w:rFonts w:hAnsi="宋体"/>
              </w:rPr>
            </w:pPr>
            <w:ins w:id="3932" w:author="XuanWen Chen" w:date="2019-01-02T08:01:00Z">
              <w:r>
                <w:rPr>
                  <w:rFonts w:hAnsi="宋体" w:hint="eastAsia"/>
                </w:rPr>
                <w:t>1.选择板块</w:t>
              </w:r>
            </w:ins>
          </w:p>
          <w:p w14:paraId="725B9C15" w14:textId="77777777" w:rsidR="00754881" w:rsidRDefault="00754881">
            <w:pPr>
              <w:rPr>
                <w:ins w:id="3933" w:author="XuanWen Chen" w:date="2019-01-02T08:01:00Z"/>
                <w:rFonts w:hAnsi="宋体"/>
              </w:rPr>
            </w:pPr>
            <w:ins w:id="3934" w:author="XuanWen Chen" w:date="2019-01-02T08:01:00Z">
              <w:r>
                <w:rPr>
                  <w:rFonts w:hAnsi="宋体" w:hint="eastAsia"/>
                </w:rPr>
                <w:t>2.发表新帖</w:t>
              </w:r>
            </w:ins>
          </w:p>
          <w:p w14:paraId="3F7FB6C8" w14:textId="77777777" w:rsidR="00754881" w:rsidRDefault="00754881">
            <w:pPr>
              <w:rPr>
                <w:ins w:id="3935" w:author="XuanWen Chen" w:date="2019-01-02T08:01:00Z"/>
                <w:rFonts w:hAnsi="宋体"/>
              </w:rPr>
            </w:pPr>
            <w:ins w:id="3936" w:author="XuanWen Chen" w:date="2019-01-02T08:01:00Z">
              <w:r>
                <w:rPr>
                  <w:rFonts w:hAnsi="宋体" w:hint="eastAsia"/>
                </w:rPr>
                <w:t>3.选择主题</w:t>
              </w:r>
            </w:ins>
          </w:p>
          <w:p w14:paraId="2193F8E4" w14:textId="77777777" w:rsidR="00754881" w:rsidRDefault="00754881">
            <w:pPr>
              <w:rPr>
                <w:ins w:id="3937" w:author="XuanWen Chen" w:date="2019-01-02T08:01:00Z"/>
                <w:rFonts w:hAnsi="宋体"/>
              </w:rPr>
            </w:pPr>
            <w:ins w:id="3938" w:author="XuanWen Chen" w:date="2019-01-02T08:01:00Z">
              <w:r>
                <w:rPr>
                  <w:rFonts w:hAnsi="宋体" w:hint="eastAsia"/>
                </w:rPr>
                <w:t>4.编辑帖子</w:t>
              </w:r>
            </w:ins>
          </w:p>
          <w:p w14:paraId="44BFFB53" w14:textId="77777777" w:rsidR="00754881" w:rsidRDefault="00754881">
            <w:pPr>
              <w:rPr>
                <w:ins w:id="3939" w:author="XuanWen Chen" w:date="2019-01-02T08:01:00Z"/>
                <w:rFonts w:hAnsi="宋体"/>
              </w:rPr>
            </w:pPr>
            <w:ins w:id="3940" w:author="XuanWen Chen" w:date="2019-01-02T08:01:00Z">
              <w:r>
                <w:rPr>
                  <w:rFonts w:hAnsi="宋体" w:hint="eastAsia"/>
                </w:rPr>
                <w:t>5.确认发帖</w:t>
              </w:r>
            </w:ins>
          </w:p>
        </w:tc>
      </w:tr>
      <w:tr w:rsidR="00754881" w14:paraId="4DC4BCD1" w14:textId="77777777" w:rsidTr="00754881">
        <w:trPr>
          <w:trHeight w:val="1370"/>
          <w:ins w:id="394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43CCB" w14:textId="77777777" w:rsidR="00754881" w:rsidRDefault="00754881">
            <w:pPr>
              <w:rPr>
                <w:ins w:id="3942" w:author="XuanWen Chen" w:date="2019-01-02T08:01:00Z"/>
                <w:rFonts w:hAnsi="宋体"/>
              </w:rPr>
            </w:pPr>
            <w:ins w:id="3943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CF8B6" w14:textId="77777777" w:rsidR="00754881" w:rsidRDefault="00754881">
            <w:pPr>
              <w:rPr>
                <w:ins w:id="3944" w:author="XuanWen Chen" w:date="2019-01-02T08:01:00Z"/>
                <w:rFonts w:hAnsi="宋体"/>
              </w:rPr>
            </w:pPr>
            <w:ins w:id="3945" w:author="XuanWen Chen" w:date="2019-01-02T08:01:00Z">
              <w:r>
                <w:rPr>
                  <w:rFonts w:hAnsi="宋体" w:hint="eastAsia"/>
                </w:rPr>
                <w:t>2.1保存草稿</w:t>
              </w:r>
            </w:ins>
          </w:p>
          <w:p w14:paraId="79FE2419" w14:textId="77777777" w:rsidR="00754881" w:rsidRDefault="00754881">
            <w:pPr>
              <w:rPr>
                <w:ins w:id="3946" w:author="XuanWen Chen" w:date="2019-01-02T08:01:00Z"/>
                <w:rFonts w:hAnsi="宋体"/>
              </w:rPr>
            </w:pPr>
            <w:ins w:id="3947" w:author="XuanWen Chen" w:date="2019-01-02T08:01:00Z">
              <w:r>
                <w:rPr>
                  <w:rFonts w:hAnsi="宋体" w:hint="eastAsia"/>
                </w:rPr>
                <w:t>1.选择板块</w:t>
              </w:r>
            </w:ins>
          </w:p>
          <w:p w14:paraId="25BBC5F3" w14:textId="77777777" w:rsidR="00754881" w:rsidRDefault="00754881">
            <w:pPr>
              <w:rPr>
                <w:ins w:id="3948" w:author="XuanWen Chen" w:date="2019-01-02T08:01:00Z"/>
                <w:rFonts w:hAnsi="宋体"/>
              </w:rPr>
            </w:pPr>
            <w:ins w:id="3949" w:author="XuanWen Chen" w:date="2019-01-02T08:01:00Z">
              <w:r>
                <w:rPr>
                  <w:rFonts w:hAnsi="宋体" w:hint="eastAsia"/>
                </w:rPr>
                <w:t>2.发表新帖</w:t>
              </w:r>
            </w:ins>
          </w:p>
          <w:p w14:paraId="2FA5C04A" w14:textId="77777777" w:rsidR="00754881" w:rsidRDefault="00754881">
            <w:pPr>
              <w:rPr>
                <w:ins w:id="3950" w:author="XuanWen Chen" w:date="2019-01-02T08:01:00Z"/>
                <w:rFonts w:hAnsi="宋体"/>
              </w:rPr>
            </w:pPr>
            <w:ins w:id="3951" w:author="XuanWen Chen" w:date="2019-01-02T08:01:00Z">
              <w:r>
                <w:rPr>
                  <w:rFonts w:hAnsi="宋体" w:hint="eastAsia"/>
                </w:rPr>
                <w:t>3.选择主题</w:t>
              </w:r>
            </w:ins>
          </w:p>
          <w:p w14:paraId="04CE9587" w14:textId="77777777" w:rsidR="00754881" w:rsidRDefault="00754881">
            <w:pPr>
              <w:rPr>
                <w:ins w:id="3952" w:author="XuanWen Chen" w:date="2019-01-02T08:01:00Z"/>
                <w:rFonts w:hAnsi="宋体"/>
              </w:rPr>
            </w:pPr>
            <w:ins w:id="3953" w:author="XuanWen Chen" w:date="2019-01-02T08:01:00Z">
              <w:r>
                <w:rPr>
                  <w:rFonts w:hAnsi="宋体" w:hint="eastAsia"/>
                </w:rPr>
                <w:t>4.编辑帖子</w:t>
              </w:r>
            </w:ins>
          </w:p>
          <w:p w14:paraId="044B09D4" w14:textId="77777777" w:rsidR="00754881" w:rsidRDefault="00754881">
            <w:pPr>
              <w:rPr>
                <w:ins w:id="3954" w:author="XuanWen Chen" w:date="2019-01-02T08:01:00Z"/>
                <w:rFonts w:hAnsi="宋体"/>
              </w:rPr>
            </w:pPr>
            <w:ins w:id="3955" w:author="XuanWen Chen" w:date="2019-01-02T08:01:00Z">
              <w:r>
                <w:rPr>
                  <w:rFonts w:hAnsi="宋体" w:hint="eastAsia"/>
                </w:rPr>
                <w:t>5.保存草稿</w:t>
              </w:r>
            </w:ins>
          </w:p>
        </w:tc>
      </w:tr>
      <w:tr w:rsidR="00754881" w14:paraId="083A8D3D" w14:textId="77777777" w:rsidTr="00754881">
        <w:trPr>
          <w:ins w:id="395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C7D9D" w14:textId="77777777" w:rsidR="00754881" w:rsidRDefault="00754881">
            <w:pPr>
              <w:rPr>
                <w:ins w:id="3957" w:author="XuanWen Chen" w:date="2019-01-02T08:01:00Z"/>
                <w:rFonts w:hAnsi="宋体"/>
              </w:rPr>
            </w:pPr>
            <w:ins w:id="3958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BA1CA" w14:textId="77777777" w:rsidR="00754881" w:rsidRDefault="00754881">
            <w:pPr>
              <w:rPr>
                <w:ins w:id="3959" w:author="XuanWen Chen" w:date="2019-01-02T08:01:00Z"/>
                <w:rFonts w:hAnsi="宋体"/>
              </w:rPr>
            </w:pPr>
            <w:ins w:id="3960" w:author="XuanWen Chen" w:date="2019-01-02T08:01:00Z">
              <w:r>
                <w:rPr>
                  <w:rFonts w:hAnsi="宋体" w:hint="eastAsia"/>
                </w:rPr>
                <w:t>2.0 E1 系统提示未登录并跳出登录框</w:t>
              </w:r>
            </w:ins>
          </w:p>
        </w:tc>
      </w:tr>
      <w:tr w:rsidR="00754881" w14:paraId="24BB282A" w14:textId="77777777" w:rsidTr="00754881">
        <w:trPr>
          <w:ins w:id="396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9223E" w14:textId="77777777" w:rsidR="00754881" w:rsidRDefault="00754881">
            <w:pPr>
              <w:rPr>
                <w:ins w:id="3962" w:author="XuanWen Chen" w:date="2019-01-02T08:01:00Z"/>
                <w:rFonts w:hAnsi="宋体"/>
              </w:rPr>
            </w:pPr>
            <w:ins w:id="3963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3907F" w14:textId="77777777" w:rsidR="00754881" w:rsidRDefault="00754881">
            <w:pPr>
              <w:rPr>
                <w:ins w:id="3964" w:author="XuanWen Chen" w:date="2019-01-02T08:01:00Z"/>
                <w:rFonts w:hAnsi="宋体"/>
              </w:rPr>
            </w:pPr>
          </w:p>
        </w:tc>
      </w:tr>
      <w:tr w:rsidR="00754881" w14:paraId="05E17AED" w14:textId="77777777" w:rsidTr="00754881">
        <w:trPr>
          <w:ins w:id="396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0866F" w14:textId="77777777" w:rsidR="00754881" w:rsidRDefault="00754881">
            <w:pPr>
              <w:rPr>
                <w:ins w:id="3966" w:author="XuanWen Chen" w:date="2019-01-02T08:01:00Z"/>
                <w:rFonts w:hAnsi="宋体"/>
              </w:rPr>
            </w:pPr>
            <w:ins w:id="396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2C7D" w14:textId="77777777" w:rsidR="00754881" w:rsidRDefault="00754881">
            <w:pPr>
              <w:rPr>
                <w:ins w:id="3968" w:author="XuanWen Chen" w:date="2019-01-02T08:01:00Z"/>
                <w:rFonts w:hAnsi="宋体"/>
              </w:rPr>
            </w:pPr>
          </w:p>
        </w:tc>
      </w:tr>
      <w:tr w:rsidR="00754881" w14:paraId="0DF9B56E" w14:textId="77777777" w:rsidTr="00754881">
        <w:trPr>
          <w:ins w:id="396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7C76" w14:textId="77777777" w:rsidR="00754881" w:rsidRDefault="00754881">
            <w:pPr>
              <w:rPr>
                <w:ins w:id="3970" w:author="XuanWen Chen" w:date="2019-01-02T08:01:00Z"/>
                <w:rFonts w:hAnsi="宋体"/>
              </w:rPr>
            </w:pPr>
            <w:ins w:id="3971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94B5" w14:textId="77777777" w:rsidR="00754881" w:rsidRDefault="00754881">
            <w:pPr>
              <w:rPr>
                <w:ins w:id="3972" w:author="XuanWen Chen" w:date="2019-01-02T08:01:00Z"/>
                <w:rFonts w:hAnsi="宋体"/>
              </w:rPr>
            </w:pPr>
          </w:p>
        </w:tc>
      </w:tr>
      <w:tr w:rsidR="00754881" w14:paraId="34F68978" w14:textId="77777777" w:rsidTr="00754881">
        <w:trPr>
          <w:ins w:id="397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EFFD" w14:textId="77777777" w:rsidR="00754881" w:rsidRDefault="00754881">
            <w:pPr>
              <w:rPr>
                <w:ins w:id="3974" w:author="XuanWen Chen" w:date="2019-01-02T08:01:00Z"/>
                <w:rFonts w:hAnsi="宋体"/>
              </w:rPr>
            </w:pPr>
            <w:ins w:id="3975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8B23" w14:textId="77777777" w:rsidR="00754881" w:rsidRDefault="00754881">
            <w:pPr>
              <w:rPr>
                <w:ins w:id="3976" w:author="XuanWen Chen" w:date="2019-01-02T08:01:00Z"/>
                <w:rFonts w:hAnsi="宋体"/>
              </w:rPr>
            </w:pPr>
          </w:p>
        </w:tc>
      </w:tr>
      <w:tr w:rsidR="00754881" w14:paraId="2B643B54" w14:textId="77777777" w:rsidTr="00754881">
        <w:trPr>
          <w:ins w:id="397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8C92" w14:textId="77777777" w:rsidR="00754881" w:rsidRDefault="00754881">
            <w:pPr>
              <w:rPr>
                <w:ins w:id="3978" w:author="XuanWen Chen" w:date="2019-01-02T08:01:00Z"/>
                <w:rFonts w:hAnsi="宋体"/>
              </w:rPr>
            </w:pPr>
            <w:ins w:id="3979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19DEC" w14:textId="77777777" w:rsidR="00754881" w:rsidRDefault="00754881">
            <w:pPr>
              <w:rPr>
                <w:ins w:id="3980" w:author="XuanWen Chen" w:date="2019-01-02T08:01:00Z"/>
                <w:rFonts w:hAnsi="宋体"/>
              </w:rPr>
            </w:pPr>
          </w:p>
        </w:tc>
      </w:tr>
    </w:tbl>
    <w:p w14:paraId="3F44E221" w14:textId="77777777" w:rsidR="00754881" w:rsidRDefault="00754881" w:rsidP="00754881">
      <w:pPr>
        <w:pStyle w:val="4"/>
        <w:rPr>
          <w:ins w:id="3981" w:author="XuanWen Chen" w:date="2019-01-02T08:01:00Z"/>
        </w:rPr>
      </w:pPr>
      <w:ins w:id="3982" w:author="XuanWen Chen" w:date="2019-01-02T08:01:00Z">
        <w:r>
          <w:rPr>
            <w:rFonts w:hint="eastAsia"/>
          </w:rPr>
          <w:t>用户查看自己的帖子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370D47E1" w14:textId="77777777" w:rsidTr="00754881">
        <w:trPr>
          <w:ins w:id="398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D2F2" w14:textId="77777777" w:rsidR="00754881" w:rsidRDefault="00754881">
            <w:pPr>
              <w:rPr>
                <w:ins w:id="3984" w:author="XuanWen Chen" w:date="2019-01-02T08:01:00Z"/>
                <w:rFonts w:hAnsi="宋体"/>
                <w:b/>
              </w:rPr>
            </w:pPr>
            <w:ins w:id="398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06847" w14:textId="77777777" w:rsidR="00754881" w:rsidRDefault="00754881">
            <w:pPr>
              <w:rPr>
                <w:ins w:id="3986" w:author="XuanWen Chen" w:date="2019-01-02T08:01:00Z"/>
                <w:rFonts w:hAnsi="宋体"/>
                <w:b/>
              </w:rPr>
            </w:pPr>
            <w:ins w:id="3987" w:author="XuanWen Chen" w:date="2019-01-02T08:01:00Z">
              <w:r>
                <w:rPr>
                  <w:rFonts w:hAnsi="宋体" w:hint="eastAsia"/>
                  <w:b/>
                </w:rPr>
                <w:t>UC-3：用户查看自己的帖子</w:t>
              </w:r>
            </w:ins>
          </w:p>
        </w:tc>
      </w:tr>
      <w:tr w:rsidR="00754881" w14:paraId="05E03B2E" w14:textId="77777777" w:rsidTr="00754881">
        <w:trPr>
          <w:ins w:id="398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65A6" w14:textId="77777777" w:rsidR="00754881" w:rsidRDefault="00754881">
            <w:pPr>
              <w:jc w:val="left"/>
              <w:rPr>
                <w:ins w:id="3989" w:author="XuanWen Chen" w:date="2019-01-02T08:01:00Z"/>
                <w:rFonts w:hAnsi="宋体"/>
              </w:rPr>
            </w:pPr>
            <w:ins w:id="399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73BC9" w14:textId="77777777" w:rsidR="00754881" w:rsidRDefault="00754881">
            <w:pPr>
              <w:jc w:val="left"/>
              <w:rPr>
                <w:ins w:id="3991" w:author="XuanWen Chen" w:date="2019-01-02T08:01:00Z"/>
                <w:rFonts w:hAnsi="宋体"/>
              </w:rPr>
            </w:pPr>
            <w:ins w:id="3992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D8DD9" w14:textId="77777777" w:rsidR="00754881" w:rsidRDefault="00754881">
            <w:pPr>
              <w:jc w:val="left"/>
              <w:rPr>
                <w:ins w:id="3993" w:author="XuanWen Chen" w:date="2019-01-02T08:01:00Z"/>
                <w:rFonts w:hAnsi="宋体"/>
              </w:rPr>
            </w:pPr>
            <w:ins w:id="399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79306" w14:textId="77777777" w:rsidR="00754881" w:rsidRDefault="00754881">
            <w:pPr>
              <w:jc w:val="left"/>
              <w:rPr>
                <w:ins w:id="3995" w:author="XuanWen Chen" w:date="2019-01-02T08:01:00Z"/>
                <w:rFonts w:hAnsi="宋体"/>
              </w:rPr>
            </w:pPr>
            <w:ins w:id="3996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48620E77" w14:textId="77777777" w:rsidTr="00754881">
        <w:trPr>
          <w:ins w:id="399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F9B4" w14:textId="77777777" w:rsidR="00754881" w:rsidRDefault="00754881">
            <w:pPr>
              <w:jc w:val="left"/>
              <w:rPr>
                <w:ins w:id="3998" w:author="XuanWen Chen" w:date="2019-01-02T08:01:00Z"/>
                <w:rFonts w:hAnsi="宋体"/>
              </w:rPr>
            </w:pPr>
            <w:ins w:id="399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A2564" w14:textId="77777777" w:rsidR="00754881" w:rsidRDefault="00754881">
            <w:pPr>
              <w:jc w:val="left"/>
              <w:rPr>
                <w:ins w:id="4000" w:author="XuanWen Chen" w:date="2019-01-02T08:01:00Z"/>
                <w:rFonts w:hAnsi="宋体"/>
              </w:rPr>
            </w:pPr>
            <w:ins w:id="400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2D3D" w14:textId="77777777" w:rsidR="00754881" w:rsidRDefault="00754881">
            <w:pPr>
              <w:jc w:val="left"/>
              <w:rPr>
                <w:ins w:id="4002" w:author="XuanWen Chen" w:date="2019-01-02T08:01:00Z"/>
                <w:rFonts w:hAnsi="宋体"/>
              </w:rPr>
            </w:pPr>
            <w:ins w:id="400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7B0A" w14:textId="77777777" w:rsidR="00754881" w:rsidRDefault="00754881">
            <w:pPr>
              <w:jc w:val="left"/>
              <w:rPr>
                <w:ins w:id="4004" w:author="XuanWen Chen" w:date="2019-01-02T08:01:00Z"/>
                <w:rFonts w:hAnsi="宋体"/>
              </w:rPr>
            </w:pPr>
            <w:ins w:id="400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74906839" w14:textId="77777777" w:rsidTr="00754881">
        <w:trPr>
          <w:ins w:id="400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1D15B" w14:textId="77777777" w:rsidR="00754881" w:rsidRDefault="00754881">
            <w:pPr>
              <w:jc w:val="left"/>
              <w:rPr>
                <w:ins w:id="4007" w:author="XuanWen Chen" w:date="2019-01-02T08:01:00Z"/>
                <w:rFonts w:hAnsi="宋体"/>
              </w:rPr>
            </w:pPr>
            <w:ins w:id="4008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98001" w14:textId="77777777" w:rsidR="00754881" w:rsidRDefault="00754881">
            <w:pPr>
              <w:jc w:val="left"/>
              <w:rPr>
                <w:ins w:id="4009" w:author="XuanWen Chen" w:date="2019-01-02T08:01:00Z"/>
                <w:rFonts w:hAnsi="宋体"/>
              </w:rPr>
            </w:pPr>
            <w:ins w:id="4010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7CA5DB78" w14:textId="77777777" w:rsidTr="00754881">
        <w:trPr>
          <w:ins w:id="40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45F2" w14:textId="77777777" w:rsidR="00754881" w:rsidRDefault="00754881">
            <w:pPr>
              <w:jc w:val="left"/>
              <w:rPr>
                <w:ins w:id="4012" w:author="XuanWen Chen" w:date="2019-01-02T08:01:00Z"/>
                <w:rFonts w:hAnsi="宋体"/>
              </w:rPr>
            </w:pPr>
            <w:ins w:id="4013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3CD7" w14:textId="77777777" w:rsidR="00754881" w:rsidRDefault="00754881">
            <w:pPr>
              <w:jc w:val="left"/>
              <w:rPr>
                <w:ins w:id="4014" w:author="XuanWen Chen" w:date="2019-01-02T08:01:00Z"/>
                <w:rFonts w:hAnsi="宋体"/>
              </w:rPr>
            </w:pPr>
            <w:ins w:id="4015" w:author="XuanWen Chen" w:date="2019-01-02T08:01:00Z">
              <w:r>
                <w:rPr>
                  <w:rFonts w:hAnsi="宋体" w:hint="eastAsia"/>
                </w:rPr>
                <w:t>用户查看自己的帖子</w:t>
              </w:r>
            </w:ins>
          </w:p>
        </w:tc>
      </w:tr>
      <w:tr w:rsidR="00754881" w14:paraId="34722A82" w14:textId="77777777" w:rsidTr="00754881">
        <w:trPr>
          <w:ins w:id="401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182DC" w14:textId="77777777" w:rsidR="00754881" w:rsidRDefault="00754881">
            <w:pPr>
              <w:jc w:val="left"/>
              <w:rPr>
                <w:ins w:id="4017" w:author="XuanWen Chen" w:date="2019-01-02T08:01:00Z"/>
                <w:rFonts w:hAnsi="宋体"/>
              </w:rPr>
            </w:pPr>
            <w:ins w:id="4018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5D391" w14:textId="77777777" w:rsidR="00754881" w:rsidRDefault="00754881">
            <w:pPr>
              <w:jc w:val="left"/>
              <w:rPr>
                <w:ins w:id="4019" w:author="XuanWen Chen" w:date="2019-01-02T08:01:00Z"/>
                <w:rFonts w:hAnsi="宋体"/>
              </w:rPr>
            </w:pPr>
            <w:ins w:id="4020" w:author="XuanWen Chen" w:date="2019-01-02T08:01:00Z">
              <w:r>
                <w:rPr>
                  <w:rFonts w:hAnsi="宋体" w:hint="eastAsia"/>
                </w:rPr>
                <w:t>用户需要查看自己的帖子</w:t>
              </w:r>
            </w:ins>
          </w:p>
        </w:tc>
      </w:tr>
      <w:tr w:rsidR="00754881" w14:paraId="0DEE36F4" w14:textId="77777777" w:rsidTr="00754881">
        <w:trPr>
          <w:ins w:id="402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59CFD" w14:textId="77777777" w:rsidR="00754881" w:rsidRDefault="00754881">
            <w:pPr>
              <w:rPr>
                <w:ins w:id="4022" w:author="XuanWen Chen" w:date="2019-01-02T08:01:00Z"/>
                <w:rFonts w:hAnsi="宋体"/>
              </w:rPr>
            </w:pPr>
            <w:ins w:id="4023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44EA2" w14:textId="77777777" w:rsidR="00754881" w:rsidRDefault="00754881">
            <w:pPr>
              <w:rPr>
                <w:ins w:id="4024" w:author="XuanWen Chen" w:date="2019-01-02T08:01:00Z"/>
                <w:rFonts w:hAnsi="宋体"/>
              </w:rPr>
            </w:pPr>
            <w:ins w:id="4025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2A796396" w14:textId="77777777" w:rsidR="00754881" w:rsidRDefault="00754881">
            <w:pPr>
              <w:rPr>
                <w:ins w:id="4026" w:author="XuanWen Chen" w:date="2019-01-02T08:01:00Z"/>
                <w:rFonts w:hAnsi="宋体"/>
              </w:rPr>
            </w:pPr>
            <w:ins w:id="4027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</w:tc>
      </w:tr>
      <w:tr w:rsidR="00754881" w14:paraId="58A8E51B" w14:textId="77777777" w:rsidTr="00754881">
        <w:trPr>
          <w:ins w:id="402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0BB" w14:textId="77777777" w:rsidR="00754881" w:rsidRDefault="00754881">
            <w:pPr>
              <w:rPr>
                <w:ins w:id="4029" w:author="XuanWen Chen" w:date="2019-01-02T08:01:00Z"/>
                <w:rFonts w:hAnsi="宋体"/>
              </w:rPr>
            </w:pPr>
            <w:ins w:id="4030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5F15A" w14:textId="77777777" w:rsidR="00754881" w:rsidRDefault="00754881">
            <w:pPr>
              <w:rPr>
                <w:ins w:id="4031" w:author="XuanWen Chen" w:date="2019-01-02T08:01:00Z"/>
                <w:rFonts w:hAnsi="宋体"/>
              </w:rPr>
            </w:pPr>
          </w:p>
        </w:tc>
      </w:tr>
      <w:tr w:rsidR="00754881" w14:paraId="3E6A4989" w14:textId="77777777" w:rsidTr="00754881">
        <w:trPr>
          <w:ins w:id="403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A2DB9" w14:textId="77777777" w:rsidR="00754881" w:rsidRDefault="00754881">
            <w:pPr>
              <w:rPr>
                <w:ins w:id="4033" w:author="XuanWen Chen" w:date="2019-01-02T08:01:00Z"/>
                <w:rFonts w:hAnsi="宋体"/>
              </w:rPr>
            </w:pPr>
            <w:ins w:id="4034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90826" w14:textId="77777777" w:rsidR="00754881" w:rsidRDefault="00754881">
            <w:pPr>
              <w:rPr>
                <w:ins w:id="4035" w:author="XuanWen Chen" w:date="2019-01-02T08:01:00Z"/>
                <w:rFonts w:hAnsi="宋体"/>
              </w:rPr>
            </w:pPr>
            <w:ins w:id="4036" w:author="XuanWen Chen" w:date="2019-01-02T08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081153DF" w14:textId="77777777" w:rsidTr="00754881">
        <w:trPr>
          <w:ins w:id="403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DB4C" w14:textId="77777777" w:rsidR="00754881" w:rsidRDefault="00754881">
            <w:pPr>
              <w:rPr>
                <w:ins w:id="4038" w:author="XuanWen Chen" w:date="2019-01-02T08:01:00Z"/>
                <w:rFonts w:hAnsi="宋体"/>
              </w:rPr>
            </w:pPr>
            <w:ins w:id="4039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B3DF" w14:textId="77777777" w:rsidR="00754881" w:rsidRDefault="00754881">
            <w:pPr>
              <w:rPr>
                <w:ins w:id="4040" w:author="XuanWen Chen" w:date="2019-01-02T08:01:00Z"/>
                <w:rFonts w:hAnsi="宋体"/>
              </w:rPr>
            </w:pPr>
            <w:ins w:id="4041" w:author="XuanWen Chen" w:date="2019-01-02T08:01:00Z">
              <w:r>
                <w:rPr>
                  <w:rFonts w:hAnsi="宋体" w:hint="eastAsia"/>
                </w:rPr>
                <w:t>帖子信息</w:t>
              </w:r>
            </w:ins>
          </w:p>
        </w:tc>
      </w:tr>
      <w:tr w:rsidR="00754881" w14:paraId="1512E111" w14:textId="77777777" w:rsidTr="00754881">
        <w:trPr>
          <w:ins w:id="404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B4E08" w14:textId="77777777" w:rsidR="00754881" w:rsidRDefault="00754881">
            <w:pPr>
              <w:rPr>
                <w:ins w:id="4043" w:author="XuanWen Chen" w:date="2019-01-02T08:01:00Z"/>
                <w:rFonts w:hAnsi="宋体"/>
              </w:rPr>
            </w:pPr>
            <w:ins w:id="4044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4F56" w14:textId="77777777" w:rsidR="00754881" w:rsidRDefault="00754881">
            <w:pPr>
              <w:rPr>
                <w:ins w:id="4045" w:author="XuanWen Chen" w:date="2019-01-02T08:01:00Z"/>
                <w:rFonts w:hAnsi="宋体"/>
              </w:rPr>
            </w:pPr>
            <w:ins w:id="4046" w:author="XuanWen Chen" w:date="2019-01-02T08:01:00Z">
              <w:r>
                <w:rPr>
                  <w:rFonts w:hAnsi="宋体" w:hint="eastAsia"/>
                </w:rPr>
                <w:t>3.0用户查看自己的帖子</w:t>
              </w:r>
            </w:ins>
          </w:p>
          <w:p w14:paraId="1F598C8E" w14:textId="77777777" w:rsidR="00754881" w:rsidRDefault="00754881">
            <w:pPr>
              <w:rPr>
                <w:ins w:id="4047" w:author="XuanWen Chen" w:date="2019-01-02T08:01:00Z"/>
                <w:rFonts w:hAnsi="宋体"/>
              </w:rPr>
            </w:pPr>
            <w:ins w:id="4048" w:author="XuanWen Chen" w:date="2019-01-02T08:01:00Z">
              <w:r>
                <w:rPr>
                  <w:rFonts w:hAnsi="宋体" w:hint="eastAsia"/>
                </w:rPr>
                <w:t>1.进入个人信息</w:t>
              </w:r>
            </w:ins>
          </w:p>
          <w:p w14:paraId="4971F628" w14:textId="77777777" w:rsidR="00754881" w:rsidRDefault="00754881">
            <w:pPr>
              <w:rPr>
                <w:ins w:id="4049" w:author="XuanWen Chen" w:date="2019-01-02T08:01:00Z"/>
                <w:rFonts w:hAnsi="宋体"/>
              </w:rPr>
            </w:pPr>
            <w:ins w:id="4050" w:author="XuanWen Chen" w:date="2019-01-02T08:01:00Z">
              <w:r>
                <w:rPr>
                  <w:rFonts w:hAnsi="宋体" w:hint="eastAsia"/>
                </w:rPr>
                <w:t>2.选择我的帖子</w:t>
              </w:r>
            </w:ins>
          </w:p>
          <w:p w14:paraId="33FD3CD1" w14:textId="77777777" w:rsidR="00754881" w:rsidRDefault="00754881">
            <w:pPr>
              <w:rPr>
                <w:ins w:id="4051" w:author="XuanWen Chen" w:date="2019-01-02T08:01:00Z"/>
                <w:rFonts w:hAnsi="宋体"/>
              </w:rPr>
            </w:pPr>
            <w:ins w:id="4052" w:author="XuanWen Chen" w:date="2019-01-02T08:01:00Z">
              <w:r>
                <w:rPr>
                  <w:rFonts w:hAnsi="宋体" w:hint="eastAsia"/>
                </w:rPr>
                <w:t>3.选择帖子浏览</w:t>
              </w:r>
            </w:ins>
          </w:p>
        </w:tc>
      </w:tr>
      <w:tr w:rsidR="00754881" w14:paraId="105644FE" w14:textId="77777777" w:rsidTr="00754881">
        <w:trPr>
          <w:trHeight w:val="1370"/>
          <w:ins w:id="405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F310" w14:textId="77777777" w:rsidR="00754881" w:rsidRDefault="00754881">
            <w:pPr>
              <w:rPr>
                <w:ins w:id="4054" w:author="XuanWen Chen" w:date="2019-01-02T08:01:00Z"/>
                <w:rFonts w:hAnsi="宋体"/>
              </w:rPr>
            </w:pPr>
            <w:ins w:id="405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974E6" w14:textId="77777777" w:rsidR="00754881" w:rsidRDefault="00754881">
            <w:pPr>
              <w:rPr>
                <w:ins w:id="4056" w:author="XuanWen Chen" w:date="2019-01-02T08:01:00Z"/>
                <w:rFonts w:hAnsi="宋体"/>
              </w:rPr>
            </w:pPr>
          </w:p>
        </w:tc>
      </w:tr>
      <w:tr w:rsidR="00754881" w14:paraId="5F410B96" w14:textId="77777777" w:rsidTr="00754881">
        <w:trPr>
          <w:ins w:id="405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88E8" w14:textId="77777777" w:rsidR="00754881" w:rsidRDefault="00754881">
            <w:pPr>
              <w:rPr>
                <w:ins w:id="4058" w:author="XuanWen Chen" w:date="2019-01-02T08:01:00Z"/>
                <w:rFonts w:hAnsi="宋体"/>
              </w:rPr>
            </w:pPr>
            <w:ins w:id="4059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14CE" w14:textId="77777777" w:rsidR="00754881" w:rsidRDefault="00754881">
            <w:pPr>
              <w:rPr>
                <w:ins w:id="4060" w:author="XuanWen Chen" w:date="2019-01-02T08:01:00Z"/>
                <w:rFonts w:hAnsi="宋体"/>
              </w:rPr>
            </w:pPr>
            <w:ins w:id="4061" w:author="XuanWen Chen" w:date="2019-01-02T08:01:00Z">
              <w:r>
                <w:rPr>
                  <w:rFonts w:hAnsi="宋体" w:hint="eastAsia"/>
                </w:rPr>
                <w:t>3.0 E1 从来没有发过帖子</w:t>
              </w:r>
            </w:ins>
          </w:p>
        </w:tc>
      </w:tr>
      <w:tr w:rsidR="00754881" w14:paraId="66C2AB54" w14:textId="77777777" w:rsidTr="00754881">
        <w:trPr>
          <w:ins w:id="406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50C8" w14:textId="77777777" w:rsidR="00754881" w:rsidRDefault="00754881">
            <w:pPr>
              <w:rPr>
                <w:ins w:id="4063" w:author="XuanWen Chen" w:date="2019-01-02T08:01:00Z"/>
                <w:rFonts w:hAnsi="宋体"/>
              </w:rPr>
            </w:pPr>
            <w:ins w:id="4064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F9F3" w14:textId="77777777" w:rsidR="00754881" w:rsidRDefault="00754881">
            <w:pPr>
              <w:rPr>
                <w:ins w:id="4065" w:author="XuanWen Chen" w:date="2019-01-02T08:01:00Z"/>
                <w:rFonts w:hAnsi="宋体"/>
              </w:rPr>
            </w:pPr>
          </w:p>
        </w:tc>
      </w:tr>
      <w:tr w:rsidR="00754881" w14:paraId="157AA3E1" w14:textId="77777777" w:rsidTr="00754881">
        <w:trPr>
          <w:ins w:id="406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39D5E" w14:textId="77777777" w:rsidR="00754881" w:rsidRDefault="00754881">
            <w:pPr>
              <w:rPr>
                <w:ins w:id="4067" w:author="XuanWen Chen" w:date="2019-01-02T08:01:00Z"/>
                <w:rFonts w:hAnsi="宋体"/>
              </w:rPr>
            </w:pPr>
            <w:ins w:id="4068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8EF8C" w14:textId="77777777" w:rsidR="00754881" w:rsidRDefault="00754881">
            <w:pPr>
              <w:rPr>
                <w:ins w:id="4069" w:author="XuanWen Chen" w:date="2019-01-02T08:01:00Z"/>
                <w:rFonts w:hAnsi="宋体"/>
              </w:rPr>
            </w:pPr>
          </w:p>
        </w:tc>
      </w:tr>
      <w:tr w:rsidR="00754881" w14:paraId="08EB5FC2" w14:textId="77777777" w:rsidTr="00754881">
        <w:trPr>
          <w:ins w:id="407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DB64C" w14:textId="77777777" w:rsidR="00754881" w:rsidRDefault="00754881">
            <w:pPr>
              <w:rPr>
                <w:ins w:id="4071" w:author="XuanWen Chen" w:date="2019-01-02T08:01:00Z"/>
                <w:rFonts w:hAnsi="宋体"/>
              </w:rPr>
            </w:pPr>
            <w:ins w:id="4072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46FE" w14:textId="77777777" w:rsidR="00754881" w:rsidRDefault="00754881">
            <w:pPr>
              <w:rPr>
                <w:ins w:id="4073" w:author="XuanWen Chen" w:date="2019-01-02T08:01:00Z"/>
                <w:rFonts w:hAnsi="宋体"/>
              </w:rPr>
            </w:pPr>
          </w:p>
        </w:tc>
      </w:tr>
      <w:tr w:rsidR="00754881" w14:paraId="2BEB90DA" w14:textId="77777777" w:rsidTr="00754881">
        <w:trPr>
          <w:ins w:id="407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55504" w14:textId="77777777" w:rsidR="00754881" w:rsidRDefault="00754881">
            <w:pPr>
              <w:rPr>
                <w:ins w:id="4075" w:author="XuanWen Chen" w:date="2019-01-02T08:01:00Z"/>
                <w:rFonts w:hAnsi="宋体"/>
              </w:rPr>
            </w:pPr>
            <w:ins w:id="4076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557D" w14:textId="77777777" w:rsidR="00754881" w:rsidRDefault="00754881">
            <w:pPr>
              <w:rPr>
                <w:ins w:id="4077" w:author="XuanWen Chen" w:date="2019-01-02T08:01:00Z"/>
                <w:rFonts w:hAnsi="宋体"/>
              </w:rPr>
            </w:pPr>
          </w:p>
        </w:tc>
      </w:tr>
      <w:tr w:rsidR="00754881" w14:paraId="2FBBC2D5" w14:textId="77777777" w:rsidTr="00754881">
        <w:trPr>
          <w:ins w:id="407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B904" w14:textId="77777777" w:rsidR="00754881" w:rsidRDefault="00754881">
            <w:pPr>
              <w:rPr>
                <w:ins w:id="4079" w:author="XuanWen Chen" w:date="2019-01-02T08:01:00Z"/>
                <w:rFonts w:hAnsi="宋体"/>
              </w:rPr>
            </w:pPr>
            <w:ins w:id="4080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7C50" w14:textId="77777777" w:rsidR="00754881" w:rsidRDefault="00754881">
            <w:pPr>
              <w:rPr>
                <w:ins w:id="4081" w:author="XuanWen Chen" w:date="2019-01-02T08:01:00Z"/>
                <w:rFonts w:hAnsi="宋体"/>
              </w:rPr>
            </w:pPr>
            <w:ins w:id="4082" w:author="XuanWen Chen" w:date="2019-01-02T08:01:00Z">
              <w:r>
                <w:rPr>
                  <w:rFonts w:hAnsi="宋体" w:hint="eastAsia"/>
                </w:rPr>
                <w:t>已经在社区发过帖子</w:t>
              </w:r>
            </w:ins>
          </w:p>
        </w:tc>
      </w:tr>
    </w:tbl>
    <w:p w14:paraId="512E40F1" w14:textId="77777777" w:rsidR="00754881" w:rsidRDefault="00754881" w:rsidP="00754881">
      <w:pPr>
        <w:rPr>
          <w:ins w:id="4083" w:author="XuanWen Chen" w:date="2019-01-02T08:01:00Z"/>
        </w:rPr>
      </w:pPr>
    </w:p>
    <w:p w14:paraId="767E360A" w14:textId="77777777" w:rsidR="00754881" w:rsidRDefault="00754881" w:rsidP="00754881">
      <w:pPr>
        <w:rPr>
          <w:ins w:id="4084" w:author="XuanWen Chen" w:date="2019-01-02T08:01:00Z"/>
        </w:rPr>
      </w:pPr>
    </w:p>
    <w:p w14:paraId="62EC0B53" w14:textId="77777777" w:rsidR="00754881" w:rsidRDefault="00754881" w:rsidP="00754881">
      <w:pPr>
        <w:pStyle w:val="4"/>
        <w:rPr>
          <w:ins w:id="4085" w:author="XuanWen Chen" w:date="2019-01-02T08:01:00Z"/>
        </w:rPr>
      </w:pPr>
      <w:ins w:id="4086" w:author="XuanWen Chen" w:date="2019-01-02T08:01:00Z">
        <w:r>
          <w:rPr>
            <w:rFonts w:hint="eastAsia"/>
          </w:rPr>
          <w:t>用户修改自己的帖子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2CD99EB3" w14:textId="77777777" w:rsidTr="00754881">
        <w:trPr>
          <w:ins w:id="408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B6C5C" w14:textId="77777777" w:rsidR="00754881" w:rsidRDefault="00754881">
            <w:pPr>
              <w:rPr>
                <w:ins w:id="4088" w:author="XuanWen Chen" w:date="2019-01-02T08:01:00Z"/>
                <w:rFonts w:hAnsi="宋体"/>
                <w:b/>
              </w:rPr>
            </w:pPr>
            <w:ins w:id="408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CCE7" w14:textId="77777777" w:rsidR="00754881" w:rsidRDefault="00754881">
            <w:pPr>
              <w:rPr>
                <w:ins w:id="4090" w:author="XuanWen Chen" w:date="2019-01-02T08:01:00Z"/>
                <w:rFonts w:hAnsi="宋体"/>
                <w:b/>
              </w:rPr>
            </w:pPr>
            <w:ins w:id="4091" w:author="XuanWen Chen" w:date="2019-01-02T08:01:00Z">
              <w:r>
                <w:rPr>
                  <w:rFonts w:hAnsi="宋体" w:hint="eastAsia"/>
                  <w:b/>
                </w:rPr>
                <w:t>UC-4：用户修改自己的帖子</w:t>
              </w:r>
            </w:ins>
          </w:p>
        </w:tc>
      </w:tr>
      <w:tr w:rsidR="00754881" w14:paraId="257A6006" w14:textId="77777777" w:rsidTr="00754881">
        <w:trPr>
          <w:ins w:id="409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F845" w14:textId="77777777" w:rsidR="00754881" w:rsidRDefault="00754881">
            <w:pPr>
              <w:jc w:val="left"/>
              <w:rPr>
                <w:ins w:id="4093" w:author="XuanWen Chen" w:date="2019-01-02T08:01:00Z"/>
                <w:rFonts w:hAnsi="宋体"/>
              </w:rPr>
            </w:pPr>
            <w:ins w:id="409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62E3C" w14:textId="77777777" w:rsidR="00754881" w:rsidRDefault="00754881">
            <w:pPr>
              <w:jc w:val="left"/>
              <w:rPr>
                <w:ins w:id="4095" w:author="XuanWen Chen" w:date="2019-01-02T08:01:00Z"/>
                <w:rFonts w:hAnsi="宋体"/>
              </w:rPr>
            </w:pPr>
            <w:ins w:id="4096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6BFD" w14:textId="77777777" w:rsidR="00754881" w:rsidRDefault="00754881">
            <w:pPr>
              <w:jc w:val="left"/>
              <w:rPr>
                <w:ins w:id="4097" w:author="XuanWen Chen" w:date="2019-01-02T08:01:00Z"/>
                <w:rFonts w:hAnsi="宋体"/>
              </w:rPr>
            </w:pPr>
            <w:ins w:id="409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3D1F5" w14:textId="77777777" w:rsidR="00754881" w:rsidRDefault="00754881">
            <w:pPr>
              <w:jc w:val="left"/>
              <w:rPr>
                <w:ins w:id="4099" w:author="XuanWen Chen" w:date="2019-01-02T08:01:00Z"/>
                <w:rFonts w:hAnsi="宋体"/>
              </w:rPr>
            </w:pPr>
            <w:ins w:id="4100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56011149" w14:textId="77777777" w:rsidTr="00754881">
        <w:trPr>
          <w:ins w:id="410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8C9C" w14:textId="77777777" w:rsidR="00754881" w:rsidRDefault="00754881">
            <w:pPr>
              <w:jc w:val="left"/>
              <w:rPr>
                <w:ins w:id="4102" w:author="XuanWen Chen" w:date="2019-01-02T08:01:00Z"/>
                <w:rFonts w:hAnsi="宋体"/>
              </w:rPr>
            </w:pPr>
            <w:ins w:id="410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32FB" w14:textId="77777777" w:rsidR="00754881" w:rsidRDefault="00754881">
            <w:pPr>
              <w:jc w:val="left"/>
              <w:rPr>
                <w:ins w:id="4104" w:author="XuanWen Chen" w:date="2019-01-02T08:01:00Z"/>
                <w:rFonts w:hAnsi="宋体"/>
              </w:rPr>
            </w:pPr>
            <w:ins w:id="410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5C01D" w14:textId="77777777" w:rsidR="00754881" w:rsidRDefault="00754881">
            <w:pPr>
              <w:jc w:val="left"/>
              <w:rPr>
                <w:ins w:id="4106" w:author="XuanWen Chen" w:date="2019-01-02T08:01:00Z"/>
                <w:rFonts w:hAnsi="宋体"/>
              </w:rPr>
            </w:pPr>
            <w:ins w:id="410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1F2F" w14:textId="77777777" w:rsidR="00754881" w:rsidRDefault="00754881">
            <w:pPr>
              <w:jc w:val="left"/>
              <w:rPr>
                <w:ins w:id="4108" w:author="XuanWen Chen" w:date="2019-01-02T08:01:00Z"/>
                <w:rFonts w:hAnsi="宋体"/>
              </w:rPr>
            </w:pPr>
            <w:ins w:id="4109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53935EF" w14:textId="77777777" w:rsidTr="00754881">
        <w:trPr>
          <w:ins w:id="411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0F4BD" w14:textId="77777777" w:rsidR="00754881" w:rsidRDefault="00754881">
            <w:pPr>
              <w:jc w:val="left"/>
              <w:rPr>
                <w:ins w:id="4111" w:author="XuanWen Chen" w:date="2019-01-02T08:01:00Z"/>
                <w:rFonts w:hAnsi="宋体"/>
              </w:rPr>
            </w:pPr>
            <w:ins w:id="4112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9BA9E" w14:textId="77777777" w:rsidR="00754881" w:rsidRDefault="00754881">
            <w:pPr>
              <w:jc w:val="left"/>
              <w:rPr>
                <w:ins w:id="4113" w:author="XuanWen Chen" w:date="2019-01-02T08:01:00Z"/>
                <w:rFonts w:hAnsi="宋体"/>
              </w:rPr>
            </w:pPr>
            <w:ins w:id="4114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312CC5C7" w14:textId="77777777" w:rsidTr="00754881">
        <w:trPr>
          <w:ins w:id="411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71060" w14:textId="77777777" w:rsidR="00754881" w:rsidRDefault="00754881">
            <w:pPr>
              <w:jc w:val="left"/>
              <w:rPr>
                <w:ins w:id="4116" w:author="XuanWen Chen" w:date="2019-01-02T08:01:00Z"/>
                <w:rFonts w:hAnsi="宋体"/>
              </w:rPr>
            </w:pPr>
            <w:ins w:id="4117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2B0F" w14:textId="77777777" w:rsidR="00754881" w:rsidRDefault="00754881">
            <w:pPr>
              <w:jc w:val="left"/>
              <w:rPr>
                <w:ins w:id="4118" w:author="XuanWen Chen" w:date="2019-01-02T08:01:00Z"/>
                <w:rFonts w:hAnsi="宋体"/>
              </w:rPr>
            </w:pPr>
            <w:ins w:id="4119" w:author="XuanWen Chen" w:date="2019-01-02T08:01:00Z">
              <w:r>
                <w:rPr>
                  <w:rFonts w:hAnsi="宋体" w:hint="eastAsia"/>
                </w:rPr>
                <w:t>用户修改自己的帖子</w:t>
              </w:r>
            </w:ins>
          </w:p>
        </w:tc>
      </w:tr>
      <w:tr w:rsidR="00754881" w14:paraId="58F3736F" w14:textId="77777777" w:rsidTr="00754881">
        <w:trPr>
          <w:ins w:id="412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C295A" w14:textId="77777777" w:rsidR="00754881" w:rsidRDefault="00754881">
            <w:pPr>
              <w:jc w:val="left"/>
              <w:rPr>
                <w:ins w:id="4121" w:author="XuanWen Chen" w:date="2019-01-02T08:01:00Z"/>
                <w:rFonts w:hAnsi="宋体"/>
              </w:rPr>
            </w:pPr>
            <w:ins w:id="4122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352A" w14:textId="77777777" w:rsidR="00754881" w:rsidRDefault="00754881">
            <w:pPr>
              <w:jc w:val="left"/>
              <w:rPr>
                <w:ins w:id="4123" w:author="XuanWen Chen" w:date="2019-01-02T08:01:00Z"/>
                <w:rFonts w:hAnsi="宋体"/>
              </w:rPr>
            </w:pPr>
            <w:ins w:id="4124" w:author="XuanWen Chen" w:date="2019-01-02T08:01:00Z">
              <w:r>
                <w:rPr>
                  <w:rFonts w:hAnsi="宋体" w:hint="eastAsia"/>
                </w:rPr>
                <w:t>用户需要修改自己的帖子</w:t>
              </w:r>
            </w:ins>
          </w:p>
        </w:tc>
      </w:tr>
      <w:tr w:rsidR="00754881" w14:paraId="116532DE" w14:textId="77777777" w:rsidTr="00754881">
        <w:trPr>
          <w:ins w:id="412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047D0" w14:textId="77777777" w:rsidR="00754881" w:rsidRDefault="00754881">
            <w:pPr>
              <w:rPr>
                <w:ins w:id="4126" w:author="XuanWen Chen" w:date="2019-01-02T08:01:00Z"/>
                <w:rFonts w:hAnsi="宋体"/>
              </w:rPr>
            </w:pPr>
            <w:ins w:id="4127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FABEA" w14:textId="77777777" w:rsidR="00754881" w:rsidRDefault="00754881">
            <w:pPr>
              <w:rPr>
                <w:ins w:id="4128" w:author="XuanWen Chen" w:date="2019-01-02T08:01:00Z"/>
                <w:rFonts w:hAnsi="宋体"/>
              </w:rPr>
            </w:pPr>
            <w:ins w:id="4129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46A2F012" w14:textId="77777777" w:rsidR="00754881" w:rsidRDefault="00754881">
            <w:pPr>
              <w:rPr>
                <w:ins w:id="4130" w:author="XuanWen Chen" w:date="2019-01-02T08:01:00Z"/>
                <w:rFonts w:hAnsi="宋体"/>
              </w:rPr>
            </w:pPr>
            <w:ins w:id="4131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73E0C7FD" w14:textId="77777777" w:rsidR="00754881" w:rsidRDefault="00754881">
            <w:pPr>
              <w:rPr>
                <w:ins w:id="4132" w:author="XuanWen Chen" w:date="2019-01-02T08:01:00Z"/>
                <w:rFonts w:hAnsi="宋体"/>
              </w:rPr>
            </w:pPr>
            <w:ins w:id="4133" w:author="XuanWen Chen" w:date="2019-01-02T08:01:00Z">
              <w:r>
                <w:rPr>
                  <w:rFonts w:hAnsi="宋体" w:hint="eastAsia"/>
                </w:rPr>
                <w:t>PRE-3: 查看自己的帖子</w:t>
              </w:r>
            </w:ins>
          </w:p>
        </w:tc>
      </w:tr>
      <w:tr w:rsidR="00754881" w14:paraId="6CE1F0F9" w14:textId="77777777" w:rsidTr="00754881">
        <w:trPr>
          <w:ins w:id="413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D2F29" w14:textId="77777777" w:rsidR="00754881" w:rsidRDefault="00754881">
            <w:pPr>
              <w:rPr>
                <w:ins w:id="4135" w:author="XuanWen Chen" w:date="2019-01-02T08:01:00Z"/>
                <w:rFonts w:hAnsi="宋体"/>
              </w:rPr>
            </w:pPr>
            <w:ins w:id="4136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720CA" w14:textId="77777777" w:rsidR="00754881" w:rsidRDefault="00754881">
            <w:pPr>
              <w:rPr>
                <w:ins w:id="4137" w:author="XuanWen Chen" w:date="2019-01-02T08:01:00Z"/>
                <w:rFonts w:hAnsi="宋体"/>
              </w:rPr>
            </w:pPr>
            <w:ins w:id="4138" w:author="XuanWen Chen" w:date="2019-01-02T08:01:00Z">
              <w:r>
                <w:rPr>
                  <w:rFonts w:hAnsi="宋体" w:hint="eastAsia"/>
                </w:rPr>
                <w:t>POST-1：我的帖子内容更新</w:t>
              </w:r>
            </w:ins>
          </w:p>
        </w:tc>
      </w:tr>
      <w:tr w:rsidR="00754881" w14:paraId="182ED01D" w14:textId="77777777" w:rsidTr="00754881">
        <w:trPr>
          <w:ins w:id="413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66995" w14:textId="77777777" w:rsidR="00754881" w:rsidRDefault="00754881">
            <w:pPr>
              <w:rPr>
                <w:ins w:id="4140" w:author="XuanWen Chen" w:date="2019-01-02T08:01:00Z"/>
                <w:rFonts w:hAnsi="宋体"/>
              </w:rPr>
            </w:pPr>
            <w:ins w:id="4141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D4CF9" w14:textId="77777777" w:rsidR="00754881" w:rsidRDefault="00754881">
            <w:pPr>
              <w:rPr>
                <w:ins w:id="4142" w:author="XuanWen Chen" w:date="2019-01-02T08:01:00Z"/>
                <w:rFonts w:hAnsi="宋体"/>
              </w:rPr>
            </w:pPr>
            <w:ins w:id="4143" w:author="XuanWen Chen" w:date="2019-01-02T08:01:00Z">
              <w:r>
                <w:rPr>
                  <w:rFonts w:hAnsi="宋体" w:hint="eastAsia"/>
                </w:rPr>
                <w:t>帖子信息</w:t>
              </w:r>
            </w:ins>
          </w:p>
        </w:tc>
      </w:tr>
      <w:tr w:rsidR="00754881" w14:paraId="0AB385A7" w14:textId="77777777" w:rsidTr="00754881">
        <w:trPr>
          <w:ins w:id="414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2B257" w14:textId="77777777" w:rsidR="00754881" w:rsidRDefault="00754881">
            <w:pPr>
              <w:rPr>
                <w:ins w:id="4145" w:author="XuanWen Chen" w:date="2019-01-02T08:01:00Z"/>
                <w:rFonts w:hAnsi="宋体"/>
              </w:rPr>
            </w:pPr>
            <w:ins w:id="4146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08A39" w14:textId="77777777" w:rsidR="00754881" w:rsidRDefault="00754881">
            <w:pPr>
              <w:rPr>
                <w:ins w:id="4147" w:author="XuanWen Chen" w:date="2019-01-02T08:01:00Z"/>
                <w:rFonts w:hAnsi="宋体"/>
              </w:rPr>
            </w:pPr>
            <w:ins w:id="4148" w:author="XuanWen Chen" w:date="2019-01-02T08:01:00Z">
              <w:r>
                <w:rPr>
                  <w:rFonts w:hAnsi="宋体" w:hint="eastAsia"/>
                </w:rPr>
                <w:t>帖子</w:t>
              </w:r>
            </w:ins>
          </w:p>
        </w:tc>
      </w:tr>
      <w:tr w:rsidR="00754881" w14:paraId="466FEA37" w14:textId="77777777" w:rsidTr="00754881">
        <w:trPr>
          <w:ins w:id="414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AFC16" w14:textId="77777777" w:rsidR="00754881" w:rsidRDefault="00754881">
            <w:pPr>
              <w:rPr>
                <w:ins w:id="4150" w:author="XuanWen Chen" w:date="2019-01-02T08:01:00Z"/>
                <w:rFonts w:hAnsi="宋体"/>
              </w:rPr>
            </w:pPr>
            <w:ins w:id="4151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5961C" w14:textId="77777777" w:rsidR="00754881" w:rsidRDefault="00754881">
            <w:pPr>
              <w:rPr>
                <w:ins w:id="4152" w:author="XuanWen Chen" w:date="2019-01-02T08:01:00Z"/>
                <w:rFonts w:hAnsi="宋体"/>
              </w:rPr>
            </w:pPr>
            <w:ins w:id="4153" w:author="XuanWen Chen" w:date="2019-01-02T08:01:00Z">
              <w:r>
                <w:rPr>
                  <w:rFonts w:hAnsi="宋体" w:hint="eastAsia"/>
                </w:rPr>
                <w:t>4.0用户修改自己的帖子并发出</w:t>
              </w:r>
            </w:ins>
          </w:p>
          <w:p w14:paraId="1A9C79E7" w14:textId="77777777" w:rsidR="00754881" w:rsidRDefault="00754881">
            <w:pPr>
              <w:rPr>
                <w:ins w:id="4154" w:author="XuanWen Chen" w:date="2019-01-02T08:01:00Z"/>
                <w:rFonts w:hAnsi="宋体"/>
              </w:rPr>
            </w:pPr>
            <w:ins w:id="4155" w:author="XuanWen Chen" w:date="2019-01-02T08:01:00Z">
              <w:r>
                <w:rPr>
                  <w:rFonts w:hAnsi="宋体" w:hint="eastAsia"/>
                </w:rPr>
                <w:t>1.选择要修改的帖子</w:t>
              </w:r>
            </w:ins>
          </w:p>
          <w:p w14:paraId="7FFD6290" w14:textId="77777777" w:rsidR="00754881" w:rsidRDefault="00754881">
            <w:pPr>
              <w:rPr>
                <w:ins w:id="4156" w:author="XuanWen Chen" w:date="2019-01-02T08:01:00Z"/>
                <w:rFonts w:hAnsi="宋体"/>
              </w:rPr>
            </w:pPr>
            <w:ins w:id="4157" w:author="XuanWen Chen" w:date="2019-01-02T08:01:00Z">
              <w:r>
                <w:rPr>
                  <w:rFonts w:hAnsi="宋体" w:hint="eastAsia"/>
                </w:rPr>
                <w:t>2.编辑帖子</w:t>
              </w:r>
            </w:ins>
          </w:p>
          <w:p w14:paraId="36BB31BD" w14:textId="77777777" w:rsidR="00754881" w:rsidRDefault="00754881">
            <w:pPr>
              <w:rPr>
                <w:ins w:id="4158" w:author="XuanWen Chen" w:date="2019-01-02T08:01:00Z"/>
                <w:rFonts w:hAnsi="宋体"/>
              </w:rPr>
            </w:pPr>
            <w:ins w:id="4159" w:author="XuanWen Chen" w:date="2019-01-02T08:01:00Z">
              <w:r>
                <w:rPr>
                  <w:rFonts w:hAnsi="宋体" w:hint="eastAsia"/>
                </w:rPr>
                <w:t>3.重新发帖</w:t>
              </w:r>
            </w:ins>
          </w:p>
        </w:tc>
      </w:tr>
      <w:tr w:rsidR="00754881" w14:paraId="1271463D" w14:textId="77777777" w:rsidTr="00754881">
        <w:trPr>
          <w:trHeight w:val="1370"/>
          <w:ins w:id="416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90F8E" w14:textId="77777777" w:rsidR="00754881" w:rsidRDefault="00754881">
            <w:pPr>
              <w:rPr>
                <w:ins w:id="4161" w:author="XuanWen Chen" w:date="2019-01-02T08:01:00Z"/>
                <w:rFonts w:hAnsi="宋体"/>
              </w:rPr>
            </w:pPr>
            <w:ins w:id="4162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690AE" w14:textId="77777777" w:rsidR="00754881" w:rsidRDefault="00754881">
            <w:pPr>
              <w:rPr>
                <w:ins w:id="4163" w:author="XuanWen Chen" w:date="2019-01-02T08:01:00Z"/>
                <w:rFonts w:hAnsi="宋体"/>
              </w:rPr>
            </w:pPr>
            <w:ins w:id="4164" w:author="XuanWen Chen" w:date="2019-01-02T08:01:00Z">
              <w:r>
                <w:rPr>
                  <w:rFonts w:hAnsi="宋体" w:hint="eastAsia"/>
                </w:rPr>
                <w:t>4.1用户修改自己的帖子不发出</w:t>
              </w:r>
            </w:ins>
          </w:p>
          <w:p w14:paraId="34F931BD" w14:textId="77777777" w:rsidR="00754881" w:rsidRDefault="00754881">
            <w:pPr>
              <w:rPr>
                <w:ins w:id="4165" w:author="XuanWen Chen" w:date="2019-01-02T08:01:00Z"/>
                <w:rFonts w:hAnsi="宋体"/>
              </w:rPr>
            </w:pPr>
            <w:ins w:id="4166" w:author="XuanWen Chen" w:date="2019-01-02T08:01:00Z">
              <w:r>
                <w:rPr>
                  <w:rFonts w:hAnsi="宋体" w:hint="eastAsia"/>
                </w:rPr>
                <w:t>1.选择要修改的帖子</w:t>
              </w:r>
            </w:ins>
          </w:p>
          <w:p w14:paraId="56F5E0EC" w14:textId="77777777" w:rsidR="00754881" w:rsidRDefault="00754881">
            <w:pPr>
              <w:rPr>
                <w:ins w:id="4167" w:author="XuanWen Chen" w:date="2019-01-02T08:01:00Z"/>
                <w:rFonts w:hAnsi="宋体"/>
              </w:rPr>
            </w:pPr>
            <w:ins w:id="4168" w:author="XuanWen Chen" w:date="2019-01-02T08:01:00Z">
              <w:r>
                <w:rPr>
                  <w:rFonts w:hAnsi="宋体" w:hint="eastAsia"/>
                </w:rPr>
                <w:t>2.编辑帖子</w:t>
              </w:r>
            </w:ins>
          </w:p>
          <w:p w14:paraId="31C29F98" w14:textId="77777777" w:rsidR="00754881" w:rsidRDefault="00754881">
            <w:pPr>
              <w:rPr>
                <w:ins w:id="4169" w:author="XuanWen Chen" w:date="2019-01-02T08:01:00Z"/>
                <w:rFonts w:hAnsi="宋体"/>
              </w:rPr>
            </w:pPr>
            <w:ins w:id="4170" w:author="XuanWen Chen" w:date="2019-01-02T08:01:00Z">
              <w:r>
                <w:rPr>
                  <w:rFonts w:hAnsi="宋体" w:hint="eastAsia"/>
                </w:rPr>
                <w:t>3.存为草稿</w:t>
              </w:r>
            </w:ins>
          </w:p>
        </w:tc>
      </w:tr>
      <w:tr w:rsidR="00754881" w14:paraId="717A3315" w14:textId="77777777" w:rsidTr="00754881">
        <w:trPr>
          <w:ins w:id="417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05898" w14:textId="77777777" w:rsidR="00754881" w:rsidRDefault="00754881">
            <w:pPr>
              <w:rPr>
                <w:ins w:id="4172" w:author="XuanWen Chen" w:date="2019-01-02T08:01:00Z"/>
                <w:rFonts w:hAnsi="宋体"/>
              </w:rPr>
            </w:pPr>
            <w:ins w:id="4173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8F2C" w14:textId="77777777" w:rsidR="00754881" w:rsidRDefault="00754881">
            <w:pPr>
              <w:rPr>
                <w:ins w:id="4174" w:author="XuanWen Chen" w:date="2019-01-02T08:01:00Z"/>
                <w:rFonts w:hAnsi="宋体"/>
              </w:rPr>
            </w:pPr>
            <w:ins w:id="4175" w:author="XuanWen Chen" w:date="2019-01-02T08:01:00Z">
              <w:r>
                <w:rPr>
                  <w:rFonts w:hAnsi="宋体" w:hint="eastAsia"/>
                </w:rPr>
                <w:t>4.0 E1 从来没有发过帖子</w:t>
              </w:r>
            </w:ins>
          </w:p>
          <w:p w14:paraId="54483731" w14:textId="77777777" w:rsidR="00754881" w:rsidRDefault="00754881">
            <w:pPr>
              <w:rPr>
                <w:ins w:id="4176" w:author="XuanWen Chen" w:date="2019-01-02T08:01:00Z"/>
                <w:rFonts w:hAnsi="宋体"/>
              </w:rPr>
            </w:pPr>
            <w:ins w:id="4177" w:author="XuanWen Chen" w:date="2019-01-02T08:01:00Z">
              <w:r>
                <w:rPr>
                  <w:rFonts w:hAnsi="宋体" w:hint="eastAsia"/>
                </w:rPr>
                <w:t>4.1 E1 从来没有发过帖子</w:t>
              </w:r>
            </w:ins>
          </w:p>
        </w:tc>
      </w:tr>
      <w:tr w:rsidR="00754881" w14:paraId="173F2C52" w14:textId="77777777" w:rsidTr="00754881">
        <w:trPr>
          <w:ins w:id="417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9620" w14:textId="77777777" w:rsidR="00754881" w:rsidRDefault="00754881">
            <w:pPr>
              <w:rPr>
                <w:ins w:id="4179" w:author="XuanWen Chen" w:date="2019-01-02T08:01:00Z"/>
                <w:rFonts w:hAnsi="宋体"/>
              </w:rPr>
            </w:pPr>
            <w:ins w:id="418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A403D" w14:textId="77777777" w:rsidR="00754881" w:rsidRDefault="00754881">
            <w:pPr>
              <w:rPr>
                <w:ins w:id="4181" w:author="XuanWen Chen" w:date="2019-01-02T08:01:00Z"/>
                <w:rFonts w:hAnsi="宋体"/>
              </w:rPr>
            </w:pPr>
          </w:p>
        </w:tc>
      </w:tr>
      <w:tr w:rsidR="00754881" w14:paraId="427F81D3" w14:textId="77777777" w:rsidTr="00754881">
        <w:trPr>
          <w:ins w:id="418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F631" w14:textId="77777777" w:rsidR="00754881" w:rsidRDefault="00754881">
            <w:pPr>
              <w:rPr>
                <w:ins w:id="4183" w:author="XuanWen Chen" w:date="2019-01-02T08:01:00Z"/>
                <w:rFonts w:hAnsi="宋体"/>
              </w:rPr>
            </w:pPr>
            <w:ins w:id="4184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9CAD" w14:textId="77777777" w:rsidR="00754881" w:rsidRDefault="00754881">
            <w:pPr>
              <w:rPr>
                <w:ins w:id="4185" w:author="XuanWen Chen" w:date="2019-01-02T08:01:00Z"/>
                <w:rFonts w:hAnsi="宋体"/>
              </w:rPr>
            </w:pPr>
          </w:p>
        </w:tc>
      </w:tr>
      <w:tr w:rsidR="00754881" w14:paraId="158B4200" w14:textId="77777777" w:rsidTr="00754881">
        <w:trPr>
          <w:ins w:id="418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4417D" w14:textId="77777777" w:rsidR="00754881" w:rsidRDefault="00754881">
            <w:pPr>
              <w:rPr>
                <w:ins w:id="4187" w:author="XuanWen Chen" w:date="2019-01-02T08:01:00Z"/>
                <w:rFonts w:hAnsi="宋体"/>
              </w:rPr>
            </w:pPr>
            <w:ins w:id="4188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16FA" w14:textId="77777777" w:rsidR="00754881" w:rsidRDefault="00754881">
            <w:pPr>
              <w:rPr>
                <w:ins w:id="4189" w:author="XuanWen Chen" w:date="2019-01-02T08:01:00Z"/>
                <w:rFonts w:hAnsi="宋体"/>
              </w:rPr>
            </w:pPr>
          </w:p>
        </w:tc>
      </w:tr>
      <w:tr w:rsidR="00754881" w14:paraId="2B43DAA3" w14:textId="77777777" w:rsidTr="00754881">
        <w:trPr>
          <w:ins w:id="419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B0ED" w14:textId="77777777" w:rsidR="00754881" w:rsidRDefault="00754881">
            <w:pPr>
              <w:rPr>
                <w:ins w:id="4191" w:author="XuanWen Chen" w:date="2019-01-02T08:01:00Z"/>
                <w:rFonts w:hAnsi="宋体"/>
              </w:rPr>
            </w:pPr>
            <w:ins w:id="4192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2D0B" w14:textId="77777777" w:rsidR="00754881" w:rsidRDefault="00754881">
            <w:pPr>
              <w:rPr>
                <w:ins w:id="4193" w:author="XuanWen Chen" w:date="2019-01-02T08:01:00Z"/>
                <w:rFonts w:hAnsi="宋体"/>
              </w:rPr>
            </w:pPr>
          </w:p>
        </w:tc>
      </w:tr>
      <w:tr w:rsidR="00754881" w14:paraId="3F712CA6" w14:textId="77777777" w:rsidTr="00754881">
        <w:trPr>
          <w:ins w:id="419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7584F" w14:textId="77777777" w:rsidR="00754881" w:rsidRDefault="00754881">
            <w:pPr>
              <w:rPr>
                <w:ins w:id="4195" w:author="XuanWen Chen" w:date="2019-01-02T08:01:00Z"/>
                <w:rFonts w:hAnsi="宋体"/>
              </w:rPr>
            </w:pPr>
            <w:ins w:id="4196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B846" w14:textId="77777777" w:rsidR="00754881" w:rsidRDefault="00754881">
            <w:pPr>
              <w:rPr>
                <w:ins w:id="4197" w:author="XuanWen Chen" w:date="2019-01-02T08:01:00Z"/>
                <w:rFonts w:hAnsi="宋体"/>
              </w:rPr>
            </w:pPr>
            <w:ins w:id="4198" w:author="XuanWen Chen" w:date="2019-01-02T08:01:00Z">
              <w:r>
                <w:rPr>
                  <w:rFonts w:hAnsi="宋体" w:hint="eastAsia"/>
                </w:rPr>
                <w:t>已经在社区发过帖子</w:t>
              </w:r>
            </w:ins>
          </w:p>
        </w:tc>
      </w:tr>
    </w:tbl>
    <w:p w14:paraId="73CAA043" w14:textId="77777777" w:rsidR="00754881" w:rsidRDefault="00754881" w:rsidP="00754881">
      <w:pPr>
        <w:rPr>
          <w:ins w:id="4199" w:author="XuanWen Chen" w:date="2019-01-02T08:01:00Z"/>
        </w:rPr>
      </w:pPr>
    </w:p>
    <w:p w14:paraId="3F7320E0" w14:textId="77777777" w:rsidR="00754881" w:rsidRDefault="00754881" w:rsidP="00754881">
      <w:pPr>
        <w:pStyle w:val="4"/>
        <w:rPr>
          <w:ins w:id="4200" w:author="XuanWen Chen" w:date="2019-01-02T08:01:00Z"/>
        </w:rPr>
      </w:pPr>
      <w:ins w:id="4201" w:author="XuanWen Chen" w:date="2019-01-02T08:01:00Z">
        <w:r>
          <w:rPr>
            <w:rFonts w:hint="eastAsia"/>
          </w:rPr>
          <w:t>用户删除自己的帖子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45311F0" w14:textId="77777777" w:rsidTr="00754881">
        <w:trPr>
          <w:ins w:id="420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11900" w14:textId="77777777" w:rsidR="00754881" w:rsidRDefault="00754881">
            <w:pPr>
              <w:rPr>
                <w:ins w:id="4203" w:author="XuanWen Chen" w:date="2019-01-02T08:01:00Z"/>
                <w:rFonts w:hAnsi="宋体"/>
                <w:b/>
              </w:rPr>
            </w:pPr>
            <w:ins w:id="4204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8F6DC" w14:textId="77777777" w:rsidR="00754881" w:rsidRDefault="00754881">
            <w:pPr>
              <w:rPr>
                <w:ins w:id="4205" w:author="XuanWen Chen" w:date="2019-01-02T08:01:00Z"/>
                <w:rFonts w:hAnsi="宋体"/>
                <w:b/>
              </w:rPr>
            </w:pPr>
            <w:ins w:id="4206" w:author="XuanWen Chen" w:date="2019-01-02T08:01:00Z">
              <w:r>
                <w:rPr>
                  <w:rFonts w:hAnsi="宋体" w:hint="eastAsia"/>
                  <w:b/>
                </w:rPr>
                <w:t>UC-5：用户删除自己的帖子</w:t>
              </w:r>
            </w:ins>
          </w:p>
        </w:tc>
      </w:tr>
      <w:tr w:rsidR="00754881" w14:paraId="70061B82" w14:textId="77777777" w:rsidTr="00754881">
        <w:trPr>
          <w:ins w:id="420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410FD" w14:textId="77777777" w:rsidR="00754881" w:rsidRDefault="00754881">
            <w:pPr>
              <w:jc w:val="left"/>
              <w:rPr>
                <w:ins w:id="4208" w:author="XuanWen Chen" w:date="2019-01-02T08:01:00Z"/>
                <w:rFonts w:hAnsi="宋体"/>
              </w:rPr>
            </w:pPr>
            <w:ins w:id="4209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C637E" w14:textId="77777777" w:rsidR="00754881" w:rsidRDefault="00754881">
            <w:pPr>
              <w:jc w:val="left"/>
              <w:rPr>
                <w:ins w:id="4210" w:author="XuanWen Chen" w:date="2019-01-02T08:01:00Z"/>
                <w:rFonts w:hAnsi="宋体"/>
              </w:rPr>
            </w:pPr>
            <w:ins w:id="4211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1D1B5" w14:textId="77777777" w:rsidR="00754881" w:rsidRDefault="00754881">
            <w:pPr>
              <w:jc w:val="left"/>
              <w:rPr>
                <w:ins w:id="4212" w:author="XuanWen Chen" w:date="2019-01-02T08:01:00Z"/>
                <w:rFonts w:hAnsi="宋体"/>
              </w:rPr>
            </w:pPr>
            <w:ins w:id="4213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6ED30" w14:textId="77777777" w:rsidR="00754881" w:rsidRDefault="00754881">
            <w:pPr>
              <w:jc w:val="left"/>
              <w:rPr>
                <w:ins w:id="4214" w:author="XuanWen Chen" w:date="2019-01-02T08:01:00Z"/>
                <w:rFonts w:hAnsi="宋体"/>
              </w:rPr>
            </w:pPr>
            <w:ins w:id="4215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31816AE3" w14:textId="77777777" w:rsidTr="00754881">
        <w:trPr>
          <w:ins w:id="421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3899" w14:textId="77777777" w:rsidR="00754881" w:rsidRDefault="00754881">
            <w:pPr>
              <w:jc w:val="left"/>
              <w:rPr>
                <w:ins w:id="4217" w:author="XuanWen Chen" w:date="2019-01-02T08:01:00Z"/>
                <w:rFonts w:hAnsi="宋体"/>
              </w:rPr>
            </w:pPr>
            <w:ins w:id="4218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A0E7C" w14:textId="77777777" w:rsidR="00754881" w:rsidRDefault="00754881">
            <w:pPr>
              <w:jc w:val="left"/>
              <w:rPr>
                <w:ins w:id="4219" w:author="XuanWen Chen" w:date="2019-01-02T08:01:00Z"/>
                <w:rFonts w:hAnsi="宋体"/>
              </w:rPr>
            </w:pPr>
            <w:ins w:id="4220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AA123" w14:textId="77777777" w:rsidR="00754881" w:rsidRDefault="00754881">
            <w:pPr>
              <w:jc w:val="left"/>
              <w:rPr>
                <w:ins w:id="4221" w:author="XuanWen Chen" w:date="2019-01-02T08:01:00Z"/>
                <w:rFonts w:hAnsi="宋体"/>
              </w:rPr>
            </w:pPr>
            <w:ins w:id="4222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47961" w14:textId="77777777" w:rsidR="00754881" w:rsidRDefault="00754881">
            <w:pPr>
              <w:jc w:val="left"/>
              <w:rPr>
                <w:ins w:id="4223" w:author="XuanWen Chen" w:date="2019-01-02T08:01:00Z"/>
                <w:rFonts w:hAnsi="宋体"/>
              </w:rPr>
            </w:pPr>
            <w:ins w:id="4224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1ED236E3" w14:textId="77777777" w:rsidTr="00754881">
        <w:trPr>
          <w:ins w:id="422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487A" w14:textId="77777777" w:rsidR="00754881" w:rsidRDefault="00754881">
            <w:pPr>
              <w:jc w:val="left"/>
              <w:rPr>
                <w:ins w:id="4226" w:author="XuanWen Chen" w:date="2019-01-02T08:01:00Z"/>
                <w:rFonts w:hAnsi="宋体"/>
              </w:rPr>
            </w:pPr>
            <w:ins w:id="4227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F4B22" w14:textId="77777777" w:rsidR="00754881" w:rsidRDefault="00754881">
            <w:pPr>
              <w:jc w:val="left"/>
              <w:rPr>
                <w:ins w:id="4228" w:author="XuanWen Chen" w:date="2019-01-02T08:01:00Z"/>
                <w:rFonts w:hAnsi="宋体"/>
              </w:rPr>
            </w:pPr>
            <w:ins w:id="4229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6707B2DB" w14:textId="77777777" w:rsidTr="00754881">
        <w:trPr>
          <w:ins w:id="423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06CB9" w14:textId="77777777" w:rsidR="00754881" w:rsidRDefault="00754881">
            <w:pPr>
              <w:jc w:val="left"/>
              <w:rPr>
                <w:ins w:id="4231" w:author="XuanWen Chen" w:date="2019-01-02T08:01:00Z"/>
                <w:rFonts w:hAnsi="宋体"/>
              </w:rPr>
            </w:pPr>
            <w:ins w:id="4232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A8E9" w14:textId="77777777" w:rsidR="00754881" w:rsidRDefault="00754881">
            <w:pPr>
              <w:jc w:val="left"/>
              <w:rPr>
                <w:ins w:id="4233" w:author="XuanWen Chen" w:date="2019-01-02T08:01:00Z"/>
                <w:rFonts w:hAnsi="宋体"/>
              </w:rPr>
            </w:pPr>
            <w:ins w:id="4234" w:author="XuanWen Chen" w:date="2019-01-02T08:01:00Z">
              <w:r>
                <w:rPr>
                  <w:rFonts w:hAnsi="宋体" w:hint="eastAsia"/>
                </w:rPr>
                <w:t>用户删除自己的帖子</w:t>
              </w:r>
            </w:ins>
          </w:p>
        </w:tc>
      </w:tr>
      <w:tr w:rsidR="00754881" w14:paraId="028D02F6" w14:textId="77777777" w:rsidTr="00754881">
        <w:trPr>
          <w:ins w:id="423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57A73" w14:textId="77777777" w:rsidR="00754881" w:rsidRDefault="00754881">
            <w:pPr>
              <w:jc w:val="left"/>
              <w:rPr>
                <w:ins w:id="4236" w:author="XuanWen Chen" w:date="2019-01-02T08:01:00Z"/>
                <w:rFonts w:hAnsi="宋体"/>
              </w:rPr>
            </w:pPr>
            <w:ins w:id="4237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6BBD" w14:textId="77777777" w:rsidR="00754881" w:rsidRDefault="00754881">
            <w:pPr>
              <w:jc w:val="left"/>
              <w:rPr>
                <w:ins w:id="4238" w:author="XuanWen Chen" w:date="2019-01-02T08:01:00Z"/>
                <w:rFonts w:hAnsi="宋体"/>
              </w:rPr>
            </w:pPr>
            <w:ins w:id="4239" w:author="XuanWen Chen" w:date="2019-01-02T08:01:00Z">
              <w:r>
                <w:rPr>
                  <w:rFonts w:hAnsi="宋体" w:hint="eastAsia"/>
                </w:rPr>
                <w:t>用户需要删除自己的帖子</w:t>
              </w:r>
            </w:ins>
          </w:p>
        </w:tc>
      </w:tr>
      <w:tr w:rsidR="00754881" w14:paraId="204BAB7A" w14:textId="77777777" w:rsidTr="00754881">
        <w:trPr>
          <w:ins w:id="424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74DE9" w14:textId="77777777" w:rsidR="00754881" w:rsidRDefault="00754881">
            <w:pPr>
              <w:rPr>
                <w:ins w:id="4241" w:author="XuanWen Chen" w:date="2019-01-02T08:01:00Z"/>
                <w:rFonts w:hAnsi="宋体"/>
              </w:rPr>
            </w:pPr>
            <w:ins w:id="4242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4ECD7" w14:textId="77777777" w:rsidR="00754881" w:rsidRDefault="00754881">
            <w:pPr>
              <w:rPr>
                <w:ins w:id="4243" w:author="XuanWen Chen" w:date="2019-01-02T08:01:00Z"/>
                <w:rFonts w:hAnsi="宋体"/>
              </w:rPr>
            </w:pPr>
            <w:ins w:id="4244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166ED4FE" w14:textId="77777777" w:rsidR="00754881" w:rsidRDefault="00754881">
            <w:pPr>
              <w:rPr>
                <w:ins w:id="4245" w:author="XuanWen Chen" w:date="2019-01-02T08:01:00Z"/>
                <w:rFonts w:hAnsi="宋体"/>
              </w:rPr>
            </w:pPr>
            <w:ins w:id="4246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34EDC281" w14:textId="77777777" w:rsidR="00754881" w:rsidRDefault="00754881">
            <w:pPr>
              <w:rPr>
                <w:ins w:id="4247" w:author="XuanWen Chen" w:date="2019-01-02T08:01:00Z"/>
                <w:rFonts w:hAnsi="宋体"/>
              </w:rPr>
            </w:pPr>
            <w:ins w:id="4248" w:author="XuanWen Chen" w:date="2019-01-02T08:01:00Z">
              <w:r>
                <w:rPr>
                  <w:rFonts w:hAnsi="宋体" w:hint="eastAsia"/>
                </w:rPr>
                <w:t>PRE-3: 查看自己的帖子</w:t>
              </w:r>
            </w:ins>
          </w:p>
        </w:tc>
      </w:tr>
      <w:tr w:rsidR="00754881" w14:paraId="09D7BE9F" w14:textId="77777777" w:rsidTr="00754881">
        <w:trPr>
          <w:ins w:id="424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2E48" w14:textId="77777777" w:rsidR="00754881" w:rsidRDefault="00754881">
            <w:pPr>
              <w:rPr>
                <w:ins w:id="4250" w:author="XuanWen Chen" w:date="2019-01-02T08:01:00Z"/>
                <w:rFonts w:hAnsi="宋体"/>
              </w:rPr>
            </w:pPr>
            <w:ins w:id="4251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3428" w14:textId="77777777" w:rsidR="00754881" w:rsidRDefault="00754881">
            <w:pPr>
              <w:rPr>
                <w:ins w:id="4252" w:author="XuanWen Chen" w:date="2019-01-02T08:01:00Z"/>
                <w:rFonts w:hAnsi="宋体"/>
              </w:rPr>
            </w:pPr>
            <w:ins w:id="4253" w:author="XuanWen Chen" w:date="2019-01-02T08:01:00Z">
              <w:r>
                <w:rPr>
                  <w:rFonts w:hAnsi="宋体" w:hint="eastAsia"/>
                </w:rPr>
                <w:t>PSOT-1：我的帖子列表更新</w:t>
              </w:r>
            </w:ins>
          </w:p>
        </w:tc>
      </w:tr>
      <w:tr w:rsidR="00754881" w14:paraId="2BCC878A" w14:textId="77777777" w:rsidTr="00754881">
        <w:trPr>
          <w:ins w:id="425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8964E" w14:textId="77777777" w:rsidR="00754881" w:rsidRDefault="00754881">
            <w:pPr>
              <w:rPr>
                <w:ins w:id="4255" w:author="XuanWen Chen" w:date="2019-01-02T08:01:00Z"/>
                <w:rFonts w:hAnsi="宋体"/>
              </w:rPr>
            </w:pPr>
            <w:ins w:id="425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AFF2F" w14:textId="77777777" w:rsidR="00754881" w:rsidRDefault="00754881">
            <w:pPr>
              <w:rPr>
                <w:ins w:id="4257" w:author="XuanWen Chen" w:date="2019-01-02T08:01:00Z"/>
                <w:rFonts w:hAnsi="宋体"/>
              </w:rPr>
            </w:pPr>
            <w:ins w:id="4258" w:author="XuanWen Chen" w:date="2019-01-02T08:01:00Z">
              <w:r>
                <w:rPr>
                  <w:rFonts w:hAnsi="宋体" w:hint="eastAsia"/>
                </w:rPr>
                <w:t>删除信息</w:t>
              </w:r>
            </w:ins>
          </w:p>
        </w:tc>
      </w:tr>
      <w:tr w:rsidR="00754881" w14:paraId="68BB2228" w14:textId="77777777" w:rsidTr="00754881">
        <w:trPr>
          <w:ins w:id="425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8E53" w14:textId="77777777" w:rsidR="00754881" w:rsidRDefault="00754881">
            <w:pPr>
              <w:rPr>
                <w:ins w:id="4260" w:author="XuanWen Chen" w:date="2019-01-02T08:01:00Z"/>
                <w:rFonts w:hAnsi="宋体"/>
              </w:rPr>
            </w:pPr>
            <w:ins w:id="426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8F427" w14:textId="77777777" w:rsidR="00754881" w:rsidRDefault="00754881">
            <w:pPr>
              <w:rPr>
                <w:ins w:id="4262" w:author="XuanWen Chen" w:date="2019-01-02T08:01:00Z"/>
                <w:rFonts w:hAnsi="宋体"/>
              </w:rPr>
            </w:pPr>
            <w:ins w:id="4263" w:author="XuanWen Chen" w:date="2019-01-02T08:01:00Z">
              <w:r>
                <w:rPr>
                  <w:rFonts w:hAnsi="宋体" w:hint="eastAsia"/>
                </w:rPr>
                <w:t>帖子被删除</w:t>
              </w:r>
            </w:ins>
          </w:p>
        </w:tc>
      </w:tr>
      <w:tr w:rsidR="00754881" w14:paraId="20855DA7" w14:textId="77777777" w:rsidTr="00754881">
        <w:trPr>
          <w:ins w:id="426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A35E4" w14:textId="77777777" w:rsidR="00754881" w:rsidRDefault="00754881">
            <w:pPr>
              <w:rPr>
                <w:ins w:id="4265" w:author="XuanWen Chen" w:date="2019-01-02T08:01:00Z"/>
                <w:rFonts w:hAnsi="宋体"/>
              </w:rPr>
            </w:pPr>
            <w:ins w:id="4266" w:author="XuanWen Chen" w:date="2019-01-02T08:01:00Z">
              <w:r>
                <w:rPr>
                  <w:rFonts w:hAnsi="宋体" w:hint="eastAsia"/>
                </w:rPr>
                <w:lastRenderedPageBreak/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521A" w14:textId="77777777" w:rsidR="00754881" w:rsidRDefault="00754881">
            <w:pPr>
              <w:pStyle w:val="a9"/>
              <w:ind w:left="2940" w:firstLineChars="0" w:firstLine="0"/>
              <w:rPr>
                <w:ins w:id="4267" w:author="XuanWen Chen" w:date="2019-01-02T08:01:00Z"/>
                <w:rFonts w:hAnsi="宋体"/>
              </w:rPr>
            </w:pPr>
            <w:ins w:id="4268" w:author="XuanWen Chen" w:date="2019-01-02T08:01:00Z">
              <w:r>
                <w:rPr>
                  <w:rFonts w:hAnsi="宋体" w:hint="eastAsia"/>
                </w:rPr>
                <w:t>5.0用户删除自己的帖子并发出</w:t>
              </w:r>
            </w:ins>
          </w:p>
          <w:p w14:paraId="4E64AD66" w14:textId="77777777" w:rsidR="00754881" w:rsidRDefault="00754881">
            <w:pPr>
              <w:rPr>
                <w:ins w:id="4269" w:author="XuanWen Chen" w:date="2019-01-02T08:01:00Z"/>
                <w:rFonts w:hAnsi="宋体"/>
              </w:rPr>
            </w:pPr>
            <w:ins w:id="4270" w:author="XuanWen Chen" w:date="2019-01-02T08:01:00Z">
              <w:r>
                <w:rPr>
                  <w:rFonts w:hAnsi="宋体" w:hint="eastAsia"/>
                </w:rPr>
                <w:t>1.选择要删除的帖子</w:t>
              </w:r>
            </w:ins>
          </w:p>
          <w:p w14:paraId="075D08EF" w14:textId="77777777" w:rsidR="00754881" w:rsidRDefault="00754881">
            <w:pPr>
              <w:rPr>
                <w:ins w:id="4271" w:author="XuanWen Chen" w:date="2019-01-02T08:01:00Z"/>
                <w:rFonts w:hAnsi="宋体"/>
              </w:rPr>
            </w:pPr>
            <w:ins w:id="4272" w:author="XuanWen Chen" w:date="2019-01-02T08:01:00Z">
              <w:r>
                <w:rPr>
                  <w:rFonts w:hAnsi="宋体" w:hint="eastAsia"/>
                </w:rPr>
                <w:t>2.选择删除</w:t>
              </w:r>
            </w:ins>
          </w:p>
          <w:p w14:paraId="172C7B5D" w14:textId="77777777" w:rsidR="00754881" w:rsidRDefault="00754881">
            <w:pPr>
              <w:rPr>
                <w:ins w:id="4273" w:author="XuanWen Chen" w:date="2019-01-02T08:01:00Z"/>
                <w:rFonts w:hAnsi="宋体"/>
              </w:rPr>
            </w:pPr>
            <w:ins w:id="4274" w:author="XuanWen Chen" w:date="2019-01-02T08:01:00Z">
              <w:r>
                <w:rPr>
                  <w:rFonts w:hAnsi="宋体" w:hint="eastAsia"/>
                </w:rPr>
                <w:t>3.确认删除</w:t>
              </w:r>
            </w:ins>
          </w:p>
        </w:tc>
      </w:tr>
      <w:tr w:rsidR="00754881" w14:paraId="0794CDBC" w14:textId="77777777" w:rsidTr="00754881">
        <w:trPr>
          <w:trHeight w:val="1370"/>
          <w:ins w:id="427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925B" w14:textId="77777777" w:rsidR="00754881" w:rsidRDefault="00754881">
            <w:pPr>
              <w:rPr>
                <w:ins w:id="4276" w:author="XuanWen Chen" w:date="2019-01-02T08:01:00Z"/>
                <w:rFonts w:hAnsi="宋体"/>
              </w:rPr>
            </w:pPr>
            <w:ins w:id="427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979DB" w14:textId="77777777" w:rsidR="00754881" w:rsidRDefault="00754881">
            <w:pPr>
              <w:rPr>
                <w:ins w:id="4278" w:author="XuanWen Chen" w:date="2019-01-02T08:01:00Z"/>
                <w:rFonts w:hAnsi="宋体"/>
              </w:rPr>
            </w:pPr>
          </w:p>
        </w:tc>
      </w:tr>
      <w:tr w:rsidR="00754881" w14:paraId="60CF986A" w14:textId="77777777" w:rsidTr="00754881">
        <w:trPr>
          <w:ins w:id="427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4C7B" w14:textId="77777777" w:rsidR="00754881" w:rsidRDefault="00754881">
            <w:pPr>
              <w:rPr>
                <w:ins w:id="4280" w:author="XuanWen Chen" w:date="2019-01-02T08:01:00Z"/>
                <w:rFonts w:hAnsi="宋体"/>
              </w:rPr>
            </w:pPr>
            <w:ins w:id="4281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40AD0" w14:textId="77777777" w:rsidR="00754881" w:rsidRDefault="00754881">
            <w:pPr>
              <w:rPr>
                <w:ins w:id="4282" w:author="XuanWen Chen" w:date="2019-01-02T08:01:00Z"/>
                <w:rFonts w:hAnsi="宋体"/>
              </w:rPr>
            </w:pPr>
            <w:ins w:id="4283" w:author="XuanWen Chen" w:date="2019-01-02T08:01:00Z">
              <w:r>
                <w:rPr>
                  <w:rFonts w:hAnsi="宋体" w:hint="eastAsia"/>
                </w:rPr>
                <w:t xml:space="preserve">5.0 E1 从来没有发过帖子 </w:t>
              </w:r>
            </w:ins>
          </w:p>
        </w:tc>
      </w:tr>
      <w:tr w:rsidR="00754881" w14:paraId="2F4A500F" w14:textId="77777777" w:rsidTr="00754881">
        <w:trPr>
          <w:ins w:id="428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F5" w14:textId="77777777" w:rsidR="00754881" w:rsidRDefault="00754881">
            <w:pPr>
              <w:rPr>
                <w:ins w:id="4285" w:author="XuanWen Chen" w:date="2019-01-02T08:01:00Z"/>
                <w:rFonts w:hAnsi="宋体"/>
              </w:rPr>
            </w:pPr>
            <w:ins w:id="4286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4D9C" w14:textId="77777777" w:rsidR="00754881" w:rsidRDefault="00754881">
            <w:pPr>
              <w:rPr>
                <w:ins w:id="4287" w:author="XuanWen Chen" w:date="2019-01-02T08:01:00Z"/>
                <w:rFonts w:hAnsi="宋体"/>
              </w:rPr>
            </w:pPr>
          </w:p>
        </w:tc>
      </w:tr>
      <w:tr w:rsidR="00754881" w14:paraId="3C6AF26A" w14:textId="77777777" w:rsidTr="00754881">
        <w:trPr>
          <w:ins w:id="428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28FD" w14:textId="77777777" w:rsidR="00754881" w:rsidRDefault="00754881">
            <w:pPr>
              <w:rPr>
                <w:ins w:id="4289" w:author="XuanWen Chen" w:date="2019-01-02T08:01:00Z"/>
                <w:rFonts w:hAnsi="宋体"/>
              </w:rPr>
            </w:pPr>
            <w:ins w:id="4290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74E12" w14:textId="77777777" w:rsidR="00754881" w:rsidRDefault="00754881">
            <w:pPr>
              <w:rPr>
                <w:ins w:id="4291" w:author="XuanWen Chen" w:date="2019-01-02T08:01:00Z"/>
                <w:rFonts w:hAnsi="宋体"/>
              </w:rPr>
            </w:pPr>
          </w:p>
        </w:tc>
      </w:tr>
      <w:tr w:rsidR="00754881" w14:paraId="68DD7AF6" w14:textId="77777777" w:rsidTr="00754881">
        <w:trPr>
          <w:ins w:id="429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2993B" w14:textId="77777777" w:rsidR="00754881" w:rsidRDefault="00754881">
            <w:pPr>
              <w:rPr>
                <w:ins w:id="4293" w:author="XuanWen Chen" w:date="2019-01-02T08:01:00Z"/>
                <w:rFonts w:hAnsi="宋体"/>
              </w:rPr>
            </w:pPr>
            <w:ins w:id="4294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6CA3" w14:textId="77777777" w:rsidR="00754881" w:rsidRDefault="00754881">
            <w:pPr>
              <w:rPr>
                <w:ins w:id="4295" w:author="XuanWen Chen" w:date="2019-01-02T08:01:00Z"/>
                <w:rFonts w:hAnsi="宋体"/>
              </w:rPr>
            </w:pPr>
          </w:p>
        </w:tc>
      </w:tr>
      <w:tr w:rsidR="00754881" w14:paraId="393BE4FA" w14:textId="77777777" w:rsidTr="00754881">
        <w:trPr>
          <w:ins w:id="429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30FBA" w14:textId="77777777" w:rsidR="00754881" w:rsidRDefault="00754881">
            <w:pPr>
              <w:rPr>
                <w:ins w:id="4297" w:author="XuanWen Chen" w:date="2019-01-02T08:01:00Z"/>
                <w:rFonts w:hAnsi="宋体"/>
              </w:rPr>
            </w:pPr>
            <w:ins w:id="429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F1CAD" w14:textId="77777777" w:rsidR="00754881" w:rsidRDefault="00754881">
            <w:pPr>
              <w:rPr>
                <w:ins w:id="4299" w:author="XuanWen Chen" w:date="2019-01-02T08:01:00Z"/>
                <w:rFonts w:hAnsi="宋体"/>
              </w:rPr>
            </w:pPr>
          </w:p>
        </w:tc>
      </w:tr>
      <w:tr w:rsidR="00754881" w14:paraId="357523EF" w14:textId="77777777" w:rsidTr="00754881">
        <w:trPr>
          <w:ins w:id="430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1347" w14:textId="77777777" w:rsidR="00754881" w:rsidRDefault="00754881">
            <w:pPr>
              <w:rPr>
                <w:ins w:id="4301" w:author="XuanWen Chen" w:date="2019-01-02T08:01:00Z"/>
                <w:rFonts w:hAnsi="宋体"/>
              </w:rPr>
            </w:pPr>
            <w:ins w:id="4302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C5712" w14:textId="77777777" w:rsidR="00754881" w:rsidRDefault="00754881">
            <w:pPr>
              <w:rPr>
                <w:ins w:id="4303" w:author="XuanWen Chen" w:date="2019-01-02T08:01:00Z"/>
                <w:rFonts w:hAnsi="宋体"/>
              </w:rPr>
            </w:pPr>
            <w:ins w:id="4304" w:author="XuanWen Chen" w:date="2019-01-02T08:01:00Z">
              <w:r>
                <w:rPr>
                  <w:rFonts w:hAnsi="宋体" w:hint="eastAsia"/>
                </w:rPr>
                <w:t>已经在社区发过帖子</w:t>
              </w:r>
            </w:ins>
          </w:p>
        </w:tc>
      </w:tr>
    </w:tbl>
    <w:p w14:paraId="69F04BDB" w14:textId="77777777" w:rsidR="00754881" w:rsidRDefault="00754881" w:rsidP="00754881">
      <w:pPr>
        <w:pStyle w:val="4"/>
        <w:rPr>
          <w:ins w:id="4305" w:author="XuanWen Chen" w:date="2019-01-02T08:01:00Z"/>
        </w:rPr>
      </w:pPr>
      <w:ins w:id="4306" w:author="XuanWen Chen" w:date="2019-01-02T08:01:00Z">
        <w:r>
          <w:rPr>
            <w:rFonts w:hint="eastAsia"/>
          </w:rPr>
          <w:t>用户浏览板块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6B8AC8EA" w14:textId="77777777" w:rsidTr="00754881">
        <w:trPr>
          <w:ins w:id="430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B0E10" w14:textId="77777777" w:rsidR="00754881" w:rsidRDefault="00754881">
            <w:pPr>
              <w:rPr>
                <w:ins w:id="4308" w:author="XuanWen Chen" w:date="2019-01-02T08:01:00Z"/>
                <w:rFonts w:hAnsi="宋体"/>
                <w:b/>
              </w:rPr>
            </w:pPr>
            <w:ins w:id="430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75F2B" w14:textId="77777777" w:rsidR="00754881" w:rsidRDefault="00754881">
            <w:pPr>
              <w:rPr>
                <w:ins w:id="4310" w:author="XuanWen Chen" w:date="2019-01-02T08:01:00Z"/>
                <w:rFonts w:hAnsi="宋体"/>
                <w:b/>
              </w:rPr>
            </w:pPr>
            <w:ins w:id="4311" w:author="XuanWen Chen" w:date="2019-01-02T08:01:00Z">
              <w:r>
                <w:rPr>
                  <w:rFonts w:hAnsi="宋体" w:hint="eastAsia"/>
                  <w:b/>
                </w:rPr>
                <w:t>UC-6：用户浏览板块</w:t>
              </w:r>
            </w:ins>
          </w:p>
        </w:tc>
      </w:tr>
      <w:tr w:rsidR="00754881" w14:paraId="3920692C" w14:textId="77777777" w:rsidTr="00754881">
        <w:trPr>
          <w:ins w:id="431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AA01C" w14:textId="77777777" w:rsidR="00754881" w:rsidRDefault="00754881">
            <w:pPr>
              <w:jc w:val="left"/>
              <w:rPr>
                <w:ins w:id="4313" w:author="XuanWen Chen" w:date="2019-01-02T08:01:00Z"/>
                <w:rFonts w:hAnsi="宋体"/>
              </w:rPr>
            </w:pPr>
            <w:ins w:id="431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D299D" w14:textId="77777777" w:rsidR="00754881" w:rsidRDefault="00754881">
            <w:pPr>
              <w:jc w:val="left"/>
              <w:rPr>
                <w:ins w:id="4315" w:author="XuanWen Chen" w:date="2019-01-02T08:01:00Z"/>
                <w:rFonts w:hAnsi="宋体"/>
              </w:rPr>
            </w:pPr>
            <w:ins w:id="4316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244E7" w14:textId="77777777" w:rsidR="00754881" w:rsidRDefault="00754881">
            <w:pPr>
              <w:jc w:val="left"/>
              <w:rPr>
                <w:ins w:id="4317" w:author="XuanWen Chen" w:date="2019-01-02T08:01:00Z"/>
                <w:rFonts w:hAnsi="宋体"/>
              </w:rPr>
            </w:pPr>
            <w:ins w:id="431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15BA" w14:textId="77777777" w:rsidR="00754881" w:rsidRDefault="00754881">
            <w:pPr>
              <w:jc w:val="left"/>
              <w:rPr>
                <w:ins w:id="4319" w:author="XuanWen Chen" w:date="2019-01-02T08:01:00Z"/>
                <w:rFonts w:hAnsi="宋体"/>
              </w:rPr>
            </w:pPr>
            <w:ins w:id="4320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55C720A6" w14:textId="77777777" w:rsidTr="00754881">
        <w:trPr>
          <w:ins w:id="432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8657" w14:textId="77777777" w:rsidR="00754881" w:rsidRDefault="00754881">
            <w:pPr>
              <w:jc w:val="left"/>
              <w:rPr>
                <w:ins w:id="4322" w:author="XuanWen Chen" w:date="2019-01-02T08:01:00Z"/>
                <w:rFonts w:hAnsi="宋体"/>
              </w:rPr>
            </w:pPr>
            <w:ins w:id="432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18AC6" w14:textId="77777777" w:rsidR="00754881" w:rsidRDefault="00754881">
            <w:pPr>
              <w:jc w:val="left"/>
              <w:rPr>
                <w:ins w:id="4324" w:author="XuanWen Chen" w:date="2019-01-02T08:01:00Z"/>
                <w:rFonts w:hAnsi="宋体"/>
              </w:rPr>
            </w:pPr>
            <w:ins w:id="432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BF99" w14:textId="77777777" w:rsidR="00754881" w:rsidRDefault="00754881">
            <w:pPr>
              <w:jc w:val="left"/>
              <w:rPr>
                <w:ins w:id="4326" w:author="XuanWen Chen" w:date="2019-01-02T08:01:00Z"/>
                <w:rFonts w:hAnsi="宋体"/>
              </w:rPr>
            </w:pPr>
            <w:ins w:id="432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41930" w14:textId="77777777" w:rsidR="00754881" w:rsidRDefault="00754881">
            <w:pPr>
              <w:jc w:val="left"/>
              <w:rPr>
                <w:ins w:id="4328" w:author="XuanWen Chen" w:date="2019-01-02T08:01:00Z"/>
                <w:rFonts w:hAnsi="宋体"/>
              </w:rPr>
            </w:pPr>
            <w:ins w:id="4329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134AE601" w14:textId="77777777" w:rsidTr="00754881">
        <w:trPr>
          <w:ins w:id="433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C74D1" w14:textId="77777777" w:rsidR="00754881" w:rsidRDefault="00754881">
            <w:pPr>
              <w:jc w:val="left"/>
              <w:rPr>
                <w:ins w:id="4331" w:author="XuanWen Chen" w:date="2019-01-02T08:01:00Z"/>
                <w:rFonts w:hAnsi="宋体"/>
              </w:rPr>
            </w:pPr>
            <w:ins w:id="4332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A6113" w14:textId="77777777" w:rsidR="00754881" w:rsidRDefault="00754881">
            <w:pPr>
              <w:jc w:val="left"/>
              <w:rPr>
                <w:ins w:id="4333" w:author="XuanWen Chen" w:date="2019-01-02T08:01:00Z"/>
                <w:rFonts w:hAnsi="宋体"/>
              </w:rPr>
            </w:pPr>
            <w:ins w:id="4334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16C99FF4" w14:textId="77777777" w:rsidTr="00754881">
        <w:trPr>
          <w:ins w:id="433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66E82" w14:textId="77777777" w:rsidR="00754881" w:rsidRDefault="00754881">
            <w:pPr>
              <w:jc w:val="left"/>
              <w:rPr>
                <w:ins w:id="4336" w:author="XuanWen Chen" w:date="2019-01-02T08:01:00Z"/>
                <w:rFonts w:hAnsi="宋体"/>
              </w:rPr>
            </w:pPr>
            <w:ins w:id="4337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A4944" w14:textId="77777777" w:rsidR="00754881" w:rsidRDefault="00754881">
            <w:pPr>
              <w:jc w:val="left"/>
              <w:rPr>
                <w:ins w:id="4338" w:author="XuanWen Chen" w:date="2019-01-02T08:01:00Z"/>
                <w:rFonts w:hAnsi="宋体"/>
              </w:rPr>
            </w:pPr>
            <w:ins w:id="4339" w:author="XuanWen Chen" w:date="2019-01-02T08:01:00Z">
              <w:r>
                <w:rPr>
                  <w:rFonts w:hAnsi="宋体" w:hint="eastAsia"/>
                </w:rPr>
                <w:t>用户浏览板块中的帖子列表</w:t>
              </w:r>
            </w:ins>
          </w:p>
        </w:tc>
      </w:tr>
      <w:tr w:rsidR="00754881" w14:paraId="661B3DB8" w14:textId="77777777" w:rsidTr="00754881">
        <w:trPr>
          <w:ins w:id="434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A1CD8" w14:textId="77777777" w:rsidR="00754881" w:rsidRDefault="00754881">
            <w:pPr>
              <w:jc w:val="left"/>
              <w:rPr>
                <w:ins w:id="4341" w:author="XuanWen Chen" w:date="2019-01-02T08:01:00Z"/>
                <w:rFonts w:hAnsi="宋体"/>
              </w:rPr>
            </w:pPr>
            <w:ins w:id="4342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7611" w14:textId="77777777" w:rsidR="00754881" w:rsidRDefault="00754881">
            <w:pPr>
              <w:jc w:val="left"/>
              <w:rPr>
                <w:ins w:id="4343" w:author="XuanWen Chen" w:date="2019-01-02T08:01:00Z"/>
                <w:rFonts w:hAnsi="宋体"/>
              </w:rPr>
            </w:pPr>
            <w:ins w:id="4344" w:author="XuanWen Chen" w:date="2019-01-02T08:01:00Z">
              <w:r>
                <w:rPr>
                  <w:rFonts w:hAnsi="宋体" w:hint="eastAsia"/>
                </w:rPr>
                <w:t>用户需要浏览板块中的帖子列表</w:t>
              </w:r>
            </w:ins>
          </w:p>
        </w:tc>
      </w:tr>
      <w:tr w:rsidR="00754881" w14:paraId="2AADC6F8" w14:textId="77777777" w:rsidTr="00754881">
        <w:trPr>
          <w:ins w:id="434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BA9FD" w14:textId="77777777" w:rsidR="00754881" w:rsidRDefault="00754881">
            <w:pPr>
              <w:rPr>
                <w:ins w:id="4346" w:author="XuanWen Chen" w:date="2019-01-02T08:01:00Z"/>
                <w:rFonts w:hAnsi="宋体"/>
              </w:rPr>
            </w:pPr>
            <w:ins w:id="4347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2933" w14:textId="77777777" w:rsidR="00754881" w:rsidRDefault="00754881">
            <w:pPr>
              <w:rPr>
                <w:ins w:id="4348" w:author="XuanWen Chen" w:date="2019-01-02T08:01:00Z"/>
                <w:rFonts w:hAnsi="宋体"/>
              </w:rPr>
            </w:pPr>
            <w:ins w:id="4349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4C1A5EA5" w14:textId="77777777" w:rsidR="00754881" w:rsidRDefault="00754881">
            <w:pPr>
              <w:rPr>
                <w:ins w:id="4350" w:author="XuanWen Chen" w:date="2019-01-02T08:01:00Z"/>
                <w:rFonts w:hAnsi="宋体"/>
              </w:rPr>
            </w:pPr>
            <w:ins w:id="4351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</w:tc>
      </w:tr>
      <w:tr w:rsidR="00754881" w14:paraId="29054032" w14:textId="77777777" w:rsidTr="00754881">
        <w:trPr>
          <w:ins w:id="435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E891" w14:textId="77777777" w:rsidR="00754881" w:rsidRDefault="00754881">
            <w:pPr>
              <w:rPr>
                <w:ins w:id="4353" w:author="XuanWen Chen" w:date="2019-01-02T08:01:00Z"/>
                <w:rFonts w:hAnsi="宋体"/>
              </w:rPr>
            </w:pPr>
            <w:ins w:id="4354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DFA9" w14:textId="77777777" w:rsidR="00754881" w:rsidRDefault="00754881">
            <w:pPr>
              <w:rPr>
                <w:ins w:id="4355" w:author="XuanWen Chen" w:date="2019-01-02T08:01:00Z"/>
                <w:rFonts w:hAnsi="宋体"/>
              </w:rPr>
            </w:pPr>
          </w:p>
        </w:tc>
      </w:tr>
      <w:tr w:rsidR="00754881" w14:paraId="00E8C7F7" w14:textId="77777777" w:rsidTr="00754881">
        <w:trPr>
          <w:ins w:id="435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C83EC" w14:textId="77777777" w:rsidR="00754881" w:rsidRDefault="00754881">
            <w:pPr>
              <w:rPr>
                <w:ins w:id="4357" w:author="XuanWen Chen" w:date="2019-01-02T08:01:00Z"/>
                <w:rFonts w:hAnsi="宋体"/>
              </w:rPr>
            </w:pPr>
            <w:ins w:id="4358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DD2B2" w14:textId="77777777" w:rsidR="00754881" w:rsidRDefault="00754881">
            <w:pPr>
              <w:rPr>
                <w:ins w:id="4359" w:author="XuanWen Chen" w:date="2019-01-02T08:01:00Z"/>
                <w:rFonts w:hAnsi="宋体"/>
              </w:rPr>
            </w:pPr>
            <w:ins w:id="4360" w:author="XuanWen Chen" w:date="2019-01-02T08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2BF56A9F" w14:textId="77777777" w:rsidTr="00754881">
        <w:trPr>
          <w:ins w:id="436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C0546" w14:textId="77777777" w:rsidR="00754881" w:rsidRDefault="00754881">
            <w:pPr>
              <w:rPr>
                <w:ins w:id="4362" w:author="XuanWen Chen" w:date="2019-01-02T08:01:00Z"/>
                <w:rFonts w:hAnsi="宋体"/>
              </w:rPr>
            </w:pPr>
            <w:ins w:id="436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3579F" w14:textId="77777777" w:rsidR="00754881" w:rsidRDefault="00754881">
            <w:pPr>
              <w:rPr>
                <w:ins w:id="4364" w:author="XuanWen Chen" w:date="2019-01-02T08:01:00Z"/>
                <w:rFonts w:hAnsi="宋体"/>
              </w:rPr>
            </w:pPr>
            <w:ins w:id="4365" w:author="XuanWen Chen" w:date="2019-01-02T08:01:00Z">
              <w:r>
                <w:rPr>
                  <w:rFonts w:hAnsi="宋体" w:hint="eastAsia"/>
                </w:rPr>
                <w:t>板块列表</w:t>
              </w:r>
            </w:ins>
          </w:p>
        </w:tc>
      </w:tr>
      <w:tr w:rsidR="00754881" w14:paraId="17CCF390" w14:textId="77777777" w:rsidTr="00754881">
        <w:trPr>
          <w:ins w:id="436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812E8" w14:textId="77777777" w:rsidR="00754881" w:rsidRDefault="00754881">
            <w:pPr>
              <w:rPr>
                <w:ins w:id="4367" w:author="XuanWen Chen" w:date="2019-01-02T08:01:00Z"/>
                <w:rFonts w:hAnsi="宋体"/>
              </w:rPr>
            </w:pPr>
            <w:ins w:id="4368" w:author="XuanWen Chen" w:date="2019-01-02T08:01:00Z">
              <w:r>
                <w:rPr>
                  <w:rFonts w:hAnsi="宋体" w:hint="eastAsia"/>
                </w:rPr>
                <w:lastRenderedPageBreak/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A0A27" w14:textId="77777777" w:rsidR="00754881" w:rsidRDefault="00754881">
            <w:pPr>
              <w:rPr>
                <w:ins w:id="4369" w:author="XuanWen Chen" w:date="2019-01-02T08:01:00Z"/>
                <w:rFonts w:hAnsi="宋体"/>
              </w:rPr>
            </w:pPr>
            <w:ins w:id="4370" w:author="XuanWen Chen" w:date="2019-01-02T08:01:00Z">
              <w:r>
                <w:rPr>
                  <w:rFonts w:hAnsi="宋体" w:hint="eastAsia"/>
                </w:rPr>
                <w:t>6.0用户浏览板块</w:t>
              </w:r>
            </w:ins>
          </w:p>
          <w:p w14:paraId="3AF432AA" w14:textId="77777777" w:rsidR="00754881" w:rsidRDefault="00754881">
            <w:pPr>
              <w:rPr>
                <w:ins w:id="4371" w:author="XuanWen Chen" w:date="2019-01-02T08:01:00Z"/>
                <w:rFonts w:hAnsi="宋体"/>
              </w:rPr>
            </w:pPr>
            <w:ins w:id="4372" w:author="XuanWen Chen" w:date="2019-01-02T08:01:00Z">
              <w:r>
                <w:rPr>
                  <w:rFonts w:hAnsi="宋体" w:hint="eastAsia"/>
                </w:rPr>
                <w:t>1.选择板块</w:t>
              </w:r>
            </w:ins>
          </w:p>
          <w:p w14:paraId="45488773" w14:textId="77777777" w:rsidR="00754881" w:rsidRDefault="00754881">
            <w:pPr>
              <w:rPr>
                <w:ins w:id="4373" w:author="XuanWen Chen" w:date="2019-01-02T08:01:00Z"/>
                <w:rFonts w:hAnsi="宋体"/>
              </w:rPr>
            </w:pPr>
            <w:ins w:id="4374" w:author="XuanWen Chen" w:date="2019-01-02T08:01:00Z">
              <w:r>
                <w:rPr>
                  <w:rFonts w:hAnsi="宋体" w:hint="eastAsia"/>
                </w:rPr>
                <w:t>2.进入板块</w:t>
              </w:r>
            </w:ins>
          </w:p>
          <w:p w14:paraId="0A81274A" w14:textId="77777777" w:rsidR="00754881" w:rsidRDefault="00754881">
            <w:pPr>
              <w:rPr>
                <w:ins w:id="4375" w:author="XuanWen Chen" w:date="2019-01-02T08:01:00Z"/>
                <w:rFonts w:hAnsi="宋体"/>
              </w:rPr>
            </w:pPr>
            <w:ins w:id="4376" w:author="XuanWen Chen" w:date="2019-01-02T08:01:00Z">
              <w:r>
                <w:rPr>
                  <w:rFonts w:hAnsi="宋体" w:hint="eastAsia"/>
                </w:rPr>
                <w:t>3.浏览列表</w:t>
              </w:r>
            </w:ins>
          </w:p>
        </w:tc>
      </w:tr>
      <w:tr w:rsidR="00754881" w14:paraId="6DFF7BCC" w14:textId="77777777" w:rsidTr="00754881">
        <w:trPr>
          <w:trHeight w:val="1370"/>
          <w:ins w:id="437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89F33" w14:textId="77777777" w:rsidR="00754881" w:rsidRDefault="00754881">
            <w:pPr>
              <w:rPr>
                <w:ins w:id="4378" w:author="XuanWen Chen" w:date="2019-01-02T08:01:00Z"/>
                <w:rFonts w:hAnsi="宋体"/>
              </w:rPr>
            </w:pPr>
            <w:ins w:id="4379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30BB" w14:textId="77777777" w:rsidR="00754881" w:rsidRDefault="00754881">
            <w:pPr>
              <w:rPr>
                <w:ins w:id="4380" w:author="XuanWen Chen" w:date="2019-01-02T08:01:00Z"/>
                <w:rFonts w:hAnsi="宋体"/>
              </w:rPr>
            </w:pPr>
            <w:ins w:id="4381" w:author="XuanWen Chen" w:date="2019-01-02T08:01:00Z">
              <w:r>
                <w:rPr>
                  <w:rFonts w:hAnsi="宋体" w:hint="eastAsia"/>
                </w:rPr>
                <w:t>6.1用户浏览筛选后的板块</w:t>
              </w:r>
            </w:ins>
          </w:p>
          <w:p w14:paraId="288A6188" w14:textId="77777777" w:rsidR="00754881" w:rsidRDefault="00754881">
            <w:pPr>
              <w:rPr>
                <w:ins w:id="4382" w:author="XuanWen Chen" w:date="2019-01-02T08:01:00Z"/>
                <w:rFonts w:hAnsi="宋体"/>
              </w:rPr>
            </w:pPr>
            <w:ins w:id="4383" w:author="XuanWen Chen" w:date="2019-01-02T08:01:00Z">
              <w:r>
                <w:rPr>
                  <w:rFonts w:hAnsi="宋体" w:hint="eastAsia"/>
                </w:rPr>
                <w:t>1.选择板块</w:t>
              </w:r>
            </w:ins>
          </w:p>
          <w:p w14:paraId="5FCC71F3" w14:textId="77777777" w:rsidR="00754881" w:rsidRDefault="00754881">
            <w:pPr>
              <w:rPr>
                <w:ins w:id="4384" w:author="XuanWen Chen" w:date="2019-01-02T08:01:00Z"/>
                <w:rFonts w:hAnsi="宋体"/>
              </w:rPr>
            </w:pPr>
            <w:ins w:id="4385" w:author="XuanWen Chen" w:date="2019-01-02T08:01:00Z">
              <w:r>
                <w:rPr>
                  <w:rFonts w:hAnsi="宋体" w:hint="eastAsia"/>
                </w:rPr>
                <w:t>2.进入板块</w:t>
              </w:r>
            </w:ins>
          </w:p>
          <w:p w14:paraId="413C656C" w14:textId="77777777" w:rsidR="00754881" w:rsidRDefault="00754881">
            <w:pPr>
              <w:rPr>
                <w:ins w:id="4386" w:author="XuanWen Chen" w:date="2019-01-02T08:01:00Z"/>
                <w:rFonts w:hAnsi="宋体"/>
              </w:rPr>
            </w:pPr>
            <w:ins w:id="4387" w:author="XuanWen Chen" w:date="2019-01-02T08:01:00Z">
              <w:r>
                <w:rPr>
                  <w:rFonts w:hAnsi="宋体" w:hint="eastAsia"/>
                </w:rPr>
                <w:t>3.筛选</w:t>
              </w:r>
            </w:ins>
          </w:p>
          <w:p w14:paraId="450BBA86" w14:textId="77777777" w:rsidR="00754881" w:rsidRDefault="00754881">
            <w:pPr>
              <w:rPr>
                <w:ins w:id="4388" w:author="XuanWen Chen" w:date="2019-01-02T08:01:00Z"/>
                <w:rFonts w:hAnsi="宋体"/>
              </w:rPr>
            </w:pPr>
            <w:ins w:id="4389" w:author="XuanWen Chen" w:date="2019-01-02T08:01:00Z">
              <w:r>
                <w:rPr>
                  <w:rFonts w:hAnsi="宋体" w:hint="eastAsia"/>
                </w:rPr>
                <w:t>4.浏览列表</w:t>
              </w:r>
            </w:ins>
          </w:p>
        </w:tc>
      </w:tr>
      <w:tr w:rsidR="00754881" w14:paraId="726CC95E" w14:textId="77777777" w:rsidTr="00754881">
        <w:trPr>
          <w:ins w:id="439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D2822" w14:textId="77777777" w:rsidR="00754881" w:rsidRDefault="00754881">
            <w:pPr>
              <w:rPr>
                <w:ins w:id="4391" w:author="XuanWen Chen" w:date="2019-01-02T08:01:00Z"/>
                <w:rFonts w:hAnsi="宋体"/>
              </w:rPr>
            </w:pPr>
            <w:ins w:id="439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9744" w14:textId="77777777" w:rsidR="00754881" w:rsidRDefault="00754881">
            <w:pPr>
              <w:rPr>
                <w:ins w:id="4393" w:author="XuanWen Chen" w:date="2019-01-02T08:01:00Z"/>
                <w:rFonts w:hAnsi="宋体"/>
              </w:rPr>
            </w:pPr>
          </w:p>
        </w:tc>
      </w:tr>
      <w:tr w:rsidR="00754881" w14:paraId="032342D2" w14:textId="77777777" w:rsidTr="00754881">
        <w:trPr>
          <w:ins w:id="439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07CB" w14:textId="77777777" w:rsidR="00754881" w:rsidRDefault="00754881">
            <w:pPr>
              <w:rPr>
                <w:ins w:id="4395" w:author="XuanWen Chen" w:date="2019-01-02T08:01:00Z"/>
                <w:rFonts w:hAnsi="宋体"/>
              </w:rPr>
            </w:pPr>
            <w:ins w:id="4396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DF46" w14:textId="77777777" w:rsidR="00754881" w:rsidRDefault="00754881">
            <w:pPr>
              <w:rPr>
                <w:ins w:id="4397" w:author="XuanWen Chen" w:date="2019-01-02T08:01:00Z"/>
                <w:rFonts w:hAnsi="宋体"/>
              </w:rPr>
            </w:pPr>
          </w:p>
        </w:tc>
      </w:tr>
      <w:tr w:rsidR="00754881" w14:paraId="1EF4EE90" w14:textId="77777777" w:rsidTr="00754881">
        <w:trPr>
          <w:ins w:id="439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72337" w14:textId="77777777" w:rsidR="00754881" w:rsidRDefault="00754881">
            <w:pPr>
              <w:rPr>
                <w:ins w:id="4399" w:author="XuanWen Chen" w:date="2019-01-02T08:01:00Z"/>
                <w:rFonts w:hAnsi="宋体"/>
              </w:rPr>
            </w:pPr>
            <w:ins w:id="4400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E646" w14:textId="77777777" w:rsidR="00754881" w:rsidRDefault="00754881">
            <w:pPr>
              <w:rPr>
                <w:ins w:id="4401" w:author="XuanWen Chen" w:date="2019-01-02T08:01:00Z"/>
                <w:rFonts w:hAnsi="宋体"/>
              </w:rPr>
            </w:pPr>
          </w:p>
        </w:tc>
      </w:tr>
      <w:tr w:rsidR="00754881" w14:paraId="10E97718" w14:textId="77777777" w:rsidTr="00754881">
        <w:trPr>
          <w:ins w:id="440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0C9B4" w14:textId="77777777" w:rsidR="00754881" w:rsidRDefault="00754881">
            <w:pPr>
              <w:rPr>
                <w:ins w:id="4403" w:author="XuanWen Chen" w:date="2019-01-02T08:01:00Z"/>
                <w:rFonts w:hAnsi="宋体"/>
              </w:rPr>
            </w:pPr>
            <w:ins w:id="4404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CB7E" w14:textId="77777777" w:rsidR="00754881" w:rsidRDefault="00754881">
            <w:pPr>
              <w:rPr>
                <w:ins w:id="4405" w:author="XuanWen Chen" w:date="2019-01-02T08:01:00Z"/>
                <w:rFonts w:hAnsi="宋体"/>
              </w:rPr>
            </w:pPr>
          </w:p>
        </w:tc>
      </w:tr>
      <w:tr w:rsidR="00754881" w14:paraId="62EB8F22" w14:textId="77777777" w:rsidTr="00754881">
        <w:trPr>
          <w:ins w:id="440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A90C9" w14:textId="77777777" w:rsidR="00754881" w:rsidRDefault="00754881">
            <w:pPr>
              <w:rPr>
                <w:ins w:id="4407" w:author="XuanWen Chen" w:date="2019-01-02T08:01:00Z"/>
                <w:rFonts w:hAnsi="宋体"/>
              </w:rPr>
            </w:pPr>
            <w:ins w:id="440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4A48" w14:textId="77777777" w:rsidR="00754881" w:rsidRDefault="00754881">
            <w:pPr>
              <w:rPr>
                <w:ins w:id="4409" w:author="XuanWen Chen" w:date="2019-01-02T08:01:00Z"/>
                <w:rFonts w:hAnsi="宋体"/>
              </w:rPr>
            </w:pPr>
          </w:p>
        </w:tc>
      </w:tr>
      <w:tr w:rsidR="00754881" w14:paraId="3D014A52" w14:textId="77777777" w:rsidTr="00754881">
        <w:trPr>
          <w:ins w:id="441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0989" w14:textId="77777777" w:rsidR="00754881" w:rsidRDefault="00754881">
            <w:pPr>
              <w:rPr>
                <w:ins w:id="4411" w:author="XuanWen Chen" w:date="2019-01-02T08:01:00Z"/>
                <w:rFonts w:hAnsi="宋体"/>
              </w:rPr>
            </w:pPr>
            <w:ins w:id="4412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D7BBF" w14:textId="77777777" w:rsidR="00754881" w:rsidRDefault="00754881">
            <w:pPr>
              <w:rPr>
                <w:ins w:id="4413" w:author="XuanWen Chen" w:date="2019-01-02T08:01:00Z"/>
                <w:rFonts w:hAnsi="宋体"/>
              </w:rPr>
            </w:pPr>
          </w:p>
        </w:tc>
      </w:tr>
    </w:tbl>
    <w:p w14:paraId="758D06E6" w14:textId="77777777" w:rsidR="00754881" w:rsidRDefault="00754881" w:rsidP="00754881">
      <w:pPr>
        <w:widowControl/>
        <w:jc w:val="left"/>
        <w:rPr>
          <w:ins w:id="4414" w:author="XuanWen Chen" w:date="2019-01-02T08:01:00Z"/>
        </w:rPr>
      </w:pPr>
    </w:p>
    <w:p w14:paraId="3E4EA0F6" w14:textId="77777777" w:rsidR="00754881" w:rsidRDefault="00754881" w:rsidP="00754881">
      <w:pPr>
        <w:pStyle w:val="4"/>
        <w:rPr>
          <w:ins w:id="4415" w:author="XuanWen Chen" w:date="2019-01-02T08:01:00Z"/>
        </w:rPr>
      </w:pPr>
      <w:ins w:id="4416" w:author="XuanWen Chen" w:date="2019-01-02T08:01:00Z">
        <w:r>
          <w:rPr>
            <w:rFonts w:hint="eastAsia"/>
          </w:rPr>
          <w:t>用户社区签到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14E654D" w14:textId="77777777" w:rsidTr="00754881">
        <w:trPr>
          <w:ins w:id="441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1DD7F" w14:textId="77777777" w:rsidR="00754881" w:rsidRDefault="00754881">
            <w:pPr>
              <w:rPr>
                <w:ins w:id="4418" w:author="XuanWen Chen" w:date="2019-01-02T08:01:00Z"/>
                <w:rFonts w:hAnsi="宋体"/>
                <w:b/>
              </w:rPr>
            </w:pPr>
            <w:ins w:id="441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B5310" w14:textId="77777777" w:rsidR="00754881" w:rsidRDefault="00754881">
            <w:pPr>
              <w:rPr>
                <w:ins w:id="4420" w:author="XuanWen Chen" w:date="2019-01-02T08:01:00Z"/>
                <w:rFonts w:hAnsi="宋体"/>
                <w:b/>
              </w:rPr>
            </w:pPr>
            <w:ins w:id="4421" w:author="XuanWen Chen" w:date="2019-01-02T08:01:00Z">
              <w:r>
                <w:rPr>
                  <w:rFonts w:hAnsi="宋体" w:hint="eastAsia"/>
                  <w:b/>
                </w:rPr>
                <w:t>UC-7：用户社区签到</w:t>
              </w:r>
            </w:ins>
          </w:p>
        </w:tc>
      </w:tr>
      <w:tr w:rsidR="00754881" w14:paraId="4BA4ED4B" w14:textId="77777777" w:rsidTr="00754881">
        <w:trPr>
          <w:ins w:id="442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128AB" w14:textId="77777777" w:rsidR="00754881" w:rsidRDefault="00754881">
            <w:pPr>
              <w:jc w:val="left"/>
              <w:rPr>
                <w:ins w:id="4423" w:author="XuanWen Chen" w:date="2019-01-02T08:01:00Z"/>
                <w:rFonts w:hAnsi="宋体"/>
              </w:rPr>
            </w:pPr>
            <w:ins w:id="442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FEF7" w14:textId="77777777" w:rsidR="00754881" w:rsidRDefault="00754881">
            <w:pPr>
              <w:jc w:val="left"/>
              <w:rPr>
                <w:ins w:id="4425" w:author="XuanWen Chen" w:date="2019-01-02T08:01:00Z"/>
                <w:rFonts w:hAnsi="宋体"/>
              </w:rPr>
            </w:pPr>
            <w:ins w:id="4426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F1136" w14:textId="77777777" w:rsidR="00754881" w:rsidRDefault="00754881">
            <w:pPr>
              <w:jc w:val="left"/>
              <w:rPr>
                <w:ins w:id="4427" w:author="XuanWen Chen" w:date="2019-01-02T08:01:00Z"/>
                <w:rFonts w:hAnsi="宋体"/>
              </w:rPr>
            </w:pPr>
            <w:ins w:id="442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2965" w14:textId="77777777" w:rsidR="00754881" w:rsidRDefault="00754881">
            <w:pPr>
              <w:jc w:val="left"/>
              <w:rPr>
                <w:ins w:id="4429" w:author="XuanWen Chen" w:date="2019-01-02T08:01:00Z"/>
                <w:rFonts w:hAnsi="宋体"/>
              </w:rPr>
            </w:pPr>
            <w:ins w:id="4430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33C7BF3A" w14:textId="77777777" w:rsidTr="00754881">
        <w:trPr>
          <w:ins w:id="443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03BC7" w14:textId="77777777" w:rsidR="00754881" w:rsidRDefault="00754881">
            <w:pPr>
              <w:jc w:val="left"/>
              <w:rPr>
                <w:ins w:id="4432" w:author="XuanWen Chen" w:date="2019-01-02T08:01:00Z"/>
                <w:rFonts w:hAnsi="宋体"/>
              </w:rPr>
            </w:pPr>
            <w:ins w:id="443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F97E" w14:textId="77777777" w:rsidR="00754881" w:rsidRDefault="00754881">
            <w:pPr>
              <w:jc w:val="left"/>
              <w:rPr>
                <w:ins w:id="4434" w:author="XuanWen Chen" w:date="2019-01-02T08:01:00Z"/>
                <w:rFonts w:hAnsi="宋体"/>
              </w:rPr>
            </w:pPr>
            <w:ins w:id="4435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1317" w14:textId="77777777" w:rsidR="00754881" w:rsidRDefault="00754881">
            <w:pPr>
              <w:jc w:val="left"/>
              <w:rPr>
                <w:ins w:id="4436" w:author="XuanWen Chen" w:date="2019-01-02T08:01:00Z"/>
                <w:rFonts w:hAnsi="宋体"/>
              </w:rPr>
            </w:pPr>
            <w:ins w:id="443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23BA9" w14:textId="77777777" w:rsidR="00754881" w:rsidRDefault="00754881">
            <w:pPr>
              <w:jc w:val="left"/>
              <w:rPr>
                <w:ins w:id="4438" w:author="XuanWen Chen" w:date="2019-01-02T08:01:00Z"/>
                <w:rFonts w:hAnsi="宋体"/>
              </w:rPr>
            </w:pPr>
            <w:ins w:id="4439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1594B3F" w14:textId="77777777" w:rsidTr="00754881">
        <w:trPr>
          <w:ins w:id="444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FDF3A" w14:textId="77777777" w:rsidR="00754881" w:rsidRDefault="00754881">
            <w:pPr>
              <w:jc w:val="left"/>
              <w:rPr>
                <w:ins w:id="4441" w:author="XuanWen Chen" w:date="2019-01-02T08:01:00Z"/>
                <w:rFonts w:hAnsi="宋体"/>
              </w:rPr>
            </w:pPr>
            <w:ins w:id="4442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36EAA" w14:textId="77777777" w:rsidR="00754881" w:rsidRDefault="00754881">
            <w:pPr>
              <w:jc w:val="left"/>
              <w:rPr>
                <w:ins w:id="4443" w:author="XuanWen Chen" w:date="2019-01-02T08:01:00Z"/>
                <w:rFonts w:hAnsi="宋体"/>
              </w:rPr>
            </w:pPr>
            <w:ins w:id="4444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7C15180C" w14:textId="77777777" w:rsidTr="00754881">
        <w:trPr>
          <w:ins w:id="444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8169" w14:textId="77777777" w:rsidR="00754881" w:rsidRDefault="00754881">
            <w:pPr>
              <w:jc w:val="left"/>
              <w:rPr>
                <w:ins w:id="4446" w:author="XuanWen Chen" w:date="2019-01-02T08:01:00Z"/>
                <w:rFonts w:hAnsi="宋体"/>
              </w:rPr>
            </w:pPr>
            <w:ins w:id="4447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6498" w14:textId="77777777" w:rsidR="00754881" w:rsidRDefault="00754881">
            <w:pPr>
              <w:jc w:val="left"/>
              <w:rPr>
                <w:ins w:id="4448" w:author="XuanWen Chen" w:date="2019-01-02T08:01:00Z"/>
                <w:rFonts w:hAnsi="宋体"/>
              </w:rPr>
            </w:pPr>
            <w:ins w:id="4449" w:author="XuanWen Chen" w:date="2019-01-02T08:01:00Z">
              <w:r>
                <w:rPr>
                  <w:rFonts w:hAnsi="宋体" w:hint="eastAsia"/>
                </w:rPr>
                <w:t>用户在社区中签到</w:t>
              </w:r>
            </w:ins>
          </w:p>
        </w:tc>
      </w:tr>
      <w:tr w:rsidR="00754881" w14:paraId="322CBF3D" w14:textId="77777777" w:rsidTr="00754881">
        <w:trPr>
          <w:ins w:id="445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875E0" w14:textId="77777777" w:rsidR="00754881" w:rsidRDefault="00754881">
            <w:pPr>
              <w:jc w:val="left"/>
              <w:rPr>
                <w:ins w:id="4451" w:author="XuanWen Chen" w:date="2019-01-02T08:01:00Z"/>
                <w:rFonts w:hAnsi="宋体"/>
              </w:rPr>
            </w:pPr>
            <w:ins w:id="4452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F369" w14:textId="77777777" w:rsidR="00754881" w:rsidRDefault="00754881">
            <w:pPr>
              <w:jc w:val="left"/>
              <w:rPr>
                <w:ins w:id="4453" w:author="XuanWen Chen" w:date="2019-01-02T08:01:00Z"/>
                <w:rFonts w:hAnsi="宋体"/>
              </w:rPr>
            </w:pPr>
            <w:ins w:id="4454" w:author="XuanWen Chen" w:date="2019-01-02T08:01:00Z">
              <w:r>
                <w:rPr>
                  <w:rFonts w:hAnsi="宋体" w:hint="eastAsia"/>
                </w:rPr>
                <w:t>用户需要在社区中签到</w:t>
              </w:r>
            </w:ins>
          </w:p>
        </w:tc>
      </w:tr>
      <w:tr w:rsidR="00754881" w14:paraId="19F01EF2" w14:textId="77777777" w:rsidTr="00754881">
        <w:trPr>
          <w:ins w:id="445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548F" w14:textId="77777777" w:rsidR="00754881" w:rsidRDefault="00754881">
            <w:pPr>
              <w:rPr>
                <w:ins w:id="4456" w:author="XuanWen Chen" w:date="2019-01-02T08:01:00Z"/>
                <w:rFonts w:hAnsi="宋体"/>
              </w:rPr>
            </w:pPr>
            <w:ins w:id="4457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E424" w14:textId="77777777" w:rsidR="00754881" w:rsidRDefault="00754881">
            <w:pPr>
              <w:rPr>
                <w:ins w:id="4458" w:author="XuanWen Chen" w:date="2019-01-02T08:01:00Z"/>
                <w:rFonts w:hAnsi="宋体"/>
              </w:rPr>
            </w:pPr>
            <w:ins w:id="4459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340E0C06" w14:textId="77777777" w:rsidR="00754881" w:rsidRDefault="00754881">
            <w:pPr>
              <w:rPr>
                <w:ins w:id="4460" w:author="XuanWen Chen" w:date="2019-01-02T08:01:00Z"/>
                <w:rFonts w:hAnsi="宋体"/>
              </w:rPr>
            </w:pPr>
            <w:ins w:id="4461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</w:tc>
      </w:tr>
      <w:tr w:rsidR="00754881" w14:paraId="6642012B" w14:textId="77777777" w:rsidTr="00754881">
        <w:trPr>
          <w:ins w:id="446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FD872" w14:textId="77777777" w:rsidR="00754881" w:rsidRDefault="00754881">
            <w:pPr>
              <w:rPr>
                <w:ins w:id="4463" w:author="XuanWen Chen" w:date="2019-01-02T08:01:00Z"/>
                <w:rFonts w:hAnsi="宋体"/>
              </w:rPr>
            </w:pPr>
            <w:ins w:id="4464" w:author="XuanWen Chen" w:date="2019-01-02T08:01:00Z">
              <w:r>
                <w:rPr>
                  <w:rFonts w:hAnsi="宋体" w:hint="eastAsia"/>
                </w:rPr>
                <w:lastRenderedPageBreak/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5F89" w14:textId="77777777" w:rsidR="00754881" w:rsidRDefault="00754881">
            <w:pPr>
              <w:rPr>
                <w:ins w:id="4465" w:author="XuanWen Chen" w:date="2019-01-02T08:01:00Z"/>
                <w:rFonts w:hAnsi="宋体"/>
              </w:rPr>
            </w:pPr>
            <w:ins w:id="4466" w:author="XuanWen Chen" w:date="2019-01-02T08:01:00Z">
              <w:r>
                <w:rPr>
                  <w:rFonts w:hAnsi="宋体" w:hint="eastAsia"/>
                </w:rPr>
                <w:t>PSOT-1：当日签到书面更新</w:t>
              </w:r>
            </w:ins>
          </w:p>
          <w:p w14:paraId="4280E79B" w14:textId="77777777" w:rsidR="00754881" w:rsidRDefault="00754881">
            <w:pPr>
              <w:rPr>
                <w:ins w:id="4467" w:author="XuanWen Chen" w:date="2019-01-02T08:01:00Z"/>
                <w:rFonts w:hAnsi="宋体"/>
              </w:rPr>
            </w:pPr>
            <w:ins w:id="4468" w:author="XuanWen Chen" w:date="2019-01-02T08:01:00Z">
              <w:r>
                <w:rPr>
                  <w:rFonts w:hAnsi="宋体" w:hint="eastAsia"/>
                </w:rPr>
                <w:t>PSOT-2：当日个人签到状态更新</w:t>
              </w:r>
            </w:ins>
          </w:p>
        </w:tc>
      </w:tr>
      <w:tr w:rsidR="00754881" w14:paraId="522B5CD1" w14:textId="77777777" w:rsidTr="00754881">
        <w:trPr>
          <w:ins w:id="446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3C2FD" w14:textId="77777777" w:rsidR="00754881" w:rsidRDefault="00754881">
            <w:pPr>
              <w:rPr>
                <w:ins w:id="4470" w:author="XuanWen Chen" w:date="2019-01-02T08:01:00Z"/>
                <w:rFonts w:hAnsi="宋体"/>
              </w:rPr>
            </w:pPr>
            <w:ins w:id="4471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C1AC3" w14:textId="77777777" w:rsidR="00754881" w:rsidRDefault="00754881">
            <w:pPr>
              <w:rPr>
                <w:ins w:id="4472" w:author="XuanWen Chen" w:date="2019-01-02T08:01:00Z"/>
                <w:rFonts w:hAnsi="宋体"/>
              </w:rPr>
            </w:pPr>
            <w:ins w:id="4473" w:author="XuanWen Chen" w:date="2019-01-02T08:01:00Z">
              <w:r>
                <w:rPr>
                  <w:rFonts w:hAnsi="宋体" w:hint="eastAsia"/>
                </w:rPr>
                <w:t>签到信息</w:t>
              </w:r>
            </w:ins>
          </w:p>
        </w:tc>
      </w:tr>
      <w:tr w:rsidR="00754881" w14:paraId="19821721" w14:textId="77777777" w:rsidTr="00754881">
        <w:trPr>
          <w:ins w:id="447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49DAF" w14:textId="77777777" w:rsidR="00754881" w:rsidRDefault="00754881">
            <w:pPr>
              <w:rPr>
                <w:ins w:id="4475" w:author="XuanWen Chen" w:date="2019-01-02T08:01:00Z"/>
                <w:rFonts w:hAnsi="宋体"/>
              </w:rPr>
            </w:pPr>
            <w:ins w:id="4476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221A9" w14:textId="77777777" w:rsidR="00754881" w:rsidRDefault="00754881">
            <w:pPr>
              <w:rPr>
                <w:ins w:id="4477" w:author="XuanWen Chen" w:date="2019-01-02T08:01:00Z"/>
                <w:rFonts w:hAnsi="宋体"/>
              </w:rPr>
            </w:pPr>
            <w:ins w:id="4478" w:author="XuanWen Chen" w:date="2019-01-02T08:01:00Z">
              <w:r>
                <w:rPr>
                  <w:rFonts w:hAnsi="宋体" w:hint="eastAsia"/>
                </w:rPr>
                <w:t>签到显示</w:t>
              </w:r>
            </w:ins>
          </w:p>
        </w:tc>
      </w:tr>
      <w:tr w:rsidR="00754881" w14:paraId="3DE06697" w14:textId="77777777" w:rsidTr="00754881">
        <w:trPr>
          <w:ins w:id="447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1273" w14:textId="77777777" w:rsidR="00754881" w:rsidRDefault="00754881">
            <w:pPr>
              <w:rPr>
                <w:ins w:id="4480" w:author="XuanWen Chen" w:date="2019-01-02T08:01:00Z"/>
                <w:rFonts w:hAnsi="宋体"/>
              </w:rPr>
            </w:pPr>
            <w:ins w:id="4481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87DD" w14:textId="77777777" w:rsidR="00754881" w:rsidRDefault="00754881">
            <w:pPr>
              <w:rPr>
                <w:ins w:id="4482" w:author="XuanWen Chen" w:date="2019-01-02T08:01:00Z"/>
                <w:rFonts w:hAnsi="宋体"/>
              </w:rPr>
            </w:pPr>
            <w:ins w:id="4483" w:author="XuanWen Chen" w:date="2019-01-02T08:01:00Z">
              <w:r>
                <w:rPr>
                  <w:rFonts w:hAnsi="宋体" w:hint="eastAsia"/>
                </w:rPr>
                <w:t>7.0用户签到</w:t>
              </w:r>
            </w:ins>
          </w:p>
          <w:p w14:paraId="5D270B11" w14:textId="77777777" w:rsidR="00754881" w:rsidRDefault="00754881">
            <w:pPr>
              <w:rPr>
                <w:ins w:id="4484" w:author="XuanWen Chen" w:date="2019-01-02T08:01:00Z"/>
                <w:rFonts w:hAnsi="宋体"/>
              </w:rPr>
            </w:pPr>
            <w:ins w:id="4485" w:author="XuanWen Chen" w:date="2019-01-02T08:01:00Z">
              <w:r>
                <w:rPr>
                  <w:rFonts w:hAnsi="宋体" w:hint="eastAsia"/>
                </w:rPr>
                <w:t>1.点击签到</w:t>
              </w:r>
            </w:ins>
          </w:p>
        </w:tc>
      </w:tr>
      <w:tr w:rsidR="00754881" w14:paraId="1208E8F1" w14:textId="77777777" w:rsidTr="00754881">
        <w:trPr>
          <w:trHeight w:val="1370"/>
          <w:ins w:id="448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7968" w14:textId="77777777" w:rsidR="00754881" w:rsidRDefault="00754881">
            <w:pPr>
              <w:rPr>
                <w:ins w:id="4487" w:author="XuanWen Chen" w:date="2019-01-02T08:01:00Z"/>
                <w:rFonts w:hAnsi="宋体"/>
              </w:rPr>
            </w:pPr>
            <w:ins w:id="4488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A80B9" w14:textId="77777777" w:rsidR="00754881" w:rsidRDefault="00754881">
            <w:pPr>
              <w:rPr>
                <w:ins w:id="4489" w:author="XuanWen Chen" w:date="2019-01-02T08:01:00Z"/>
                <w:rFonts w:hAnsi="宋体"/>
              </w:rPr>
            </w:pPr>
          </w:p>
        </w:tc>
      </w:tr>
      <w:tr w:rsidR="00754881" w14:paraId="4C97E8F4" w14:textId="77777777" w:rsidTr="00754881">
        <w:trPr>
          <w:ins w:id="449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D0DB6" w14:textId="77777777" w:rsidR="00754881" w:rsidRDefault="00754881">
            <w:pPr>
              <w:rPr>
                <w:ins w:id="4491" w:author="XuanWen Chen" w:date="2019-01-02T08:01:00Z"/>
                <w:rFonts w:hAnsi="宋体"/>
              </w:rPr>
            </w:pPr>
            <w:ins w:id="4492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3E6BF" w14:textId="77777777" w:rsidR="00754881" w:rsidRDefault="00754881">
            <w:pPr>
              <w:rPr>
                <w:ins w:id="4493" w:author="XuanWen Chen" w:date="2019-01-02T08:01:00Z"/>
                <w:rFonts w:hAnsi="宋体"/>
              </w:rPr>
            </w:pPr>
            <w:ins w:id="4494" w:author="XuanWen Chen" w:date="2019-01-02T08:01:00Z">
              <w:r>
                <w:rPr>
                  <w:rFonts w:hAnsi="宋体" w:hint="eastAsia"/>
                </w:rPr>
                <w:t>7.0 E1 今日已经进行签到</w:t>
              </w:r>
            </w:ins>
          </w:p>
        </w:tc>
      </w:tr>
      <w:tr w:rsidR="00754881" w14:paraId="132A1DE5" w14:textId="77777777" w:rsidTr="00754881">
        <w:trPr>
          <w:ins w:id="449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0C1FD" w14:textId="77777777" w:rsidR="00754881" w:rsidRDefault="00754881">
            <w:pPr>
              <w:rPr>
                <w:ins w:id="4496" w:author="XuanWen Chen" w:date="2019-01-02T08:01:00Z"/>
                <w:rFonts w:hAnsi="宋体"/>
              </w:rPr>
            </w:pPr>
            <w:ins w:id="4497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EF96" w14:textId="77777777" w:rsidR="00754881" w:rsidRDefault="00754881">
            <w:pPr>
              <w:rPr>
                <w:ins w:id="4498" w:author="XuanWen Chen" w:date="2019-01-02T08:01:00Z"/>
                <w:rFonts w:hAnsi="宋体"/>
              </w:rPr>
            </w:pPr>
          </w:p>
        </w:tc>
      </w:tr>
      <w:tr w:rsidR="00754881" w14:paraId="6C39EEB6" w14:textId="77777777" w:rsidTr="00754881">
        <w:trPr>
          <w:ins w:id="449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89D8" w14:textId="77777777" w:rsidR="00754881" w:rsidRDefault="00754881">
            <w:pPr>
              <w:rPr>
                <w:ins w:id="4500" w:author="XuanWen Chen" w:date="2019-01-02T08:01:00Z"/>
                <w:rFonts w:hAnsi="宋体"/>
              </w:rPr>
            </w:pPr>
            <w:ins w:id="4501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A1164" w14:textId="77777777" w:rsidR="00754881" w:rsidRDefault="00754881">
            <w:pPr>
              <w:rPr>
                <w:ins w:id="4502" w:author="XuanWen Chen" w:date="2019-01-02T08:01:00Z"/>
                <w:rFonts w:hAnsi="宋体"/>
              </w:rPr>
            </w:pPr>
          </w:p>
        </w:tc>
      </w:tr>
      <w:tr w:rsidR="00754881" w14:paraId="61DB3BF4" w14:textId="77777777" w:rsidTr="00754881">
        <w:trPr>
          <w:ins w:id="450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79D9A" w14:textId="77777777" w:rsidR="00754881" w:rsidRDefault="00754881">
            <w:pPr>
              <w:rPr>
                <w:ins w:id="4504" w:author="XuanWen Chen" w:date="2019-01-02T08:01:00Z"/>
                <w:rFonts w:hAnsi="宋体"/>
              </w:rPr>
            </w:pPr>
            <w:ins w:id="4505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5DC8F" w14:textId="77777777" w:rsidR="00754881" w:rsidRDefault="00754881">
            <w:pPr>
              <w:rPr>
                <w:ins w:id="4506" w:author="XuanWen Chen" w:date="2019-01-02T08:01:00Z"/>
                <w:rFonts w:hAnsi="宋体"/>
              </w:rPr>
            </w:pPr>
          </w:p>
        </w:tc>
      </w:tr>
      <w:tr w:rsidR="00754881" w14:paraId="0EE734A6" w14:textId="77777777" w:rsidTr="00754881">
        <w:trPr>
          <w:ins w:id="450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7EFF6" w14:textId="77777777" w:rsidR="00754881" w:rsidRDefault="00754881">
            <w:pPr>
              <w:rPr>
                <w:ins w:id="4508" w:author="XuanWen Chen" w:date="2019-01-02T08:01:00Z"/>
                <w:rFonts w:hAnsi="宋体"/>
              </w:rPr>
            </w:pPr>
            <w:ins w:id="4509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6E90" w14:textId="77777777" w:rsidR="00754881" w:rsidRDefault="00754881">
            <w:pPr>
              <w:rPr>
                <w:ins w:id="4510" w:author="XuanWen Chen" w:date="2019-01-02T08:01:00Z"/>
                <w:rFonts w:hAnsi="宋体"/>
              </w:rPr>
            </w:pPr>
          </w:p>
        </w:tc>
      </w:tr>
      <w:tr w:rsidR="00754881" w14:paraId="1C1707CF" w14:textId="77777777" w:rsidTr="00754881">
        <w:trPr>
          <w:ins w:id="45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B8FD5" w14:textId="77777777" w:rsidR="00754881" w:rsidRDefault="00754881">
            <w:pPr>
              <w:rPr>
                <w:ins w:id="4512" w:author="XuanWen Chen" w:date="2019-01-02T08:01:00Z"/>
                <w:rFonts w:hAnsi="宋体"/>
              </w:rPr>
            </w:pPr>
            <w:ins w:id="4513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9BBD1" w14:textId="77777777" w:rsidR="00754881" w:rsidRDefault="00754881">
            <w:pPr>
              <w:rPr>
                <w:ins w:id="4514" w:author="XuanWen Chen" w:date="2019-01-02T08:01:00Z"/>
                <w:rFonts w:hAnsi="宋体"/>
              </w:rPr>
            </w:pPr>
            <w:ins w:id="4515" w:author="XuanWen Chen" w:date="2019-01-02T08:01:00Z">
              <w:r>
                <w:rPr>
                  <w:rFonts w:hAnsi="宋体" w:hint="eastAsia"/>
                </w:rPr>
                <w:t>今日尚未进行签到</w:t>
              </w:r>
            </w:ins>
          </w:p>
        </w:tc>
      </w:tr>
    </w:tbl>
    <w:p w14:paraId="3A936398" w14:textId="77777777" w:rsidR="00754881" w:rsidRDefault="00754881" w:rsidP="00754881">
      <w:pPr>
        <w:widowControl/>
        <w:jc w:val="left"/>
        <w:rPr>
          <w:ins w:id="4516" w:author="XuanWen Chen" w:date="2019-01-02T08:01:00Z"/>
        </w:rPr>
      </w:pPr>
    </w:p>
    <w:p w14:paraId="43609E6D" w14:textId="77777777" w:rsidR="00754881" w:rsidRDefault="00754881" w:rsidP="00754881">
      <w:pPr>
        <w:pStyle w:val="4"/>
        <w:rPr>
          <w:ins w:id="4517" w:author="XuanWen Chen" w:date="2019-01-02T08:01:00Z"/>
        </w:rPr>
      </w:pPr>
      <w:ins w:id="4518" w:author="XuanWen Chen" w:date="2019-01-02T08:01:00Z">
        <w:r>
          <w:rPr>
            <w:rFonts w:hint="eastAsia"/>
          </w:rPr>
          <w:t>用户查看帖子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3E8F8D47" w14:textId="77777777" w:rsidTr="00754881">
        <w:trPr>
          <w:ins w:id="451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A9E20" w14:textId="77777777" w:rsidR="00754881" w:rsidRDefault="00754881">
            <w:pPr>
              <w:rPr>
                <w:ins w:id="4520" w:author="XuanWen Chen" w:date="2019-01-02T08:01:00Z"/>
                <w:rFonts w:hAnsi="宋体"/>
                <w:b/>
              </w:rPr>
            </w:pPr>
            <w:ins w:id="4521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2C5B" w14:textId="77777777" w:rsidR="00754881" w:rsidRDefault="00754881">
            <w:pPr>
              <w:rPr>
                <w:ins w:id="4522" w:author="XuanWen Chen" w:date="2019-01-02T08:01:00Z"/>
                <w:rFonts w:hAnsi="宋体"/>
                <w:b/>
              </w:rPr>
            </w:pPr>
            <w:ins w:id="4523" w:author="XuanWen Chen" w:date="2019-01-02T08:01:00Z">
              <w:r>
                <w:rPr>
                  <w:rFonts w:hAnsi="宋体" w:hint="eastAsia"/>
                  <w:b/>
                </w:rPr>
                <w:t>UC-8：用户查看帖子</w:t>
              </w:r>
            </w:ins>
          </w:p>
        </w:tc>
      </w:tr>
      <w:tr w:rsidR="00754881" w14:paraId="23F2E07D" w14:textId="77777777" w:rsidTr="00754881">
        <w:trPr>
          <w:ins w:id="452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BBE0D" w14:textId="77777777" w:rsidR="00754881" w:rsidRDefault="00754881">
            <w:pPr>
              <w:jc w:val="left"/>
              <w:rPr>
                <w:ins w:id="4525" w:author="XuanWen Chen" w:date="2019-01-02T08:01:00Z"/>
                <w:rFonts w:hAnsi="宋体"/>
              </w:rPr>
            </w:pPr>
            <w:ins w:id="4526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6C9B8" w14:textId="77777777" w:rsidR="00754881" w:rsidRDefault="00754881">
            <w:pPr>
              <w:jc w:val="left"/>
              <w:rPr>
                <w:ins w:id="4527" w:author="XuanWen Chen" w:date="2019-01-02T08:01:00Z"/>
                <w:rFonts w:hAnsi="宋体"/>
              </w:rPr>
            </w:pPr>
            <w:ins w:id="4528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7F3F" w14:textId="77777777" w:rsidR="00754881" w:rsidRDefault="00754881">
            <w:pPr>
              <w:jc w:val="left"/>
              <w:rPr>
                <w:ins w:id="4529" w:author="XuanWen Chen" w:date="2019-01-02T08:01:00Z"/>
                <w:rFonts w:hAnsi="宋体"/>
              </w:rPr>
            </w:pPr>
            <w:ins w:id="4530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F60D7" w14:textId="77777777" w:rsidR="00754881" w:rsidRDefault="00754881">
            <w:pPr>
              <w:jc w:val="left"/>
              <w:rPr>
                <w:ins w:id="4531" w:author="XuanWen Chen" w:date="2019-01-02T08:01:00Z"/>
                <w:rFonts w:hAnsi="宋体"/>
              </w:rPr>
            </w:pPr>
            <w:ins w:id="4532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0E5CC4D9" w14:textId="77777777" w:rsidTr="00754881">
        <w:trPr>
          <w:ins w:id="453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E0B8" w14:textId="77777777" w:rsidR="00754881" w:rsidRDefault="00754881">
            <w:pPr>
              <w:jc w:val="left"/>
              <w:rPr>
                <w:ins w:id="4534" w:author="XuanWen Chen" w:date="2019-01-02T08:01:00Z"/>
                <w:rFonts w:hAnsi="宋体"/>
              </w:rPr>
            </w:pPr>
            <w:ins w:id="4535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BCD5B" w14:textId="77777777" w:rsidR="00754881" w:rsidRDefault="00754881">
            <w:pPr>
              <w:jc w:val="left"/>
              <w:rPr>
                <w:ins w:id="4536" w:author="XuanWen Chen" w:date="2019-01-02T08:01:00Z"/>
                <w:rFonts w:hAnsi="宋体"/>
              </w:rPr>
            </w:pPr>
            <w:ins w:id="4537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0616" w14:textId="77777777" w:rsidR="00754881" w:rsidRDefault="00754881">
            <w:pPr>
              <w:jc w:val="left"/>
              <w:rPr>
                <w:ins w:id="4538" w:author="XuanWen Chen" w:date="2019-01-02T08:01:00Z"/>
                <w:rFonts w:hAnsi="宋体"/>
              </w:rPr>
            </w:pPr>
            <w:ins w:id="4539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2E4B" w14:textId="77777777" w:rsidR="00754881" w:rsidRDefault="00754881">
            <w:pPr>
              <w:jc w:val="left"/>
              <w:rPr>
                <w:ins w:id="4540" w:author="XuanWen Chen" w:date="2019-01-02T08:01:00Z"/>
                <w:rFonts w:hAnsi="宋体"/>
              </w:rPr>
            </w:pPr>
            <w:ins w:id="4541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48DF6BA" w14:textId="77777777" w:rsidTr="00754881">
        <w:trPr>
          <w:ins w:id="454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864E5" w14:textId="77777777" w:rsidR="00754881" w:rsidRDefault="00754881">
            <w:pPr>
              <w:jc w:val="left"/>
              <w:rPr>
                <w:ins w:id="4543" w:author="XuanWen Chen" w:date="2019-01-02T08:01:00Z"/>
                <w:rFonts w:hAnsi="宋体"/>
              </w:rPr>
            </w:pPr>
            <w:ins w:id="4544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3512D" w14:textId="77777777" w:rsidR="00754881" w:rsidRDefault="00754881">
            <w:pPr>
              <w:jc w:val="left"/>
              <w:rPr>
                <w:ins w:id="4545" w:author="XuanWen Chen" w:date="2019-01-02T08:01:00Z"/>
                <w:rFonts w:hAnsi="宋体"/>
              </w:rPr>
            </w:pPr>
            <w:ins w:id="4546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2B085E68" w14:textId="77777777" w:rsidTr="00754881">
        <w:trPr>
          <w:ins w:id="454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0D12" w14:textId="77777777" w:rsidR="00754881" w:rsidRDefault="00754881">
            <w:pPr>
              <w:jc w:val="left"/>
              <w:rPr>
                <w:ins w:id="4548" w:author="XuanWen Chen" w:date="2019-01-02T08:01:00Z"/>
                <w:rFonts w:hAnsi="宋体"/>
              </w:rPr>
            </w:pPr>
            <w:ins w:id="4549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53AAA" w14:textId="77777777" w:rsidR="00754881" w:rsidRDefault="00754881">
            <w:pPr>
              <w:jc w:val="left"/>
              <w:rPr>
                <w:ins w:id="4550" w:author="XuanWen Chen" w:date="2019-01-02T08:01:00Z"/>
                <w:rFonts w:hAnsi="宋体"/>
              </w:rPr>
            </w:pPr>
            <w:ins w:id="4551" w:author="XuanWen Chen" w:date="2019-01-02T08:01:00Z">
              <w:r>
                <w:rPr>
                  <w:rFonts w:hAnsi="宋体" w:hint="eastAsia"/>
                </w:rPr>
                <w:t>用户查看帖子内容</w:t>
              </w:r>
            </w:ins>
          </w:p>
        </w:tc>
      </w:tr>
      <w:tr w:rsidR="00754881" w14:paraId="6933AC32" w14:textId="77777777" w:rsidTr="00754881">
        <w:trPr>
          <w:ins w:id="455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7CAA" w14:textId="77777777" w:rsidR="00754881" w:rsidRDefault="00754881">
            <w:pPr>
              <w:jc w:val="left"/>
              <w:rPr>
                <w:ins w:id="4553" w:author="XuanWen Chen" w:date="2019-01-02T08:01:00Z"/>
                <w:rFonts w:hAnsi="宋体"/>
              </w:rPr>
            </w:pPr>
            <w:ins w:id="4554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9180" w14:textId="77777777" w:rsidR="00754881" w:rsidRDefault="00754881">
            <w:pPr>
              <w:jc w:val="left"/>
              <w:rPr>
                <w:ins w:id="4555" w:author="XuanWen Chen" w:date="2019-01-02T08:01:00Z"/>
                <w:rFonts w:hAnsi="宋体"/>
              </w:rPr>
            </w:pPr>
            <w:ins w:id="4556" w:author="XuanWen Chen" w:date="2019-01-02T08:01:00Z">
              <w:r>
                <w:rPr>
                  <w:rFonts w:hAnsi="宋体" w:hint="eastAsia"/>
                </w:rPr>
                <w:t>用户需要查看帖子内容</w:t>
              </w:r>
            </w:ins>
          </w:p>
        </w:tc>
      </w:tr>
      <w:tr w:rsidR="00754881" w14:paraId="011341DB" w14:textId="77777777" w:rsidTr="00754881">
        <w:trPr>
          <w:ins w:id="455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EC0D" w14:textId="77777777" w:rsidR="00754881" w:rsidRDefault="00754881">
            <w:pPr>
              <w:rPr>
                <w:ins w:id="4558" w:author="XuanWen Chen" w:date="2019-01-02T08:01:00Z"/>
                <w:rFonts w:hAnsi="宋体"/>
              </w:rPr>
            </w:pPr>
            <w:ins w:id="4559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B286" w14:textId="77777777" w:rsidR="00754881" w:rsidRDefault="00754881">
            <w:pPr>
              <w:rPr>
                <w:ins w:id="4560" w:author="XuanWen Chen" w:date="2019-01-02T08:01:00Z"/>
                <w:rFonts w:hAnsi="宋体"/>
              </w:rPr>
            </w:pPr>
            <w:ins w:id="4561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423285A3" w14:textId="77777777" w:rsidR="00754881" w:rsidRDefault="00754881">
            <w:pPr>
              <w:rPr>
                <w:ins w:id="4562" w:author="XuanWen Chen" w:date="2019-01-02T08:01:00Z"/>
                <w:rFonts w:hAnsi="宋体"/>
              </w:rPr>
            </w:pPr>
            <w:ins w:id="4563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273D9895" w14:textId="77777777" w:rsidR="00754881" w:rsidRDefault="00754881">
            <w:pPr>
              <w:rPr>
                <w:ins w:id="4564" w:author="XuanWen Chen" w:date="2019-01-02T08:01:00Z"/>
                <w:rFonts w:hAnsi="宋体"/>
              </w:rPr>
            </w:pPr>
            <w:ins w:id="4565" w:author="XuanWen Chen" w:date="2019-01-02T08:01:00Z">
              <w:r>
                <w:rPr>
                  <w:rFonts w:hAnsi="宋体" w:hint="eastAsia"/>
                </w:rPr>
                <w:lastRenderedPageBreak/>
                <w:t>PER-3: 浏览板块</w:t>
              </w:r>
            </w:ins>
          </w:p>
        </w:tc>
      </w:tr>
      <w:tr w:rsidR="00754881" w14:paraId="794ECC1D" w14:textId="77777777" w:rsidTr="00754881">
        <w:trPr>
          <w:ins w:id="456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22B19" w14:textId="77777777" w:rsidR="00754881" w:rsidRDefault="00754881">
            <w:pPr>
              <w:rPr>
                <w:ins w:id="4567" w:author="XuanWen Chen" w:date="2019-01-02T08:01:00Z"/>
                <w:rFonts w:hAnsi="宋体"/>
              </w:rPr>
            </w:pPr>
            <w:ins w:id="4568" w:author="XuanWen Chen" w:date="2019-01-02T08:01:00Z">
              <w:r>
                <w:rPr>
                  <w:rFonts w:hAnsi="宋体" w:hint="eastAsia"/>
                </w:rPr>
                <w:lastRenderedPageBreak/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554B" w14:textId="77777777" w:rsidR="00754881" w:rsidRDefault="00754881">
            <w:pPr>
              <w:rPr>
                <w:ins w:id="4569" w:author="XuanWen Chen" w:date="2019-01-02T08:01:00Z"/>
                <w:rFonts w:hAnsi="宋体"/>
              </w:rPr>
            </w:pPr>
            <w:ins w:id="4570" w:author="XuanWen Chen" w:date="2019-01-02T08:01:00Z">
              <w:r>
                <w:rPr>
                  <w:rFonts w:hAnsi="宋体" w:hint="eastAsia"/>
                </w:rPr>
                <w:t>POST-1：收藏帖子</w:t>
              </w:r>
            </w:ins>
          </w:p>
          <w:p w14:paraId="78F1032C" w14:textId="77777777" w:rsidR="00754881" w:rsidRDefault="00754881">
            <w:pPr>
              <w:rPr>
                <w:ins w:id="4571" w:author="XuanWen Chen" w:date="2019-01-02T08:01:00Z"/>
                <w:rFonts w:hAnsi="宋体"/>
              </w:rPr>
            </w:pPr>
            <w:ins w:id="4572" w:author="XuanWen Chen" w:date="2019-01-02T08:01:00Z">
              <w:r>
                <w:rPr>
                  <w:rFonts w:hAnsi="宋体" w:hint="eastAsia"/>
                </w:rPr>
                <w:t>POST-2：回复帖子</w:t>
              </w:r>
            </w:ins>
          </w:p>
          <w:p w14:paraId="5113A286" w14:textId="77777777" w:rsidR="00754881" w:rsidRDefault="00754881">
            <w:pPr>
              <w:rPr>
                <w:ins w:id="4573" w:author="XuanWen Chen" w:date="2019-01-02T08:01:00Z"/>
                <w:rFonts w:hAnsi="宋体"/>
              </w:rPr>
            </w:pPr>
            <w:ins w:id="4574" w:author="XuanWen Chen" w:date="2019-01-02T08:01:00Z">
              <w:r>
                <w:rPr>
                  <w:rFonts w:hAnsi="宋体" w:hint="eastAsia"/>
                </w:rPr>
                <w:t>POST-3：</w:t>
              </w:r>
              <w:proofErr w:type="gramStart"/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/踩帖子</w:t>
              </w:r>
            </w:ins>
          </w:p>
        </w:tc>
      </w:tr>
      <w:tr w:rsidR="00754881" w14:paraId="6152D7AC" w14:textId="77777777" w:rsidTr="00754881">
        <w:trPr>
          <w:ins w:id="457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61C7" w14:textId="77777777" w:rsidR="00754881" w:rsidRDefault="00754881">
            <w:pPr>
              <w:rPr>
                <w:ins w:id="4576" w:author="XuanWen Chen" w:date="2019-01-02T08:01:00Z"/>
                <w:rFonts w:hAnsi="宋体"/>
              </w:rPr>
            </w:pPr>
            <w:ins w:id="457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0934" w14:textId="77777777" w:rsidR="00754881" w:rsidRDefault="00754881">
            <w:pPr>
              <w:rPr>
                <w:ins w:id="4578" w:author="XuanWen Chen" w:date="2019-01-02T08:01:00Z"/>
                <w:rFonts w:hAnsi="宋体"/>
              </w:rPr>
            </w:pPr>
            <w:ins w:id="4579" w:author="XuanWen Chen" w:date="2019-01-02T08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51AF6363" w14:textId="77777777" w:rsidTr="00754881">
        <w:trPr>
          <w:ins w:id="458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8BBC6" w14:textId="77777777" w:rsidR="00754881" w:rsidRDefault="00754881">
            <w:pPr>
              <w:rPr>
                <w:ins w:id="4581" w:author="XuanWen Chen" w:date="2019-01-02T08:01:00Z"/>
                <w:rFonts w:hAnsi="宋体"/>
              </w:rPr>
            </w:pPr>
            <w:ins w:id="4582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8700D" w14:textId="77777777" w:rsidR="00754881" w:rsidRDefault="00754881">
            <w:pPr>
              <w:rPr>
                <w:ins w:id="4583" w:author="XuanWen Chen" w:date="2019-01-02T08:01:00Z"/>
                <w:rFonts w:hAnsi="宋体"/>
              </w:rPr>
            </w:pPr>
            <w:ins w:id="4584" w:author="XuanWen Chen" w:date="2019-01-02T08:01:00Z">
              <w:r>
                <w:rPr>
                  <w:rFonts w:hAnsi="宋体" w:hint="eastAsia"/>
                </w:rPr>
                <w:t>帖子信息</w:t>
              </w:r>
            </w:ins>
          </w:p>
        </w:tc>
      </w:tr>
      <w:tr w:rsidR="00754881" w14:paraId="129C4448" w14:textId="77777777" w:rsidTr="00754881">
        <w:trPr>
          <w:ins w:id="458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9D70" w14:textId="77777777" w:rsidR="00754881" w:rsidRDefault="00754881">
            <w:pPr>
              <w:rPr>
                <w:ins w:id="4586" w:author="XuanWen Chen" w:date="2019-01-02T08:01:00Z"/>
                <w:rFonts w:hAnsi="宋体"/>
              </w:rPr>
            </w:pPr>
            <w:ins w:id="4587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8AEAD" w14:textId="77777777" w:rsidR="00754881" w:rsidRDefault="00754881">
            <w:pPr>
              <w:rPr>
                <w:ins w:id="4588" w:author="XuanWen Chen" w:date="2019-01-02T08:01:00Z"/>
                <w:rFonts w:hAnsi="宋体"/>
              </w:rPr>
            </w:pPr>
            <w:ins w:id="4589" w:author="XuanWen Chen" w:date="2019-01-02T08:01:00Z">
              <w:r>
                <w:rPr>
                  <w:rFonts w:hAnsi="宋体" w:hint="eastAsia"/>
                </w:rPr>
                <w:t>8.0用户查看帖子内容</w:t>
              </w:r>
            </w:ins>
          </w:p>
          <w:p w14:paraId="1E71E649" w14:textId="77777777" w:rsidR="00754881" w:rsidRDefault="00754881">
            <w:pPr>
              <w:rPr>
                <w:ins w:id="4590" w:author="XuanWen Chen" w:date="2019-01-02T08:01:00Z"/>
                <w:rFonts w:hAnsi="宋体"/>
              </w:rPr>
            </w:pPr>
            <w:ins w:id="4591" w:author="XuanWen Chen" w:date="2019-01-02T08:01:00Z">
              <w:r>
                <w:rPr>
                  <w:rFonts w:hAnsi="宋体" w:hint="eastAsia"/>
                </w:rPr>
                <w:t>1.选择要查看的帖子</w:t>
              </w:r>
            </w:ins>
          </w:p>
        </w:tc>
      </w:tr>
      <w:tr w:rsidR="00754881" w14:paraId="0832DF0F" w14:textId="77777777" w:rsidTr="00754881">
        <w:trPr>
          <w:trHeight w:val="1370"/>
          <w:ins w:id="459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435C2" w14:textId="77777777" w:rsidR="00754881" w:rsidRDefault="00754881">
            <w:pPr>
              <w:rPr>
                <w:ins w:id="4593" w:author="XuanWen Chen" w:date="2019-01-02T08:01:00Z"/>
                <w:rFonts w:hAnsi="宋体"/>
              </w:rPr>
            </w:pPr>
            <w:ins w:id="4594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EFE6A" w14:textId="77777777" w:rsidR="00754881" w:rsidRDefault="00754881">
            <w:pPr>
              <w:rPr>
                <w:ins w:id="4595" w:author="XuanWen Chen" w:date="2019-01-02T08:01:00Z"/>
                <w:rFonts w:hAnsi="宋体"/>
              </w:rPr>
            </w:pPr>
          </w:p>
        </w:tc>
      </w:tr>
      <w:tr w:rsidR="00754881" w14:paraId="62F53FD5" w14:textId="77777777" w:rsidTr="00754881">
        <w:trPr>
          <w:ins w:id="459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3FEEB" w14:textId="77777777" w:rsidR="00754881" w:rsidRDefault="00754881">
            <w:pPr>
              <w:rPr>
                <w:ins w:id="4597" w:author="XuanWen Chen" w:date="2019-01-02T08:01:00Z"/>
                <w:rFonts w:hAnsi="宋体"/>
              </w:rPr>
            </w:pPr>
            <w:ins w:id="459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4741" w14:textId="77777777" w:rsidR="00754881" w:rsidRDefault="00754881">
            <w:pPr>
              <w:rPr>
                <w:ins w:id="4599" w:author="XuanWen Chen" w:date="2019-01-02T08:01:00Z"/>
                <w:rFonts w:hAnsi="宋体"/>
              </w:rPr>
            </w:pPr>
            <w:ins w:id="4600" w:author="XuanWen Chen" w:date="2019-01-02T08:01:00Z">
              <w:r>
                <w:rPr>
                  <w:rFonts w:hAnsi="宋体" w:hint="eastAsia"/>
                </w:rPr>
                <w:t>8.0 E1 帖子已被删除</w:t>
              </w:r>
            </w:ins>
          </w:p>
        </w:tc>
      </w:tr>
      <w:tr w:rsidR="00754881" w14:paraId="1BC60A44" w14:textId="77777777" w:rsidTr="00754881">
        <w:trPr>
          <w:ins w:id="460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C98F" w14:textId="77777777" w:rsidR="00754881" w:rsidRDefault="00754881">
            <w:pPr>
              <w:rPr>
                <w:ins w:id="4602" w:author="XuanWen Chen" w:date="2019-01-02T08:01:00Z"/>
                <w:rFonts w:hAnsi="宋体"/>
              </w:rPr>
            </w:pPr>
            <w:ins w:id="4603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6477" w14:textId="77777777" w:rsidR="00754881" w:rsidRDefault="00754881">
            <w:pPr>
              <w:rPr>
                <w:ins w:id="4604" w:author="XuanWen Chen" w:date="2019-01-02T08:01:00Z"/>
                <w:rFonts w:hAnsi="宋体"/>
              </w:rPr>
            </w:pPr>
          </w:p>
        </w:tc>
      </w:tr>
      <w:tr w:rsidR="00754881" w14:paraId="2FE56E6B" w14:textId="77777777" w:rsidTr="00754881">
        <w:trPr>
          <w:ins w:id="460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48ECC" w14:textId="77777777" w:rsidR="00754881" w:rsidRDefault="00754881">
            <w:pPr>
              <w:rPr>
                <w:ins w:id="4606" w:author="XuanWen Chen" w:date="2019-01-02T08:01:00Z"/>
                <w:rFonts w:hAnsi="宋体"/>
              </w:rPr>
            </w:pPr>
            <w:ins w:id="460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F582" w14:textId="77777777" w:rsidR="00754881" w:rsidRDefault="00754881">
            <w:pPr>
              <w:rPr>
                <w:ins w:id="4608" w:author="XuanWen Chen" w:date="2019-01-02T08:01:00Z"/>
                <w:rFonts w:hAnsi="宋体"/>
              </w:rPr>
            </w:pPr>
          </w:p>
        </w:tc>
      </w:tr>
      <w:tr w:rsidR="00754881" w14:paraId="5CCA03D4" w14:textId="77777777" w:rsidTr="00754881">
        <w:trPr>
          <w:ins w:id="460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D1D2" w14:textId="77777777" w:rsidR="00754881" w:rsidRDefault="00754881">
            <w:pPr>
              <w:rPr>
                <w:ins w:id="4610" w:author="XuanWen Chen" w:date="2019-01-02T08:01:00Z"/>
                <w:rFonts w:hAnsi="宋体"/>
              </w:rPr>
            </w:pPr>
            <w:ins w:id="4611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31BB0" w14:textId="77777777" w:rsidR="00754881" w:rsidRDefault="00754881">
            <w:pPr>
              <w:rPr>
                <w:ins w:id="4612" w:author="XuanWen Chen" w:date="2019-01-02T08:01:00Z"/>
                <w:rFonts w:hAnsi="宋体"/>
              </w:rPr>
            </w:pPr>
          </w:p>
        </w:tc>
      </w:tr>
      <w:tr w:rsidR="00754881" w14:paraId="3353321B" w14:textId="77777777" w:rsidTr="00754881">
        <w:trPr>
          <w:ins w:id="461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1D480" w14:textId="77777777" w:rsidR="00754881" w:rsidRDefault="00754881">
            <w:pPr>
              <w:rPr>
                <w:ins w:id="4614" w:author="XuanWen Chen" w:date="2019-01-02T08:01:00Z"/>
                <w:rFonts w:hAnsi="宋体"/>
              </w:rPr>
            </w:pPr>
            <w:ins w:id="4615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20F56" w14:textId="77777777" w:rsidR="00754881" w:rsidRDefault="00754881">
            <w:pPr>
              <w:rPr>
                <w:ins w:id="4616" w:author="XuanWen Chen" w:date="2019-01-02T08:01:00Z"/>
                <w:rFonts w:hAnsi="宋体"/>
              </w:rPr>
            </w:pPr>
          </w:p>
        </w:tc>
      </w:tr>
      <w:tr w:rsidR="00754881" w14:paraId="4AB9097C" w14:textId="77777777" w:rsidTr="00754881">
        <w:trPr>
          <w:ins w:id="461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03D0" w14:textId="77777777" w:rsidR="00754881" w:rsidRDefault="00754881">
            <w:pPr>
              <w:rPr>
                <w:ins w:id="4618" w:author="XuanWen Chen" w:date="2019-01-02T08:01:00Z"/>
                <w:rFonts w:hAnsi="宋体"/>
              </w:rPr>
            </w:pPr>
            <w:ins w:id="4619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F968" w14:textId="77777777" w:rsidR="00754881" w:rsidRDefault="00754881">
            <w:pPr>
              <w:rPr>
                <w:ins w:id="4620" w:author="XuanWen Chen" w:date="2019-01-02T08:01:00Z"/>
                <w:rFonts w:hAnsi="宋体"/>
              </w:rPr>
            </w:pPr>
          </w:p>
        </w:tc>
      </w:tr>
    </w:tbl>
    <w:p w14:paraId="37ADB9E2" w14:textId="77777777" w:rsidR="00754881" w:rsidRDefault="00754881" w:rsidP="00754881">
      <w:pPr>
        <w:pStyle w:val="4"/>
        <w:rPr>
          <w:ins w:id="4621" w:author="XuanWen Chen" w:date="2019-01-02T08:01:00Z"/>
        </w:rPr>
      </w:pPr>
      <w:ins w:id="4622" w:author="XuanWen Chen" w:date="2019-01-02T08:01:00Z">
        <w:r>
          <w:rPr>
            <w:rFonts w:hint="eastAsia"/>
          </w:rPr>
          <w:t>用户收藏</w:t>
        </w:r>
        <w:r>
          <w:t>/</w:t>
        </w:r>
        <w:r>
          <w:rPr>
            <w:rFonts w:hint="eastAsia"/>
          </w:rPr>
          <w:t>取消收藏帖子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110D2742" w14:textId="77777777" w:rsidTr="00754881">
        <w:trPr>
          <w:ins w:id="462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0D2CB" w14:textId="77777777" w:rsidR="00754881" w:rsidRDefault="00754881">
            <w:pPr>
              <w:rPr>
                <w:ins w:id="4624" w:author="XuanWen Chen" w:date="2019-01-02T08:01:00Z"/>
                <w:rFonts w:hAnsi="宋体"/>
                <w:b/>
              </w:rPr>
            </w:pPr>
            <w:ins w:id="462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3785B" w14:textId="77777777" w:rsidR="00754881" w:rsidRDefault="00754881">
            <w:pPr>
              <w:rPr>
                <w:ins w:id="4626" w:author="XuanWen Chen" w:date="2019-01-02T08:01:00Z"/>
                <w:rFonts w:hAnsi="宋体"/>
                <w:b/>
              </w:rPr>
            </w:pPr>
            <w:ins w:id="4627" w:author="XuanWen Chen" w:date="2019-01-02T08:01:00Z">
              <w:r>
                <w:rPr>
                  <w:rFonts w:hAnsi="宋体" w:hint="eastAsia"/>
                  <w:b/>
                </w:rPr>
                <w:t>UC-9：用户收藏/取消收藏帖子</w:t>
              </w:r>
            </w:ins>
          </w:p>
        </w:tc>
      </w:tr>
      <w:tr w:rsidR="00754881" w14:paraId="26034984" w14:textId="77777777" w:rsidTr="00754881">
        <w:trPr>
          <w:ins w:id="462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7CD8B" w14:textId="77777777" w:rsidR="00754881" w:rsidRDefault="00754881">
            <w:pPr>
              <w:jc w:val="left"/>
              <w:rPr>
                <w:ins w:id="4629" w:author="XuanWen Chen" w:date="2019-01-02T08:01:00Z"/>
                <w:rFonts w:hAnsi="宋体"/>
              </w:rPr>
            </w:pPr>
            <w:ins w:id="463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1AAD" w14:textId="77777777" w:rsidR="00754881" w:rsidRDefault="00754881">
            <w:pPr>
              <w:jc w:val="left"/>
              <w:rPr>
                <w:ins w:id="4631" w:author="XuanWen Chen" w:date="2019-01-02T08:01:00Z"/>
                <w:rFonts w:hAnsi="宋体"/>
              </w:rPr>
            </w:pPr>
            <w:ins w:id="4632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D15C6" w14:textId="77777777" w:rsidR="00754881" w:rsidRDefault="00754881">
            <w:pPr>
              <w:jc w:val="left"/>
              <w:rPr>
                <w:ins w:id="4633" w:author="XuanWen Chen" w:date="2019-01-02T08:01:00Z"/>
                <w:rFonts w:hAnsi="宋体"/>
              </w:rPr>
            </w:pPr>
            <w:ins w:id="463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905E0" w14:textId="77777777" w:rsidR="00754881" w:rsidRDefault="00754881">
            <w:pPr>
              <w:jc w:val="left"/>
              <w:rPr>
                <w:ins w:id="4635" w:author="XuanWen Chen" w:date="2019-01-02T08:01:00Z"/>
                <w:rFonts w:hAnsi="宋体"/>
              </w:rPr>
            </w:pPr>
            <w:ins w:id="4636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092CE781" w14:textId="77777777" w:rsidTr="00754881">
        <w:trPr>
          <w:ins w:id="463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814BB" w14:textId="77777777" w:rsidR="00754881" w:rsidRDefault="00754881">
            <w:pPr>
              <w:jc w:val="left"/>
              <w:rPr>
                <w:ins w:id="4638" w:author="XuanWen Chen" w:date="2019-01-02T08:01:00Z"/>
                <w:rFonts w:hAnsi="宋体"/>
              </w:rPr>
            </w:pPr>
            <w:ins w:id="463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4A97" w14:textId="77777777" w:rsidR="00754881" w:rsidRDefault="00754881">
            <w:pPr>
              <w:jc w:val="left"/>
              <w:rPr>
                <w:ins w:id="4640" w:author="XuanWen Chen" w:date="2019-01-02T08:01:00Z"/>
                <w:rFonts w:hAnsi="宋体"/>
              </w:rPr>
            </w:pPr>
            <w:ins w:id="464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A319D" w14:textId="77777777" w:rsidR="00754881" w:rsidRDefault="00754881">
            <w:pPr>
              <w:jc w:val="left"/>
              <w:rPr>
                <w:ins w:id="4642" w:author="XuanWen Chen" w:date="2019-01-02T08:01:00Z"/>
                <w:rFonts w:hAnsi="宋体"/>
              </w:rPr>
            </w:pPr>
            <w:ins w:id="464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14B3" w14:textId="77777777" w:rsidR="00754881" w:rsidRDefault="00754881">
            <w:pPr>
              <w:jc w:val="left"/>
              <w:rPr>
                <w:ins w:id="4644" w:author="XuanWen Chen" w:date="2019-01-02T08:01:00Z"/>
                <w:rFonts w:hAnsi="宋体"/>
              </w:rPr>
            </w:pPr>
            <w:ins w:id="464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72F23696" w14:textId="77777777" w:rsidTr="00754881">
        <w:trPr>
          <w:ins w:id="464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9F67D" w14:textId="77777777" w:rsidR="00754881" w:rsidRDefault="00754881">
            <w:pPr>
              <w:jc w:val="left"/>
              <w:rPr>
                <w:ins w:id="4647" w:author="XuanWen Chen" w:date="2019-01-02T08:01:00Z"/>
                <w:rFonts w:hAnsi="宋体"/>
              </w:rPr>
            </w:pPr>
            <w:ins w:id="4648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DCD8" w14:textId="77777777" w:rsidR="00754881" w:rsidRDefault="00754881">
            <w:pPr>
              <w:jc w:val="left"/>
              <w:rPr>
                <w:ins w:id="4649" w:author="XuanWen Chen" w:date="2019-01-02T08:01:00Z"/>
                <w:rFonts w:hAnsi="宋体"/>
              </w:rPr>
            </w:pPr>
            <w:ins w:id="4650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75686460" w14:textId="77777777" w:rsidTr="00754881">
        <w:trPr>
          <w:ins w:id="465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1CE4" w14:textId="77777777" w:rsidR="00754881" w:rsidRDefault="00754881">
            <w:pPr>
              <w:jc w:val="left"/>
              <w:rPr>
                <w:ins w:id="4652" w:author="XuanWen Chen" w:date="2019-01-02T08:01:00Z"/>
                <w:rFonts w:hAnsi="宋体"/>
              </w:rPr>
            </w:pPr>
            <w:ins w:id="4653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2F2C" w14:textId="77777777" w:rsidR="00754881" w:rsidRDefault="00754881">
            <w:pPr>
              <w:jc w:val="left"/>
              <w:rPr>
                <w:ins w:id="4654" w:author="XuanWen Chen" w:date="2019-01-02T08:01:00Z"/>
                <w:rFonts w:hAnsi="宋体"/>
              </w:rPr>
            </w:pPr>
            <w:ins w:id="4655" w:author="XuanWen Chen" w:date="2019-01-02T08:01:00Z">
              <w:r>
                <w:rPr>
                  <w:rFonts w:hAnsi="宋体" w:hint="eastAsia"/>
                </w:rPr>
                <w:t>用户收藏/取消收藏社区中的帖子</w:t>
              </w:r>
            </w:ins>
          </w:p>
        </w:tc>
      </w:tr>
      <w:tr w:rsidR="00754881" w14:paraId="12D4E3CC" w14:textId="77777777" w:rsidTr="00754881">
        <w:trPr>
          <w:ins w:id="465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BC53" w14:textId="77777777" w:rsidR="00754881" w:rsidRDefault="00754881">
            <w:pPr>
              <w:jc w:val="left"/>
              <w:rPr>
                <w:ins w:id="4657" w:author="XuanWen Chen" w:date="2019-01-02T08:01:00Z"/>
                <w:rFonts w:hAnsi="宋体"/>
              </w:rPr>
            </w:pPr>
            <w:ins w:id="4658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82F5" w14:textId="77777777" w:rsidR="00754881" w:rsidRDefault="00754881">
            <w:pPr>
              <w:jc w:val="left"/>
              <w:rPr>
                <w:ins w:id="4659" w:author="XuanWen Chen" w:date="2019-01-02T08:01:00Z"/>
                <w:rFonts w:hAnsi="宋体"/>
              </w:rPr>
            </w:pPr>
            <w:ins w:id="4660" w:author="XuanWen Chen" w:date="2019-01-02T08:01:00Z">
              <w:r>
                <w:rPr>
                  <w:rFonts w:hAnsi="宋体" w:hint="eastAsia"/>
                </w:rPr>
                <w:t>用户需要收藏/取消收藏社区中的帖子</w:t>
              </w:r>
            </w:ins>
          </w:p>
        </w:tc>
      </w:tr>
      <w:tr w:rsidR="00754881" w14:paraId="03A04AC7" w14:textId="77777777" w:rsidTr="00754881">
        <w:trPr>
          <w:ins w:id="466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3C714" w14:textId="77777777" w:rsidR="00754881" w:rsidRDefault="00754881">
            <w:pPr>
              <w:rPr>
                <w:ins w:id="4662" w:author="XuanWen Chen" w:date="2019-01-02T08:01:00Z"/>
                <w:rFonts w:hAnsi="宋体"/>
              </w:rPr>
            </w:pPr>
            <w:ins w:id="4663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9060F" w14:textId="77777777" w:rsidR="00754881" w:rsidRDefault="00754881">
            <w:pPr>
              <w:rPr>
                <w:ins w:id="4664" w:author="XuanWen Chen" w:date="2019-01-02T08:01:00Z"/>
                <w:rFonts w:hAnsi="宋体"/>
              </w:rPr>
            </w:pPr>
            <w:ins w:id="4665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0D1A4558" w14:textId="77777777" w:rsidR="00754881" w:rsidRDefault="00754881">
            <w:pPr>
              <w:rPr>
                <w:ins w:id="4666" w:author="XuanWen Chen" w:date="2019-01-02T08:01:00Z"/>
                <w:rFonts w:hAnsi="宋体"/>
              </w:rPr>
            </w:pPr>
            <w:ins w:id="4667" w:author="XuanWen Chen" w:date="2019-01-02T08:01:00Z">
              <w:r>
                <w:rPr>
                  <w:rFonts w:hAnsi="宋体" w:hint="eastAsia"/>
                </w:rPr>
                <w:lastRenderedPageBreak/>
                <w:t>PRE-2: 进入社区主页</w:t>
              </w:r>
            </w:ins>
          </w:p>
          <w:p w14:paraId="43E2F6EB" w14:textId="77777777" w:rsidR="00754881" w:rsidRDefault="00754881">
            <w:pPr>
              <w:rPr>
                <w:ins w:id="4668" w:author="XuanWen Chen" w:date="2019-01-02T08:01:00Z"/>
                <w:rFonts w:hAnsi="宋体"/>
              </w:rPr>
            </w:pPr>
            <w:ins w:id="4669" w:author="XuanWen Chen" w:date="2019-01-02T08:01:00Z">
              <w:r>
                <w:rPr>
                  <w:rFonts w:hAnsi="宋体" w:hint="eastAsia"/>
                </w:rPr>
                <w:t>PRE-3: 进入板块</w:t>
              </w:r>
            </w:ins>
          </w:p>
          <w:p w14:paraId="752766D1" w14:textId="77777777" w:rsidR="00754881" w:rsidRDefault="00754881">
            <w:pPr>
              <w:rPr>
                <w:ins w:id="4670" w:author="XuanWen Chen" w:date="2019-01-02T08:01:00Z"/>
                <w:rFonts w:hAnsi="宋体"/>
              </w:rPr>
            </w:pPr>
            <w:ins w:id="4671" w:author="XuanWen Chen" w:date="2019-01-02T08:01:00Z">
              <w:r>
                <w:rPr>
                  <w:rFonts w:hAnsi="宋体" w:hint="eastAsia"/>
                </w:rPr>
                <w:t>PRE-4: 查看帖子</w:t>
              </w:r>
            </w:ins>
          </w:p>
        </w:tc>
      </w:tr>
      <w:tr w:rsidR="00754881" w14:paraId="2B336E3D" w14:textId="77777777" w:rsidTr="00754881">
        <w:trPr>
          <w:ins w:id="467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68AB" w14:textId="77777777" w:rsidR="00754881" w:rsidRDefault="00754881">
            <w:pPr>
              <w:rPr>
                <w:ins w:id="4673" w:author="XuanWen Chen" w:date="2019-01-02T08:01:00Z"/>
                <w:rFonts w:hAnsi="宋体"/>
              </w:rPr>
            </w:pPr>
            <w:ins w:id="4674" w:author="XuanWen Chen" w:date="2019-01-02T08:01:00Z">
              <w:r>
                <w:rPr>
                  <w:rFonts w:hAnsi="宋体" w:hint="eastAsia"/>
                </w:rPr>
                <w:lastRenderedPageBreak/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940B0" w14:textId="77777777" w:rsidR="00754881" w:rsidRDefault="00754881">
            <w:pPr>
              <w:rPr>
                <w:ins w:id="4675" w:author="XuanWen Chen" w:date="2019-01-02T08:01:00Z"/>
                <w:rFonts w:hAnsi="宋体"/>
              </w:rPr>
            </w:pPr>
            <w:ins w:id="4676" w:author="XuanWen Chen" w:date="2019-01-02T08:01:00Z">
              <w:r>
                <w:rPr>
                  <w:rFonts w:hAnsi="宋体" w:hint="eastAsia"/>
                </w:rPr>
                <w:t>PSOT-1：我的收藏列表更新</w:t>
              </w:r>
            </w:ins>
          </w:p>
        </w:tc>
      </w:tr>
      <w:tr w:rsidR="00754881" w14:paraId="1C6ED557" w14:textId="77777777" w:rsidTr="00754881">
        <w:trPr>
          <w:ins w:id="467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ECE1" w14:textId="77777777" w:rsidR="00754881" w:rsidRDefault="00754881">
            <w:pPr>
              <w:rPr>
                <w:ins w:id="4678" w:author="XuanWen Chen" w:date="2019-01-02T08:01:00Z"/>
                <w:rFonts w:hAnsi="宋体"/>
              </w:rPr>
            </w:pPr>
            <w:ins w:id="4679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461F6" w14:textId="77777777" w:rsidR="00754881" w:rsidRDefault="00754881">
            <w:pPr>
              <w:rPr>
                <w:ins w:id="4680" w:author="XuanWen Chen" w:date="2019-01-02T08:01:00Z"/>
                <w:rFonts w:hAnsi="宋体"/>
              </w:rPr>
            </w:pPr>
            <w:ins w:id="4681" w:author="XuanWen Chen" w:date="2019-01-02T08:01:00Z">
              <w:r>
                <w:rPr>
                  <w:rFonts w:hAnsi="宋体" w:hint="eastAsia"/>
                </w:rPr>
                <w:t>点击收藏/取消收藏</w:t>
              </w:r>
            </w:ins>
          </w:p>
        </w:tc>
      </w:tr>
      <w:tr w:rsidR="00754881" w14:paraId="07FF5519" w14:textId="77777777" w:rsidTr="00754881">
        <w:trPr>
          <w:ins w:id="468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1C35" w14:textId="77777777" w:rsidR="00754881" w:rsidRDefault="00754881">
            <w:pPr>
              <w:rPr>
                <w:ins w:id="4683" w:author="XuanWen Chen" w:date="2019-01-02T08:01:00Z"/>
                <w:rFonts w:hAnsi="宋体"/>
              </w:rPr>
            </w:pPr>
            <w:ins w:id="4684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60088" w14:textId="77777777" w:rsidR="00754881" w:rsidRDefault="00754881">
            <w:pPr>
              <w:rPr>
                <w:ins w:id="4685" w:author="XuanWen Chen" w:date="2019-01-02T08:01:00Z"/>
                <w:rFonts w:hAnsi="宋体"/>
              </w:rPr>
            </w:pPr>
            <w:ins w:id="4686" w:author="XuanWen Chen" w:date="2019-01-02T08:01:00Z">
              <w:r>
                <w:rPr>
                  <w:rFonts w:hAnsi="宋体" w:hint="eastAsia"/>
                </w:rPr>
                <w:t>帖子被收藏/取消收藏</w:t>
              </w:r>
            </w:ins>
          </w:p>
        </w:tc>
      </w:tr>
      <w:tr w:rsidR="00754881" w14:paraId="36AC4470" w14:textId="77777777" w:rsidTr="00754881">
        <w:trPr>
          <w:ins w:id="468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064F0" w14:textId="77777777" w:rsidR="00754881" w:rsidRDefault="00754881">
            <w:pPr>
              <w:rPr>
                <w:ins w:id="4688" w:author="XuanWen Chen" w:date="2019-01-02T08:01:00Z"/>
                <w:rFonts w:hAnsi="宋体"/>
              </w:rPr>
            </w:pPr>
            <w:ins w:id="4689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D489F" w14:textId="77777777" w:rsidR="00754881" w:rsidRDefault="00754881">
            <w:pPr>
              <w:rPr>
                <w:ins w:id="4690" w:author="XuanWen Chen" w:date="2019-01-02T08:01:00Z"/>
                <w:rFonts w:hAnsi="宋体"/>
              </w:rPr>
            </w:pPr>
            <w:ins w:id="4691" w:author="XuanWen Chen" w:date="2019-01-02T08:01:00Z">
              <w:r>
                <w:rPr>
                  <w:rFonts w:hAnsi="宋体" w:hint="eastAsia"/>
                </w:rPr>
                <w:t>9.0 用户收藏/取消收藏帖子</w:t>
              </w:r>
            </w:ins>
          </w:p>
          <w:p w14:paraId="1F37B1CA" w14:textId="77777777" w:rsidR="00754881" w:rsidRDefault="00754881">
            <w:pPr>
              <w:rPr>
                <w:ins w:id="4692" w:author="XuanWen Chen" w:date="2019-01-02T08:01:00Z"/>
                <w:rFonts w:hAnsi="宋体"/>
              </w:rPr>
            </w:pPr>
            <w:ins w:id="4693" w:author="XuanWen Chen" w:date="2019-01-02T08:01:00Z">
              <w:r>
                <w:rPr>
                  <w:rFonts w:hAnsi="宋体" w:hint="eastAsia"/>
                </w:rPr>
                <w:t>1.收藏/取消收藏</w:t>
              </w:r>
            </w:ins>
          </w:p>
        </w:tc>
      </w:tr>
      <w:tr w:rsidR="00754881" w14:paraId="23C8850C" w14:textId="77777777" w:rsidTr="00754881">
        <w:trPr>
          <w:trHeight w:val="1370"/>
          <w:ins w:id="469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A3D0E" w14:textId="77777777" w:rsidR="00754881" w:rsidRDefault="00754881">
            <w:pPr>
              <w:rPr>
                <w:ins w:id="4695" w:author="XuanWen Chen" w:date="2019-01-02T08:01:00Z"/>
                <w:rFonts w:hAnsi="宋体"/>
              </w:rPr>
            </w:pPr>
            <w:ins w:id="4696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4F6B0" w14:textId="77777777" w:rsidR="00754881" w:rsidRDefault="00754881">
            <w:pPr>
              <w:rPr>
                <w:ins w:id="4697" w:author="XuanWen Chen" w:date="2019-01-02T08:01:00Z"/>
                <w:rFonts w:hAnsi="宋体"/>
              </w:rPr>
            </w:pPr>
          </w:p>
        </w:tc>
      </w:tr>
      <w:tr w:rsidR="00754881" w14:paraId="742A57CB" w14:textId="77777777" w:rsidTr="00754881">
        <w:trPr>
          <w:ins w:id="469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DF4B" w14:textId="77777777" w:rsidR="00754881" w:rsidRDefault="00754881">
            <w:pPr>
              <w:rPr>
                <w:ins w:id="4699" w:author="XuanWen Chen" w:date="2019-01-02T08:01:00Z"/>
                <w:rFonts w:hAnsi="宋体"/>
              </w:rPr>
            </w:pPr>
            <w:ins w:id="4700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73A73" w14:textId="77777777" w:rsidR="00754881" w:rsidRDefault="00754881">
            <w:pPr>
              <w:rPr>
                <w:ins w:id="4701" w:author="XuanWen Chen" w:date="2019-01-02T08:01:00Z"/>
                <w:rFonts w:hAnsi="宋体"/>
              </w:rPr>
            </w:pPr>
            <w:ins w:id="4702" w:author="XuanWen Chen" w:date="2019-01-02T08:01:00Z">
              <w:r>
                <w:rPr>
                  <w:rFonts w:hAnsi="宋体" w:hint="eastAsia"/>
                </w:rPr>
                <w:t>9.0 E1 此帖已收藏/取消收藏</w:t>
              </w:r>
            </w:ins>
          </w:p>
        </w:tc>
      </w:tr>
      <w:tr w:rsidR="00754881" w14:paraId="3E6A97B8" w14:textId="77777777" w:rsidTr="00754881">
        <w:trPr>
          <w:ins w:id="470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6F711" w14:textId="77777777" w:rsidR="00754881" w:rsidRDefault="00754881">
            <w:pPr>
              <w:rPr>
                <w:ins w:id="4704" w:author="XuanWen Chen" w:date="2019-01-02T08:01:00Z"/>
                <w:rFonts w:hAnsi="宋体"/>
              </w:rPr>
            </w:pPr>
            <w:ins w:id="470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10571" w14:textId="77777777" w:rsidR="00754881" w:rsidRDefault="00754881">
            <w:pPr>
              <w:rPr>
                <w:ins w:id="4706" w:author="XuanWen Chen" w:date="2019-01-02T08:01:00Z"/>
                <w:rFonts w:hAnsi="宋体"/>
              </w:rPr>
            </w:pPr>
          </w:p>
        </w:tc>
      </w:tr>
      <w:tr w:rsidR="00754881" w14:paraId="7DC3472B" w14:textId="77777777" w:rsidTr="00754881">
        <w:trPr>
          <w:ins w:id="470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B3541" w14:textId="77777777" w:rsidR="00754881" w:rsidRDefault="00754881">
            <w:pPr>
              <w:rPr>
                <w:ins w:id="4708" w:author="XuanWen Chen" w:date="2019-01-02T08:01:00Z"/>
                <w:rFonts w:hAnsi="宋体"/>
              </w:rPr>
            </w:pPr>
            <w:ins w:id="470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B60F" w14:textId="77777777" w:rsidR="00754881" w:rsidRDefault="00754881">
            <w:pPr>
              <w:rPr>
                <w:ins w:id="4710" w:author="XuanWen Chen" w:date="2019-01-02T08:01:00Z"/>
                <w:rFonts w:hAnsi="宋体"/>
              </w:rPr>
            </w:pPr>
          </w:p>
        </w:tc>
      </w:tr>
      <w:tr w:rsidR="00754881" w14:paraId="13654AC7" w14:textId="77777777" w:rsidTr="00754881">
        <w:trPr>
          <w:ins w:id="47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4823" w14:textId="77777777" w:rsidR="00754881" w:rsidRDefault="00754881">
            <w:pPr>
              <w:rPr>
                <w:ins w:id="4712" w:author="XuanWen Chen" w:date="2019-01-02T08:01:00Z"/>
                <w:rFonts w:hAnsi="宋体"/>
              </w:rPr>
            </w:pPr>
            <w:ins w:id="471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48F2" w14:textId="77777777" w:rsidR="00754881" w:rsidRDefault="00754881">
            <w:pPr>
              <w:rPr>
                <w:ins w:id="4714" w:author="XuanWen Chen" w:date="2019-01-02T08:01:00Z"/>
                <w:rFonts w:hAnsi="宋体"/>
              </w:rPr>
            </w:pPr>
          </w:p>
        </w:tc>
      </w:tr>
      <w:tr w:rsidR="00754881" w14:paraId="3CB25DF5" w14:textId="77777777" w:rsidTr="00754881">
        <w:trPr>
          <w:ins w:id="471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661F" w14:textId="77777777" w:rsidR="00754881" w:rsidRDefault="00754881">
            <w:pPr>
              <w:rPr>
                <w:ins w:id="4716" w:author="XuanWen Chen" w:date="2019-01-02T08:01:00Z"/>
                <w:rFonts w:hAnsi="宋体"/>
              </w:rPr>
            </w:pPr>
            <w:ins w:id="4717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48516" w14:textId="77777777" w:rsidR="00754881" w:rsidRDefault="00754881">
            <w:pPr>
              <w:rPr>
                <w:ins w:id="4718" w:author="XuanWen Chen" w:date="2019-01-02T08:01:00Z"/>
                <w:rFonts w:hAnsi="宋体"/>
              </w:rPr>
            </w:pPr>
          </w:p>
        </w:tc>
      </w:tr>
      <w:tr w:rsidR="00754881" w14:paraId="1ACEBEA8" w14:textId="77777777" w:rsidTr="00754881">
        <w:trPr>
          <w:ins w:id="471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B45FE" w14:textId="77777777" w:rsidR="00754881" w:rsidRDefault="00754881">
            <w:pPr>
              <w:rPr>
                <w:ins w:id="4720" w:author="XuanWen Chen" w:date="2019-01-02T08:01:00Z"/>
                <w:rFonts w:hAnsi="宋体"/>
              </w:rPr>
            </w:pPr>
            <w:ins w:id="4721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D2E1" w14:textId="77777777" w:rsidR="00754881" w:rsidRDefault="00754881">
            <w:pPr>
              <w:rPr>
                <w:ins w:id="4722" w:author="XuanWen Chen" w:date="2019-01-02T08:01:00Z"/>
                <w:rFonts w:hAnsi="宋体"/>
              </w:rPr>
            </w:pPr>
          </w:p>
        </w:tc>
      </w:tr>
    </w:tbl>
    <w:p w14:paraId="0875005C" w14:textId="77777777" w:rsidR="00754881" w:rsidRDefault="00754881" w:rsidP="00754881">
      <w:pPr>
        <w:rPr>
          <w:ins w:id="4723" w:author="XuanWen Chen" w:date="2019-01-02T08:01:00Z"/>
        </w:rPr>
      </w:pPr>
    </w:p>
    <w:p w14:paraId="0B9B8E49" w14:textId="77777777" w:rsidR="00754881" w:rsidRDefault="00754881" w:rsidP="00754881">
      <w:pPr>
        <w:widowControl/>
        <w:jc w:val="left"/>
        <w:rPr>
          <w:ins w:id="4724" w:author="XuanWen Chen" w:date="2019-01-02T08:01:00Z"/>
        </w:rPr>
      </w:pPr>
      <w:ins w:id="4725" w:author="XuanWen Chen" w:date="2019-01-02T08:01:00Z">
        <w:r>
          <w:rPr>
            <w:rFonts w:hint="eastAsia"/>
            <w:kern w:val="0"/>
          </w:rPr>
          <w:br w:type="page"/>
        </w:r>
      </w:ins>
    </w:p>
    <w:p w14:paraId="69AE3739" w14:textId="77777777" w:rsidR="00754881" w:rsidRDefault="00754881" w:rsidP="00754881">
      <w:pPr>
        <w:pStyle w:val="4"/>
        <w:rPr>
          <w:ins w:id="4726" w:author="XuanWen Chen" w:date="2019-01-02T08:01:00Z"/>
        </w:rPr>
      </w:pPr>
      <w:proofErr w:type="gramStart"/>
      <w:ins w:id="4727" w:author="XuanWen Chen" w:date="2019-01-02T08:01:00Z">
        <w:r>
          <w:rPr>
            <w:rFonts w:hint="eastAsia"/>
          </w:rPr>
          <w:lastRenderedPageBreak/>
          <w:t>用户点赞</w:t>
        </w:r>
        <w:proofErr w:type="gramEnd"/>
        <w:r>
          <w:t>/</w:t>
        </w:r>
        <w:r>
          <w:rPr>
            <w:rFonts w:hint="eastAsia"/>
          </w:rPr>
          <w:t>踩帖子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4B08FE14" w14:textId="77777777" w:rsidTr="00754881">
        <w:trPr>
          <w:ins w:id="472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96218" w14:textId="77777777" w:rsidR="00754881" w:rsidRDefault="00754881">
            <w:pPr>
              <w:rPr>
                <w:ins w:id="4729" w:author="XuanWen Chen" w:date="2019-01-02T08:01:00Z"/>
                <w:rFonts w:hAnsi="宋体"/>
                <w:b/>
              </w:rPr>
            </w:pPr>
            <w:ins w:id="4730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0B22" w14:textId="77777777" w:rsidR="00754881" w:rsidRDefault="00754881">
            <w:pPr>
              <w:rPr>
                <w:ins w:id="4731" w:author="XuanWen Chen" w:date="2019-01-02T08:01:00Z"/>
                <w:rFonts w:hAnsi="宋体"/>
                <w:b/>
              </w:rPr>
            </w:pPr>
            <w:ins w:id="4732" w:author="XuanWen Chen" w:date="2019-01-02T08:01:00Z">
              <w:r>
                <w:rPr>
                  <w:rFonts w:hAnsi="宋体" w:hint="eastAsia"/>
                  <w:b/>
                </w:rPr>
                <w:t>UC-11：</w:t>
              </w:r>
              <w:proofErr w:type="gramStart"/>
              <w:r>
                <w:rPr>
                  <w:rFonts w:hAnsi="宋体" w:hint="eastAsia"/>
                  <w:b/>
                </w:rPr>
                <w:t>用户点赞</w:t>
              </w:r>
              <w:proofErr w:type="gramEnd"/>
              <w:r>
                <w:rPr>
                  <w:rFonts w:hAnsi="宋体" w:hint="eastAsia"/>
                  <w:b/>
                </w:rPr>
                <w:t>/踩帖子</w:t>
              </w:r>
            </w:ins>
          </w:p>
        </w:tc>
      </w:tr>
      <w:tr w:rsidR="00754881" w14:paraId="6AC62F46" w14:textId="77777777" w:rsidTr="00754881">
        <w:trPr>
          <w:ins w:id="473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8203B" w14:textId="77777777" w:rsidR="00754881" w:rsidRDefault="00754881">
            <w:pPr>
              <w:jc w:val="left"/>
              <w:rPr>
                <w:ins w:id="4734" w:author="XuanWen Chen" w:date="2019-01-02T08:01:00Z"/>
                <w:rFonts w:hAnsi="宋体"/>
              </w:rPr>
            </w:pPr>
            <w:ins w:id="4735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3E8A" w14:textId="77777777" w:rsidR="00754881" w:rsidRDefault="00754881">
            <w:pPr>
              <w:jc w:val="left"/>
              <w:rPr>
                <w:ins w:id="4736" w:author="XuanWen Chen" w:date="2019-01-02T08:01:00Z"/>
                <w:rFonts w:hAnsi="宋体"/>
              </w:rPr>
            </w:pPr>
            <w:ins w:id="4737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11C70" w14:textId="77777777" w:rsidR="00754881" w:rsidRDefault="00754881">
            <w:pPr>
              <w:jc w:val="left"/>
              <w:rPr>
                <w:ins w:id="4738" w:author="XuanWen Chen" w:date="2019-01-02T08:01:00Z"/>
                <w:rFonts w:hAnsi="宋体"/>
              </w:rPr>
            </w:pPr>
            <w:ins w:id="4739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CA22B" w14:textId="77777777" w:rsidR="00754881" w:rsidRDefault="00754881">
            <w:pPr>
              <w:jc w:val="left"/>
              <w:rPr>
                <w:ins w:id="4740" w:author="XuanWen Chen" w:date="2019-01-02T08:01:00Z"/>
                <w:rFonts w:hAnsi="宋体"/>
              </w:rPr>
            </w:pPr>
            <w:ins w:id="4741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3623D832" w14:textId="77777777" w:rsidTr="00754881">
        <w:trPr>
          <w:ins w:id="474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08099" w14:textId="77777777" w:rsidR="00754881" w:rsidRDefault="00754881">
            <w:pPr>
              <w:jc w:val="left"/>
              <w:rPr>
                <w:ins w:id="4743" w:author="XuanWen Chen" w:date="2019-01-02T08:01:00Z"/>
                <w:rFonts w:hAnsi="宋体"/>
              </w:rPr>
            </w:pPr>
            <w:ins w:id="4744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24447" w14:textId="77777777" w:rsidR="00754881" w:rsidRDefault="00754881">
            <w:pPr>
              <w:jc w:val="left"/>
              <w:rPr>
                <w:ins w:id="4745" w:author="XuanWen Chen" w:date="2019-01-02T08:01:00Z"/>
                <w:rFonts w:hAnsi="宋体"/>
              </w:rPr>
            </w:pPr>
            <w:ins w:id="4746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1156" w14:textId="77777777" w:rsidR="00754881" w:rsidRDefault="00754881">
            <w:pPr>
              <w:jc w:val="left"/>
              <w:rPr>
                <w:ins w:id="4747" w:author="XuanWen Chen" w:date="2019-01-02T08:01:00Z"/>
                <w:rFonts w:hAnsi="宋体"/>
              </w:rPr>
            </w:pPr>
            <w:ins w:id="4748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FD43" w14:textId="77777777" w:rsidR="00754881" w:rsidRDefault="00754881">
            <w:pPr>
              <w:jc w:val="left"/>
              <w:rPr>
                <w:ins w:id="4749" w:author="XuanWen Chen" w:date="2019-01-02T08:01:00Z"/>
                <w:rFonts w:hAnsi="宋体"/>
              </w:rPr>
            </w:pPr>
            <w:ins w:id="4750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06E83B4F" w14:textId="77777777" w:rsidTr="00754881">
        <w:trPr>
          <w:ins w:id="475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9BC60" w14:textId="77777777" w:rsidR="00754881" w:rsidRDefault="00754881">
            <w:pPr>
              <w:jc w:val="left"/>
              <w:rPr>
                <w:ins w:id="4752" w:author="XuanWen Chen" w:date="2019-01-02T08:01:00Z"/>
                <w:rFonts w:hAnsi="宋体"/>
              </w:rPr>
            </w:pPr>
            <w:ins w:id="4753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C69EC" w14:textId="77777777" w:rsidR="00754881" w:rsidRDefault="00754881">
            <w:pPr>
              <w:jc w:val="left"/>
              <w:rPr>
                <w:ins w:id="4754" w:author="XuanWen Chen" w:date="2019-01-02T08:01:00Z"/>
                <w:rFonts w:hAnsi="宋体"/>
              </w:rPr>
            </w:pPr>
            <w:ins w:id="4755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79D7C871" w14:textId="77777777" w:rsidTr="00754881">
        <w:trPr>
          <w:ins w:id="475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FE7F" w14:textId="77777777" w:rsidR="00754881" w:rsidRDefault="00754881">
            <w:pPr>
              <w:jc w:val="left"/>
              <w:rPr>
                <w:ins w:id="4757" w:author="XuanWen Chen" w:date="2019-01-02T08:01:00Z"/>
                <w:rFonts w:hAnsi="宋体"/>
              </w:rPr>
            </w:pPr>
            <w:ins w:id="475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1BD5" w14:textId="77777777" w:rsidR="00754881" w:rsidRDefault="00754881">
            <w:pPr>
              <w:jc w:val="left"/>
              <w:rPr>
                <w:ins w:id="4759" w:author="XuanWen Chen" w:date="2019-01-02T08:01:00Z"/>
                <w:rFonts w:hAnsi="宋体"/>
              </w:rPr>
            </w:pPr>
            <w:ins w:id="4760" w:author="XuanWen Chen" w:date="2019-01-02T08:01:00Z">
              <w:r>
                <w:rPr>
                  <w:rFonts w:hAnsi="宋体" w:hint="eastAsia"/>
                </w:rPr>
                <w:t>用户查看帖子内容后,</w:t>
              </w:r>
              <w:proofErr w:type="gramStart"/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/踩帖子</w:t>
              </w:r>
            </w:ins>
          </w:p>
        </w:tc>
      </w:tr>
      <w:tr w:rsidR="00754881" w14:paraId="68201DE4" w14:textId="77777777" w:rsidTr="00754881">
        <w:trPr>
          <w:ins w:id="476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7FE0" w14:textId="77777777" w:rsidR="00754881" w:rsidRDefault="00754881">
            <w:pPr>
              <w:jc w:val="left"/>
              <w:rPr>
                <w:ins w:id="4762" w:author="XuanWen Chen" w:date="2019-01-02T08:01:00Z"/>
                <w:rFonts w:hAnsi="宋体"/>
              </w:rPr>
            </w:pPr>
            <w:ins w:id="476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392B6" w14:textId="77777777" w:rsidR="00754881" w:rsidRDefault="00754881">
            <w:pPr>
              <w:jc w:val="left"/>
              <w:rPr>
                <w:ins w:id="4764" w:author="XuanWen Chen" w:date="2019-01-02T08:01:00Z"/>
                <w:rFonts w:hAnsi="宋体"/>
              </w:rPr>
            </w:pPr>
            <w:ins w:id="4765" w:author="XuanWen Chen" w:date="2019-01-02T08:01:00Z">
              <w:r>
                <w:rPr>
                  <w:rFonts w:hAnsi="宋体" w:hint="eastAsia"/>
                </w:rPr>
                <w:t>用户</w:t>
              </w:r>
              <w:proofErr w:type="gramStart"/>
              <w:r>
                <w:rPr>
                  <w:rFonts w:hAnsi="宋体" w:hint="eastAsia"/>
                </w:rPr>
                <w:t>需要点赞</w:t>
              </w:r>
              <w:proofErr w:type="gramEnd"/>
              <w:r>
                <w:rPr>
                  <w:rFonts w:hAnsi="宋体" w:hint="eastAsia"/>
                </w:rPr>
                <w:t>/踩社区中的帖子</w:t>
              </w:r>
            </w:ins>
          </w:p>
        </w:tc>
      </w:tr>
      <w:tr w:rsidR="00754881" w14:paraId="1950180C" w14:textId="77777777" w:rsidTr="00754881">
        <w:trPr>
          <w:ins w:id="476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A280" w14:textId="77777777" w:rsidR="00754881" w:rsidRDefault="00754881">
            <w:pPr>
              <w:rPr>
                <w:ins w:id="4767" w:author="XuanWen Chen" w:date="2019-01-02T08:01:00Z"/>
                <w:rFonts w:hAnsi="宋体"/>
              </w:rPr>
            </w:pPr>
            <w:ins w:id="476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1C6D8" w14:textId="77777777" w:rsidR="00754881" w:rsidRDefault="00754881">
            <w:pPr>
              <w:rPr>
                <w:ins w:id="4769" w:author="XuanWen Chen" w:date="2019-01-02T08:01:00Z"/>
                <w:rFonts w:hAnsi="宋体"/>
              </w:rPr>
            </w:pPr>
            <w:ins w:id="4770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7D8604BD" w14:textId="77777777" w:rsidR="00754881" w:rsidRDefault="00754881">
            <w:pPr>
              <w:rPr>
                <w:ins w:id="4771" w:author="XuanWen Chen" w:date="2019-01-02T08:01:00Z"/>
                <w:rFonts w:hAnsi="宋体"/>
              </w:rPr>
            </w:pPr>
            <w:ins w:id="4772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1970B050" w14:textId="77777777" w:rsidR="00754881" w:rsidRDefault="00754881">
            <w:pPr>
              <w:rPr>
                <w:ins w:id="4773" w:author="XuanWen Chen" w:date="2019-01-02T08:01:00Z"/>
                <w:rFonts w:hAnsi="宋体"/>
              </w:rPr>
            </w:pPr>
            <w:ins w:id="4774" w:author="XuanWen Chen" w:date="2019-01-02T08:01:00Z">
              <w:r>
                <w:rPr>
                  <w:rFonts w:hAnsi="宋体" w:hint="eastAsia"/>
                </w:rPr>
                <w:t>PRE-3: 进入板块</w:t>
              </w:r>
            </w:ins>
          </w:p>
          <w:p w14:paraId="1328A509" w14:textId="77777777" w:rsidR="00754881" w:rsidRDefault="00754881">
            <w:pPr>
              <w:rPr>
                <w:ins w:id="4775" w:author="XuanWen Chen" w:date="2019-01-02T08:01:00Z"/>
                <w:rFonts w:hAnsi="宋体"/>
              </w:rPr>
            </w:pPr>
            <w:ins w:id="4776" w:author="XuanWen Chen" w:date="2019-01-02T08:01:00Z">
              <w:r>
                <w:rPr>
                  <w:rFonts w:hAnsi="宋体" w:hint="eastAsia"/>
                </w:rPr>
                <w:t>PRE-4: 查看帖子</w:t>
              </w:r>
            </w:ins>
          </w:p>
        </w:tc>
      </w:tr>
      <w:tr w:rsidR="00754881" w14:paraId="71095F80" w14:textId="77777777" w:rsidTr="00754881">
        <w:trPr>
          <w:ins w:id="477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74CAB" w14:textId="77777777" w:rsidR="00754881" w:rsidRDefault="00754881">
            <w:pPr>
              <w:rPr>
                <w:ins w:id="4778" w:author="XuanWen Chen" w:date="2019-01-02T08:01:00Z"/>
                <w:rFonts w:hAnsi="宋体"/>
              </w:rPr>
            </w:pPr>
            <w:ins w:id="4779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4FA77" w14:textId="77777777" w:rsidR="00754881" w:rsidRDefault="00754881">
            <w:pPr>
              <w:rPr>
                <w:ins w:id="4780" w:author="XuanWen Chen" w:date="2019-01-02T08:01:00Z"/>
                <w:rFonts w:hAnsi="宋体"/>
              </w:rPr>
            </w:pPr>
            <w:ins w:id="4781" w:author="XuanWen Chen" w:date="2019-01-02T08:01:00Z">
              <w:r>
                <w:rPr>
                  <w:rFonts w:hAnsi="宋体" w:hint="eastAsia"/>
                </w:rPr>
                <w:t>POST-1：</w:t>
              </w:r>
              <w:proofErr w:type="gramStart"/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/踩数目更新</w:t>
              </w:r>
            </w:ins>
          </w:p>
        </w:tc>
      </w:tr>
      <w:tr w:rsidR="00754881" w14:paraId="6FF1CE47" w14:textId="77777777" w:rsidTr="00754881">
        <w:trPr>
          <w:ins w:id="478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19B28" w14:textId="77777777" w:rsidR="00754881" w:rsidRDefault="00754881">
            <w:pPr>
              <w:rPr>
                <w:ins w:id="4783" w:author="XuanWen Chen" w:date="2019-01-02T08:01:00Z"/>
                <w:rFonts w:hAnsi="宋体"/>
              </w:rPr>
            </w:pPr>
            <w:ins w:id="4784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F611" w14:textId="77777777" w:rsidR="00754881" w:rsidRDefault="00754881">
            <w:pPr>
              <w:rPr>
                <w:ins w:id="4785" w:author="XuanWen Chen" w:date="2019-01-02T08:01:00Z"/>
                <w:rFonts w:hAnsi="宋体"/>
              </w:rPr>
            </w:pPr>
            <w:proofErr w:type="gramStart"/>
            <w:ins w:id="4786" w:author="XuanWen Chen" w:date="2019-01-02T08:01:00Z"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</w:t>
              </w:r>
            </w:ins>
          </w:p>
        </w:tc>
      </w:tr>
      <w:tr w:rsidR="00754881" w14:paraId="6A2EFB53" w14:textId="77777777" w:rsidTr="00754881">
        <w:trPr>
          <w:ins w:id="478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6D69" w14:textId="77777777" w:rsidR="00754881" w:rsidRDefault="00754881">
            <w:pPr>
              <w:rPr>
                <w:ins w:id="4788" w:author="XuanWen Chen" w:date="2019-01-02T08:01:00Z"/>
                <w:rFonts w:hAnsi="宋体"/>
              </w:rPr>
            </w:pPr>
            <w:ins w:id="4789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9131D" w14:textId="77777777" w:rsidR="00754881" w:rsidRDefault="00754881">
            <w:pPr>
              <w:rPr>
                <w:ins w:id="4790" w:author="XuanWen Chen" w:date="2019-01-02T08:01:00Z"/>
                <w:rFonts w:hAnsi="宋体"/>
              </w:rPr>
            </w:pPr>
            <w:proofErr w:type="gramStart"/>
            <w:ins w:id="4791" w:author="XuanWen Chen" w:date="2019-01-02T08:01:00Z"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/踩数目更新</w:t>
              </w:r>
            </w:ins>
          </w:p>
        </w:tc>
      </w:tr>
      <w:tr w:rsidR="00754881" w14:paraId="3E0C4B1B" w14:textId="77777777" w:rsidTr="00754881">
        <w:trPr>
          <w:ins w:id="479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C9D69" w14:textId="77777777" w:rsidR="00754881" w:rsidRDefault="00754881">
            <w:pPr>
              <w:rPr>
                <w:ins w:id="4793" w:author="XuanWen Chen" w:date="2019-01-02T08:01:00Z"/>
                <w:rFonts w:hAnsi="宋体"/>
              </w:rPr>
            </w:pPr>
            <w:ins w:id="4794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F7B19" w14:textId="77777777" w:rsidR="00754881" w:rsidRDefault="00754881">
            <w:pPr>
              <w:rPr>
                <w:ins w:id="4795" w:author="XuanWen Chen" w:date="2019-01-02T08:01:00Z"/>
                <w:rFonts w:hAnsi="宋体"/>
              </w:rPr>
            </w:pPr>
            <w:ins w:id="4796" w:author="XuanWen Chen" w:date="2019-01-02T08:01:00Z">
              <w:r>
                <w:rPr>
                  <w:rFonts w:hAnsi="宋体" w:hint="eastAsia"/>
                </w:rPr>
                <w:t xml:space="preserve">11.0 </w:t>
              </w:r>
              <w:proofErr w:type="gramStart"/>
              <w:r>
                <w:rPr>
                  <w:rFonts w:hAnsi="宋体" w:hint="eastAsia"/>
                </w:rPr>
                <w:t>用户点赞帖子</w:t>
              </w:r>
              <w:proofErr w:type="gramEnd"/>
            </w:ins>
          </w:p>
          <w:p w14:paraId="7482192A" w14:textId="77777777" w:rsidR="00754881" w:rsidRDefault="00754881">
            <w:pPr>
              <w:rPr>
                <w:ins w:id="4797" w:author="XuanWen Chen" w:date="2019-01-02T08:01:00Z"/>
                <w:rFonts w:hAnsi="宋体"/>
              </w:rPr>
            </w:pPr>
            <w:ins w:id="4798" w:author="XuanWen Chen" w:date="2019-01-02T08:01:00Z">
              <w:r>
                <w:rPr>
                  <w:rFonts w:hAnsi="宋体" w:hint="eastAsia"/>
                </w:rPr>
                <w:t>1.</w:t>
              </w:r>
              <w:proofErr w:type="gramStart"/>
              <w:r>
                <w:rPr>
                  <w:rFonts w:hAnsi="宋体" w:hint="eastAsia"/>
                </w:rPr>
                <w:t>点赞帖子</w:t>
              </w:r>
              <w:proofErr w:type="gramEnd"/>
            </w:ins>
          </w:p>
        </w:tc>
      </w:tr>
      <w:tr w:rsidR="00754881" w14:paraId="428D2504" w14:textId="77777777" w:rsidTr="00754881">
        <w:trPr>
          <w:trHeight w:val="1370"/>
          <w:ins w:id="479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258B" w14:textId="77777777" w:rsidR="00754881" w:rsidRDefault="00754881">
            <w:pPr>
              <w:rPr>
                <w:ins w:id="4800" w:author="XuanWen Chen" w:date="2019-01-02T08:01:00Z"/>
                <w:rFonts w:hAnsi="宋体"/>
              </w:rPr>
            </w:pPr>
            <w:ins w:id="480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446D" w14:textId="77777777" w:rsidR="00754881" w:rsidRDefault="00754881">
            <w:pPr>
              <w:rPr>
                <w:ins w:id="4802" w:author="XuanWen Chen" w:date="2019-01-02T08:01:00Z"/>
                <w:rFonts w:hAnsi="宋体"/>
              </w:rPr>
            </w:pPr>
            <w:ins w:id="4803" w:author="XuanWen Chen" w:date="2019-01-02T08:01:00Z">
              <w:r>
                <w:rPr>
                  <w:rFonts w:hAnsi="宋体" w:hint="eastAsia"/>
                </w:rPr>
                <w:t>11.0 用户踩帖子</w:t>
              </w:r>
            </w:ins>
          </w:p>
          <w:p w14:paraId="71A0D80B" w14:textId="77777777" w:rsidR="00754881" w:rsidRDefault="00754881">
            <w:pPr>
              <w:rPr>
                <w:ins w:id="4804" w:author="XuanWen Chen" w:date="2019-01-02T08:01:00Z"/>
                <w:rFonts w:hAnsi="宋体"/>
              </w:rPr>
            </w:pPr>
            <w:ins w:id="4805" w:author="XuanWen Chen" w:date="2019-01-02T08:01:00Z">
              <w:r>
                <w:rPr>
                  <w:rFonts w:hAnsi="宋体" w:hint="eastAsia"/>
                </w:rPr>
                <w:t>1.踩帖子</w:t>
              </w:r>
            </w:ins>
          </w:p>
        </w:tc>
      </w:tr>
      <w:tr w:rsidR="00754881" w14:paraId="333D00D5" w14:textId="77777777" w:rsidTr="00754881">
        <w:trPr>
          <w:ins w:id="480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F095" w14:textId="77777777" w:rsidR="00754881" w:rsidRDefault="00754881">
            <w:pPr>
              <w:rPr>
                <w:ins w:id="4807" w:author="XuanWen Chen" w:date="2019-01-02T08:01:00Z"/>
                <w:rFonts w:hAnsi="宋体"/>
              </w:rPr>
            </w:pPr>
            <w:ins w:id="480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74DB6" w14:textId="77777777" w:rsidR="00754881" w:rsidRDefault="00754881">
            <w:pPr>
              <w:rPr>
                <w:ins w:id="4809" w:author="XuanWen Chen" w:date="2019-01-02T08:01:00Z"/>
                <w:rFonts w:hAnsi="宋体"/>
              </w:rPr>
            </w:pPr>
            <w:ins w:id="4810" w:author="XuanWen Chen" w:date="2019-01-02T08:01:00Z">
              <w:r>
                <w:rPr>
                  <w:rFonts w:hAnsi="宋体" w:hint="eastAsia"/>
                </w:rPr>
                <w:t>11.0 E1 此帖已被删除</w:t>
              </w:r>
            </w:ins>
          </w:p>
        </w:tc>
      </w:tr>
      <w:tr w:rsidR="00754881" w14:paraId="7BDB678E" w14:textId="77777777" w:rsidTr="00754881">
        <w:trPr>
          <w:ins w:id="48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AA52" w14:textId="77777777" w:rsidR="00754881" w:rsidRDefault="00754881">
            <w:pPr>
              <w:rPr>
                <w:ins w:id="4812" w:author="XuanWen Chen" w:date="2019-01-02T08:01:00Z"/>
                <w:rFonts w:hAnsi="宋体"/>
              </w:rPr>
            </w:pPr>
            <w:ins w:id="4813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3E314" w14:textId="77777777" w:rsidR="00754881" w:rsidRDefault="00754881">
            <w:pPr>
              <w:rPr>
                <w:ins w:id="4814" w:author="XuanWen Chen" w:date="2019-01-02T08:01:00Z"/>
                <w:rFonts w:hAnsi="宋体"/>
              </w:rPr>
            </w:pPr>
          </w:p>
        </w:tc>
      </w:tr>
      <w:tr w:rsidR="00754881" w14:paraId="6A9CD376" w14:textId="77777777" w:rsidTr="00754881">
        <w:trPr>
          <w:ins w:id="481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A501" w14:textId="77777777" w:rsidR="00754881" w:rsidRDefault="00754881">
            <w:pPr>
              <w:rPr>
                <w:ins w:id="4816" w:author="XuanWen Chen" w:date="2019-01-02T08:01:00Z"/>
                <w:rFonts w:hAnsi="宋体"/>
              </w:rPr>
            </w:pPr>
            <w:ins w:id="481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D8EE" w14:textId="77777777" w:rsidR="00754881" w:rsidRDefault="00754881">
            <w:pPr>
              <w:rPr>
                <w:ins w:id="4818" w:author="XuanWen Chen" w:date="2019-01-02T08:01:00Z"/>
                <w:rFonts w:hAnsi="宋体"/>
              </w:rPr>
            </w:pPr>
          </w:p>
        </w:tc>
      </w:tr>
      <w:tr w:rsidR="00754881" w14:paraId="1A5A9299" w14:textId="77777777" w:rsidTr="00754881">
        <w:trPr>
          <w:ins w:id="481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94E21" w14:textId="77777777" w:rsidR="00754881" w:rsidRDefault="00754881">
            <w:pPr>
              <w:rPr>
                <w:ins w:id="4820" w:author="XuanWen Chen" w:date="2019-01-02T08:01:00Z"/>
                <w:rFonts w:hAnsi="宋体"/>
              </w:rPr>
            </w:pPr>
            <w:ins w:id="4821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0FEB" w14:textId="77777777" w:rsidR="00754881" w:rsidRDefault="00754881">
            <w:pPr>
              <w:rPr>
                <w:ins w:id="4822" w:author="XuanWen Chen" w:date="2019-01-02T08:01:00Z"/>
                <w:rFonts w:hAnsi="宋体"/>
              </w:rPr>
            </w:pPr>
          </w:p>
        </w:tc>
      </w:tr>
      <w:tr w:rsidR="00754881" w14:paraId="79409179" w14:textId="77777777" w:rsidTr="00754881">
        <w:trPr>
          <w:ins w:id="482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6C489" w14:textId="77777777" w:rsidR="00754881" w:rsidRDefault="00754881">
            <w:pPr>
              <w:rPr>
                <w:ins w:id="4824" w:author="XuanWen Chen" w:date="2019-01-02T08:01:00Z"/>
                <w:rFonts w:hAnsi="宋体"/>
              </w:rPr>
            </w:pPr>
            <w:ins w:id="4825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E8427" w14:textId="77777777" w:rsidR="00754881" w:rsidRDefault="00754881">
            <w:pPr>
              <w:rPr>
                <w:ins w:id="4826" w:author="XuanWen Chen" w:date="2019-01-02T08:01:00Z"/>
                <w:rFonts w:hAnsi="宋体"/>
              </w:rPr>
            </w:pPr>
          </w:p>
        </w:tc>
      </w:tr>
      <w:tr w:rsidR="00754881" w14:paraId="1A1A3215" w14:textId="77777777" w:rsidTr="00754881">
        <w:trPr>
          <w:ins w:id="482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9CFD6" w14:textId="77777777" w:rsidR="00754881" w:rsidRDefault="00754881">
            <w:pPr>
              <w:rPr>
                <w:ins w:id="4828" w:author="XuanWen Chen" w:date="2019-01-02T08:01:00Z"/>
                <w:rFonts w:hAnsi="宋体"/>
              </w:rPr>
            </w:pPr>
            <w:ins w:id="4829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0868" w14:textId="77777777" w:rsidR="00754881" w:rsidRDefault="00754881">
            <w:pPr>
              <w:rPr>
                <w:ins w:id="4830" w:author="XuanWen Chen" w:date="2019-01-02T08:01:00Z"/>
                <w:rFonts w:hAnsi="宋体"/>
              </w:rPr>
            </w:pPr>
            <w:proofErr w:type="gramStart"/>
            <w:ins w:id="4831" w:author="XuanWen Chen" w:date="2019-01-02T08:01:00Z">
              <w:r>
                <w:rPr>
                  <w:rFonts w:hAnsi="宋体" w:hint="eastAsia"/>
                </w:rPr>
                <w:t>点赞/踩时</w:t>
              </w:r>
              <w:proofErr w:type="gramEnd"/>
              <w:r>
                <w:rPr>
                  <w:rFonts w:hAnsi="宋体" w:hint="eastAsia"/>
                </w:rPr>
                <w:t>发帖人未将帖子删除</w:t>
              </w:r>
            </w:ins>
          </w:p>
        </w:tc>
      </w:tr>
    </w:tbl>
    <w:p w14:paraId="7A002139" w14:textId="77777777" w:rsidR="00754881" w:rsidRDefault="00754881" w:rsidP="00754881">
      <w:pPr>
        <w:pStyle w:val="4"/>
        <w:rPr>
          <w:ins w:id="4832" w:author="XuanWen Chen" w:date="2019-01-02T08:01:00Z"/>
        </w:rPr>
      </w:pPr>
      <w:ins w:id="4833" w:author="XuanWen Chen" w:date="2019-01-02T08:01:00Z">
        <w:r>
          <w:rPr>
            <w:rFonts w:hint="eastAsia"/>
          </w:rPr>
          <w:lastRenderedPageBreak/>
          <w:t>用户</w:t>
        </w:r>
        <w:proofErr w:type="gramStart"/>
        <w:r>
          <w:rPr>
            <w:rFonts w:hint="eastAsia"/>
          </w:rPr>
          <w:t>点赞踩</w:t>
        </w:r>
        <w:proofErr w:type="gramEnd"/>
        <w:r>
          <w:rPr>
            <w:rFonts w:hint="eastAsia"/>
          </w:rPr>
          <w:t>回复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3BB154B7" w14:textId="77777777" w:rsidTr="00754881">
        <w:trPr>
          <w:ins w:id="483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7807D" w14:textId="77777777" w:rsidR="00754881" w:rsidRDefault="00754881">
            <w:pPr>
              <w:rPr>
                <w:ins w:id="4835" w:author="XuanWen Chen" w:date="2019-01-02T08:01:00Z"/>
                <w:rFonts w:hAnsi="宋体"/>
                <w:b/>
              </w:rPr>
            </w:pPr>
            <w:ins w:id="4836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9341F" w14:textId="77777777" w:rsidR="00754881" w:rsidRDefault="00754881">
            <w:pPr>
              <w:rPr>
                <w:ins w:id="4837" w:author="XuanWen Chen" w:date="2019-01-02T08:01:00Z"/>
                <w:rFonts w:hAnsi="宋体"/>
                <w:b/>
              </w:rPr>
            </w:pPr>
            <w:ins w:id="4838" w:author="XuanWen Chen" w:date="2019-01-02T08:01:00Z">
              <w:r>
                <w:rPr>
                  <w:rFonts w:hAnsi="宋体" w:hint="eastAsia"/>
                  <w:b/>
                </w:rPr>
                <w:t>UC-11：</w:t>
              </w:r>
              <w:proofErr w:type="gramStart"/>
              <w:r>
                <w:rPr>
                  <w:rFonts w:hAnsi="宋体" w:hint="eastAsia"/>
                  <w:b/>
                </w:rPr>
                <w:t>用户点赞</w:t>
              </w:r>
              <w:proofErr w:type="gramEnd"/>
              <w:r>
                <w:rPr>
                  <w:rFonts w:hAnsi="宋体" w:hint="eastAsia"/>
                  <w:b/>
                </w:rPr>
                <w:t>/踩回复</w:t>
              </w:r>
            </w:ins>
          </w:p>
        </w:tc>
      </w:tr>
      <w:tr w:rsidR="00754881" w14:paraId="0E559E0B" w14:textId="77777777" w:rsidTr="00754881">
        <w:trPr>
          <w:ins w:id="483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BC6F3" w14:textId="77777777" w:rsidR="00754881" w:rsidRDefault="00754881">
            <w:pPr>
              <w:jc w:val="left"/>
              <w:rPr>
                <w:ins w:id="4840" w:author="XuanWen Chen" w:date="2019-01-02T08:01:00Z"/>
                <w:rFonts w:hAnsi="宋体"/>
              </w:rPr>
            </w:pPr>
            <w:ins w:id="4841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2347" w14:textId="77777777" w:rsidR="00754881" w:rsidRDefault="00754881">
            <w:pPr>
              <w:jc w:val="left"/>
              <w:rPr>
                <w:ins w:id="4842" w:author="XuanWen Chen" w:date="2019-01-02T08:01:00Z"/>
                <w:rFonts w:hAnsi="宋体"/>
              </w:rPr>
            </w:pPr>
            <w:ins w:id="4843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2542E" w14:textId="77777777" w:rsidR="00754881" w:rsidRDefault="00754881">
            <w:pPr>
              <w:jc w:val="left"/>
              <w:rPr>
                <w:ins w:id="4844" w:author="XuanWen Chen" w:date="2019-01-02T08:01:00Z"/>
                <w:rFonts w:hAnsi="宋体"/>
              </w:rPr>
            </w:pPr>
            <w:ins w:id="4845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2614" w14:textId="77777777" w:rsidR="00754881" w:rsidRDefault="00754881">
            <w:pPr>
              <w:jc w:val="left"/>
              <w:rPr>
                <w:ins w:id="4846" w:author="XuanWen Chen" w:date="2019-01-02T08:01:00Z"/>
                <w:rFonts w:hAnsi="宋体"/>
              </w:rPr>
            </w:pPr>
            <w:ins w:id="4847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334BE358" w14:textId="77777777" w:rsidTr="00754881">
        <w:trPr>
          <w:ins w:id="484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CF23" w14:textId="77777777" w:rsidR="00754881" w:rsidRDefault="00754881">
            <w:pPr>
              <w:jc w:val="left"/>
              <w:rPr>
                <w:ins w:id="4849" w:author="XuanWen Chen" w:date="2019-01-02T08:01:00Z"/>
                <w:rFonts w:hAnsi="宋体"/>
              </w:rPr>
            </w:pPr>
            <w:ins w:id="4850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1B99" w14:textId="77777777" w:rsidR="00754881" w:rsidRDefault="00754881">
            <w:pPr>
              <w:jc w:val="left"/>
              <w:rPr>
                <w:ins w:id="4851" w:author="XuanWen Chen" w:date="2019-01-02T08:01:00Z"/>
                <w:rFonts w:hAnsi="宋体"/>
              </w:rPr>
            </w:pPr>
            <w:ins w:id="4852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AB07" w14:textId="77777777" w:rsidR="00754881" w:rsidRDefault="00754881">
            <w:pPr>
              <w:jc w:val="left"/>
              <w:rPr>
                <w:ins w:id="4853" w:author="XuanWen Chen" w:date="2019-01-02T08:01:00Z"/>
                <w:rFonts w:hAnsi="宋体"/>
              </w:rPr>
            </w:pPr>
            <w:ins w:id="4854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FB7F" w14:textId="77777777" w:rsidR="00754881" w:rsidRDefault="00754881">
            <w:pPr>
              <w:jc w:val="left"/>
              <w:rPr>
                <w:ins w:id="4855" w:author="XuanWen Chen" w:date="2019-01-02T08:01:00Z"/>
                <w:rFonts w:hAnsi="宋体"/>
              </w:rPr>
            </w:pPr>
            <w:ins w:id="4856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21701500" w14:textId="77777777" w:rsidTr="00754881">
        <w:trPr>
          <w:ins w:id="485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D8741" w14:textId="77777777" w:rsidR="00754881" w:rsidRDefault="00754881">
            <w:pPr>
              <w:jc w:val="left"/>
              <w:rPr>
                <w:ins w:id="4858" w:author="XuanWen Chen" w:date="2019-01-02T08:01:00Z"/>
                <w:rFonts w:hAnsi="宋体"/>
              </w:rPr>
            </w:pPr>
            <w:ins w:id="4859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A8BBF" w14:textId="77777777" w:rsidR="00754881" w:rsidRDefault="00754881">
            <w:pPr>
              <w:jc w:val="left"/>
              <w:rPr>
                <w:ins w:id="4860" w:author="XuanWen Chen" w:date="2019-01-02T08:01:00Z"/>
                <w:rFonts w:hAnsi="宋体"/>
              </w:rPr>
            </w:pPr>
            <w:ins w:id="4861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7E32CFA5" w14:textId="77777777" w:rsidTr="00754881">
        <w:trPr>
          <w:ins w:id="486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274B1" w14:textId="77777777" w:rsidR="00754881" w:rsidRDefault="00754881">
            <w:pPr>
              <w:jc w:val="left"/>
              <w:rPr>
                <w:ins w:id="4863" w:author="XuanWen Chen" w:date="2019-01-02T08:01:00Z"/>
                <w:rFonts w:hAnsi="宋体"/>
              </w:rPr>
            </w:pPr>
            <w:ins w:id="4864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3A663" w14:textId="77777777" w:rsidR="00754881" w:rsidRDefault="00754881">
            <w:pPr>
              <w:jc w:val="left"/>
              <w:rPr>
                <w:ins w:id="4865" w:author="XuanWen Chen" w:date="2019-01-02T08:01:00Z"/>
                <w:rFonts w:hAnsi="宋体"/>
              </w:rPr>
            </w:pPr>
            <w:ins w:id="4866" w:author="XuanWen Chen" w:date="2019-01-02T08:01:00Z">
              <w:r>
                <w:rPr>
                  <w:rFonts w:hAnsi="宋体" w:hint="eastAsia"/>
                </w:rPr>
                <w:t>用户查看帖子内容后,</w:t>
              </w:r>
              <w:proofErr w:type="gramStart"/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/踩回复</w:t>
              </w:r>
            </w:ins>
          </w:p>
        </w:tc>
      </w:tr>
      <w:tr w:rsidR="00754881" w14:paraId="0E58CFE2" w14:textId="77777777" w:rsidTr="00754881">
        <w:trPr>
          <w:ins w:id="486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4E92C" w14:textId="77777777" w:rsidR="00754881" w:rsidRDefault="00754881">
            <w:pPr>
              <w:jc w:val="left"/>
              <w:rPr>
                <w:ins w:id="4868" w:author="XuanWen Chen" w:date="2019-01-02T08:01:00Z"/>
                <w:rFonts w:hAnsi="宋体"/>
              </w:rPr>
            </w:pPr>
            <w:ins w:id="4869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22882" w14:textId="77777777" w:rsidR="00754881" w:rsidRDefault="00754881">
            <w:pPr>
              <w:jc w:val="left"/>
              <w:rPr>
                <w:ins w:id="4870" w:author="XuanWen Chen" w:date="2019-01-02T08:01:00Z"/>
                <w:rFonts w:hAnsi="宋体"/>
              </w:rPr>
            </w:pPr>
            <w:ins w:id="4871" w:author="XuanWen Chen" w:date="2019-01-02T08:01:00Z">
              <w:r>
                <w:rPr>
                  <w:rFonts w:hAnsi="宋体" w:hint="eastAsia"/>
                </w:rPr>
                <w:t>用户</w:t>
              </w:r>
              <w:proofErr w:type="gramStart"/>
              <w:r>
                <w:rPr>
                  <w:rFonts w:hAnsi="宋体" w:hint="eastAsia"/>
                </w:rPr>
                <w:t>需要点赞</w:t>
              </w:r>
              <w:proofErr w:type="gramEnd"/>
              <w:r>
                <w:rPr>
                  <w:rFonts w:hAnsi="宋体" w:hint="eastAsia"/>
                </w:rPr>
                <w:t>/踩帖子中的回复</w:t>
              </w:r>
            </w:ins>
          </w:p>
        </w:tc>
      </w:tr>
      <w:tr w:rsidR="00754881" w14:paraId="427EBEBB" w14:textId="77777777" w:rsidTr="00754881">
        <w:trPr>
          <w:ins w:id="487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BBD9D" w14:textId="77777777" w:rsidR="00754881" w:rsidRDefault="00754881">
            <w:pPr>
              <w:rPr>
                <w:ins w:id="4873" w:author="XuanWen Chen" w:date="2019-01-02T08:01:00Z"/>
                <w:rFonts w:hAnsi="宋体"/>
              </w:rPr>
            </w:pPr>
            <w:ins w:id="4874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DF77" w14:textId="77777777" w:rsidR="00754881" w:rsidRDefault="00754881">
            <w:pPr>
              <w:rPr>
                <w:ins w:id="4875" w:author="XuanWen Chen" w:date="2019-01-02T08:01:00Z"/>
                <w:rFonts w:hAnsi="宋体"/>
              </w:rPr>
            </w:pPr>
            <w:ins w:id="4876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472AB13F" w14:textId="77777777" w:rsidR="00754881" w:rsidRDefault="00754881">
            <w:pPr>
              <w:rPr>
                <w:ins w:id="4877" w:author="XuanWen Chen" w:date="2019-01-02T08:01:00Z"/>
                <w:rFonts w:hAnsi="宋体"/>
              </w:rPr>
            </w:pPr>
            <w:ins w:id="4878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4BDE9E05" w14:textId="77777777" w:rsidR="00754881" w:rsidRDefault="00754881">
            <w:pPr>
              <w:rPr>
                <w:ins w:id="4879" w:author="XuanWen Chen" w:date="2019-01-02T08:01:00Z"/>
                <w:rFonts w:hAnsi="宋体"/>
              </w:rPr>
            </w:pPr>
            <w:ins w:id="4880" w:author="XuanWen Chen" w:date="2019-01-02T08:01:00Z">
              <w:r>
                <w:rPr>
                  <w:rFonts w:hAnsi="宋体" w:hint="eastAsia"/>
                </w:rPr>
                <w:t>PRE-3: 进入板块</w:t>
              </w:r>
            </w:ins>
          </w:p>
          <w:p w14:paraId="36610161" w14:textId="77777777" w:rsidR="00754881" w:rsidRDefault="00754881">
            <w:pPr>
              <w:rPr>
                <w:ins w:id="4881" w:author="XuanWen Chen" w:date="2019-01-02T08:01:00Z"/>
                <w:rFonts w:hAnsi="宋体"/>
              </w:rPr>
            </w:pPr>
            <w:ins w:id="4882" w:author="XuanWen Chen" w:date="2019-01-02T08:01:00Z">
              <w:r>
                <w:rPr>
                  <w:rFonts w:hAnsi="宋体" w:hint="eastAsia"/>
                </w:rPr>
                <w:t>PRE-4: 查看帖子</w:t>
              </w:r>
            </w:ins>
          </w:p>
        </w:tc>
      </w:tr>
      <w:tr w:rsidR="00754881" w14:paraId="2DD4F858" w14:textId="77777777" w:rsidTr="00754881">
        <w:trPr>
          <w:ins w:id="488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7D345" w14:textId="77777777" w:rsidR="00754881" w:rsidRDefault="00754881">
            <w:pPr>
              <w:rPr>
                <w:ins w:id="4884" w:author="XuanWen Chen" w:date="2019-01-02T08:01:00Z"/>
                <w:rFonts w:hAnsi="宋体"/>
              </w:rPr>
            </w:pPr>
            <w:ins w:id="488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0AE8C" w14:textId="77777777" w:rsidR="00754881" w:rsidRDefault="00754881">
            <w:pPr>
              <w:rPr>
                <w:ins w:id="4886" w:author="XuanWen Chen" w:date="2019-01-02T08:01:00Z"/>
                <w:rFonts w:hAnsi="宋体"/>
              </w:rPr>
            </w:pPr>
            <w:ins w:id="4887" w:author="XuanWen Chen" w:date="2019-01-02T08:01:00Z">
              <w:r>
                <w:rPr>
                  <w:rFonts w:hAnsi="宋体" w:hint="eastAsia"/>
                </w:rPr>
                <w:t>POST-1：</w:t>
              </w:r>
              <w:proofErr w:type="gramStart"/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/踩数目更新</w:t>
              </w:r>
            </w:ins>
          </w:p>
        </w:tc>
      </w:tr>
      <w:tr w:rsidR="00754881" w14:paraId="3932876B" w14:textId="77777777" w:rsidTr="00754881">
        <w:trPr>
          <w:ins w:id="488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80662" w14:textId="77777777" w:rsidR="00754881" w:rsidRDefault="00754881">
            <w:pPr>
              <w:rPr>
                <w:ins w:id="4889" w:author="XuanWen Chen" w:date="2019-01-02T08:01:00Z"/>
                <w:rFonts w:hAnsi="宋体"/>
              </w:rPr>
            </w:pPr>
            <w:ins w:id="4890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9C335" w14:textId="77777777" w:rsidR="00754881" w:rsidRDefault="00754881">
            <w:pPr>
              <w:rPr>
                <w:ins w:id="4891" w:author="XuanWen Chen" w:date="2019-01-02T08:01:00Z"/>
                <w:rFonts w:hAnsi="宋体"/>
              </w:rPr>
            </w:pPr>
            <w:proofErr w:type="gramStart"/>
            <w:ins w:id="4892" w:author="XuanWen Chen" w:date="2019-01-02T08:01:00Z"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</w:t>
              </w:r>
            </w:ins>
          </w:p>
        </w:tc>
      </w:tr>
      <w:tr w:rsidR="00754881" w14:paraId="26759DE3" w14:textId="77777777" w:rsidTr="00754881">
        <w:trPr>
          <w:ins w:id="489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1F26E" w14:textId="77777777" w:rsidR="00754881" w:rsidRDefault="00754881">
            <w:pPr>
              <w:rPr>
                <w:ins w:id="4894" w:author="XuanWen Chen" w:date="2019-01-02T08:01:00Z"/>
                <w:rFonts w:hAnsi="宋体"/>
              </w:rPr>
            </w:pPr>
            <w:ins w:id="4895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48A5" w14:textId="77777777" w:rsidR="00754881" w:rsidRDefault="00754881">
            <w:pPr>
              <w:rPr>
                <w:ins w:id="4896" w:author="XuanWen Chen" w:date="2019-01-02T08:01:00Z"/>
                <w:rFonts w:hAnsi="宋体"/>
              </w:rPr>
            </w:pPr>
            <w:proofErr w:type="gramStart"/>
            <w:ins w:id="4897" w:author="XuanWen Chen" w:date="2019-01-02T08:01:00Z">
              <w:r>
                <w:rPr>
                  <w:rFonts w:hAnsi="宋体" w:hint="eastAsia"/>
                </w:rPr>
                <w:t>点赞</w:t>
              </w:r>
              <w:proofErr w:type="gramEnd"/>
              <w:r>
                <w:rPr>
                  <w:rFonts w:hAnsi="宋体" w:hint="eastAsia"/>
                </w:rPr>
                <w:t>/踩数目更新</w:t>
              </w:r>
            </w:ins>
          </w:p>
        </w:tc>
      </w:tr>
      <w:tr w:rsidR="00754881" w14:paraId="2D5068C0" w14:textId="77777777" w:rsidTr="00754881">
        <w:trPr>
          <w:ins w:id="489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CCEF" w14:textId="77777777" w:rsidR="00754881" w:rsidRDefault="00754881">
            <w:pPr>
              <w:rPr>
                <w:ins w:id="4899" w:author="XuanWen Chen" w:date="2019-01-02T08:01:00Z"/>
                <w:rFonts w:hAnsi="宋体"/>
              </w:rPr>
            </w:pPr>
            <w:ins w:id="4900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9A89" w14:textId="77777777" w:rsidR="00754881" w:rsidRDefault="00754881">
            <w:pPr>
              <w:rPr>
                <w:ins w:id="4901" w:author="XuanWen Chen" w:date="2019-01-02T08:01:00Z"/>
                <w:rFonts w:hAnsi="宋体"/>
              </w:rPr>
            </w:pPr>
            <w:ins w:id="4902" w:author="XuanWen Chen" w:date="2019-01-02T08:01:00Z">
              <w:r>
                <w:rPr>
                  <w:rFonts w:hAnsi="宋体" w:hint="eastAsia"/>
                </w:rPr>
                <w:t xml:space="preserve">11.0 </w:t>
              </w:r>
              <w:proofErr w:type="gramStart"/>
              <w:r>
                <w:rPr>
                  <w:rFonts w:hAnsi="宋体" w:hint="eastAsia"/>
                </w:rPr>
                <w:t>用户点赞回复</w:t>
              </w:r>
              <w:proofErr w:type="gramEnd"/>
            </w:ins>
          </w:p>
          <w:p w14:paraId="1315259B" w14:textId="77777777" w:rsidR="00754881" w:rsidRDefault="00754881">
            <w:pPr>
              <w:rPr>
                <w:ins w:id="4903" w:author="XuanWen Chen" w:date="2019-01-02T08:01:00Z"/>
                <w:rFonts w:hAnsi="宋体"/>
              </w:rPr>
            </w:pPr>
            <w:ins w:id="4904" w:author="XuanWen Chen" w:date="2019-01-02T08:01:00Z">
              <w:r>
                <w:rPr>
                  <w:rFonts w:hAnsi="宋体" w:hint="eastAsia"/>
                </w:rPr>
                <w:t>1.</w:t>
              </w:r>
              <w:proofErr w:type="gramStart"/>
              <w:r>
                <w:rPr>
                  <w:rFonts w:hAnsi="宋体" w:hint="eastAsia"/>
                </w:rPr>
                <w:t>点赞回复</w:t>
              </w:r>
              <w:proofErr w:type="gramEnd"/>
            </w:ins>
          </w:p>
        </w:tc>
      </w:tr>
      <w:tr w:rsidR="00754881" w14:paraId="7C447F5F" w14:textId="77777777" w:rsidTr="00754881">
        <w:trPr>
          <w:trHeight w:val="1370"/>
          <w:ins w:id="490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657F" w14:textId="77777777" w:rsidR="00754881" w:rsidRDefault="00754881">
            <w:pPr>
              <w:rPr>
                <w:ins w:id="4906" w:author="XuanWen Chen" w:date="2019-01-02T08:01:00Z"/>
                <w:rFonts w:hAnsi="宋体"/>
              </w:rPr>
            </w:pPr>
            <w:ins w:id="490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56126" w14:textId="77777777" w:rsidR="00754881" w:rsidRDefault="00754881">
            <w:pPr>
              <w:rPr>
                <w:ins w:id="4908" w:author="XuanWen Chen" w:date="2019-01-02T08:01:00Z"/>
                <w:rFonts w:hAnsi="宋体"/>
              </w:rPr>
            </w:pPr>
            <w:ins w:id="4909" w:author="XuanWen Chen" w:date="2019-01-02T08:01:00Z">
              <w:r>
                <w:rPr>
                  <w:rFonts w:hAnsi="宋体" w:hint="eastAsia"/>
                </w:rPr>
                <w:t>11.0 用户踩回复</w:t>
              </w:r>
            </w:ins>
          </w:p>
          <w:p w14:paraId="451CC87F" w14:textId="77777777" w:rsidR="00754881" w:rsidRDefault="00754881">
            <w:pPr>
              <w:rPr>
                <w:ins w:id="4910" w:author="XuanWen Chen" w:date="2019-01-02T08:01:00Z"/>
                <w:rFonts w:hAnsi="宋体"/>
              </w:rPr>
            </w:pPr>
            <w:ins w:id="4911" w:author="XuanWen Chen" w:date="2019-01-02T08:01:00Z">
              <w:r>
                <w:rPr>
                  <w:rFonts w:hAnsi="宋体" w:hint="eastAsia"/>
                </w:rPr>
                <w:t>1.踩回复</w:t>
              </w:r>
            </w:ins>
          </w:p>
        </w:tc>
      </w:tr>
      <w:tr w:rsidR="00754881" w14:paraId="769173A9" w14:textId="77777777" w:rsidTr="00754881">
        <w:trPr>
          <w:ins w:id="491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74FC1" w14:textId="77777777" w:rsidR="00754881" w:rsidRDefault="00754881">
            <w:pPr>
              <w:rPr>
                <w:ins w:id="4913" w:author="XuanWen Chen" w:date="2019-01-02T08:01:00Z"/>
                <w:rFonts w:hAnsi="宋体"/>
              </w:rPr>
            </w:pPr>
            <w:ins w:id="4914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B7CD9" w14:textId="77777777" w:rsidR="00754881" w:rsidRDefault="00754881">
            <w:pPr>
              <w:rPr>
                <w:ins w:id="4915" w:author="XuanWen Chen" w:date="2019-01-02T08:01:00Z"/>
                <w:rFonts w:hAnsi="宋体"/>
              </w:rPr>
            </w:pPr>
            <w:ins w:id="4916" w:author="XuanWen Chen" w:date="2019-01-02T08:01:00Z">
              <w:r>
                <w:rPr>
                  <w:rFonts w:hAnsi="宋体" w:hint="eastAsia"/>
                </w:rPr>
                <w:t>11.0 E1 此帖已被删除</w:t>
              </w:r>
            </w:ins>
          </w:p>
        </w:tc>
      </w:tr>
      <w:tr w:rsidR="00754881" w14:paraId="49EA0908" w14:textId="77777777" w:rsidTr="00754881">
        <w:trPr>
          <w:ins w:id="491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F0AA3" w14:textId="77777777" w:rsidR="00754881" w:rsidRDefault="00754881">
            <w:pPr>
              <w:rPr>
                <w:ins w:id="4918" w:author="XuanWen Chen" w:date="2019-01-02T08:01:00Z"/>
                <w:rFonts w:hAnsi="宋体"/>
              </w:rPr>
            </w:pPr>
            <w:ins w:id="491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ECF3" w14:textId="77777777" w:rsidR="00754881" w:rsidRDefault="00754881">
            <w:pPr>
              <w:rPr>
                <w:ins w:id="4920" w:author="XuanWen Chen" w:date="2019-01-02T08:01:00Z"/>
                <w:rFonts w:hAnsi="宋体"/>
              </w:rPr>
            </w:pPr>
          </w:p>
        </w:tc>
      </w:tr>
      <w:tr w:rsidR="00754881" w14:paraId="7D96C818" w14:textId="77777777" w:rsidTr="00754881">
        <w:trPr>
          <w:ins w:id="492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6155" w14:textId="77777777" w:rsidR="00754881" w:rsidRDefault="00754881">
            <w:pPr>
              <w:rPr>
                <w:ins w:id="4922" w:author="XuanWen Chen" w:date="2019-01-02T08:01:00Z"/>
                <w:rFonts w:hAnsi="宋体"/>
              </w:rPr>
            </w:pPr>
            <w:ins w:id="4923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7C329" w14:textId="77777777" w:rsidR="00754881" w:rsidRDefault="00754881">
            <w:pPr>
              <w:rPr>
                <w:ins w:id="4924" w:author="XuanWen Chen" w:date="2019-01-02T08:01:00Z"/>
                <w:rFonts w:hAnsi="宋体"/>
              </w:rPr>
            </w:pPr>
          </w:p>
        </w:tc>
      </w:tr>
      <w:tr w:rsidR="00754881" w14:paraId="42CD435E" w14:textId="77777777" w:rsidTr="00754881">
        <w:trPr>
          <w:ins w:id="492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73682" w14:textId="77777777" w:rsidR="00754881" w:rsidRDefault="00754881">
            <w:pPr>
              <w:rPr>
                <w:ins w:id="4926" w:author="XuanWen Chen" w:date="2019-01-02T08:01:00Z"/>
                <w:rFonts w:hAnsi="宋体"/>
              </w:rPr>
            </w:pPr>
            <w:ins w:id="4927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E163" w14:textId="77777777" w:rsidR="00754881" w:rsidRDefault="00754881">
            <w:pPr>
              <w:rPr>
                <w:ins w:id="4928" w:author="XuanWen Chen" w:date="2019-01-02T08:01:00Z"/>
                <w:rFonts w:hAnsi="宋体"/>
              </w:rPr>
            </w:pPr>
          </w:p>
        </w:tc>
      </w:tr>
      <w:tr w:rsidR="00754881" w14:paraId="57220B7E" w14:textId="77777777" w:rsidTr="00754881">
        <w:trPr>
          <w:ins w:id="492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E5406" w14:textId="77777777" w:rsidR="00754881" w:rsidRDefault="00754881">
            <w:pPr>
              <w:rPr>
                <w:ins w:id="4930" w:author="XuanWen Chen" w:date="2019-01-02T08:01:00Z"/>
                <w:rFonts w:hAnsi="宋体"/>
              </w:rPr>
            </w:pPr>
            <w:ins w:id="4931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A5314" w14:textId="77777777" w:rsidR="00754881" w:rsidRDefault="00754881">
            <w:pPr>
              <w:rPr>
                <w:ins w:id="4932" w:author="XuanWen Chen" w:date="2019-01-02T08:01:00Z"/>
                <w:rFonts w:hAnsi="宋体"/>
              </w:rPr>
            </w:pPr>
          </w:p>
        </w:tc>
      </w:tr>
      <w:tr w:rsidR="00754881" w14:paraId="57C35CD6" w14:textId="77777777" w:rsidTr="00754881">
        <w:trPr>
          <w:ins w:id="493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FC9E6" w14:textId="77777777" w:rsidR="00754881" w:rsidRDefault="00754881">
            <w:pPr>
              <w:rPr>
                <w:ins w:id="4934" w:author="XuanWen Chen" w:date="2019-01-02T08:01:00Z"/>
                <w:rFonts w:hAnsi="宋体"/>
              </w:rPr>
            </w:pPr>
            <w:ins w:id="4935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15052" w14:textId="77777777" w:rsidR="00754881" w:rsidRDefault="00754881">
            <w:pPr>
              <w:rPr>
                <w:ins w:id="4936" w:author="XuanWen Chen" w:date="2019-01-02T08:01:00Z"/>
                <w:rFonts w:hAnsi="宋体"/>
              </w:rPr>
            </w:pPr>
            <w:proofErr w:type="gramStart"/>
            <w:ins w:id="4937" w:author="XuanWen Chen" w:date="2019-01-02T08:01:00Z">
              <w:r>
                <w:rPr>
                  <w:rFonts w:hAnsi="宋体" w:hint="eastAsia"/>
                </w:rPr>
                <w:t>点赞/踩时</w:t>
              </w:r>
              <w:proofErr w:type="gramEnd"/>
              <w:r>
                <w:rPr>
                  <w:rFonts w:hAnsi="宋体" w:hint="eastAsia"/>
                </w:rPr>
                <w:t>回复人未将回复删除</w:t>
              </w:r>
            </w:ins>
          </w:p>
        </w:tc>
      </w:tr>
    </w:tbl>
    <w:p w14:paraId="7CCD721A" w14:textId="77777777" w:rsidR="00754881" w:rsidRDefault="00754881" w:rsidP="00754881">
      <w:pPr>
        <w:rPr>
          <w:ins w:id="4938" w:author="XuanWen Chen" w:date="2019-01-02T08:01:00Z"/>
        </w:rPr>
      </w:pPr>
    </w:p>
    <w:p w14:paraId="709F5304" w14:textId="77777777" w:rsidR="00754881" w:rsidRDefault="00754881" w:rsidP="00754881">
      <w:pPr>
        <w:rPr>
          <w:ins w:id="4939" w:author="XuanWen Chen" w:date="2019-01-02T08:01:00Z"/>
        </w:rPr>
      </w:pPr>
    </w:p>
    <w:p w14:paraId="2B40BF29" w14:textId="77777777" w:rsidR="00754881" w:rsidRDefault="00754881" w:rsidP="00754881">
      <w:pPr>
        <w:rPr>
          <w:ins w:id="4940" w:author="XuanWen Chen" w:date="2019-01-02T08:01:00Z"/>
        </w:rPr>
      </w:pPr>
    </w:p>
    <w:p w14:paraId="6DF2415D" w14:textId="77777777" w:rsidR="00754881" w:rsidRDefault="00754881" w:rsidP="00754881">
      <w:pPr>
        <w:pStyle w:val="4"/>
        <w:rPr>
          <w:ins w:id="4941" w:author="XuanWen Chen" w:date="2019-01-02T08:01:00Z"/>
        </w:rPr>
      </w:pPr>
      <w:ins w:id="4942" w:author="XuanWen Chen" w:date="2019-01-02T08:01:00Z">
        <w:r>
          <w:rPr>
            <w:rFonts w:hint="eastAsia"/>
          </w:rPr>
          <w:t>用户查看收藏帖子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25766C6C" w14:textId="77777777" w:rsidTr="00754881">
        <w:trPr>
          <w:ins w:id="494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72D7" w14:textId="77777777" w:rsidR="00754881" w:rsidRDefault="00754881">
            <w:pPr>
              <w:rPr>
                <w:ins w:id="4944" w:author="XuanWen Chen" w:date="2019-01-02T08:01:00Z"/>
                <w:rFonts w:hAnsi="宋体"/>
                <w:b/>
              </w:rPr>
            </w:pPr>
            <w:ins w:id="494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64DE" w14:textId="77777777" w:rsidR="00754881" w:rsidRDefault="00754881">
            <w:pPr>
              <w:rPr>
                <w:ins w:id="4946" w:author="XuanWen Chen" w:date="2019-01-02T08:01:00Z"/>
                <w:rFonts w:hAnsi="宋体"/>
                <w:b/>
              </w:rPr>
            </w:pPr>
            <w:ins w:id="4947" w:author="XuanWen Chen" w:date="2019-01-02T08:01:00Z">
              <w:r>
                <w:rPr>
                  <w:rFonts w:hAnsi="宋体" w:hint="eastAsia"/>
                  <w:b/>
                </w:rPr>
                <w:t>UC-12：用户查看收藏帖子</w:t>
              </w:r>
            </w:ins>
          </w:p>
        </w:tc>
      </w:tr>
      <w:tr w:rsidR="00754881" w14:paraId="2094D997" w14:textId="77777777" w:rsidTr="00754881">
        <w:trPr>
          <w:ins w:id="494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A388F" w14:textId="77777777" w:rsidR="00754881" w:rsidRDefault="00754881">
            <w:pPr>
              <w:jc w:val="left"/>
              <w:rPr>
                <w:ins w:id="4949" w:author="XuanWen Chen" w:date="2019-01-02T08:01:00Z"/>
                <w:rFonts w:hAnsi="宋体"/>
              </w:rPr>
            </w:pPr>
            <w:ins w:id="495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B12C" w14:textId="77777777" w:rsidR="00754881" w:rsidRDefault="00754881">
            <w:pPr>
              <w:jc w:val="left"/>
              <w:rPr>
                <w:ins w:id="4951" w:author="XuanWen Chen" w:date="2019-01-02T08:01:00Z"/>
                <w:rFonts w:hAnsi="宋体"/>
              </w:rPr>
            </w:pPr>
            <w:ins w:id="4952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1BC0E" w14:textId="77777777" w:rsidR="00754881" w:rsidRDefault="00754881">
            <w:pPr>
              <w:jc w:val="left"/>
              <w:rPr>
                <w:ins w:id="4953" w:author="XuanWen Chen" w:date="2019-01-02T08:01:00Z"/>
                <w:rFonts w:hAnsi="宋体"/>
              </w:rPr>
            </w:pPr>
            <w:ins w:id="495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81B1B" w14:textId="77777777" w:rsidR="00754881" w:rsidRDefault="00754881">
            <w:pPr>
              <w:jc w:val="left"/>
              <w:rPr>
                <w:ins w:id="4955" w:author="XuanWen Chen" w:date="2019-01-02T08:01:00Z"/>
                <w:rFonts w:hAnsi="宋体"/>
              </w:rPr>
            </w:pPr>
            <w:ins w:id="4956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1773F390" w14:textId="77777777" w:rsidTr="00754881">
        <w:trPr>
          <w:ins w:id="495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C3639" w14:textId="77777777" w:rsidR="00754881" w:rsidRDefault="00754881">
            <w:pPr>
              <w:jc w:val="left"/>
              <w:rPr>
                <w:ins w:id="4958" w:author="XuanWen Chen" w:date="2019-01-02T08:01:00Z"/>
                <w:rFonts w:hAnsi="宋体"/>
              </w:rPr>
            </w:pPr>
            <w:ins w:id="495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8DD4F" w14:textId="77777777" w:rsidR="00754881" w:rsidRDefault="00754881">
            <w:pPr>
              <w:jc w:val="left"/>
              <w:rPr>
                <w:ins w:id="4960" w:author="XuanWen Chen" w:date="2019-01-02T08:01:00Z"/>
                <w:rFonts w:hAnsi="宋体"/>
              </w:rPr>
            </w:pPr>
            <w:ins w:id="496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EE6CF" w14:textId="77777777" w:rsidR="00754881" w:rsidRDefault="00754881">
            <w:pPr>
              <w:jc w:val="left"/>
              <w:rPr>
                <w:ins w:id="4962" w:author="XuanWen Chen" w:date="2019-01-02T08:01:00Z"/>
                <w:rFonts w:hAnsi="宋体"/>
              </w:rPr>
            </w:pPr>
            <w:ins w:id="496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95523" w14:textId="77777777" w:rsidR="00754881" w:rsidRDefault="00754881">
            <w:pPr>
              <w:jc w:val="left"/>
              <w:rPr>
                <w:ins w:id="4964" w:author="XuanWen Chen" w:date="2019-01-02T08:01:00Z"/>
                <w:rFonts w:hAnsi="宋体"/>
              </w:rPr>
            </w:pPr>
            <w:ins w:id="496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698FB27" w14:textId="77777777" w:rsidTr="00754881">
        <w:trPr>
          <w:ins w:id="496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989A" w14:textId="77777777" w:rsidR="00754881" w:rsidRDefault="00754881">
            <w:pPr>
              <w:jc w:val="left"/>
              <w:rPr>
                <w:ins w:id="4967" w:author="XuanWen Chen" w:date="2019-01-02T08:01:00Z"/>
                <w:rFonts w:hAnsi="宋体"/>
              </w:rPr>
            </w:pPr>
            <w:ins w:id="4968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3C1D" w14:textId="77777777" w:rsidR="00754881" w:rsidRDefault="00754881">
            <w:pPr>
              <w:jc w:val="left"/>
              <w:rPr>
                <w:ins w:id="4969" w:author="XuanWen Chen" w:date="2019-01-02T08:01:00Z"/>
                <w:rFonts w:hAnsi="宋体"/>
              </w:rPr>
            </w:pPr>
            <w:ins w:id="4970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0933BAC3" w14:textId="77777777" w:rsidTr="00754881">
        <w:trPr>
          <w:ins w:id="497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7E01C" w14:textId="77777777" w:rsidR="00754881" w:rsidRDefault="00754881">
            <w:pPr>
              <w:jc w:val="left"/>
              <w:rPr>
                <w:ins w:id="4972" w:author="XuanWen Chen" w:date="2019-01-02T08:01:00Z"/>
                <w:rFonts w:hAnsi="宋体"/>
              </w:rPr>
            </w:pPr>
            <w:ins w:id="4973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5CF3" w14:textId="77777777" w:rsidR="00754881" w:rsidRDefault="00754881">
            <w:pPr>
              <w:jc w:val="left"/>
              <w:rPr>
                <w:ins w:id="4974" w:author="XuanWen Chen" w:date="2019-01-02T08:01:00Z"/>
                <w:rFonts w:hAnsi="宋体"/>
              </w:rPr>
            </w:pPr>
            <w:ins w:id="4975" w:author="XuanWen Chen" w:date="2019-01-02T08:01:00Z">
              <w:r>
                <w:rPr>
                  <w:rFonts w:hAnsi="宋体" w:hint="eastAsia"/>
                </w:rPr>
                <w:t>用户查看收藏的帖子</w:t>
              </w:r>
            </w:ins>
          </w:p>
        </w:tc>
      </w:tr>
      <w:tr w:rsidR="00754881" w14:paraId="4AD598FB" w14:textId="77777777" w:rsidTr="00754881">
        <w:trPr>
          <w:ins w:id="497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06E35" w14:textId="77777777" w:rsidR="00754881" w:rsidRDefault="00754881">
            <w:pPr>
              <w:jc w:val="left"/>
              <w:rPr>
                <w:ins w:id="4977" w:author="XuanWen Chen" w:date="2019-01-02T08:01:00Z"/>
                <w:rFonts w:hAnsi="宋体"/>
              </w:rPr>
            </w:pPr>
            <w:ins w:id="4978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B6E7" w14:textId="77777777" w:rsidR="00754881" w:rsidRDefault="00754881">
            <w:pPr>
              <w:jc w:val="left"/>
              <w:rPr>
                <w:ins w:id="4979" w:author="XuanWen Chen" w:date="2019-01-02T08:01:00Z"/>
                <w:rFonts w:hAnsi="宋体"/>
              </w:rPr>
            </w:pPr>
            <w:ins w:id="4980" w:author="XuanWen Chen" w:date="2019-01-02T08:01:00Z">
              <w:r>
                <w:rPr>
                  <w:rFonts w:hAnsi="宋体" w:hint="eastAsia"/>
                </w:rPr>
                <w:t>用户需要查看收藏的帖子</w:t>
              </w:r>
            </w:ins>
          </w:p>
        </w:tc>
      </w:tr>
      <w:tr w:rsidR="00754881" w14:paraId="341B4E96" w14:textId="77777777" w:rsidTr="00754881">
        <w:trPr>
          <w:ins w:id="498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A9F95" w14:textId="77777777" w:rsidR="00754881" w:rsidRDefault="00754881">
            <w:pPr>
              <w:rPr>
                <w:ins w:id="4982" w:author="XuanWen Chen" w:date="2019-01-02T08:01:00Z"/>
                <w:rFonts w:hAnsi="宋体"/>
              </w:rPr>
            </w:pPr>
            <w:ins w:id="4983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9257E" w14:textId="77777777" w:rsidR="00754881" w:rsidRDefault="00754881">
            <w:pPr>
              <w:rPr>
                <w:ins w:id="4984" w:author="XuanWen Chen" w:date="2019-01-02T08:01:00Z"/>
                <w:rFonts w:hAnsi="宋体"/>
              </w:rPr>
            </w:pPr>
            <w:ins w:id="4985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3E10311C" w14:textId="77777777" w:rsidR="00754881" w:rsidRDefault="00754881">
            <w:pPr>
              <w:rPr>
                <w:ins w:id="4986" w:author="XuanWen Chen" w:date="2019-01-02T08:01:00Z"/>
                <w:rFonts w:hAnsi="宋体"/>
              </w:rPr>
            </w:pPr>
            <w:ins w:id="4987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0E38CCF3" w14:textId="77777777" w:rsidR="00754881" w:rsidRDefault="00754881">
            <w:pPr>
              <w:rPr>
                <w:ins w:id="4988" w:author="XuanWen Chen" w:date="2019-01-02T08:01:00Z"/>
                <w:rFonts w:hAnsi="宋体"/>
              </w:rPr>
            </w:pPr>
            <w:ins w:id="4989" w:author="XuanWen Chen" w:date="2019-01-02T08:01:00Z">
              <w:r>
                <w:rPr>
                  <w:rFonts w:hAnsi="宋体" w:hint="eastAsia"/>
                </w:rPr>
                <w:t>PRE-3: 进入个人中心</w:t>
              </w:r>
            </w:ins>
          </w:p>
        </w:tc>
      </w:tr>
      <w:tr w:rsidR="00754881" w14:paraId="5AC63CBD" w14:textId="77777777" w:rsidTr="00754881">
        <w:trPr>
          <w:ins w:id="499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28ED6" w14:textId="77777777" w:rsidR="00754881" w:rsidRDefault="00754881">
            <w:pPr>
              <w:rPr>
                <w:ins w:id="4991" w:author="XuanWen Chen" w:date="2019-01-02T08:01:00Z"/>
                <w:rFonts w:hAnsi="宋体"/>
              </w:rPr>
            </w:pPr>
            <w:ins w:id="499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6003" w14:textId="77777777" w:rsidR="00754881" w:rsidRDefault="00754881">
            <w:pPr>
              <w:rPr>
                <w:ins w:id="4993" w:author="XuanWen Chen" w:date="2019-01-02T08:01:00Z"/>
                <w:rFonts w:hAnsi="宋体"/>
              </w:rPr>
            </w:pPr>
          </w:p>
        </w:tc>
      </w:tr>
      <w:tr w:rsidR="00754881" w14:paraId="33C2FAD1" w14:textId="77777777" w:rsidTr="00754881">
        <w:trPr>
          <w:ins w:id="499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4FD00" w14:textId="77777777" w:rsidR="00754881" w:rsidRDefault="00754881">
            <w:pPr>
              <w:rPr>
                <w:ins w:id="4995" w:author="XuanWen Chen" w:date="2019-01-02T08:01:00Z"/>
                <w:rFonts w:hAnsi="宋体"/>
              </w:rPr>
            </w:pPr>
            <w:ins w:id="4996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9069" w14:textId="77777777" w:rsidR="00754881" w:rsidRDefault="00754881">
            <w:pPr>
              <w:rPr>
                <w:ins w:id="4997" w:author="XuanWen Chen" w:date="2019-01-02T08:01:00Z"/>
                <w:rFonts w:hAnsi="宋体"/>
              </w:rPr>
            </w:pPr>
          </w:p>
        </w:tc>
      </w:tr>
      <w:tr w:rsidR="00754881" w14:paraId="4EACAE53" w14:textId="77777777" w:rsidTr="00754881">
        <w:trPr>
          <w:ins w:id="499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CF945" w14:textId="77777777" w:rsidR="00754881" w:rsidRDefault="00754881">
            <w:pPr>
              <w:rPr>
                <w:ins w:id="4999" w:author="XuanWen Chen" w:date="2019-01-02T08:01:00Z"/>
                <w:rFonts w:hAnsi="宋体"/>
              </w:rPr>
            </w:pPr>
            <w:ins w:id="5000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3A1A3" w14:textId="77777777" w:rsidR="00754881" w:rsidRDefault="00754881">
            <w:pPr>
              <w:rPr>
                <w:ins w:id="5001" w:author="XuanWen Chen" w:date="2019-01-02T08:01:00Z"/>
                <w:rFonts w:hAnsi="宋体"/>
              </w:rPr>
            </w:pPr>
            <w:ins w:id="5002" w:author="XuanWen Chen" w:date="2019-01-02T08:01:00Z">
              <w:r>
                <w:rPr>
                  <w:rFonts w:hAnsi="宋体" w:hint="eastAsia"/>
                </w:rPr>
                <w:t>收藏的帖子信息</w:t>
              </w:r>
            </w:ins>
          </w:p>
        </w:tc>
      </w:tr>
      <w:tr w:rsidR="00754881" w14:paraId="4FC1E0D2" w14:textId="77777777" w:rsidTr="00754881">
        <w:trPr>
          <w:ins w:id="500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88443" w14:textId="77777777" w:rsidR="00754881" w:rsidRDefault="00754881">
            <w:pPr>
              <w:rPr>
                <w:ins w:id="5004" w:author="XuanWen Chen" w:date="2019-01-02T08:01:00Z"/>
                <w:rFonts w:hAnsi="宋体"/>
              </w:rPr>
            </w:pPr>
            <w:ins w:id="5005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6DD93" w14:textId="77777777" w:rsidR="00754881" w:rsidRDefault="00754881">
            <w:pPr>
              <w:rPr>
                <w:ins w:id="5006" w:author="XuanWen Chen" w:date="2019-01-02T08:01:00Z"/>
                <w:rFonts w:hAnsi="宋体"/>
              </w:rPr>
            </w:pPr>
            <w:ins w:id="5007" w:author="XuanWen Chen" w:date="2019-01-02T08:01:00Z">
              <w:r>
                <w:rPr>
                  <w:rFonts w:hAnsi="宋体" w:hint="eastAsia"/>
                </w:rPr>
                <w:t>12.0 用户查看收藏的帖子</w:t>
              </w:r>
            </w:ins>
          </w:p>
          <w:p w14:paraId="5BCF2512" w14:textId="77777777" w:rsidR="00754881" w:rsidRDefault="00754881">
            <w:pPr>
              <w:rPr>
                <w:ins w:id="5008" w:author="XuanWen Chen" w:date="2019-01-02T08:01:00Z"/>
                <w:rFonts w:hAnsi="宋体"/>
              </w:rPr>
            </w:pPr>
            <w:ins w:id="5009" w:author="XuanWen Chen" w:date="2019-01-02T08:01:00Z">
              <w:r>
                <w:rPr>
                  <w:rFonts w:hAnsi="宋体" w:hint="eastAsia"/>
                </w:rPr>
                <w:t>1.选择我的收藏</w:t>
              </w:r>
            </w:ins>
          </w:p>
          <w:p w14:paraId="34CE071F" w14:textId="77777777" w:rsidR="00754881" w:rsidRDefault="00754881">
            <w:pPr>
              <w:rPr>
                <w:ins w:id="5010" w:author="XuanWen Chen" w:date="2019-01-02T08:01:00Z"/>
                <w:rFonts w:hAnsi="宋体"/>
              </w:rPr>
            </w:pPr>
            <w:ins w:id="5011" w:author="XuanWen Chen" w:date="2019-01-02T08:01:00Z">
              <w:r>
                <w:rPr>
                  <w:rFonts w:hAnsi="宋体" w:hint="eastAsia"/>
                </w:rPr>
                <w:t>2.选择收藏的帖子</w:t>
              </w:r>
            </w:ins>
          </w:p>
          <w:p w14:paraId="5EF3F319" w14:textId="77777777" w:rsidR="00754881" w:rsidRDefault="00754881">
            <w:pPr>
              <w:rPr>
                <w:ins w:id="5012" w:author="XuanWen Chen" w:date="2019-01-02T08:01:00Z"/>
                <w:rFonts w:hAnsi="宋体"/>
              </w:rPr>
            </w:pPr>
            <w:ins w:id="5013" w:author="XuanWen Chen" w:date="2019-01-02T08:01:00Z">
              <w:r>
                <w:rPr>
                  <w:rFonts w:hAnsi="宋体" w:hint="eastAsia"/>
                </w:rPr>
                <w:t>3.查看帖子内容</w:t>
              </w:r>
            </w:ins>
          </w:p>
        </w:tc>
      </w:tr>
      <w:tr w:rsidR="00754881" w14:paraId="22FEBDA5" w14:textId="77777777" w:rsidTr="00754881">
        <w:trPr>
          <w:trHeight w:val="330"/>
          <w:ins w:id="501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AB0DA" w14:textId="77777777" w:rsidR="00754881" w:rsidRDefault="00754881">
            <w:pPr>
              <w:rPr>
                <w:ins w:id="5015" w:author="XuanWen Chen" w:date="2019-01-02T08:01:00Z"/>
                <w:rFonts w:hAnsi="宋体"/>
              </w:rPr>
            </w:pPr>
            <w:ins w:id="5016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8FDB" w14:textId="77777777" w:rsidR="00754881" w:rsidRDefault="00754881">
            <w:pPr>
              <w:rPr>
                <w:ins w:id="5017" w:author="XuanWen Chen" w:date="2019-01-02T08:01:00Z"/>
                <w:rFonts w:hAnsi="宋体"/>
              </w:rPr>
            </w:pPr>
          </w:p>
        </w:tc>
      </w:tr>
      <w:tr w:rsidR="00754881" w14:paraId="2646A826" w14:textId="77777777" w:rsidTr="00754881">
        <w:trPr>
          <w:ins w:id="501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2ACD" w14:textId="77777777" w:rsidR="00754881" w:rsidRDefault="00754881">
            <w:pPr>
              <w:rPr>
                <w:ins w:id="5019" w:author="XuanWen Chen" w:date="2019-01-02T08:01:00Z"/>
                <w:rFonts w:hAnsi="宋体"/>
              </w:rPr>
            </w:pPr>
            <w:ins w:id="5020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CB55E" w14:textId="77777777" w:rsidR="00754881" w:rsidRDefault="00754881">
            <w:pPr>
              <w:rPr>
                <w:ins w:id="5021" w:author="XuanWen Chen" w:date="2019-01-02T08:01:00Z"/>
                <w:rFonts w:hAnsi="宋体"/>
              </w:rPr>
            </w:pPr>
            <w:ins w:id="5022" w:author="XuanWen Chen" w:date="2019-01-02T08:01:00Z">
              <w:r>
                <w:rPr>
                  <w:rFonts w:hAnsi="宋体" w:hint="eastAsia"/>
                </w:rPr>
                <w:t>12.0 E1 没有收藏的帖子</w:t>
              </w:r>
            </w:ins>
          </w:p>
        </w:tc>
      </w:tr>
      <w:tr w:rsidR="00754881" w14:paraId="072E60B2" w14:textId="77777777" w:rsidTr="00754881">
        <w:trPr>
          <w:ins w:id="502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D7AD7" w14:textId="77777777" w:rsidR="00754881" w:rsidRDefault="00754881">
            <w:pPr>
              <w:rPr>
                <w:ins w:id="5024" w:author="XuanWen Chen" w:date="2019-01-02T08:01:00Z"/>
                <w:rFonts w:hAnsi="宋体"/>
              </w:rPr>
            </w:pPr>
            <w:ins w:id="502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E7D6C" w14:textId="77777777" w:rsidR="00754881" w:rsidRDefault="00754881">
            <w:pPr>
              <w:rPr>
                <w:ins w:id="5026" w:author="XuanWen Chen" w:date="2019-01-02T08:01:00Z"/>
                <w:rFonts w:hAnsi="宋体"/>
              </w:rPr>
            </w:pPr>
          </w:p>
        </w:tc>
      </w:tr>
      <w:tr w:rsidR="00754881" w14:paraId="2FB49EEE" w14:textId="77777777" w:rsidTr="00754881">
        <w:trPr>
          <w:ins w:id="502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03295" w14:textId="77777777" w:rsidR="00754881" w:rsidRDefault="00754881">
            <w:pPr>
              <w:rPr>
                <w:ins w:id="5028" w:author="XuanWen Chen" w:date="2019-01-02T08:01:00Z"/>
                <w:rFonts w:hAnsi="宋体"/>
              </w:rPr>
            </w:pPr>
            <w:ins w:id="5029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12E28" w14:textId="77777777" w:rsidR="00754881" w:rsidRDefault="00754881">
            <w:pPr>
              <w:rPr>
                <w:ins w:id="5030" w:author="XuanWen Chen" w:date="2019-01-02T08:01:00Z"/>
                <w:rFonts w:hAnsi="宋体"/>
              </w:rPr>
            </w:pPr>
          </w:p>
        </w:tc>
      </w:tr>
      <w:tr w:rsidR="00754881" w14:paraId="791C7844" w14:textId="77777777" w:rsidTr="00754881">
        <w:trPr>
          <w:ins w:id="503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E79A" w14:textId="77777777" w:rsidR="00754881" w:rsidRDefault="00754881">
            <w:pPr>
              <w:rPr>
                <w:ins w:id="5032" w:author="XuanWen Chen" w:date="2019-01-02T08:01:00Z"/>
                <w:rFonts w:hAnsi="宋体"/>
              </w:rPr>
            </w:pPr>
            <w:ins w:id="5033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EE24C" w14:textId="77777777" w:rsidR="00754881" w:rsidRDefault="00754881">
            <w:pPr>
              <w:rPr>
                <w:ins w:id="5034" w:author="XuanWen Chen" w:date="2019-01-02T08:01:00Z"/>
                <w:rFonts w:hAnsi="宋体"/>
              </w:rPr>
            </w:pPr>
          </w:p>
        </w:tc>
      </w:tr>
      <w:tr w:rsidR="00754881" w14:paraId="746701A8" w14:textId="77777777" w:rsidTr="00754881">
        <w:trPr>
          <w:ins w:id="503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AFCE" w14:textId="77777777" w:rsidR="00754881" w:rsidRDefault="00754881">
            <w:pPr>
              <w:rPr>
                <w:ins w:id="5036" w:author="XuanWen Chen" w:date="2019-01-02T08:01:00Z"/>
                <w:rFonts w:hAnsi="宋体"/>
              </w:rPr>
            </w:pPr>
            <w:ins w:id="5037" w:author="XuanWen Chen" w:date="2019-01-02T08:01:00Z">
              <w:r>
                <w:rPr>
                  <w:rFonts w:hAnsi="宋体" w:hint="eastAsia"/>
                </w:rPr>
                <w:lastRenderedPageBreak/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B4948" w14:textId="77777777" w:rsidR="00754881" w:rsidRDefault="00754881">
            <w:pPr>
              <w:rPr>
                <w:ins w:id="5038" w:author="XuanWen Chen" w:date="2019-01-02T08:01:00Z"/>
                <w:rFonts w:hAnsi="宋体"/>
              </w:rPr>
            </w:pPr>
          </w:p>
        </w:tc>
      </w:tr>
      <w:tr w:rsidR="00754881" w14:paraId="2EE7A600" w14:textId="77777777" w:rsidTr="00754881">
        <w:trPr>
          <w:ins w:id="503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77435" w14:textId="77777777" w:rsidR="00754881" w:rsidRDefault="00754881">
            <w:pPr>
              <w:rPr>
                <w:ins w:id="5040" w:author="XuanWen Chen" w:date="2019-01-02T08:01:00Z"/>
                <w:rFonts w:hAnsi="宋体"/>
              </w:rPr>
            </w:pPr>
            <w:ins w:id="5041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1D791" w14:textId="77777777" w:rsidR="00754881" w:rsidRDefault="00754881">
            <w:pPr>
              <w:rPr>
                <w:ins w:id="5042" w:author="XuanWen Chen" w:date="2019-01-02T08:01:00Z"/>
                <w:rFonts w:hAnsi="宋体"/>
              </w:rPr>
            </w:pPr>
            <w:ins w:id="5043" w:author="XuanWen Chen" w:date="2019-01-02T08:01:00Z">
              <w:r>
                <w:rPr>
                  <w:rFonts w:hAnsi="宋体" w:hint="eastAsia"/>
                </w:rPr>
                <w:t>已经有收藏的帖子</w:t>
              </w:r>
            </w:ins>
          </w:p>
        </w:tc>
      </w:tr>
    </w:tbl>
    <w:p w14:paraId="07D81D0E" w14:textId="77777777" w:rsidR="00754881" w:rsidRDefault="00754881" w:rsidP="00754881">
      <w:pPr>
        <w:rPr>
          <w:ins w:id="5044" w:author="XuanWen Chen" w:date="2019-01-02T08:01:00Z"/>
        </w:rPr>
      </w:pPr>
    </w:p>
    <w:p w14:paraId="08DF4767" w14:textId="77777777" w:rsidR="00754881" w:rsidRDefault="00754881" w:rsidP="00754881">
      <w:pPr>
        <w:pStyle w:val="4"/>
        <w:rPr>
          <w:ins w:id="5045" w:author="XuanWen Chen" w:date="2019-01-02T08:01:00Z"/>
        </w:rPr>
      </w:pPr>
      <w:ins w:id="5046" w:author="XuanWen Chen" w:date="2019-01-02T08:01:00Z">
        <w:r>
          <w:rPr>
            <w:rFonts w:hint="eastAsia"/>
          </w:rPr>
          <w:t>用户查看帖子草稿</w:t>
        </w:r>
        <w:r>
          <w:rPr>
            <w:rFonts w:hAnsi="宋体" w:hint="eastAsia"/>
          </w:rPr>
          <w:t>并发</w:t>
        </w:r>
        <w:proofErr w:type="gramStart"/>
        <w:r>
          <w:rPr>
            <w:rFonts w:hAnsi="宋体" w:hint="eastAsia"/>
          </w:rPr>
          <w:t>帖</w:t>
        </w:r>
        <w:proofErr w:type="gramEnd"/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3BB3117" w14:textId="77777777" w:rsidTr="00754881">
        <w:trPr>
          <w:ins w:id="504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2FF6C" w14:textId="77777777" w:rsidR="00754881" w:rsidRDefault="00754881">
            <w:pPr>
              <w:rPr>
                <w:ins w:id="5048" w:author="XuanWen Chen" w:date="2019-01-02T08:01:00Z"/>
                <w:rFonts w:hAnsi="宋体"/>
                <w:b/>
              </w:rPr>
            </w:pPr>
            <w:ins w:id="5049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DDD99" w14:textId="77777777" w:rsidR="00754881" w:rsidRDefault="00754881">
            <w:pPr>
              <w:rPr>
                <w:ins w:id="5050" w:author="XuanWen Chen" w:date="2019-01-02T08:01:00Z"/>
                <w:rFonts w:hAnsi="宋体"/>
                <w:b/>
              </w:rPr>
            </w:pPr>
            <w:ins w:id="5051" w:author="XuanWen Chen" w:date="2019-01-02T08:01:00Z">
              <w:r>
                <w:rPr>
                  <w:rFonts w:hAnsi="宋体" w:hint="eastAsia"/>
                  <w:b/>
                </w:rPr>
                <w:t>UC-13：用户查看帖子草稿并发帖</w:t>
              </w:r>
            </w:ins>
          </w:p>
        </w:tc>
      </w:tr>
      <w:tr w:rsidR="00754881" w14:paraId="2BCC4391" w14:textId="77777777" w:rsidTr="00754881">
        <w:trPr>
          <w:ins w:id="505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71898" w14:textId="77777777" w:rsidR="00754881" w:rsidRDefault="00754881">
            <w:pPr>
              <w:jc w:val="left"/>
              <w:rPr>
                <w:ins w:id="5053" w:author="XuanWen Chen" w:date="2019-01-02T08:01:00Z"/>
                <w:rFonts w:hAnsi="宋体"/>
              </w:rPr>
            </w:pPr>
            <w:ins w:id="5054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765DF" w14:textId="77777777" w:rsidR="00754881" w:rsidRDefault="00754881">
            <w:pPr>
              <w:jc w:val="left"/>
              <w:rPr>
                <w:ins w:id="5055" w:author="XuanWen Chen" w:date="2019-01-02T08:01:00Z"/>
                <w:rFonts w:hAnsi="宋体"/>
              </w:rPr>
            </w:pPr>
            <w:ins w:id="5056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BF002" w14:textId="77777777" w:rsidR="00754881" w:rsidRDefault="00754881">
            <w:pPr>
              <w:jc w:val="left"/>
              <w:rPr>
                <w:ins w:id="5057" w:author="XuanWen Chen" w:date="2019-01-02T08:01:00Z"/>
                <w:rFonts w:hAnsi="宋体"/>
              </w:rPr>
            </w:pPr>
            <w:ins w:id="5058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347F4" w14:textId="77777777" w:rsidR="00754881" w:rsidRDefault="00754881">
            <w:pPr>
              <w:jc w:val="left"/>
              <w:rPr>
                <w:ins w:id="5059" w:author="XuanWen Chen" w:date="2019-01-02T08:01:00Z"/>
                <w:rFonts w:hAnsi="宋体"/>
              </w:rPr>
            </w:pPr>
            <w:ins w:id="5060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2703C5A8" w14:textId="77777777" w:rsidTr="00754881">
        <w:trPr>
          <w:ins w:id="506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8E91E" w14:textId="77777777" w:rsidR="00754881" w:rsidRDefault="00754881">
            <w:pPr>
              <w:jc w:val="left"/>
              <w:rPr>
                <w:ins w:id="5062" w:author="XuanWen Chen" w:date="2019-01-02T08:01:00Z"/>
                <w:rFonts w:hAnsi="宋体"/>
              </w:rPr>
            </w:pPr>
            <w:ins w:id="5063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3FCC3" w14:textId="77777777" w:rsidR="00754881" w:rsidRDefault="00754881">
            <w:pPr>
              <w:jc w:val="left"/>
              <w:rPr>
                <w:ins w:id="5064" w:author="XuanWen Chen" w:date="2019-01-02T08:01:00Z"/>
                <w:rFonts w:hAnsi="宋体"/>
              </w:rPr>
            </w:pPr>
            <w:ins w:id="5065" w:author="XuanWen Chen" w:date="2019-01-02T08:01:00Z">
              <w:r>
                <w:rPr>
                  <w:rFonts w:hAnsi="宋体" w:hint="eastAsia"/>
                </w:rPr>
                <w:t>指导者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4AF03" w14:textId="77777777" w:rsidR="00754881" w:rsidRDefault="00754881">
            <w:pPr>
              <w:jc w:val="left"/>
              <w:rPr>
                <w:ins w:id="5066" w:author="XuanWen Chen" w:date="2019-01-02T08:01:00Z"/>
                <w:rFonts w:hAnsi="宋体"/>
              </w:rPr>
            </w:pPr>
            <w:ins w:id="5067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AEEB0" w14:textId="77777777" w:rsidR="00754881" w:rsidRDefault="00754881">
            <w:pPr>
              <w:jc w:val="left"/>
              <w:rPr>
                <w:ins w:id="5068" w:author="XuanWen Chen" w:date="2019-01-02T08:01:00Z"/>
                <w:rFonts w:hAnsi="宋体"/>
              </w:rPr>
            </w:pPr>
            <w:ins w:id="5069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72A39DB1" w14:textId="77777777" w:rsidTr="00754881">
        <w:trPr>
          <w:ins w:id="507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9133" w14:textId="77777777" w:rsidR="00754881" w:rsidRDefault="00754881">
            <w:pPr>
              <w:jc w:val="left"/>
              <w:rPr>
                <w:ins w:id="5071" w:author="XuanWen Chen" w:date="2019-01-02T08:01:00Z"/>
                <w:rFonts w:hAnsi="宋体"/>
              </w:rPr>
            </w:pPr>
            <w:ins w:id="5072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94333" w14:textId="77777777" w:rsidR="00754881" w:rsidRDefault="00754881">
            <w:pPr>
              <w:jc w:val="left"/>
              <w:rPr>
                <w:ins w:id="5073" w:author="XuanWen Chen" w:date="2019-01-02T08:01:00Z"/>
                <w:rFonts w:hAnsi="宋体"/>
              </w:rPr>
            </w:pPr>
            <w:ins w:id="5074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45CC9BBC" w14:textId="77777777" w:rsidTr="00754881">
        <w:trPr>
          <w:ins w:id="507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588EA" w14:textId="77777777" w:rsidR="00754881" w:rsidRDefault="00754881">
            <w:pPr>
              <w:jc w:val="left"/>
              <w:rPr>
                <w:ins w:id="5076" w:author="XuanWen Chen" w:date="2019-01-02T08:01:00Z"/>
                <w:rFonts w:hAnsi="宋体"/>
              </w:rPr>
            </w:pPr>
            <w:ins w:id="5077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23088" w14:textId="77777777" w:rsidR="00754881" w:rsidRDefault="00754881">
            <w:pPr>
              <w:jc w:val="left"/>
              <w:rPr>
                <w:ins w:id="5078" w:author="XuanWen Chen" w:date="2019-01-02T08:01:00Z"/>
                <w:rFonts w:hAnsi="宋体"/>
              </w:rPr>
            </w:pPr>
            <w:ins w:id="5079" w:author="XuanWen Chen" w:date="2019-01-02T08:01:00Z">
              <w:r>
                <w:rPr>
                  <w:rFonts w:hAnsi="宋体" w:hint="eastAsia"/>
                </w:rPr>
                <w:t>用户查看保存的帖子草稿</w:t>
              </w:r>
            </w:ins>
          </w:p>
        </w:tc>
      </w:tr>
      <w:tr w:rsidR="00754881" w14:paraId="072DF1DD" w14:textId="77777777" w:rsidTr="00754881">
        <w:trPr>
          <w:ins w:id="508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F5C54" w14:textId="77777777" w:rsidR="00754881" w:rsidRDefault="00754881">
            <w:pPr>
              <w:jc w:val="left"/>
              <w:rPr>
                <w:ins w:id="5081" w:author="XuanWen Chen" w:date="2019-01-02T08:01:00Z"/>
                <w:rFonts w:hAnsi="宋体"/>
              </w:rPr>
            </w:pPr>
            <w:ins w:id="5082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5E4F9" w14:textId="77777777" w:rsidR="00754881" w:rsidRDefault="00754881">
            <w:pPr>
              <w:jc w:val="left"/>
              <w:rPr>
                <w:ins w:id="5083" w:author="XuanWen Chen" w:date="2019-01-02T08:01:00Z"/>
                <w:rFonts w:hAnsi="宋体"/>
              </w:rPr>
            </w:pPr>
            <w:ins w:id="5084" w:author="XuanWen Chen" w:date="2019-01-02T08:01:00Z">
              <w:r>
                <w:rPr>
                  <w:rFonts w:hAnsi="宋体" w:hint="eastAsia"/>
                </w:rPr>
                <w:t>用户需要查看保存的帖子草稿</w:t>
              </w:r>
            </w:ins>
          </w:p>
        </w:tc>
      </w:tr>
      <w:tr w:rsidR="00754881" w14:paraId="7B08CEF7" w14:textId="77777777" w:rsidTr="00754881">
        <w:trPr>
          <w:ins w:id="508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450C1" w14:textId="77777777" w:rsidR="00754881" w:rsidRDefault="00754881">
            <w:pPr>
              <w:rPr>
                <w:ins w:id="5086" w:author="XuanWen Chen" w:date="2019-01-02T08:01:00Z"/>
                <w:rFonts w:hAnsi="宋体"/>
              </w:rPr>
            </w:pPr>
            <w:ins w:id="5087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AA8B3" w14:textId="77777777" w:rsidR="00754881" w:rsidRDefault="00754881">
            <w:pPr>
              <w:rPr>
                <w:ins w:id="5088" w:author="XuanWen Chen" w:date="2019-01-02T08:01:00Z"/>
                <w:rFonts w:hAnsi="宋体"/>
              </w:rPr>
            </w:pPr>
            <w:ins w:id="5089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6DE6916C" w14:textId="77777777" w:rsidR="00754881" w:rsidRDefault="00754881">
            <w:pPr>
              <w:rPr>
                <w:ins w:id="5090" w:author="XuanWen Chen" w:date="2019-01-02T08:01:00Z"/>
                <w:rFonts w:hAnsi="宋体"/>
              </w:rPr>
            </w:pPr>
            <w:ins w:id="5091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4165D77E" w14:textId="77777777" w:rsidR="00754881" w:rsidRDefault="00754881">
            <w:pPr>
              <w:rPr>
                <w:ins w:id="5092" w:author="XuanWen Chen" w:date="2019-01-02T08:01:00Z"/>
                <w:rFonts w:hAnsi="宋体"/>
              </w:rPr>
            </w:pPr>
            <w:ins w:id="5093" w:author="XuanWen Chen" w:date="2019-01-02T08:01:00Z">
              <w:r>
                <w:rPr>
                  <w:rFonts w:hAnsi="宋体" w:hint="eastAsia"/>
                </w:rPr>
                <w:t>PRE-3: 进入个人中心</w:t>
              </w:r>
            </w:ins>
          </w:p>
        </w:tc>
      </w:tr>
      <w:tr w:rsidR="00754881" w14:paraId="56EEE03C" w14:textId="77777777" w:rsidTr="00754881">
        <w:trPr>
          <w:ins w:id="509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8E3E7" w14:textId="77777777" w:rsidR="00754881" w:rsidRDefault="00754881">
            <w:pPr>
              <w:rPr>
                <w:ins w:id="5095" w:author="XuanWen Chen" w:date="2019-01-02T08:01:00Z"/>
                <w:rFonts w:hAnsi="宋体"/>
              </w:rPr>
            </w:pPr>
            <w:ins w:id="5096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BC64C" w14:textId="77777777" w:rsidR="00754881" w:rsidRDefault="00754881">
            <w:pPr>
              <w:rPr>
                <w:ins w:id="5097" w:author="XuanWen Chen" w:date="2019-01-02T08:01:00Z"/>
                <w:rFonts w:hAnsi="宋体"/>
              </w:rPr>
            </w:pPr>
            <w:ins w:id="5098" w:author="XuanWen Chen" w:date="2019-01-02T08:01:00Z">
              <w:r>
                <w:rPr>
                  <w:rFonts w:hAnsi="宋体" w:hint="eastAsia"/>
                </w:rPr>
                <w:t>POST-1: 发表帖子后帖子列表更新</w:t>
              </w:r>
            </w:ins>
          </w:p>
          <w:p w14:paraId="14031FFD" w14:textId="77777777" w:rsidR="00754881" w:rsidRDefault="00754881">
            <w:pPr>
              <w:rPr>
                <w:ins w:id="5099" w:author="XuanWen Chen" w:date="2019-01-02T08:01:00Z"/>
                <w:rFonts w:hAnsi="宋体"/>
              </w:rPr>
            </w:pPr>
            <w:ins w:id="5100" w:author="XuanWen Chen" w:date="2019-01-02T08:01:00Z">
              <w:r>
                <w:rPr>
                  <w:rFonts w:hAnsi="宋体" w:hint="eastAsia"/>
                </w:rPr>
                <w:t>POST-2: 存为草稿后我的草稿列表更新</w:t>
              </w:r>
            </w:ins>
          </w:p>
        </w:tc>
      </w:tr>
      <w:tr w:rsidR="00754881" w14:paraId="37255521" w14:textId="77777777" w:rsidTr="00754881">
        <w:trPr>
          <w:ins w:id="510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D47E6" w14:textId="77777777" w:rsidR="00754881" w:rsidRDefault="00754881">
            <w:pPr>
              <w:rPr>
                <w:ins w:id="5102" w:author="XuanWen Chen" w:date="2019-01-02T08:01:00Z"/>
                <w:rFonts w:hAnsi="宋体"/>
              </w:rPr>
            </w:pPr>
            <w:ins w:id="5103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FDD2" w14:textId="77777777" w:rsidR="00754881" w:rsidRDefault="00754881">
            <w:pPr>
              <w:rPr>
                <w:ins w:id="5104" w:author="XuanWen Chen" w:date="2019-01-02T08:01:00Z"/>
                <w:rFonts w:hAnsi="宋体"/>
              </w:rPr>
            </w:pPr>
          </w:p>
        </w:tc>
      </w:tr>
      <w:tr w:rsidR="00754881" w14:paraId="1D49B563" w14:textId="77777777" w:rsidTr="00754881">
        <w:trPr>
          <w:ins w:id="510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FA5EF" w14:textId="77777777" w:rsidR="00754881" w:rsidRDefault="00754881">
            <w:pPr>
              <w:rPr>
                <w:ins w:id="5106" w:author="XuanWen Chen" w:date="2019-01-02T08:01:00Z"/>
                <w:rFonts w:hAnsi="宋体"/>
              </w:rPr>
            </w:pPr>
            <w:ins w:id="510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9E96" w14:textId="77777777" w:rsidR="00754881" w:rsidRDefault="00754881">
            <w:pPr>
              <w:rPr>
                <w:ins w:id="5108" w:author="XuanWen Chen" w:date="2019-01-02T08:01:00Z"/>
                <w:rFonts w:hAnsi="宋体"/>
              </w:rPr>
            </w:pPr>
            <w:ins w:id="5109" w:author="XuanWen Chen" w:date="2019-01-02T08:01:00Z">
              <w:r>
                <w:rPr>
                  <w:rFonts w:hAnsi="宋体" w:hint="eastAsia"/>
                </w:rPr>
                <w:t>帖子</w:t>
              </w:r>
            </w:ins>
          </w:p>
        </w:tc>
      </w:tr>
      <w:tr w:rsidR="00754881" w14:paraId="6EF21C73" w14:textId="77777777" w:rsidTr="00754881">
        <w:trPr>
          <w:ins w:id="5110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6916" w14:textId="77777777" w:rsidR="00754881" w:rsidRDefault="00754881">
            <w:pPr>
              <w:rPr>
                <w:ins w:id="5111" w:author="XuanWen Chen" w:date="2019-01-02T08:01:00Z"/>
                <w:rFonts w:hAnsi="宋体"/>
              </w:rPr>
            </w:pPr>
            <w:ins w:id="511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C4DD5" w14:textId="77777777" w:rsidR="00754881" w:rsidRDefault="00754881">
            <w:pPr>
              <w:rPr>
                <w:ins w:id="5113" w:author="XuanWen Chen" w:date="2019-01-02T08:01:00Z"/>
                <w:rFonts w:hAnsi="宋体"/>
              </w:rPr>
            </w:pPr>
            <w:ins w:id="5114" w:author="XuanWen Chen" w:date="2019-01-02T08:01:00Z">
              <w:r>
                <w:rPr>
                  <w:rFonts w:hAnsi="宋体" w:hint="eastAsia"/>
                </w:rPr>
                <w:t>13.0 用户查看帖子草稿并发</w:t>
              </w:r>
              <w:proofErr w:type="gramStart"/>
              <w:r>
                <w:rPr>
                  <w:rFonts w:hAnsi="宋体" w:hint="eastAsia"/>
                </w:rPr>
                <w:t>帖</w:t>
              </w:r>
              <w:proofErr w:type="gramEnd"/>
            </w:ins>
          </w:p>
          <w:p w14:paraId="389299E1" w14:textId="77777777" w:rsidR="00754881" w:rsidRDefault="00754881">
            <w:pPr>
              <w:rPr>
                <w:ins w:id="5115" w:author="XuanWen Chen" w:date="2019-01-02T08:01:00Z"/>
                <w:rFonts w:hAnsi="宋体"/>
              </w:rPr>
            </w:pPr>
            <w:ins w:id="5116" w:author="XuanWen Chen" w:date="2019-01-02T08:01:00Z">
              <w:r>
                <w:rPr>
                  <w:rFonts w:hAnsi="宋体" w:hint="eastAsia"/>
                </w:rPr>
                <w:t>1.选择我的草稿</w:t>
              </w:r>
            </w:ins>
          </w:p>
          <w:p w14:paraId="6B261ABC" w14:textId="77777777" w:rsidR="00754881" w:rsidRDefault="00754881">
            <w:pPr>
              <w:rPr>
                <w:ins w:id="5117" w:author="XuanWen Chen" w:date="2019-01-02T08:01:00Z"/>
                <w:rFonts w:hAnsi="宋体"/>
              </w:rPr>
            </w:pPr>
            <w:ins w:id="5118" w:author="XuanWen Chen" w:date="2019-01-02T08:01:00Z">
              <w:r>
                <w:rPr>
                  <w:rFonts w:hAnsi="宋体" w:hint="eastAsia"/>
                </w:rPr>
                <w:t>2.选择一个帖子草稿</w:t>
              </w:r>
            </w:ins>
          </w:p>
          <w:p w14:paraId="2FDCA1DF" w14:textId="77777777" w:rsidR="00754881" w:rsidRDefault="00754881">
            <w:pPr>
              <w:rPr>
                <w:ins w:id="5119" w:author="XuanWen Chen" w:date="2019-01-02T08:01:00Z"/>
                <w:rFonts w:hAnsi="宋体"/>
              </w:rPr>
            </w:pPr>
            <w:ins w:id="5120" w:author="XuanWen Chen" w:date="2019-01-02T08:01:00Z">
              <w:r>
                <w:rPr>
                  <w:rFonts w:hAnsi="宋体" w:hint="eastAsia"/>
                </w:rPr>
                <w:t>3.编辑草稿（可选）</w:t>
              </w:r>
            </w:ins>
          </w:p>
          <w:p w14:paraId="3E3AC05A" w14:textId="77777777" w:rsidR="00754881" w:rsidRDefault="00754881">
            <w:pPr>
              <w:rPr>
                <w:ins w:id="5121" w:author="XuanWen Chen" w:date="2019-01-02T08:01:00Z"/>
                <w:rFonts w:hAnsi="宋体"/>
              </w:rPr>
            </w:pPr>
            <w:ins w:id="5122" w:author="XuanWen Chen" w:date="2019-01-02T08:01:00Z">
              <w:r>
                <w:rPr>
                  <w:rFonts w:hAnsi="宋体" w:hint="eastAsia"/>
                </w:rPr>
                <w:t>4.发表帖子</w:t>
              </w:r>
            </w:ins>
          </w:p>
        </w:tc>
      </w:tr>
      <w:tr w:rsidR="00754881" w14:paraId="507D047A" w14:textId="77777777" w:rsidTr="00754881">
        <w:trPr>
          <w:trHeight w:val="330"/>
          <w:ins w:id="512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6D39" w14:textId="77777777" w:rsidR="00754881" w:rsidRDefault="00754881">
            <w:pPr>
              <w:rPr>
                <w:ins w:id="5124" w:author="XuanWen Chen" w:date="2019-01-02T08:01:00Z"/>
                <w:rFonts w:hAnsi="宋体"/>
              </w:rPr>
            </w:pPr>
            <w:ins w:id="512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10E1" w14:textId="77777777" w:rsidR="00754881" w:rsidRDefault="00754881">
            <w:pPr>
              <w:rPr>
                <w:ins w:id="5126" w:author="XuanWen Chen" w:date="2019-01-02T08:01:00Z"/>
                <w:rFonts w:hAnsi="宋体"/>
              </w:rPr>
            </w:pPr>
            <w:ins w:id="5127" w:author="XuanWen Chen" w:date="2019-01-02T08:01:00Z">
              <w:r>
                <w:rPr>
                  <w:rFonts w:hAnsi="宋体" w:hint="eastAsia"/>
                </w:rPr>
                <w:t>13.0 用户查看帖子草稿并再次编辑保存</w:t>
              </w:r>
            </w:ins>
          </w:p>
          <w:p w14:paraId="25FD542B" w14:textId="77777777" w:rsidR="00754881" w:rsidRDefault="00754881">
            <w:pPr>
              <w:rPr>
                <w:ins w:id="5128" w:author="XuanWen Chen" w:date="2019-01-02T08:01:00Z"/>
                <w:rFonts w:hAnsi="宋体"/>
              </w:rPr>
            </w:pPr>
            <w:ins w:id="5129" w:author="XuanWen Chen" w:date="2019-01-02T08:01:00Z">
              <w:r>
                <w:rPr>
                  <w:rFonts w:hAnsi="宋体" w:hint="eastAsia"/>
                </w:rPr>
                <w:t>1.选择我的草稿</w:t>
              </w:r>
            </w:ins>
          </w:p>
          <w:p w14:paraId="0292B397" w14:textId="77777777" w:rsidR="00754881" w:rsidRDefault="00754881">
            <w:pPr>
              <w:rPr>
                <w:ins w:id="5130" w:author="XuanWen Chen" w:date="2019-01-02T08:01:00Z"/>
                <w:rFonts w:hAnsi="宋体"/>
              </w:rPr>
            </w:pPr>
            <w:ins w:id="5131" w:author="XuanWen Chen" w:date="2019-01-02T08:01:00Z">
              <w:r>
                <w:rPr>
                  <w:rFonts w:hAnsi="宋体" w:hint="eastAsia"/>
                </w:rPr>
                <w:t>2.选择一个帖子草稿</w:t>
              </w:r>
            </w:ins>
          </w:p>
          <w:p w14:paraId="510063A6" w14:textId="77777777" w:rsidR="00754881" w:rsidRDefault="00754881">
            <w:pPr>
              <w:rPr>
                <w:ins w:id="5132" w:author="XuanWen Chen" w:date="2019-01-02T08:01:00Z"/>
                <w:rFonts w:hAnsi="宋体"/>
              </w:rPr>
            </w:pPr>
            <w:ins w:id="5133" w:author="XuanWen Chen" w:date="2019-01-02T08:01:00Z">
              <w:r>
                <w:rPr>
                  <w:rFonts w:hAnsi="宋体" w:hint="eastAsia"/>
                </w:rPr>
                <w:lastRenderedPageBreak/>
                <w:t>3.编辑草稿</w:t>
              </w:r>
            </w:ins>
          </w:p>
          <w:p w14:paraId="16FBAF33" w14:textId="77777777" w:rsidR="00754881" w:rsidRDefault="00754881">
            <w:pPr>
              <w:rPr>
                <w:ins w:id="5134" w:author="XuanWen Chen" w:date="2019-01-02T08:01:00Z"/>
                <w:rFonts w:hAnsi="宋体"/>
              </w:rPr>
            </w:pPr>
            <w:ins w:id="5135" w:author="XuanWen Chen" w:date="2019-01-02T08:01:00Z">
              <w:r>
                <w:rPr>
                  <w:rFonts w:hAnsi="宋体" w:hint="eastAsia"/>
                </w:rPr>
                <w:t>4.存为草稿</w:t>
              </w:r>
            </w:ins>
          </w:p>
        </w:tc>
      </w:tr>
      <w:tr w:rsidR="00754881" w14:paraId="1F641F90" w14:textId="77777777" w:rsidTr="00754881">
        <w:trPr>
          <w:ins w:id="5136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1AB10" w14:textId="77777777" w:rsidR="00754881" w:rsidRDefault="00754881">
            <w:pPr>
              <w:rPr>
                <w:ins w:id="5137" w:author="XuanWen Chen" w:date="2019-01-02T08:01:00Z"/>
                <w:rFonts w:hAnsi="宋体"/>
              </w:rPr>
            </w:pPr>
            <w:ins w:id="5138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707D" w14:textId="77777777" w:rsidR="00754881" w:rsidRDefault="00754881">
            <w:pPr>
              <w:rPr>
                <w:ins w:id="5139" w:author="XuanWen Chen" w:date="2019-01-02T08:01:00Z"/>
                <w:rFonts w:hAnsi="宋体"/>
              </w:rPr>
            </w:pPr>
            <w:ins w:id="5140" w:author="XuanWen Chen" w:date="2019-01-02T08:01:00Z">
              <w:r>
                <w:rPr>
                  <w:rFonts w:hAnsi="宋体" w:hint="eastAsia"/>
                </w:rPr>
                <w:t>13.0 E1 没有保存的帖子草稿</w:t>
              </w:r>
            </w:ins>
          </w:p>
        </w:tc>
      </w:tr>
      <w:tr w:rsidR="00754881" w14:paraId="620AFFDB" w14:textId="77777777" w:rsidTr="00754881">
        <w:trPr>
          <w:ins w:id="514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B9AF9" w14:textId="77777777" w:rsidR="00754881" w:rsidRDefault="00754881">
            <w:pPr>
              <w:rPr>
                <w:ins w:id="5142" w:author="XuanWen Chen" w:date="2019-01-02T08:01:00Z"/>
                <w:rFonts w:hAnsi="宋体"/>
              </w:rPr>
            </w:pPr>
            <w:ins w:id="5143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1D1F" w14:textId="77777777" w:rsidR="00754881" w:rsidRDefault="00754881">
            <w:pPr>
              <w:rPr>
                <w:ins w:id="5144" w:author="XuanWen Chen" w:date="2019-01-02T08:01:00Z"/>
                <w:rFonts w:hAnsi="宋体"/>
              </w:rPr>
            </w:pPr>
          </w:p>
        </w:tc>
      </w:tr>
      <w:tr w:rsidR="00754881" w14:paraId="595C3DCD" w14:textId="77777777" w:rsidTr="00754881">
        <w:trPr>
          <w:ins w:id="514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66D57" w14:textId="77777777" w:rsidR="00754881" w:rsidRDefault="00754881">
            <w:pPr>
              <w:rPr>
                <w:ins w:id="5146" w:author="XuanWen Chen" w:date="2019-01-02T08:01:00Z"/>
                <w:rFonts w:hAnsi="宋体"/>
              </w:rPr>
            </w:pPr>
            <w:ins w:id="514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9B51" w14:textId="77777777" w:rsidR="00754881" w:rsidRDefault="00754881">
            <w:pPr>
              <w:rPr>
                <w:ins w:id="5148" w:author="XuanWen Chen" w:date="2019-01-02T08:01:00Z"/>
                <w:rFonts w:hAnsi="宋体"/>
              </w:rPr>
            </w:pPr>
          </w:p>
        </w:tc>
      </w:tr>
      <w:tr w:rsidR="00754881" w14:paraId="401361CB" w14:textId="77777777" w:rsidTr="00754881">
        <w:trPr>
          <w:ins w:id="514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BD756" w14:textId="77777777" w:rsidR="00754881" w:rsidRDefault="00754881">
            <w:pPr>
              <w:rPr>
                <w:ins w:id="5150" w:author="XuanWen Chen" w:date="2019-01-02T08:01:00Z"/>
                <w:rFonts w:hAnsi="宋体"/>
              </w:rPr>
            </w:pPr>
            <w:ins w:id="5151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0CD5E" w14:textId="77777777" w:rsidR="00754881" w:rsidRDefault="00754881">
            <w:pPr>
              <w:rPr>
                <w:ins w:id="5152" w:author="XuanWen Chen" w:date="2019-01-02T08:01:00Z"/>
                <w:rFonts w:hAnsi="宋体"/>
              </w:rPr>
            </w:pPr>
          </w:p>
        </w:tc>
      </w:tr>
      <w:tr w:rsidR="00754881" w14:paraId="687CDD13" w14:textId="77777777" w:rsidTr="00754881">
        <w:trPr>
          <w:ins w:id="515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B8FFF" w14:textId="77777777" w:rsidR="00754881" w:rsidRDefault="00754881">
            <w:pPr>
              <w:rPr>
                <w:ins w:id="5154" w:author="XuanWen Chen" w:date="2019-01-02T08:01:00Z"/>
                <w:rFonts w:hAnsi="宋体"/>
              </w:rPr>
            </w:pPr>
            <w:ins w:id="5155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0F03" w14:textId="77777777" w:rsidR="00754881" w:rsidRDefault="00754881">
            <w:pPr>
              <w:rPr>
                <w:ins w:id="5156" w:author="XuanWen Chen" w:date="2019-01-02T08:01:00Z"/>
                <w:rFonts w:hAnsi="宋体"/>
              </w:rPr>
            </w:pPr>
          </w:p>
        </w:tc>
      </w:tr>
      <w:tr w:rsidR="00754881" w14:paraId="32AECA20" w14:textId="77777777" w:rsidTr="00754881">
        <w:trPr>
          <w:ins w:id="515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A0CD4" w14:textId="77777777" w:rsidR="00754881" w:rsidRDefault="00754881">
            <w:pPr>
              <w:rPr>
                <w:ins w:id="5158" w:author="XuanWen Chen" w:date="2019-01-02T08:01:00Z"/>
                <w:rFonts w:hAnsi="宋体"/>
              </w:rPr>
            </w:pPr>
            <w:ins w:id="5159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ADC35" w14:textId="77777777" w:rsidR="00754881" w:rsidRDefault="00754881">
            <w:pPr>
              <w:rPr>
                <w:ins w:id="5160" w:author="XuanWen Chen" w:date="2019-01-02T08:01:00Z"/>
                <w:rFonts w:hAnsi="宋体"/>
              </w:rPr>
            </w:pPr>
            <w:ins w:id="5161" w:author="XuanWen Chen" w:date="2019-01-02T08:01:00Z">
              <w:r>
                <w:rPr>
                  <w:rFonts w:hAnsi="宋体" w:hint="eastAsia"/>
                </w:rPr>
                <w:t>已经有保存的帖子草稿</w:t>
              </w:r>
            </w:ins>
          </w:p>
        </w:tc>
      </w:tr>
    </w:tbl>
    <w:p w14:paraId="768D048A" w14:textId="77777777" w:rsidR="00754881" w:rsidRDefault="00754881" w:rsidP="00754881">
      <w:pPr>
        <w:pStyle w:val="4"/>
        <w:rPr>
          <w:ins w:id="5162" w:author="XuanWen Chen" w:date="2019-01-02T08:01:00Z"/>
        </w:rPr>
      </w:pPr>
      <w:ins w:id="5163" w:author="XuanWen Chen" w:date="2019-01-02T08:01:00Z">
        <w:r>
          <w:rPr>
            <w:rFonts w:hint="eastAsia"/>
          </w:rPr>
          <w:t>用户查看社区个人消息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0F3B00E4" w14:textId="77777777" w:rsidTr="00754881">
        <w:trPr>
          <w:ins w:id="516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16F3" w14:textId="77777777" w:rsidR="00754881" w:rsidRDefault="00754881">
            <w:pPr>
              <w:rPr>
                <w:ins w:id="5165" w:author="XuanWen Chen" w:date="2019-01-02T08:01:00Z"/>
                <w:rFonts w:hAnsi="宋体"/>
                <w:b/>
              </w:rPr>
            </w:pPr>
            <w:ins w:id="5166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122A6" w14:textId="77777777" w:rsidR="00754881" w:rsidRDefault="00754881">
            <w:pPr>
              <w:rPr>
                <w:ins w:id="5167" w:author="XuanWen Chen" w:date="2019-01-02T08:01:00Z"/>
                <w:rFonts w:hAnsi="宋体"/>
                <w:b/>
              </w:rPr>
            </w:pPr>
            <w:ins w:id="5168" w:author="XuanWen Chen" w:date="2019-01-02T08:01:00Z">
              <w:r>
                <w:rPr>
                  <w:rFonts w:hAnsi="宋体" w:hint="eastAsia"/>
                  <w:b/>
                </w:rPr>
                <w:t>UC-14：用户查看社区个人消息</w:t>
              </w:r>
            </w:ins>
          </w:p>
        </w:tc>
      </w:tr>
      <w:tr w:rsidR="00754881" w14:paraId="41587C2D" w14:textId="77777777" w:rsidTr="00754881">
        <w:trPr>
          <w:ins w:id="516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DE259" w14:textId="77777777" w:rsidR="00754881" w:rsidRDefault="00754881">
            <w:pPr>
              <w:jc w:val="left"/>
              <w:rPr>
                <w:ins w:id="5170" w:author="XuanWen Chen" w:date="2019-01-02T08:01:00Z"/>
                <w:rFonts w:hAnsi="宋体"/>
              </w:rPr>
            </w:pPr>
            <w:ins w:id="5171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6105" w14:textId="77777777" w:rsidR="00754881" w:rsidRDefault="00754881">
            <w:pPr>
              <w:jc w:val="left"/>
              <w:rPr>
                <w:ins w:id="5172" w:author="XuanWen Chen" w:date="2019-01-02T08:01:00Z"/>
                <w:rFonts w:hAnsi="宋体"/>
              </w:rPr>
            </w:pPr>
            <w:ins w:id="5173" w:author="XuanWen Chen" w:date="2019-01-02T08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0436" w14:textId="77777777" w:rsidR="00754881" w:rsidRDefault="00754881">
            <w:pPr>
              <w:jc w:val="left"/>
              <w:rPr>
                <w:ins w:id="5174" w:author="XuanWen Chen" w:date="2019-01-02T08:01:00Z"/>
                <w:rFonts w:hAnsi="宋体"/>
              </w:rPr>
            </w:pPr>
            <w:ins w:id="5175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26E26" w14:textId="77777777" w:rsidR="00754881" w:rsidRDefault="00754881">
            <w:pPr>
              <w:jc w:val="left"/>
              <w:rPr>
                <w:ins w:id="5176" w:author="XuanWen Chen" w:date="2019-01-02T08:01:00Z"/>
                <w:rFonts w:hAnsi="宋体"/>
              </w:rPr>
            </w:pPr>
            <w:ins w:id="5177" w:author="XuanWen Chen" w:date="2019-01-02T08:01:00Z">
              <w:r>
                <w:rPr>
                  <w:rFonts w:hAnsi="宋体" w:hint="eastAsia"/>
                </w:rPr>
                <w:t>2018/12/21</w:t>
              </w:r>
            </w:ins>
          </w:p>
        </w:tc>
      </w:tr>
      <w:tr w:rsidR="00754881" w14:paraId="3980F276" w14:textId="77777777" w:rsidTr="00754881">
        <w:trPr>
          <w:ins w:id="5178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0920D" w14:textId="77777777" w:rsidR="00754881" w:rsidRDefault="00754881">
            <w:pPr>
              <w:jc w:val="left"/>
              <w:rPr>
                <w:ins w:id="5179" w:author="XuanWen Chen" w:date="2019-01-02T08:01:00Z"/>
                <w:rFonts w:hAnsi="宋体"/>
              </w:rPr>
            </w:pPr>
            <w:ins w:id="5180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F667" w14:textId="77777777" w:rsidR="00754881" w:rsidRDefault="00754881">
            <w:pPr>
              <w:jc w:val="left"/>
              <w:rPr>
                <w:ins w:id="5181" w:author="XuanWen Chen" w:date="2019-01-02T08:01:00Z"/>
                <w:rFonts w:hAnsi="宋体"/>
              </w:rPr>
            </w:pPr>
            <w:ins w:id="5182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CD05" w14:textId="77777777" w:rsidR="00754881" w:rsidRDefault="00754881">
            <w:pPr>
              <w:jc w:val="left"/>
              <w:rPr>
                <w:ins w:id="5183" w:author="XuanWen Chen" w:date="2019-01-02T08:01:00Z"/>
                <w:rFonts w:hAnsi="宋体"/>
              </w:rPr>
            </w:pPr>
            <w:ins w:id="5184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1F8B" w14:textId="77777777" w:rsidR="00754881" w:rsidRDefault="00754881">
            <w:pPr>
              <w:jc w:val="left"/>
              <w:rPr>
                <w:ins w:id="5185" w:author="XuanWen Chen" w:date="2019-01-02T08:01:00Z"/>
                <w:rFonts w:hAnsi="宋体"/>
              </w:rPr>
            </w:pPr>
            <w:ins w:id="5186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5597D552" w14:textId="77777777" w:rsidTr="00754881">
        <w:trPr>
          <w:ins w:id="518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25FFA" w14:textId="77777777" w:rsidR="00754881" w:rsidRDefault="00754881">
            <w:pPr>
              <w:jc w:val="left"/>
              <w:rPr>
                <w:ins w:id="5188" w:author="XuanWen Chen" w:date="2019-01-02T08:01:00Z"/>
                <w:rFonts w:hAnsi="宋体"/>
              </w:rPr>
            </w:pPr>
            <w:ins w:id="5189" w:author="XuanWen Chen" w:date="2019-01-02T08:01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BBC1" w14:textId="77777777" w:rsidR="00754881" w:rsidRDefault="00754881">
            <w:pPr>
              <w:jc w:val="left"/>
              <w:rPr>
                <w:ins w:id="5190" w:author="XuanWen Chen" w:date="2019-01-02T08:01:00Z"/>
                <w:rFonts w:hAnsi="宋体"/>
              </w:rPr>
            </w:pPr>
            <w:ins w:id="5191" w:author="XuanWen Chen" w:date="2019-01-02T08:01:00Z">
              <w:r>
                <w:rPr>
                  <w:rFonts w:hAnsi="宋体" w:hint="eastAsia"/>
                </w:rPr>
                <w:t>教师用户代表</w:t>
              </w:r>
            </w:ins>
          </w:p>
        </w:tc>
      </w:tr>
      <w:tr w:rsidR="00754881" w14:paraId="2D65BBF6" w14:textId="77777777" w:rsidTr="00754881">
        <w:trPr>
          <w:ins w:id="519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8E72" w14:textId="77777777" w:rsidR="00754881" w:rsidRDefault="00754881">
            <w:pPr>
              <w:jc w:val="left"/>
              <w:rPr>
                <w:ins w:id="5193" w:author="XuanWen Chen" w:date="2019-01-02T08:01:00Z"/>
                <w:rFonts w:hAnsi="宋体"/>
              </w:rPr>
            </w:pPr>
            <w:ins w:id="5194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87537" w14:textId="77777777" w:rsidR="00754881" w:rsidRDefault="00754881">
            <w:pPr>
              <w:jc w:val="left"/>
              <w:rPr>
                <w:ins w:id="5195" w:author="XuanWen Chen" w:date="2019-01-02T08:01:00Z"/>
                <w:rFonts w:hAnsi="宋体"/>
              </w:rPr>
            </w:pPr>
            <w:ins w:id="5196" w:author="XuanWen Chen" w:date="2019-01-02T08:01:00Z">
              <w:r>
                <w:rPr>
                  <w:rFonts w:hAnsi="宋体" w:hint="eastAsia"/>
                </w:rPr>
                <w:t>用户收到社区个人消息后查看</w:t>
              </w:r>
            </w:ins>
          </w:p>
        </w:tc>
      </w:tr>
      <w:tr w:rsidR="00754881" w14:paraId="707236CC" w14:textId="77777777" w:rsidTr="00754881">
        <w:trPr>
          <w:ins w:id="519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A54F" w14:textId="77777777" w:rsidR="00754881" w:rsidRDefault="00754881">
            <w:pPr>
              <w:jc w:val="left"/>
              <w:rPr>
                <w:ins w:id="5198" w:author="XuanWen Chen" w:date="2019-01-02T08:01:00Z"/>
                <w:rFonts w:hAnsi="宋体"/>
              </w:rPr>
            </w:pPr>
            <w:ins w:id="5199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A927B" w14:textId="77777777" w:rsidR="00754881" w:rsidRDefault="00754881">
            <w:pPr>
              <w:jc w:val="left"/>
              <w:rPr>
                <w:ins w:id="5200" w:author="XuanWen Chen" w:date="2019-01-02T08:01:00Z"/>
                <w:rFonts w:hAnsi="宋体"/>
              </w:rPr>
            </w:pPr>
            <w:ins w:id="5201" w:author="XuanWen Chen" w:date="2019-01-02T08:01:00Z">
              <w:r>
                <w:rPr>
                  <w:rFonts w:hAnsi="宋体" w:hint="eastAsia"/>
                </w:rPr>
                <w:t>用户需要查看个人消息</w:t>
              </w:r>
            </w:ins>
          </w:p>
        </w:tc>
      </w:tr>
      <w:tr w:rsidR="00754881" w14:paraId="65140FAD" w14:textId="77777777" w:rsidTr="00754881">
        <w:trPr>
          <w:ins w:id="5202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D2033" w14:textId="77777777" w:rsidR="00754881" w:rsidRDefault="00754881">
            <w:pPr>
              <w:rPr>
                <w:ins w:id="5203" w:author="XuanWen Chen" w:date="2019-01-02T08:01:00Z"/>
                <w:rFonts w:hAnsi="宋体"/>
              </w:rPr>
            </w:pPr>
            <w:ins w:id="5204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A8A" w14:textId="77777777" w:rsidR="00754881" w:rsidRDefault="00754881">
            <w:pPr>
              <w:rPr>
                <w:ins w:id="5205" w:author="XuanWen Chen" w:date="2019-01-02T08:01:00Z"/>
                <w:rFonts w:hAnsi="宋体"/>
              </w:rPr>
            </w:pPr>
            <w:ins w:id="5206" w:author="XuanWen Chen" w:date="2019-01-02T08:01:00Z">
              <w:r>
                <w:rPr>
                  <w:rFonts w:hAnsi="宋体" w:hint="eastAsia"/>
                </w:rPr>
                <w:t>PRE-1: 登录系统</w:t>
              </w:r>
            </w:ins>
          </w:p>
          <w:p w14:paraId="61079D31" w14:textId="77777777" w:rsidR="00754881" w:rsidRDefault="00754881">
            <w:pPr>
              <w:rPr>
                <w:ins w:id="5207" w:author="XuanWen Chen" w:date="2019-01-02T08:01:00Z"/>
                <w:rFonts w:hAnsi="宋体"/>
              </w:rPr>
            </w:pPr>
            <w:ins w:id="5208" w:author="XuanWen Chen" w:date="2019-01-02T08:01:00Z">
              <w:r>
                <w:rPr>
                  <w:rFonts w:hAnsi="宋体" w:hint="eastAsia"/>
                </w:rPr>
                <w:t>PRE-2: 进入社区主页</w:t>
              </w:r>
            </w:ins>
          </w:p>
          <w:p w14:paraId="7C265191" w14:textId="77777777" w:rsidR="00754881" w:rsidRDefault="00754881">
            <w:pPr>
              <w:rPr>
                <w:ins w:id="5209" w:author="XuanWen Chen" w:date="2019-01-02T08:01:00Z"/>
                <w:rFonts w:hAnsi="宋体"/>
              </w:rPr>
            </w:pPr>
            <w:ins w:id="5210" w:author="XuanWen Chen" w:date="2019-01-02T08:01:00Z">
              <w:r>
                <w:rPr>
                  <w:rFonts w:hAnsi="宋体" w:hint="eastAsia"/>
                </w:rPr>
                <w:t>PRE-3: 进入个人中心</w:t>
              </w:r>
            </w:ins>
          </w:p>
        </w:tc>
      </w:tr>
      <w:tr w:rsidR="00754881" w14:paraId="4FE39980" w14:textId="77777777" w:rsidTr="00754881">
        <w:trPr>
          <w:ins w:id="521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A3E2F" w14:textId="77777777" w:rsidR="00754881" w:rsidRDefault="00754881">
            <w:pPr>
              <w:rPr>
                <w:ins w:id="5212" w:author="XuanWen Chen" w:date="2019-01-02T08:01:00Z"/>
                <w:rFonts w:hAnsi="宋体"/>
              </w:rPr>
            </w:pPr>
            <w:ins w:id="5213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5EDA" w14:textId="77777777" w:rsidR="00754881" w:rsidRDefault="00754881">
            <w:pPr>
              <w:rPr>
                <w:ins w:id="5214" w:author="XuanWen Chen" w:date="2019-01-02T08:01:00Z"/>
                <w:rFonts w:hAnsi="宋体"/>
              </w:rPr>
            </w:pPr>
          </w:p>
        </w:tc>
      </w:tr>
      <w:tr w:rsidR="00754881" w14:paraId="23E84B55" w14:textId="77777777" w:rsidTr="00754881">
        <w:trPr>
          <w:ins w:id="521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4A834" w14:textId="77777777" w:rsidR="00754881" w:rsidRDefault="00754881">
            <w:pPr>
              <w:rPr>
                <w:ins w:id="5216" w:author="XuanWen Chen" w:date="2019-01-02T08:01:00Z"/>
                <w:rFonts w:hAnsi="宋体"/>
              </w:rPr>
            </w:pPr>
            <w:ins w:id="521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5B187" w14:textId="77777777" w:rsidR="00754881" w:rsidRDefault="00754881">
            <w:pPr>
              <w:rPr>
                <w:ins w:id="5218" w:author="XuanWen Chen" w:date="2019-01-02T08:01:00Z"/>
                <w:rFonts w:hAnsi="宋体"/>
              </w:rPr>
            </w:pPr>
          </w:p>
        </w:tc>
      </w:tr>
      <w:tr w:rsidR="00754881" w14:paraId="7ABB67FA" w14:textId="77777777" w:rsidTr="00754881">
        <w:trPr>
          <w:ins w:id="521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EB3B4" w14:textId="77777777" w:rsidR="00754881" w:rsidRDefault="00754881">
            <w:pPr>
              <w:rPr>
                <w:ins w:id="5220" w:author="XuanWen Chen" w:date="2019-01-02T08:01:00Z"/>
                <w:rFonts w:hAnsi="宋体"/>
              </w:rPr>
            </w:pPr>
            <w:ins w:id="522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C03A" w14:textId="77777777" w:rsidR="00754881" w:rsidRDefault="00754881">
            <w:pPr>
              <w:rPr>
                <w:ins w:id="5222" w:author="XuanWen Chen" w:date="2019-01-02T08:01:00Z"/>
                <w:rFonts w:hAnsi="宋体"/>
              </w:rPr>
            </w:pPr>
            <w:ins w:id="5223" w:author="XuanWen Chen" w:date="2019-01-02T08:01:00Z">
              <w:r>
                <w:rPr>
                  <w:rFonts w:hAnsi="宋体" w:hint="eastAsia"/>
                </w:rPr>
                <w:t>个人信息</w:t>
              </w:r>
            </w:ins>
          </w:p>
        </w:tc>
      </w:tr>
      <w:tr w:rsidR="00754881" w14:paraId="60298F19" w14:textId="77777777" w:rsidTr="00754881">
        <w:trPr>
          <w:ins w:id="5224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EC24" w14:textId="77777777" w:rsidR="00754881" w:rsidRDefault="00754881">
            <w:pPr>
              <w:rPr>
                <w:ins w:id="5225" w:author="XuanWen Chen" w:date="2019-01-02T08:01:00Z"/>
                <w:rFonts w:hAnsi="宋体"/>
              </w:rPr>
            </w:pPr>
            <w:ins w:id="522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E08C" w14:textId="77777777" w:rsidR="00754881" w:rsidRDefault="00754881">
            <w:pPr>
              <w:rPr>
                <w:ins w:id="5227" w:author="XuanWen Chen" w:date="2019-01-02T08:01:00Z"/>
                <w:rFonts w:hAnsi="宋体"/>
              </w:rPr>
            </w:pPr>
            <w:ins w:id="5228" w:author="XuanWen Chen" w:date="2019-01-02T08:01:00Z">
              <w:r>
                <w:rPr>
                  <w:rFonts w:hAnsi="宋体" w:hint="eastAsia"/>
                </w:rPr>
                <w:t>14.0 用户查看个人消息</w:t>
              </w:r>
            </w:ins>
          </w:p>
          <w:p w14:paraId="38160892" w14:textId="77777777" w:rsidR="00754881" w:rsidRDefault="00754881">
            <w:pPr>
              <w:rPr>
                <w:ins w:id="5229" w:author="XuanWen Chen" w:date="2019-01-02T08:01:00Z"/>
                <w:rFonts w:hAnsi="宋体"/>
              </w:rPr>
            </w:pPr>
            <w:ins w:id="5230" w:author="XuanWen Chen" w:date="2019-01-02T08:01:00Z">
              <w:r>
                <w:rPr>
                  <w:rFonts w:hAnsi="宋体" w:hint="eastAsia"/>
                </w:rPr>
                <w:t>1.选择一个消息</w:t>
              </w:r>
            </w:ins>
          </w:p>
          <w:p w14:paraId="40538BDE" w14:textId="77777777" w:rsidR="00754881" w:rsidRDefault="00754881">
            <w:pPr>
              <w:rPr>
                <w:ins w:id="5231" w:author="XuanWen Chen" w:date="2019-01-02T08:01:00Z"/>
                <w:rFonts w:hAnsi="宋体"/>
              </w:rPr>
            </w:pPr>
            <w:ins w:id="5232" w:author="XuanWen Chen" w:date="2019-01-02T08:01:00Z">
              <w:r>
                <w:rPr>
                  <w:rFonts w:hAnsi="宋体" w:hint="eastAsia"/>
                </w:rPr>
                <w:t>2.查看详细内容</w:t>
              </w:r>
            </w:ins>
          </w:p>
        </w:tc>
      </w:tr>
      <w:tr w:rsidR="00754881" w14:paraId="6AD1D01C" w14:textId="77777777" w:rsidTr="00754881">
        <w:trPr>
          <w:trHeight w:val="330"/>
          <w:ins w:id="523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EEA" w14:textId="77777777" w:rsidR="00754881" w:rsidRDefault="00754881">
            <w:pPr>
              <w:rPr>
                <w:ins w:id="5234" w:author="XuanWen Chen" w:date="2019-01-02T08:01:00Z"/>
                <w:rFonts w:hAnsi="宋体"/>
              </w:rPr>
            </w:pPr>
            <w:ins w:id="523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A1203" w14:textId="77777777" w:rsidR="00754881" w:rsidRDefault="00754881">
            <w:pPr>
              <w:rPr>
                <w:ins w:id="5236" w:author="XuanWen Chen" w:date="2019-01-02T08:01:00Z"/>
                <w:rFonts w:hAnsi="宋体"/>
              </w:rPr>
            </w:pPr>
          </w:p>
        </w:tc>
      </w:tr>
      <w:tr w:rsidR="00754881" w14:paraId="7E3CBBAA" w14:textId="77777777" w:rsidTr="00754881">
        <w:trPr>
          <w:ins w:id="523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9A5E8" w14:textId="77777777" w:rsidR="00754881" w:rsidRDefault="00754881">
            <w:pPr>
              <w:rPr>
                <w:ins w:id="5238" w:author="XuanWen Chen" w:date="2019-01-02T08:01:00Z"/>
                <w:rFonts w:hAnsi="宋体"/>
              </w:rPr>
            </w:pPr>
            <w:ins w:id="5239" w:author="XuanWen Chen" w:date="2019-01-02T08:01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E5FC3" w14:textId="77777777" w:rsidR="00754881" w:rsidRDefault="00754881">
            <w:pPr>
              <w:rPr>
                <w:ins w:id="5240" w:author="XuanWen Chen" w:date="2019-01-02T08:01:00Z"/>
                <w:rFonts w:hAnsi="宋体"/>
              </w:rPr>
            </w:pPr>
          </w:p>
        </w:tc>
      </w:tr>
      <w:tr w:rsidR="00754881" w14:paraId="0D68A288" w14:textId="77777777" w:rsidTr="00754881">
        <w:trPr>
          <w:ins w:id="5241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6476" w14:textId="77777777" w:rsidR="00754881" w:rsidRDefault="00754881">
            <w:pPr>
              <w:rPr>
                <w:ins w:id="5242" w:author="XuanWen Chen" w:date="2019-01-02T08:01:00Z"/>
                <w:rFonts w:hAnsi="宋体"/>
              </w:rPr>
            </w:pPr>
            <w:ins w:id="5243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FEE0" w14:textId="77777777" w:rsidR="00754881" w:rsidRDefault="00754881">
            <w:pPr>
              <w:rPr>
                <w:ins w:id="5244" w:author="XuanWen Chen" w:date="2019-01-02T08:01:00Z"/>
                <w:rFonts w:hAnsi="宋体"/>
              </w:rPr>
            </w:pPr>
          </w:p>
        </w:tc>
      </w:tr>
      <w:tr w:rsidR="00754881" w14:paraId="019341F0" w14:textId="77777777" w:rsidTr="00754881">
        <w:trPr>
          <w:ins w:id="5245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F601" w14:textId="77777777" w:rsidR="00754881" w:rsidRDefault="00754881">
            <w:pPr>
              <w:rPr>
                <w:ins w:id="5246" w:author="XuanWen Chen" w:date="2019-01-02T08:01:00Z"/>
                <w:rFonts w:hAnsi="宋体"/>
              </w:rPr>
            </w:pPr>
            <w:ins w:id="524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D397E" w14:textId="77777777" w:rsidR="00754881" w:rsidRDefault="00754881">
            <w:pPr>
              <w:rPr>
                <w:ins w:id="5248" w:author="XuanWen Chen" w:date="2019-01-02T08:01:00Z"/>
                <w:rFonts w:hAnsi="宋体"/>
              </w:rPr>
            </w:pPr>
          </w:p>
        </w:tc>
      </w:tr>
      <w:tr w:rsidR="00754881" w14:paraId="6561230A" w14:textId="77777777" w:rsidTr="00754881">
        <w:trPr>
          <w:ins w:id="5249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5046" w14:textId="77777777" w:rsidR="00754881" w:rsidRDefault="00754881">
            <w:pPr>
              <w:rPr>
                <w:ins w:id="5250" w:author="XuanWen Chen" w:date="2019-01-02T08:01:00Z"/>
                <w:rFonts w:hAnsi="宋体"/>
              </w:rPr>
            </w:pPr>
            <w:ins w:id="5251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54B94" w14:textId="77777777" w:rsidR="00754881" w:rsidRDefault="00754881">
            <w:pPr>
              <w:rPr>
                <w:ins w:id="5252" w:author="XuanWen Chen" w:date="2019-01-02T08:01:00Z"/>
                <w:rFonts w:hAnsi="宋体"/>
              </w:rPr>
            </w:pPr>
          </w:p>
        </w:tc>
      </w:tr>
      <w:tr w:rsidR="00754881" w14:paraId="266A4FA1" w14:textId="77777777" w:rsidTr="00754881">
        <w:trPr>
          <w:ins w:id="5253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A2B5F" w14:textId="77777777" w:rsidR="00754881" w:rsidRDefault="00754881">
            <w:pPr>
              <w:rPr>
                <w:ins w:id="5254" w:author="XuanWen Chen" w:date="2019-01-02T08:01:00Z"/>
                <w:rFonts w:hAnsi="宋体"/>
              </w:rPr>
            </w:pPr>
            <w:ins w:id="5255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EB534" w14:textId="77777777" w:rsidR="00754881" w:rsidRDefault="00754881">
            <w:pPr>
              <w:rPr>
                <w:ins w:id="5256" w:author="XuanWen Chen" w:date="2019-01-02T08:01:00Z"/>
                <w:rFonts w:hAnsi="宋体"/>
              </w:rPr>
            </w:pPr>
          </w:p>
        </w:tc>
      </w:tr>
      <w:tr w:rsidR="00754881" w14:paraId="095E5CBD" w14:textId="77777777" w:rsidTr="00754881">
        <w:trPr>
          <w:ins w:id="5257" w:author="XuanWen Chen" w:date="2019-01-02T08:01:00Z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D8EC2" w14:textId="77777777" w:rsidR="00754881" w:rsidRDefault="00754881">
            <w:pPr>
              <w:rPr>
                <w:ins w:id="5258" w:author="XuanWen Chen" w:date="2019-01-02T08:01:00Z"/>
                <w:rFonts w:hAnsi="宋体"/>
              </w:rPr>
            </w:pPr>
            <w:ins w:id="5259" w:author="XuanWen Chen" w:date="2019-01-02T08:01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A8CF6" w14:textId="77777777" w:rsidR="00754881" w:rsidRDefault="00754881">
            <w:pPr>
              <w:rPr>
                <w:ins w:id="5260" w:author="XuanWen Chen" w:date="2019-01-02T08:01:00Z"/>
                <w:rFonts w:hAnsi="宋体"/>
              </w:rPr>
            </w:pPr>
          </w:p>
        </w:tc>
      </w:tr>
    </w:tbl>
    <w:p w14:paraId="041867F3" w14:textId="77777777" w:rsidR="00754881" w:rsidRDefault="00754881" w:rsidP="00754881">
      <w:pPr>
        <w:pStyle w:val="4"/>
        <w:rPr>
          <w:ins w:id="5261" w:author="XuanWen Chen" w:date="2019-01-02T08:01:00Z"/>
        </w:rPr>
      </w:pPr>
      <w:ins w:id="5262" w:author="XuanWen Chen" w:date="2019-01-02T08:01:00Z">
        <w:r>
          <w:rPr>
            <w:rFonts w:hint="eastAsia"/>
          </w:rPr>
          <w:t>用户发邮件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A2132B4" w14:textId="77777777" w:rsidTr="00754881">
        <w:trPr>
          <w:ins w:id="526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88BFA" w14:textId="77777777" w:rsidR="00754881" w:rsidRDefault="00754881">
            <w:pPr>
              <w:rPr>
                <w:ins w:id="5264" w:author="XuanWen Chen" w:date="2019-01-02T08:01:00Z"/>
              </w:rPr>
            </w:pPr>
            <w:ins w:id="526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C039" w14:textId="77777777" w:rsidR="00754881" w:rsidRDefault="00754881">
            <w:pPr>
              <w:jc w:val="left"/>
              <w:rPr>
                <w:ins w:id="5266" w:author="XuanWen Chen" w:date="2019-01-02T08:01:00Z"/>
                <w:rFonts w:hAnsi="宋体"/>
                <w:b/>
              </w:rPr>
            </w:pPr>
            <w:ins w:id="5267" w:author="XuanWen Chen" w:date="2019-01-02T08:01:00Z">
              <w:r>
                <w:rPr>
                  <w:rFonts w:hAnsi="宋体" w:hint="eastAsia"/>
                  <w:b/>
                </w:rPr>
                <w:t>UC-14：用户发邮件</w:t>
              </w:r>
            </w:ins>
          </w:p>
        </w:tc>
      </w:tr>
      <w:tr w:rsidR="00754881" w14:paraId="1ED55023" w14:textId="77777777" w:rsidTr="00754881">
        <w:trPr>
          <w:ins w:id="526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2816" w14:textId="77777777" w:rsidR="00754881" w:rsidRDefault="00754881">
            <w:pPr>
              <w:rPr>
                <w:ins w:id="5269" w:author="XuanWen Chen" w:date="2019-01-02T08:01:00Z"/>
              </w:rPr>
            </w:pPr>
            <w:ins w:id="527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C835" w14:textId="77777777" w:rsidR="00754881" w:rsidRDefault="00754881">
            <w:pPr>
              <w:jc w:val="left"/>
              <w:rPr>
                <w:ins w:id="5271" w:author="XuanWen Chen" w:date="2019-01-02T08:01:00Z"/>
                <w:rFonts w:hAnsi="宋体"/>
              </w:rPr>
            </w:pPr>
            <w:proofErr w:type="gramStart"/>
            <w:ins w:id="527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E6887" w14:textId="77777777" w:rsidR="00754881" w:rsidRDefault="00754881">
            <w:pPr>
              <w:jc w:val="left"/>
              <w:rPr>
                <w:ins w:id="5273" w:author="XuanWen Chen" w:date="2019-01-02T08:01:00Z"/>
                <w:rFonts w:hAnsi="宋体"/>
              </w:rPr>
            </w:pPr>
            <w:ins w:id="527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CE39F" w14:textId="77777777" w:rsidR="00754881" w:rsidRDefault="00754881">
            <w:pPr>
              <w:jc w:val="left"/>
              <w:rPr>
                <w:ins w:id="5275" w:author="XuanWen Chen" w:date="2019-01-02T08:01:00Z"/>
                <w:rFonts w:hAnsi="宋体"/>
              </w:rPr>
            </w:pPr>
            <w:ins w:id="527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16E17BDF" w14:textId="77777777" w:rsidTr="00754881">
        <w:trPr>
          <w:ins w:id="527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00E7A" w14:textId="77777777" w:rsidR="00754881" w:rsidRDefault="00754881">
            <w:pPr>
              <w:rPr>
                <w:ins w:id="5278" w:author="XuanWen Chen" w:date="2019-01-02T08:01:00Z"/>
              </w:rPr>
            </w:pPr>
            <w:ins w:id="527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4E42" w14:textId="77777777" w:rsidR="00754881" w:rsidRDefault="00754881">
            <w:pPr>
              <w:jc w:val="left"/>
              <w:rPr>
                <w:ins w:id="5280" w:author="XuanWen Chen" w:date="2019-01-02T08:01:00Z"/>
                <w:rFonts w:hAnsi="宋体"/>
              </w:rPr>
            </w:pPr>
            <w:ins w:id="528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4890" w14:textId="77777777" w:rsidR="00754881" w:rsidRDefault="00754881">
            <w:pPr>
              <w:jc w:val="left"/>
              <w:rPr>
                <w:ins w:id="5282" w:author="XuanWen Chen" w:date="2019-01-02T08:01:00Z"/>
                <w:rFonts w:hAnsi="宋体"/>
              </w:rPr>
            </w:pPr>
            <w:ins w:id="528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FAFA0" w14:textId="77777777" w:rsidR="00754881" w:rsidRDefault="00754881">
            <w:pPr>
              <w:jc w:val="left"/>
              <w:rPr>
                <w:ins w:id="5284" w:author="XuanWen Chen" w:date="2019-01-02T08:01:00Z"/>
                <w:rFonts w:hAnsi="宋体"/>
              </w:rPr>
            </w:pPr>
            <w:ins w:id="528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AC59EFE" w14:textId="77777777" w:rsidTr="00754881">
        <w:trPr>
          <w:ins w:id="528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9DF52" w14:textId="77777777" w:rsidR="00754881" w:rsidRDefault="00754881">
            <w:pPr>
              <w:rPr>
                <w:ins w:id="5287" w:author="XuanWen Chen" w:date="2019-01-02T08:01:00Z"/>
              </w:rPr>
            </w:pPr>
            <w:ins w:id="528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274E" w14:textId="77777777" w:rsidR="00754881" w:rsidRDefault="00754881">
            <w:pPr>
              <w:jc w:val="left"/>
              <w:rPr>
                <w:ins w:id="5289" w:author="XuanWen Chen" w:date="2019-01-02T08:01:00Z"/>
                <w:rFonts w:hAnsi="宋体"/>
              </w:rPr>
            </w:pPr>
            <w:ins w:id="5290" w:author="XuanWen Chen" w:date="2019-01-02T08:01:00Z">
              <w:r>
                <w:rPr>
                  <w:rFonts w:hAnsi="宋体" w:hint="eastAsia"/>
                </w:rPr>
                <w:t>用户发送站内邮件</w:t>
              </w:r>
            </w:ins>
          </w:p>
        </w:tc>
      </w:tr>
      <w:tr w:rsidR="00754881" w14:paraId="0174F135" w14:textId="77777777" w:rsidTr="00754881">
        <w:trPr>
          <w:ins w:id="529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1774D" w14:textId="77777777" w:rsidR="00754881" w:rsidRDefault="00754881">
            <w:pPr>
              <w:rPr>
                <w:ins w:id="5292" w:author="XuanWen Chen" w:date="2019-01-02T08:01:00Z"/>
              </w:rPr>
            </w:pPr>
            <w:ins w:id="529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96B9" w14:textId="77777777" w:rsidR="00754881" w:rsidRDefault="00754881">
            <w:pPr>
              <w:jc w:val="left"/>
              <w:rPr>
                <w:ins w:id="5294" w:author="XuanWen Chen" w:date="2019-01-02T08:01:00Z"/>
                <w:rFonts w:hAnsi="宋体"/>
              </w:rPr>
            </w:pPr>
            <w:ins w:id="5295" w:author="XuanWen Chen" w:date="2019-01-02T08:01:00Z">
              <w:r>
                <w:rPr>
                  <w:rFonts w:hAnsi="宋体" w:hint="eastAsia"/>
                </w:rPr>
                <w:t>用户需要发送邮件</w:t>
              </w:r>
            </w:ins>
          </w:p>
        </w:tc>
      </w:tr>
      <w:tr w:rsidR="00754881" w14:paraId="32F82DC2" w14:textId="77777777" w:rsidTr="00754881">
        <w:trPr>
          <w:ins w:id="5296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621FE" w14:textId="77777777" w:rsidR="00754881" w:rsidRDefault="00754881">
            <w:pPr>
              <w:rPr>
                <w:ins w:id="5297" w:author="XuanWen Chen" w:date="2019-01-02T08:01:00Z"/>
              </w:rPr>
            </w:pPr>
            <w:ins w:id="529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FFC4" w14:textId="77777777" w:rsidR="00754881" w:rsidRDefault="00754881">
            <w:pPr>
              <w:rPr>
                <w:ins w:id="5299" w:author="XuanWen Chen" w:date="2019-01-02T08:01:00Z"/>
              </w:rPr>
            </w:pPr>
            <w:ins w:id="5300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75FAD632" w14:textId="77777777" w:rsidR="00754881" w:rsidRDefault="00754881">
            <w:pPr>
              <w:rPr>
                <w:ins w:id="5301" w:author="XuanWen Chen" w:date="2019-01-02T08:01:00Z"/>
              </w:rPr>
            </w:pPr>
            <w:ins w:id="5302" w:author="XuanWen Chen" w:date="2019-01-02T08:01:00Z">
              <w:r>
                <w:rPr>
                  <w:rFonts w:hint="eastAsia"/>
                </w:rPr>
                <w:t>PRE-2:  用户有邮件访问权限</w:t>
              </w:r>
            </w:ins>
          </w:p>
        </w:tc>
      </w:tr>
      <w:tr w:rsidR="00754881" w14:paraId="6A88C20B" w14:textId="77777777" w:rsidTr="00754881">
        <w:trPr>
          <w:ins w:id="530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2D09" w14:textId="77777777" w:rsidR="00754881" w:rsidRDefault="00754881">
            <w:pPr>
              <w:rPr>
                <w:ins w:id="5304" w:author="XuanWen Chen" w:date="2019-01-02T08:01:00Z"/>
              </w:rPr>
            </w:pPr>
            <w:ins w:id="530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CAFFF" w14:textId="77777777" w:rsidR="00754881" w:rsidRDefault="00754881">
            <w:pPr>
              <w:rPr>
                <w:ins w:id="5306" w:author="XuanWen Chen" w:date="2019-01-02T08:01:00Z"/>
              </w:rPr>
            </w:pPr>
            <w:ins w:id="5307" w:author="XuanWen Chen" w:date="2019-01-02T08:01:00Z">
              <w:r>
                <w:rPr>
                  <w:rFonts w:hAnsi="宋体" w:hint="eastAsia"/>
                </w:rPr>
                <w:t>POST-1:邮件被发送</w:t>
              </w:r>
            </w:ins>
          </w:p>
        </w:tc>
      </w:tr>
      <w:tr w:rsidR="00754881" w14:paraId="5003F99A" w14:textId="77777777" w:rsidTr="00754881">
        <w:trPr>
          <w:ins w:id="530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1C4E" w14:textId="77777777" w:rsidR="00754881" w:rsidRDefault="00754881">
            <w:pPr>
              <w:rPr>
                <w:ins w:id="5309" w:author="XuanWen Chen" w:date="2019-01-02T08:01:00Z"/>
                <w:rFonts w:hAnsi="宋体"/>
              </w:rPr>
            </w:pPr>
            <w:ins w:id="5310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F9CEC" w14:textId="77777777" w:rsidR="00754881" w:rsidRDefault="00754881">
            <w:pPr>
              <w:rPr>
                <w:ins w:id="5311" w:author="XuanWen Chen" w:date="2019-01-02T08:01:00Z"/>
                <w:rFonts w:hAnsi="宋体"/>
              </w:rPr>
            </w:pPr>
            <w:ins w:id="5312" w:author="XuanWen Chen" w:date="2019-01-02T08:01:00Z">
              <w:r>
                <w:rPr>
                  <w:rFonts w:hAnsi="宋体" w:hint="eastAsia"/>
                </w:rPr>
                <w:t>邮件信息</w:t>
              </w:r>
            </w:ins>
          </w:p>
        </w:tc>
      </w:tr>
      <w:tr w:rsidR="00754881" w14:paraId="1E1F0AFA" w14:textId="77777777" w:rsidTr="00754881">
        <w:trPr>
          <w:ins w:id="531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6A21" w14:textId="77777777" w:rsidR="00754881" w:rsidRDefault="00754881">
            <w:pPr>
              <w:rPr>
                <w:ins w:id="5314" w:author="XuanWen Chen" w:date="2019-01-02T08:01:00Z"/>
                <w:rFonts w:hAnsi="宋体"/>
              </w:rPr>
            </w:pPr>
            <w:ins w:id="5315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3E04" w14:textId="77777777" w:rsidR="00754881" w:rsidRDefault="00754881">
            <w:pPr>
              <w:rPr>
                <w:ins w:id="5316" w:author="XuanWen Chen" w:date="2019-01-02T08:01:00Z"/>
                <w:rFonts w:hAnsi="宋体"/>
              </w:rPr>
            </w:pPr>
            <w:ins w:id="5317" w:author="XuanWen Chen" w:date="2019-01-02T08:01:00Z">
              <w:r>
                <w:rPr>
                  <w:rFonts w:hAnsi="宋体" w:hint="eastAsia"/>
                </w:rPr>
                <w:t>邮件</w:t>
              </w:r>
            </w:ins>
          </w:p>
        </w:tc>
      </w:tr>
      <w:tr w:rsidR="00754881" w14:paraId="067E7507" w14:textId="77777777" w:rsidTr="00754881">
        <w:trPr>
          <w:ins w:id="5318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4E566" w14:textId="77777777" w:rsidR="00754881" w:rsidRDefault="00754881">
            <w:pPr>
              <w:rPr>
                <w:ins w:id="5319" w:author="XuanWen Chen" w:date="2019-01-02T08:01:00Z"/>
              </w:rPr>
            </w:pPr>
            <w:ins w:id="5320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145F4" w14:textId="77777777" w:rsidR="00754881" w:rsidRDefault="00754881">
            <w:pPr>
              <w:jc w:val="left"/>
              <w:rPr>
                <w:ins w:id="5321" w:author="XuanWen Chen" w:date="2019-01-02T08:01:00Z"/>
                <w:rFonts w:hAnsi="宋体"/>
              </w:rPr>
            </w:pPr>
            <w:ins w:id="5322" w:author="XuanWen Chen" w:date="2019-01-02T08:01:00Z">
              <w:r>
                <w:rPr>
                  <w:rFonts w:hAnsi="宋体" w:hint="eastAsia"/>
                </w:rPr>
                <w:t>1．用户进入我的消息</w:t>
              </w:r>
            </w:ins>
          </w:p>
          <w:p w14:paraId="26B5A1EB" w14:textId="77777777" w:rsidR="00754881" w:rsidRDefault="00754881">
            <w:pPr>
              <w:jc w:val="left"/>
              <w:rPr>
                <w:ins w:id="5323" w:author="XuanWen Chen" w:date="2019-01-02T08:01:00Z"/>
                <w:rFonts w:hAnsi="宋体"/>
              </w:rPr>
            </w:pPr>
            <w:ins w:id="5324" w:author="XuanWen Chen" w:date="2019-01-02T08:01:00Z">
              <w:r>
                <w:rPr>
                  <w:rFonts w:hAnsi="宋体" w:hint="eastAsia"/>
                </w:rPr>
                <w:t>2．进入站内邮箱</w:t>
              </w:r>
            </w:ins>
          </w:p>
          <w:p w14:paraId="21118D03" w14:textId="77777777" w:rsidR="00754881" w:rsidRDefault="00754881">
            <w:pPr>
              <w:jc w:val="left"/>
              <w:rPr>
                <w:ins w:id="5325" w:author="XuanWen Chen" w:date="2019-01-02T08:01:00Z"/>
                <w:rFonts w:hAnsi="宋体"/>
              </w:rPr>
            </w:pPr>
            <w:ins w:id="5326" w:author="XuanWen Chen" w:date="2019-01-02T08:01:00Z">
              <w:r>
                <w:rPr>
                  <w:rFonts w:hAnsi="宋体" w:hint="eastAsia"/>
                </w:rPr>
                <w:t>3．点击发信，填写必要的信息（收件人，主题，内容）</w:t>
              </w:r>
            </w:ins>
          </w:p>
          <w:p w14:paraId="395B815C" w14:textId="77777777" w:rsidR="00754881" w:rsidRDefault="00754881">
            <w:pPr>
              <w:jc w:val="left"/>
              <w:rPr>
                <w:ins w:id="5327" w:author="XuanWen Chen" w:date="2019-01-02T08:01:00Z"/>
                <w:rFonts w:hAnsi="宋体"/>
              </w:rPr>
            </w:pPr>
            <w:ins w:id="5328" w:author="XuanWen Chen" w:date="2019-01-02T08:01:00Z">
              <w:r>
                <w:rPr>
                  <w:rFonts w:hAnsi="宋体" w:hint="eastAsia"/>
                </w:rPr>
                <w:t>4．点击确认发送。</w:t>
              </w:r>
            </w:ins>
          </w:p>
        </w:tc>
      </w:tr>
      <w:tr w:rsidR="00754881" w14:paraId="375C167F" w14:textId="77777777" w:rsidTr="00754881">
        <w:trPr>
          <w:ins w:id="5329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C2F69" w14:textId="77777777" w:rsidR="00754881" w:rsidRDefault="00754881">
            <w:pPr>
              <w:rPr>
                <w:ins w:id="5330" w:author="XuanWen Chen" w:date="2019-01-02T08:01:00Z"/>
                <w:rFonts w:hAnsi="宋体"/>
              </w:rPr>
            </w:pPr>
            <w:ins w:id="5331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ACE1" w14:textId="77777777" w:rsidR="00754881" w:rsidRDefault="00754881">
            <w:pPr>
              <w:jc w:val="left"/>
              <w:rPr>
                <w:ins w:id="5332" w:author="XuanWen Chen" w:date="2019-01-02T08:01:00Z"/>
                <w:rFonts w:hAnsi="宋体"/>
              </w:rPr>
            </w:pPr>
          </w:p>
        </w:tc>
      </w:tr>
      <w:tr w:rsidR="00754881" w14:paraId="7F0A679E" w14:textId="77777777" w:rsidTr="00754881">
        <w:trPr>
          <w:ins w:id="5333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7C90C" w14:textId="77777777" w:rsidR="00754881" w:rsidRDefault="00754881">
            <w:pPr>
              <w:rPr>
                <w:ins w:id="5334" w:author="XuanWen Chen" w:date="2019-01-02T08:01:00Z"/>
                <w:rFonts w:hAnsi="宋体"/>
              </w:rPr>
            </w:pPr>
            <w:ins w:id="5335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8B312" w14:textId="77777777" w:rsidR="00754881" w:rsidRDefault="00754881">
            <w:pPr>
              <w:jc w:val="left"/>
              <w:rPr>
                <w:ins w:id="5336" w:author="XuanWen Chen" w:date="2019-01-02T08:01:00Z"/>
                <w:rFonts w:hAnsi="宋体"/>
              </w:rPr>
            </w:pPr>
          </w:p>
        </w:tc>
      </w:tr>
      <w:tr w:rsidR="00754881" w14:paraId="1367ADD3" w14:textId="77777777" w:rsidTr="00754881">
        <w:trPr>
          <w:ins w:id="533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0D70" w14:textId="77777777" w:rsidR="00754881" w:rsidRDefault="00754881">
            <w:pPr>
              <w:rPr>
                <w:ins w:id="5338" w:author="XuanWen Chen" w:date="2019-01-02T08:01:00Z"/>
                <w:rFonts w:hAnsi="宋体"/>
              </w:rPr>
            </w:pPr>
            <w:ins w:id="5339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E510A" w14:textId="77777777" w:rsidR="00754881" w:rsidRDefault="00754881">
            <w:pPr>
              <w:jc w:val="left"/>
              <w:rPr>
                <w:ins w:id="5340" w:author="XuanWen Chen" w:date="2019-01-02T08:01:00Z"/>
                <w:rFonts w:hAnsi="宋体"/>
              </w:rPr>
            </w:pPr>
            <w:ins w:id="5341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4EEA9141" w14:textId="77777777" w:rsidTr="00754881">
        <w:trPr>
          <w:ins w:id="5342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42C2E" w14:textId="77777777" w:rsidR="00754881" w:rsidRDefault="00754881">
            <w:pPr>
              <w:rPr>
                <w:ins w:id="5343" w:author="XuanWen Chen" w:date="2019-01-02T08:01:00Z"/>
                <w:rFonts w:hAnsi="宋体"/>
              </w:rPr>
            </w:pPr>
            <w:ins w:id="5344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A0D9" w14:textId="77777777" w:rsidR="00754881" w:rsidRDefault="00754881">
            <w:pPr>
              <w:jc w:val="left"/>
              <w:rPr>
                <w:ins w:id="5345" w:author="XuanWen Chen" w:date="2019-01-02T08:01:00Z"/>
                <w:rFonts w:hAnsi="宋体"/>
              </w:rPr>
            </w:pPr>
            <w:ins w:id="5346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3D69C73F" w14:textId="77777777" w:rsidTr="00754881">
        <w:trPr>
          <w:ins w:id="5347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33E16" w14:textId="77777777" w:rsidR="00754881" w:rsidRDefault="00754881">
            <w:pPr>
              <w:rPr>
                <w:ins w:id="5348" w:author="XuanWen Chen" w:date="2019-01-02T08:01:00Z"/>
                <w:rFonts w:hAnsi="宋体"/>
              </w:rPr>
            </w:pPr>
            <w:ins w:id="5349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92CF" w14:textId="77777777" w:rsidR="00754881" w:rsidRDefault="00754881">
            <w:pPr>
              <w:jc w:val="left"/>
              <w:rPr>
                <w:ins w:id="5350" w:author="XuanWen Chen" w:date="2019-01-02T08:01:00Z"/>
                <w:rFonts w:hAnsi="宋体"/>
              </w:rPr>
            </w:pPr>
          </w:p>
        </w:tc>
      </w:tr>
      <w:tr w:rsidR="00754881" w14:paraId="031B4D5A" w14:textId="77777777" w:rsidTr="00754881">
        <w:trPr>
          <w:ins w:id="5351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D90A2" w14:textId="77777777" w:rsidR="00754881" w:rsidRDefault="00754881">
            <w:pPr>
              <w:rPr>
                <w:ins w:id="5352" w:author="XuanWen Chen" w:date="2019-01-02T08:01:00Z"/>
                <w:rFonts w:hAnsi="宋体"/>
              </w:rPr>
            </w:pPr>
            <w:ins w:id="5353" w:author="XuanWen Chen" w:date="2019-01-02T08:01:00Z">
              <w:r>
                <w:rPr>
                  <w:rFonts w:hAnsi="宋体" w:hint="eastAsia"/>
                </w:rPr>
                <w:lastRenderedPageBreak/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25B0A" w14:textId="77777777" w:rsidR="00754881" w:rsidRDefault="00754881">
            <w:pPr>
              <w:jc w:val="left"/>
              <w:rPr>
                <w:ins w:id="5354" w:author="XuanWen Chen" w:date="2019-01-02T08:01:00Z"/>
                <w:rFonts w:hAnsi="宋体"/>
              </w:rPr>
            </w:pPr>
          </w:p>
        </w:tc>
      </w:tr>
      <w:tr w:rsidR="00754881" w14:paraId="785F3533" w14:textId="77777777" w:rsidTr="00754881">
        <w:trPr>
          <w:ins w:id="5355" w:author="XuanWen Chen" w:date="2019-01-02T08:01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2A72" w14:textId="77777777" w:rsidR="00754881" w:rsidRDefault="00754881">
            <w:pPr>
              <w:rPr>
                <w:ins w:id="5356" w:author="XuanWen Chen" w:date="2019-01-02T08:01:00Z"/>
              </w:rPr>
            </w:pPr>
            <w:ins w:id="5357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02C75" w14:textId="77777777" w:rsidR="00754881" w:rsidRDefault="00754881">
            <w:pPr>
              <w:rPr>
                <w:ins w:id="5358" w:author="XuanWen Chen" w:date="2019-01-02T08:01:00Z"/>
              </w:rPr>
            </w:pPr>
          </w:p>
          <w:p w14:paraId="6D267B90" w14:textId="77777777" w:rsidR="00754881" w:rsidRDefault="00754881">
            <w:pPr>
              <w:rPr>
                <w:ins w:id="5359" w:author="XuanWen Chen" w:date="2019-01-02T08:01:00Z"/>
              </w:rPr>
            </w:pPr>
          </w:p>
        </w:tc>
      </w:tr>
    </w:tbl>
    <w:p w14:paraId="7788E953" w14:textId="77777777" w:rsidR="00754881" w:rsidRDefault="00754881" w:rsidP="00754881">
      <w:pPr>
        <w:rPr>
          <w:ins w:id="5360" w:author="XuanWen Chen" w:date="2019-01-02T08:01:00Z"/>
        </w:rPr>
      </w:pPr>
    </w:p>
    <w:p w14:paraId="5A6C0279" w14:textId="77777777" w:rsidR="00754881" w:rsidRDefault="00754881" w:rsidP="00754881">
      <w:pPr>
        <w:pStyle w:val="4"/>
        <w:rPr>
          <w:ins w:id="5361" w:author="XuanWen Chen" w:date="2019-01-02T08:01:00Z"/>
        </w:rPr>
      </w:pPr>
      <w:ins w:id="5362" w:author="XuanWen Chen" w:date="2019-01-02T08:01:00Z">
        <w:r>
          <w:rPr>
            <w:rFonts w:hint="eastAsia"/>
          </w:rPr>
          <w:t>用户查看收件箱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18213553" w14:textId="77777777" w:rsidTr="00754881">
        <w:trPr>
          <w:ins w:id="536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B664" w14:textId="77777777" w:rsidR="00754881" w:rsidRDefault="00754881">
            <w:pPr>
              <w:rPr>
                <w:ins w:id="5364" w:author="XuanWen Chen" w:date="2019-01-02T08:01:00Z"/>
              </w:rPr>
            </w:pPr>
            <w:ins w:id="536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D23BF" w14:textId="77777777" w:rsidR="00754881" w:rsidRDefault="00754881">
            <w:pPr>
              <w:jc w:val="left"/>
              <w:rPr>
                <w:ins w:id="5366" w:author="XuanWen Chen" w:date="2019-01-02T08:01:00Z"/>
                <w:rFonts w:hAnsi="宋体"/>
                <w:b/>
              </w:rPr>
            </w:pPr>
            <w:ins w:id="5367" w:author="XuanWen Chen" w:date="2019-01-02T08:01:00Z">
              <w:r>
                <w:rPr>
                  <w:rFonts w:hAnsi="宋体" w:hint="eastAsia"/>
                  <w:b/>
                </w:rPr>
                <w:t>UC-14：用户查看收件箱</w:t>
              </w:r>
            </w:ins>
          </w:p>
        </w:tc>
      </w:tr>
      <w:tr w:rsidR="00754881" w14:paraId="5015F856" w14:textId="77777777" w:rsidTr="00754881">
        <w:trPr>
          <w:ins w:id="536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769F3" w14:textId="77777777" w:rsidR="00754881" w:rsidRDefault="00754881">
            <w:pPr>
              <w:rPr>
                <w:ins w:id="5369" w:author="XuanWen Chen" w:date="2019-01-02T08:01:00Z"/>
              </w:rPr>
            </w:pPr>
            <w:ins w:id="537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85CFB" w14:textId="77777777" w:rsidR="00754881" w:rsidRDefault="00754881">
            <w:pPr>
              <w:jc w:val="left"/>
              <w:rPr>
                <w:ins w:id="5371" w:author="XuanWen Chen" w:date="2019-01-02T08:01:00Z"/>
                <w:rFonts w:hAnsi="宋体"/>
              </w:rPr>
            </w:pPr>
            <w:proofErr w:type="gramStart"/>
            <w:ins w:id="537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CA86" w14:textId="77777777" w:rsidR="00754881" w:rsidRDefault="00754881">
            <w:pPr>
              <w:jc w:val="left"/>
              <w:rPr>
                <w:ins w:id="5373" w:author="XuanWen Chen" w:date="2019-01-02T08:01:00Z"/>
                <w:rFonts w:hAnsi="宋体"/>
              </w:rPr>
            </w:pPr>
            <w:ins w:id="537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D3925" w14:textId="77777777" w:rsidR="00754881" w:rsidRDefault="00754881">
            <w:pPr>
              <w:jc w:val="left"/>
              <w:rPr>
                <w:ins w:id="5375" w:author="XuanWen Chen" w:date="2019-01-02T08:01:00Z"/>
                <w:rFonts w:hAnsi="宋体"/>
              </w:rPr>
            </w:pPr>
            <w:ins w:id="537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451AC50B" w14:textId="77777777" w:rsidTr="00754881">
        <w:trPr>
          <w:ins w:id="537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4E869" w14:textId="77777777" w:rsidR="00754881" w:rsidRDefault="00754881">
            <w:pPr>
              <w:rPr>
                <w:ins w:id="5378" w:author="XuanWen Chen" w:date="2019-01-02T08:01:00Z"/>
              </w:rPr>
            </w:pPr>
            <w:ins w:id="5379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F6EF" w14:textId="77777777" w:rsidR="00754881" w:rsidRDefault="00754881">
            <w:pPr>
              <w:jc w:val="left"/>
              <w:rPr>
                <w:ins w:id="5380" w:author="XuanWen Chen" w:date="2019-01-02T08:01:00Z"/>
                <w:rFonts w:hAnsi="宋体"/>
              </w:rPr>
            </w:pPr>
            <w:ins w:id="5381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1327" w14:textId="77777777" w:rsidR="00754881" w:rsidRDefault="00754881">
            <w:pPr>
              <w:jc w:val="left"/>
              <w:rPr>
                <w:ins w:id="5382" w:author="XuanWen Chen" w:date="2019-01-02T08:01:00Z"/>
                <w:rFonts w:hAnsi="宋体"/>
              </w:rPr>
            </w:pPr>
            <w:ins w:id="538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A153" w14:textId="77777777" w:rsidR="00754881" w:rsidRDefault="00754881">
            <w:pPr>
              <w:jc w:val="left"/>
              <w:rPr>
                <w:ins w:id="5384" w:author="XuanWen Chen" w:date="2019-01-02T08:01:00Z"/>
                <w:rFonts w:hAnsi="宋体"/>
              </w:rPr>
            </w:pPr>
            <w:ins w:id="538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0C3694A" w14:textId="77777777" w:rsidTr="00754881">
        <w:trPr>
          <w:ins w:id="538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6134F" w14:textId="77777777" w:rsidR="00754881" w:rsidRDefault="00754881">
            <w:pPr>
              <w:rPr>
                <w:ins w:id="5387" w:author="XuanWen Chen" w:date="2019-01-02T08:01:00Z"/>
              </w:rPr>
            </w:pPr>
            <w:ins w:id="538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8F26" w14:textId="77777777" w:rsidR="00754881" w:rsidRDefault="00754881">
            <w:pPr>
              <w:jc w:val="left"/>
              <w:rPr>
                <w:ins w:id="5389" w:author="XuanWen Chen" w:date="2019-01-02T08:01:00Z"/>
                <w:rFonts w:hAnsi="宋体"/>
              </w:rPr>
            </w:pPr>
            <w:ins w:id="5390" w:author="XuanWen Chen" w:date="2019-01-02T08:01:00Z">
              <w:r>
                <w:rPr>
                  <w:rFonts w:hAnsi="宋体" w:hint="eastAsia"/>
                </w:rPr>
                <w:t>用户查看收件箱</w:t>
              </w:r>
            </w:ins>
          </w:p>
        </w:tc>
      </w:tr>
      <w:tr w:rsidR="00754881" w14:paraId="76F95308" w14:textId="77777777" w:rsidTr="00754881">
        <w:trPr>
          <w:ins w:id="539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1678" w14:textId="77777777" w:rsidR="00754881" w:rsidRDefault="00754881">
            <w:pPr>
              <w:rPr>
                <w:ins w:id="5392" w:author="XuanWen Chen" w:date="2019-01-02T08:01:00Z"/>
              </w:rPr>
            </w:pPr>
            <w:ins w:id="539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9EA95" w14:textId="77777777" w:rsidR="00754881" w:rsidRDefault="00754881">
            <w:pPr>
              <w:jc w:val="left"/>
              <w:rPr>
                <w:ins w:id="5394" w:author="XuanWen Chen" w:date="2019-01-02T08:01:00Z"/>
                <w:rFonts w:hAnsi="宋体"/>
              </w:rPr>
            </w:pPr>
            <w:ins w:id="5395" w:author="XuanWen Chen" w:date="2019-01-02T08:01:00Z">
              <w:r>
                <w:rPr>
                  <w:rFonts w:hAnsi="宋体" w:hint="eastAsia"/>
                </w:rPr>
                <w:t>用户想查看所有邮件</w:t>
              </w:r>
            </w:ins>
          </w:p>
        </w:tc>
      </w:tr>
      <w:tr w:rsidR="00754881" w14:paraId="39A7CCCA" w14:textId="77777777" w:rsidTr="00754881">
        <w:trPr>
          <w:ins w:id="539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523D" w14:textId="77777777" w:rsidR="00754881" w:rsidRDefault="00754881">
            <w:pPr>
              <w:rPr>
                <w:ins w:id="5397" w:author="XuanWen Chen" w:date="2019-01-02T08:01:00Z"/>
              </w:rPr>
            </w:pPr>
            <w:ins w:id="539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6E392" w14:textId="77777777" w:rsidR="00754881" w:rsidRDefault="00754881">
            <w:pPr>
              <w:rPr>
                <w:ins w:id="5399" w:author="XuanWen Chen" w:date="2019-01-02T08:01:00Z"/>
              </w:rPr>
            </w:pPr>
            <w:ins w:id="5400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07754A15" w14:textId="77777777" w:rsidR="00754881" w:rsidRDefault="00754881">
            <w:pPr>
              <w:rPr>
                <w:ins w:id="5401" w:author="XuanWen Chen" w:date="2019-01-02T08:01:00Z"/>
              </w:rPr>
            </w:pPr>
            <w:ins w:id="5402" w:author="XuanWen Chen" w:date="2019-01-02T08:01:00Z">
              <w:r>
                <w:rPr>
                  <w:rFonts w:hint="eastAsia"/>
                </w:rPr>
                <w:t>PRE-2:  用户有邮件访问权限</w:t>
              </w:r>
            </w:ins>
          </w:p>
        </w:tc>
      </w:tr>
      <w:tr w:rsidR="00754881" w14:paraId="063BEB0F" w14:textId="77777777" w:rsidTr="00754881">
        <w:trPr>
          <w:ins w:id="540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82DF5" w14:textId="77777777" w:rsidR="00754881" w:rsidRDefault="00754881">
            <w:pPr>
              <w:rPr>
                <w:ins w:id="5404" w:author="XuanWen Chen" w:date="2019-01-02T08:01:00Z"/>
              </w:rPr>
            </w:pPr>
            <w:ins w:id="5405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0245" w14:textId="77777777" w:rsidR="00754881" w:rsidRDefault="00754881">
            <w:pPr>
              <w:rPr>
                <w:ins w:id="5406" w:author="XuanWen Chen" w:date="2019-01-02T08:01:00Z"/>
              </w:rPr>
            </w:pPr>
          </w:p>
        </w:tc>
      </w:tr>
      <w:tr w:rsidR="00754881" w14:paraId="48AEB289" w14:textId="77777777" w:rsidTr="00754881">
        <w:trPr>
          <w:ins w:id="540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57B2" w14:textId="77777777" w:rsidR="00754881" w:rsidRDefault="00754881">
            <w:pPr>
              <w:rPr>
                <w:ins w:id="5408" w:author="XuanWen Chen" w:date="2019-01-02T08:01:00Z"/>
                <w:rFonts w:hAnsi="宋体"/>
              </w:rPr>
            </w:pPr>
            <w:ins w:id="5409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18D0" w14:textId="77777777" w:rsidR="00754881" w:rsidRDefault="00754881">
            <w:pPr>
              <w:rPr>
                <w:ins w:id="5410" w:author="XuanWen Chen" w:date="2019-01-02T08:01:00Z"/>
              </w:rPr>
            </w:pPr>
          </w:p>
        </w:tc>
      </w:tr>
      <w:tr w:rsidR="00754881" w14:paraId="573AF936" w14:textId="77777777" w:rsidTr="00754881">
        <w:trPr>
          <w:ins w:id="541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1CD7" w14:textId="77777777" w:rsidR="00754881" w:rsidRDefault="00754881">
            <w:pPr>
              <w:rPr>
                <w:ins w:id="5412" w:author="XuanWen Chen" w:date="2019-01-02T08:01:00Z"/>
                <w:rFonts w:hAnsi="宋体"/>
              </w:rPr>
            </w:pPr>
            <w:ins w:id="5413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5399" w14:textId="77777777" w:rsidR="00754881" w:rsidRDefault="00754881">
            <w:pPr>
              <w:rPr>
                <w:ins w:id="5414" w:author="XuanWen Chen" w:date="2019-01-02T08:01:00Z"/>
              </w:rPr>
            </w:pPr>
            <w:ins w:id="5415" w:author="XuanWen Chen" w:date="2019-01-02T08:01:00Z">
              <w:r>
                <w:rPr>
                  <w:rFonts w:hint="eastAsia"/>
                </w:rPr>
                <w:t>邮件列表</w:t>
              </w:r>
            </w:ins>
          </w:p>
        </w:tc>
      </w:tr>
      <w:tr w:rsidR="00754881" w14:paraId="18EFA186" w14:textId="77777777" w:rsidTr="00754881">
        <w:trPr>
          <w:ins w:id="541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6449" w14:textId="77777777" w:rsidR="00754881" w:rsidRDefault="00754881">
            <w:pPr>
              <w:rPr>
                <w:ins w:id="5417" w:author="XuanWen Chen" w:date="2019-01-02T08:01:00Z"/>
              </w:rPr>
            </w:pPr>
            <w:ins w:id="5418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F0BED" w14:textId="77777777" w:rsidR="00754881" w:rsidRDefault="00754881" w:rsidP="00754881">
            <w:pPr>
              <w:pStyle w:val="a9"/>
              <w:numPr>
                <w:ilvl w:val="0"/>
                <w:numId w:val="238"/>
              </w:numPr>
              <w:ind w:left="3360" w:firstLineChars="0"/>
              <w:jc w:val="left"/>
              <w:rPr>
                <w:ins w:id="5419" w:author="XuanWen Chen" w:date="2019-01-02T08:01:00Z"/>
                <w:rFonts w:hAnsi="宋体"/>
              </w:rPr>
            </w:pPr>
            <w:ins w:id="5420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028960E9" w14:textId="77777777" w:rsidR="00754881" w:rsidRDefault="00754881" w:rsidP="00754881">
            <w:pPr>
              <w:pStyle w:val="a9"/>
              <w:numPr>
                <w:ilvl w:val="0"/>
                <w:numId w:val="238"/>
              </w:numPr>
              <w:ind w:left="3360" w:firstLineChars="0"/>
              <w:jc w:val="left"/>
              <w:rPr>
                <w:ins w:id="5421" w:author="XuanWen Chen" w:date="2019-01-02T08:01:00Z"/>
                <w:rFonts w:hAnsi="宋体"/>
              </w:rPr>
            </w:pPr>
            <w:ins w:id="5422" w:author="XuanWen Chen" w:date="2019-01-02T08:01:00Z">
              <w:r>
                <w:rPr>
                  <w:rFonts w:hAnsi="宋体" w:hint="eastAsia"/>
                </w:rPr>
                <w:t>进入站内邮箱</w:t>
              </w:r>
            </w:ins>
          </w:p>
          <w:p w14:paraId="6B578E01" w14:textId="77777777" w:rsidR="00754881" w:rsidRDefault="00754881" w:rsidP="00754881">
            <w:pPr>
              <w:pStyle w:val="a9"/>
              <w:numPr>
                <w:ilvl w:val="0"/>
                <w:numId w:val="238"/>
              </w:numPr>
              <w:ind w:left="3360" w:firstLineChars="0"/>
              <w:jc w:val="left"/>
              <w:rPr>
                <w:ins w:id="5423" w:author="XuanWen Chen" w:date="2019-01-02T08:01:00Z"/>
                <w:rFonts w:hAnsi="宋体"/>
              </w:rPr>
            </w:pPr>
            <w:ins w:id="5424" w:author="XuanWen Chen" w:date="2019-01-02T08:01:00Z">
              <w:r>
                <w:rPr>
                  <w:rFonts w:hAnsi="宋体" w:hint="eastAsia"/>
                </w:rPr>
                <w:t>查看所有邮件。</w:t>
              </w:r>
            </w:ins>
          </w:p>
        </w:tc>
      </w:tr>
      <w:tr w:rsidR="00754881" w14:paraId="5BCA7F8E" w14:textId="77777777" w:rsidTr="00754881">
        <w:trPr>
          <w:ins w:id="542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43E1D" w14:textId="77777777" w:rsidR="00754881" w:rsidRDefault="00754881">
            <w:pPr>
              <w:rPr>
                <w:ins w:id="5426" w:author="XuanWen Chen" w:date="2019-01-02T08:01:00Z"/>
                <w:rFonts w:hAnsi="宋体"/>
              </w:rPr>
            </w:pPr>
            <w:ins w:id="542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AD5B" w14:textId="77777777" w:rsidR="00754881" w:rsidRDefault="00754881">
            <w:pPr>
              <w:jc w:val="left"/>
              <w:rPr>
                <w:ins w:id="5428" w:author="XuanWen Chen" w:date="2019-01-02T08:01:00Z"/>
                <w:rFonts w:hAnsi="宋体"/>
              </w:rPr>
            </w:pPr>
          </w:p>
        </w:tc>
      </w:tr>
      <w:tr w:rsidR="00754881" w14:paraId="60D333B9" w14:textId="77777777" w:rsidTr="00754881">
        <w:trPr>
          <w:ins w:id="542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6266" w14:textId="77777777" w:rsidR="00754881" w:rsidRDefault="00754881">
            <w:pPr>
              <w:rPr>
                <w:ins w:id="5430" w:author="XuanWen Chen" w:date="2019-01-02T08:01:00Z"/>
                <w:rFonts w:hAnsi="宋体"/>
              </w:rPr>
            </w:pPr>
            <w:ins w:id="5431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A78A" w14:textId="77777777" w:rsidR="00754881" w:rsidRDefault="00754881">
            <w:pPr>
              <w:jc w:val="left"/>
              <w:rPr>
                <w:ins w:id="5432" w:author="XuanWen Chen" w:date="2019-01-02T08:01:00Z"/>
                <w:rFonts w:hAnsi="宋体"/>
              </w:rPr>
            </w:pPr>
          </w:p>
        </w:tc>
      </w:tr>
      <w:tr w:rsidR="00754881" w14:paraId="48C6E0ED" w14:textId="77777777" w:rsidTr="00754881">
        <w:trPr>
          <w:ins w:id="543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21D7" w14:textId="77777777" w:rsidR="00754881" w:rsidRDefault="00754881">
            <w:pPr>
              <w:rPr>
                <w:ins w:id="5434" w:author="XuanWen Chen" w:date="2019-01-02T08:01:00Z"/>
                <w:rFonts w:hAnsi="宋体"/>
              </w:rPr>
            </w:pPr>
            <w:ins w:id="543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30294" w14:textId="77777777" w:rsidR="00754881" w:rsidRDefault="00754881">
            <w:pPr>
              <w:jc w:val="left"/>
              <w:rPr>
                <w:ins w:id="5436" w:author="XuanWen Chen" w:date="2019-01-02T08:01:00Z"/>
                <w:rFonts w:hAnsi="宋体"/>
              </w:rPr>
            </w:pPr>
          </w:p>
        </w:tc>
      </w:tr>
      <w:tr w:rsidR="00754881" w14:paraId="30F27A47" w14:textId="77777777" w:rsidTr="00754881">
        <w:trPr>
          <w:ins w:id="543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B300" w14:textId="77777777" w:rsidR="00754881" w:rsidRDefault="00754881">
            <w:pPr>
              <w:rPr>
                <w:ins w:id="5438" w:author="XuanWen Chen" w:date="2019-01-02T08:01:00Z"/>
                <w:rFonts w:hAnsi="宋体"/>
              </w:rPr>
            </w:pPr>
            <w:ins w:id="5439" w:author="XuanWen Chen" w:date="2019-01-02T08:01:00Z">
              <w:r>
                <w:rPr>
                  <w:rFonts w:hAnsi="宋体" w:hint="eastAsia"/>
                </w:rPr>
                <w:t>使用频</w:t>
              </w:r>
              <w:r>
                <w:rPr>
                  <w:rFonts w:hAnsi="宋体" w:hint="eastAsia"/>
                </w:rPr>
                <w:lastRenderedPageBreak/>
                <w:t>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2C4BE" w14:textId="77777777" w:rsidR="00754881" w:rsidRDefault="00754881">
            <w:pPr>
              <w:jc w:val="left"/>
              <w:rPr>
                <w:ins w:id="5440" w:author="XuanWen Chen" w:date="2019-01-02T08:01:00Z"/>
                <w:rFonts w:hAnsi="宋体"/>
              </w:rPr>
            </w:pPr>
            <w:ins w:id="5441" w:author="XuanWen Chen" w:date="2019-01-02T08:01:00Z">
              <w:r>
                <w:rPr>
                  <w:rFonts w:hAnsi="宋体" w:hint="eastAsia"/>
                </w:rPr>
                <w:lastRenderedPageBreak/>
                <w:t>高</w:t>
              </w:r>
            </w:ins>
          </w:p>
        </w:tc>
      </w:tr>
      <w:tr w:rsidR="00754881" w14:paraId="1E58E3DB" w14:textId="77777777" w:rsidTr="00754881">
        <w:trPr>
          <w:ins w:id="544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9B3AF" w14:textId="77777777" w:rsidR="00754881" w:rsidRDefault="00754881">
            <w:pPr>
              <w:rPr>
                <w:ins w:id="5443" w:author="XuanWen Chen" w:date="2019-01-02T08:01:00Z"/>
                <w:rFonts w:hAnsi="宋体"/>
              </w:rPr>
            </w:pPr>
            <w:ins w:id="5444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F1BC3" w14:textId="77777777" w:rsidR="00754881" w:rsidRDefault="00754881">
            <w:pPr>
              <w:jc w:val="left"/>
              <w:rPr>
                <w:ins w:id="5445" w:author="XuanWen Chen" w:date="2019-01-02T08:01:00Z"/>
                <w:rFonts w:hAnsi="宋体"/>
              </w:rPr>
            </w:pPr>
          </w:p>
        </w:tc>
      </w:tr>
      <w:tr w:rsidR="00754881" w14:paraId="6848A9E0" w14:textId="77777777" w:rsidTr="00754881">
        <w:trPr>
          <w:ins w:id="544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FE22" w14:textId="77777777" w:rsidR="00754881" w:rsidRDefault="00754881">
            <w:pPr>
              <w:rPr>
                <w:ins w:id="5447" w:author="XuanWen Chen" w:date="2019-01-02T08:01:00Z"/>
                <w:rFonts w:hAnsi="宋体"/>
              </w:rPr>
            </w:pPr>
            <w:ins w:id="5448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73353" w14:textId="77777777" w:rsidR="00754881" w:rsidRDefault="00754881">
            <w:pPr>
              <w:jc w:val="left"/>
              <w:rPr>
                <w:ins w:id="5449" w:author="XuanWen Chen" w:date="2019-01-02T08:01:00Z"/>
                <w:rFonts w:hAnsi="宋体"/>
              </w:rPr>
            </w:pPr>
          </w:p>
        </w:tc>
      </w:tr>
      <w:tr w:rsidR="00754881" w14:paraId="7AA5F972" w14:textId="77777777" w:rsidTr="00754881">
        <w:trPr>
          <w:ins w:id="545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9F574" w14:textId="77777777" w:rsidR="00754881" w:rsidRDefault="00754881">
            <w:pPr>
              <w:rPr>
                <w:ins w:id="5451" w:author="XuanWen Chen" w:date="2019-01-02T08:01:00Z"/>
              </w:rPr>
            </w:pPr>
            <w:ins w:id="5452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3F62" w14:textId="77777777" w:rsidR="00754881" w:rsidRDefault="00754881">
            <w:pPr>
              <w:rPr>
                <w:ins w:id="5453" w:author="XuanWen Chen" w:date="2019-01-02T08:01:00Z"/>
              </w:rPr>
            </w:pPr>
          </w:p>
          <w:p w14:paraId="329E36B8" w14:textId="77777777" w:rsidR="00754881" w:rsidRDefault="00754881">
            <w:pPr>
              <w:rPr>
                <w:ins w:id="5454" w:author="XuanWen Chen" w:date="2019-01-02T08:01:00Z"/>
              </w:rPr>
            </w:pPr>
          </w:p>
        </w:tc>
      </w:tr>
    </w:tbl>
    <w:p w14:paraId="4C5F967E" w14:textId="77777777" w:rsidR="00754881" w:rsidRDefault="00754881" w:rsidP="00754881">
      <w:pPr>
        <w:rPr>
          <w:ins w:id="5455" w:author="XuanWen Chen" w:date="2019-01-02T08:01:00Z"/>
        </w:rPr>
      </w:pPr>
    </w:p>
    <w:p w14:paraId="0A1D3C9D" w14:textId="77777777" w:rsidR="00754881" w:rsidRDefault="00754881" w:rsidP="00754881">
      <w:pPr>
        <w:pStyle w:val="4"/>
        <w:rPr>
          <w:ins w:id="5456" w:author="XuanWen Chen" w:date="2019-01-02T08:01:00Z"/>
        </w:rPr>
      </w:pPr>
      <w:ins w:id="5457" w:author="XuanWen Chen" w:date="2019-01-02T08:01:00Z">
        <w:r>
          <w:rPr>
            <w:rFonts w:hint="eastAsia"/>
          </w:rPr>
          <w:t>用户查看未读邮件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3A158BC7" w14:textId="77777777" w:rsidTr="00754881">
        <w:trPr>
          <w:ins w:id="545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B0889" w14:textId="77777777" w:rsidR="00754881" w:rsidRDefault="00754881">
            <w:pPr>
              <w:rPr>
                <w:ins w:id="5459" w:author="XuanWen Chen" w:date="2019-01-02T08:01:00Z"/>
              </w:rPr>
            </w:pPr>
            <w:ins w:id="5460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33DC6" w14:textId="77777777" w:rsidR="00754881" w:rsidRDefault="00754881">
            <w:pPr>
              <w:jc w:val="left"/>
              <w:rPr>
                <w:ins w:id="5461" w:author="XuanWen Chen" w:date="2019-01-02T08:01:00Z"/>
                <w:rFonts w:hAnsi="宋体"/>
                <w:b/>
              </w:rPr>
            </w:pPr>
            <w:ins w:id="5462" w:author="XuanWen Chen" w:date="2019-01-02T08:01:00Z">
              <w:r>
                <w:rPr>
                  <w:rFonts w:hAnsi="宋体" w:hint="eastAsia"/>
                  <w:b/>
                </w:rPr>
                <w:t>UC-14：用户查看未读邮件</w:t>
              </w:r>
            </w:ins>
          </w:p>
        </w:tc>
      </w:tr>
      <w:tr w:rsidR="00754881" w14:paraId="4C216013" w14:textId="77777777" w:rsidTr="00754881">
        <w:trPr>
          <w:ins w:id="546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29A2" w14:textId="77777777" w:rsidR="00754881" w:rsidRDefault="00754881">
            <w:pPr>
              <w:rPr>
                <w:ins w:id="5464" w:author="XuanWen Chen" w:date="2019-01-02T08:01:00Z"/>
              </w:rPr>
            </w:pPr>
            <w:ins w:id="5465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0B9D" w14:textId="77777777" w:rsidR="00754881" w:rsidRDefault="00754881">
            <w:pPr>
              <w:jc w:val="left"/>
              <w:rPr>
                <w:ins w:id="5466" w:author="XuanWen Chen" w:date="2019-01-02T08:01:00Z"/>
                <w:rFonts w:hAnsi="宋体"/>
              </w:rPr>
            </w:pPr>
            <w:proofErr w:type="gramStart"/>
            <w:ins w:id="5467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C3EC2" w14:textId="77777777" w:rsidR="00754881" w:rsidRDefault="00754881">
            <w:pPr>
              <w:jc w:val="left"/>
              <w:rPr>
                <w:ins w:id="5468" w:author="XuanWen Chen" w:date="2019-01-02T08:01:00Z"/>
                <w:rFonts w:hAnsi="宋体"/>
              </w:rPr>
            </w:pPr>
            <w:ins w:id="5469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05F35" w14:textId="77777777" w:rsidR="00754881" w:rsidRDefault="00754881">
            <w:pPr>
              <w:jc w:val="left"/>
              <w:rPr>
                <w:ins w:id="5470" w:author="XuanWen Chen" w:date="2019-01-02T08:01:00Z"/>
                <w:rFonts w:hAnsi="宋体"/>
              </w:rPr>
            </w:pPr>
            <w:ins w:id="5471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59B99AD8" w14:textId="77777777" w:rsidTr="00754881">
        <w:trPr>
          <w:ins w:id="547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FA15A" w14:textId="77777777" w:rsidR="00754881" w:rsidRDefault="00754881">
            <w:pPr>
              <w:rPr>
                <w:ins w:id="5473" w:author="XuanWen Chen" w:date="2019-01-02T08:01:00Z"/>
              </w:rPr>
            </w:pPr>
            <w:ins w:id="5474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DB7A" w14:textId="77777777" w:rsidR="00754881" w:rsidRDefault="00754881">
            <w:pPr>
              <w:jc w:val="left"/>
              <w:rPr>
                <w:ins w:id="5475" w:author="XuanWen Chen" w:date="2019-01-02T08:01:00Z"/>
                <w:rFonts w:hAnsi="宋体"/>
              </w:rPr>
            </w:pPr>
            <w:ins w:id="5476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9B2BB" w14:textId="77777777" w:rsidR="00754881" w:rsidRDefault="00754881">
            <w:pPr>
              <w:jc w:val="left"/>
              <w:rPr>
                <w:ins w:id="5477" w:author="XuanWen Chen" w:date="2019-01-02T08:01:00Z"/>
                <w:rFonts w:hAnsi="宋体"/>
              </w:rPr>
            </w:pPr>
            <w:ins w:id="5478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A0D9" w14:textId="77777777" w:rsidR="00754881" w:rsidRDefault="00754881">
            <w:pPr>
              <w:jc w:val="left"/>
              <w:rPr>
                <w:ins w:id="5479" w:author="XuanWen Chen" w:date="2019-01-02T08:01:00Z"/>
                <w:rFonts w:hAnsi="宋体"/>
              </w:rPr>
            </w:pPr>
            <w:ins w:id="5480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3FE34B17" w14:textId="77777777" w:rsidTr="00754881">
        <w:trPr>
          <w:ins w:id="548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62D9B" w14:textId="77777777" w:rsidR="00754881" w:rsidRDefault="00754881">
            <w:pPr>
              <w:rPr>
                <w:ins w:id="5482" w:author="XuanWen Chen" w:date="2019-01-02T08:01:00Z"/>
              </w:rPr>
            </w:pPr>
            <w:ins w:id="5483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64AF" w14:textId="77777777" w:rsidR="00754881" w:rsidRDefault="00754881">
            <w:pPr>
              <w:jc w:val="left"/>
              <w:rPr>
                <w:ins w:id="5484" w:author="XuanWen Chen" w:date="2019-01-02T08:01:00Z"/>
                <w:rFonts w:hAnsi="宋体"/>
              </w:rPr>
            </w:pPr>
            <w:ins w:id="5485" w:author="XuanWen Chen" w:date="2019-01-02T08:01:00Z">
              <w:r>
                <w:rPr>
                  <w:rFonts w:hAnsi="宋体" w:hint="eastAsia"/>
                </w:rPr>
                <w:t>用户查看站内邮件</w:t>
              </w:r>
            </w:ins>
          </w:p>
        </w:tc>
      </w:tr>
      <w:tr w:rsidR="00754881" w14:paraId="1418A407" w14:textId="77777777" w:rsidTr="00754881">
        <w:trPr>
          <w:ins w:id="548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49011" w14:textId="77777777" w:rsidR="00754881" w:rsidRDefault="00754881">
            <w:pPr>
              <w:rPr>
                <w:ins w:id="5487" w:author="XuanWen Chen" w:date="2019-01-02T08:01:00Z"/>
              </w:rPr>
            </w:pPr>
            <w:ins w:id="5488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7A66E" w14:textId="77777777" w:rsidR="00754881" w:rsidRDefault="00754881">
            <w:pPr>
              <w:jc w:val="left"/>
              <w:rPr>
                <w:ins w:id="5489" w:author="XuanWen Chen" w:date="2019-01-02T08:01:00Z"/>
                <w:rFonts w:hAnsi="宋体"/>
              </w:rPr>
            </w:pPr>
            <w:ins w:id="5490" w:author="XuanWen Chen" w:date="2019-01-02T08:01:00Z">
              <w:r>
                <w:rPr>
                  <w:rFonts w:hAnsi="宋体" w:hint="eastAsia"/>
                </w:rPr>
                <w:t>用户收到收件提醒</w:t>
              </w:r>
            </w:ins>
          </w:p>
        </w:tc>
      </w:tr>
      <w:tr w:rsidR="00754881" w14:paraId="4BFEEE82" w14:textId="77777777" w:rsidTr="00754881">
        <w:trPr>
          <w:ins w:id="549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960C2" w14:textId="77777777" w:rsidR="00754881" w:rsidRDefault="00754881">
            <w:pPr>
              <w:rPr>
                <w:ins w:id="5492" w:author="XuanWen Chen" w:date="2019-01-02T08:01:00Z"/>
              </w:rPr>
            </w:pPr>
            <w:ins w:id="5493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1BF81" w14:textId="77777777" w:rsidR="00754881" w:rsidRDefault="00754881">
            <w:pPr>
              <w:rPr>
                <w:ins w:id="5494" w:author="XuanWen Chen" w:date="2019-01-02T08:01:00Z"/>
              </w:rPr>
            </w:pPr>
            <w:ins w:id="5495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227C8737" w14:textId="77777777" w:rsidR="00754881" w:rsidRDefault="00754881">
            <w:pPr>
              <w:rPr>
                <w:ins w:id="5496" w:author="XuanWen Chen" w:date="2019-01-02T08:01:00Z"/>
              </w:rPr>
            </w:pPr>
            <w:ins w:id="5497" w:author="XuanWen Chen" w:date="2019-01-02T08:01:00Z">
              <w:r>
                <w:rPr>
                  <w:rFonts w:hint="eastAsia"/>
                </w:rPr>
                <w:t>PRE-2:  用户有邮件访问权限</w:t>
              </w:r>
            </w:ins>
          </w:p>
          <w:p w14:paraId="1E5C0A2C" w14:textId="77777777" w:rsidR="00754881" w:rsidRDefault="00754881">
            <w:pPr>
              <w:rPr>
                <w:ins w:id="5498" w:author="XuanWen Chen" w:date="2019-01-02T08:01:00Z"/>
              </w:rPr>
            </w:pPr>
            <w:ins w:id="5499" w:author="XuanWen Chen" w:date="2019-01-02T08:01:00Z">
              <w:r>
                <w:rPr>
                  <w:rFonts w:hint="eastAsia"/>
                </w:rPr>
                <w:t>PRE-3:  用户有未读邮件</w:t>
              </w:r>
            </w:ins>
          </w:p>
        </w:tc>
      </w:tr>
      <w:tr w:rsidR="00754881" w14:paraId="6A1A71BE" w14:textId="77777777" w:rsidTr="00754881">
        <w:trPr>
          <w:ins w:id="550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D7BB" w14:textId="77777777" w:rsidR="00754881" w:rsidRDefault="00754881">
            <w:pPr>
              <w:rPr>
                <w:ins w:id="5501" w:author="XuanWen Chen" w:date="2019-01-02T08:01:00Z"/>
              </w:rPr>
            </w:pPr>
            <w:ins w:id="5502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0E6FE" w14:textId="77777777" w:rsidR="00754881" w:rsidRDefault="00754881">
            <w:pPr>
              <w:rPr>
                <w:ins w:id="5503" w:author="XuanWen Chen" w:date="2019-01-02T08:01:00Z"/>
              </w:rPr>
            </w:pPr>
            <w:ins w:id="5504" w:author="XuanWen Chen" w:date="2019-01-02T08:01:00Z">
              <w:r>
                <w:rPr>
                  <w:rFonts w:hAnsi="宋体" w:hint="eastAsia"/>
                </w:rPr>
                <w:t>POST-1:系统显示所有邮件列表</w:t>
              </w:r>
            </w:ins>
          </w:p>
        </w:tc>
      </w:tr>
      <w:tr w:rsidR="00754881" w14:paraId="5A189AEE" w14:textId="77777777" w:rsidTr="00754881">
        <w:trPr>
          <w:ins w:id="550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A6D34" w14:textId="77777777" w:rsidR="00754881" w:rsidRDefault="00754881">
            <w:pPr>
              <w:rPr>
                <w:ins w:id="5506" w:author="XuanWen Chen" w:date="2019-01-02T08:01:00Z"/>
                <w:rFonts w:hAnsi="宋体"/>
              </w:rPr>
            </w:pPr>
            <w:ins w:id="5507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1BF0" w14:textId="77777777" w:rsidR="00754881" w:rsidRDefault="00754881">
            <w:pPr>
              <w:rPr>
                <w:ins w:id="5508" w:author="XuanWen Chen" w:date="2019-01-02T08:01:00Z"/>
                <w:rFonts w:hAnsi="宋体"/>
              </w:rPr>
            </w:pPr>
          </w:p>
        </w:tc>
      </w:tr>
      <w:tr w:rsidR="00754881" w14:paraId="2F2D8606" w14:textId="77777777" w:rsidTr="00754881">
        <w:trPr>
          <w:ins w:id="550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C8701" w14:textId="77777777" w:rsidR="00754881" w:rsidRDefault="00754881">
            <w:pPr>
              <w:rPr>
                <w:ins w:id="5510" w:author="XuanWen Chen" w:date="2019-01-02T08:01:00Z"/>
                <w:rFonts w:hAnsi="宋体"/>
              </w:rPr>
            </w:pPr>
            <w:ins w:id="5511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43CCD" w14:textId="77777777" w:rsidR="00754881" w:rsidRDefault="00754881">
            <w:pPr>
              <w:rPr>
                <w:ins w:id="5512" w:author="XuanWen Chen" w:date="2019-01-02T08:01:00Z"/>
                <w:rFonts w:hAnsi="宋体"/>
              </w:rPr>
            </w:pPr>
            <w:ins w:id="5513" w:author="XuanWen Chen" w:date="2019-01-02T08:01:00Z">
              <w:r>
                <w:rPr>
                  <w:rFonts w:hAnsi="宋体" w:hint="eastAsia"/>
                </w:rPr>
                <w:t>邮件信息</w:t>
              </w:r>
            </w:ins>
          </w:p>
        </w:tc>
      </w:tr>
      <w:tr w:rsidR="00754881" w14:paraId="1C0840FB" w14:textId="77777777" w:rsidTr="00754881">
        <w:trPr>
          <w:ins w:id="551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7045" w14:textId="77777777" w:rsidR="00754881" w:rsidRDefault="00754881">
            <w:pPr>
              <w:rPr>
                <w:ins w:id="5515" w:author="XuanWen Chen" w:date="2019-01-02T08:01:00Z"/>
              </w:rPr>
            </w:pPr>
            <w:ins w:id="5516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EC39C" w14:textId="77777777" w:rsidR="00754881" w:rsidRDefault="00754881" w:rsidP="00754881">
            <w:pPr>
              <w:pStyle w:val="a9"/>
              <w:numPr>
                <w:ilvl w:val="0"/>
                <w:numId w:val="240"/>
              </w:numPr>
              <w:ind w:left="3360" w:firstLineChars="0"/>
              <w:jc w:val="left"/>
              <w:rPr>
                <w:ins w:id="5517" w:author="XuanWen Chen" w:date="2019-01-02T08:01:00Z"/>
                <w:rFonts w:hAnsi="宋体"/>
              </w:rPr>
            </w:pPr>
            <w:ins w:id="5518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71F30885" w14:textId="77777777" w:rsidR="00754881" w:rsidRDefault="00754881" w:rsidP="00754881">
            <w:pPr>
              <w:pStyle w:val="a9"/>
              <w:numPr>
                <w:ilvl w:val="0"/>
                <w:numId w:val="240"/>
              </w:numPr>
              <w:ind w:left="3360" w:firstLineChars="0"/>
              <w:jc w:val="left"/>
              <w:rPr>
                <w:ins w:id="5519" w:author="XuanWen Chen" w:date="2019-01-02T08:01:00Z"/>
                <w:rFonts w:hAnsi="宋体"/>
              </w:rPr>
            </w:pPr>
            <w:ins w:id="5520" w:author="XuanWen Chen" w:date="2019-01-02T08:01:00Z">
              <w:r>
                <w:rPr>
                  <w:rFonts w:hAnsi="宋体" w:hint="eastAsia"/>
                </w:rPr>
                <w:t>进入站内邮箱</w:t>
              </w:r>
            </w:ins>
          </w:p>
          <w:p w14:paraId="139ABB49" w14:textId="77777777" w:rsidR="00754881" w:rsidRDefault="00754881" w:rsidP="00754881">
            <w:pPr>
              <w:pStyle w:val="a9"/>
              <w:numPr>
                <w:ilvl w:val="0"/>
                <w:numId w:val="240"/>
              </w:numPr>
              <w:ind w:left="3360" w:firstLineChars="0"/>
              <w:jc w:val="left"/>
              <w:rPr>
                <w:ins w:id="5521" w:author="XuanWen Chen" w:date="2019-01-02T08:01:00Z"/>
                <w:rFonts w:hAnsi="宋体"/>
              </w:rPr>
            </w:pPr>
            <w:ins w:id="5522" w:author="XuanWen Chen" w:date="2019-01-02T08:01:00Z">
              <w:r>
                <w:rPr>
                  <w:rFonts w:hAnsi="宋体" w:hint="eastAsia"/>
                </w:rPr>
                <w:t xml:space="preserve">点击未读邮件 </w:t>
              </w:r>
            </w:ins>
          </w:p>
          <w:p w14:paraId="320F9D09" w14:textId="77777777" w:rsidR="00754881" w:rsidRDefault="00754881" w:rsidP="00754881">
            <w:pPr>
              <w:pStyle w:val="a9"/>
              <w:numPr>
                <w:ilvl w:val="0"/>
                <w:numId w:val="240"/>
              </w:numPr>
              <w:ind w:left="3360" w:firstLineChars="0"/>
              <w:jc w:val="left"/>
              <w:rPr>
                <w:ins w:id="5523" w:author="XuanWen Chen" w:date="2019-01-02T08:01:00Z"/>
                <w:rFonts w:hAnsi="宋体"/>
              </w:rPr>
            </w:pPr>
            <w:ins w:id="5524" w:author="XuanWen Chen" w:date="2019-01-02T08:01:00Z">
              <w:r>
                <w:rPr>
                  <w:rFonts w:hAnsi="宋体" w:hint="eastAsia"/>
                </w:rPr>
                <w:lastRenderedPageBreak/>
                <w:t>查看邮件。</w:t>
              </w:r>
            </w:ins>
          </w:p>
        </w:tc>
      </w:tr>
      <w:tr w:rsidR="00754881" w14:paraId="64488805" w14:textId="77777777" w:rsidTr="00754881">
        <w:trPr>
          <w:ins w:id="552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1A771" w14:textId="77777777" w:rsidR="00754881" w:rsidRDefault="00754881">
            <w:pPr>
              <w:rPr>
                <w:ins w:id="5526" w:author="XuanWen Chen" w:date="2019-01-02T08:01:00Z"/>
                <w:rFonts w:hAnsi="宋体"/>
              </w:rPr>
            </w:pPr>
            <w:ins w:id="5527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14DC0" w14:textId="77777777" w:rsidR="00754881" w:rsidRDefault="00754881" w:rsidP="00754881">
            <w:pPr>
              <w:pStyle w:val="a9"/>
              <w:numPr>
                <w:ilvl w:val="0"/>
                <w:numId w:val="242"/>
              </w:numPr>
              <w:ind w:left="3360" w:firstLineChars="0"/>
              <w:jc w:val="left"/>
              <w:rPr>
                <w:ins w:id="5528" w:author="XuanWen Chen" w:date="2019-01-02T08:01:00Z"/>
                <w:rFonts w:hAnsi="宋体"/>
              </w:rPr>
            </w:pPr>
            <w:ins w:id="5529" w:author="XuanWen Chen" w:date="2019-01-02T08:01:00Z">
              <w:r>
                <w:rPr>
                  <w:rFonts w:hAnsi="宋体" w:hint="eastAsia"/>
                </w:rPr>
                <w:t>用户进入我的消息。</w:t>
              </w:r>
            </w:ins>
          </w:p>
          <w:p w14:paraId="02C0A555" w14:textId="77777777" w:rsidR="00754881" w:rsidRDefault="00754881" w:rsidP="00754881">
            <w:pPr>
              <w:pStyle w:val="a9"/>
              <w:numPr>
                <w:ilvl w:val="0"/>
                <w:numId w:val="242"/>
              </w:numPr>
              <w:ind w:left="3360" w:firstLineChars="0"/>
              <w:jc w:val="left"/>
              <w:rPr>
                <w:ins w:id="5530" w:author="XuanWen Chen" w:date="2019-01-02T08:01:00Z"/>
                <w:rFonts w:hAnsi="宋体"/>
              </w:rPr>
            </w:pPr>
            <w:ins w:id="5531" w:author="XuanWen Chen" w:date="2019-01-02T08:01:00Z">
              <w:r>
                <w:rPr>
                  <w:rFonts w:hAnsi="宋体" w:hint="eastAsia"/>
                </w:rPr>
                <w:t>用户进入系统信息。</w:t>
              </w:r>
            </w:ins>
          </w:p>
          <w:p w14:paraId="3393548B" w14:textId="77777777" w:rsidR="00754881" w:rsidRDefault="00754881" w:rsidP="00754881">
            <w:pPr>
              <w:pStyle w:val="a9"/>
              <w:numPr>
                <w:ilvl w:val="0"/>
                <w:numId w:val="242"/>
              </w:numPr>
              <w:ind w:left="3360" w:firstLineChars="0"/>
              <w:jc w:val="left"/>
              <w:rPr>
                <w:ins w:id="5532" w:author="XuanWen Chen" w:date="2019-01-02T08:01:00Z"/>
                <w:rFonts w:hAnsi="宋体"/>
              </w:rPr>
            </w:pPr>
            <w:ins w:id="5533" w:author="XuanWen Chen" w:date="2019-01-02T08:01:00Z">
              <w:r>
                <w:rPr>
                  <w:rFonts w:hAnsi="宋体" w:hint="eastAsia"/>
                </w:rPr>
                <w:t>点击查看未读邮件提醒。</w:t>
              </w:r>
            </w:ins>
          </w:p>
          <w:p w14:paraId="361F27D9" w14:textId="77777777" w:rsidR="00754881" w:rsidRDefault="00754881" w:rsidP="00754881">
            <w:pPr>
              <w:pStyle w:val="a9"/>
              <w:numPr>
                <w:ilvl w:val="0"/>
                <w:numId w:val="242"/>
              </w:numPr>
              <w:ind w:left="3360" w:firstLineChars="0"/>
              <w:jc w:val="left"/>
              <w:rPr>
                <w:ins w:id="5534" w:author="XuanWen Chen" w:date="2019-01-02T08:01:00Z"/>
                <w:rFonts w:hAnsi="宋体"/>
              </w:rPr>
            </w:pPr>
            <w:ins w:id="5535" w:author="XuanWen Chen" w:date="2019-01-02T08:01:00Z">
              <w:r>
                <w:rPr>
                  <w:rFonts w:hAnsi="宋体" w:hint="eastAsia"/>
                </w:rPr>
                <w:t>点击跳转站内邮箱</w:t>
              </w:r>
            </w:ins>
          </w:p>
        </w:tc>
      </w:tr>
      <w:tr w:rsidR="00754881" w14:paraId="375B6780" w14:textId="77777777" w:rsidTr="00754881">
        <w:trPr>
          <w:ins w:id="553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72000" w14:textId="77777777" w:rsidR="00754881" w:rsidRDefault="00754881">
            <w:pPr>
              <w:rPr>
                <w:ins w:id="5537" w:author="XuanWen Chen" w:date="2019-01-02T08:01:00Z"/>
                <w:rFonts w:hAnsi="宋体"/>
              </w:rPr>
            </w:pPr>
            <w:ins w:id="553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8754" w14:textId="77777777" w:rsidR="00754881" w:rsidRDefault="00754881">
            <w:pPr>
              <w:jc w:val="left"/>
              <w:rPr>
                <w:ins w:id="5539" w:author="XuanWen Chen" w:date="2019-01-02T08:01:00Z"/>
                <w:rFonts w:hAnsi="宋体"/>
              </w:rPr>
            </w:pPr>
          </w:p>
        </w:tc>
      </w:tr>
      <w:tr w:rsidR="00754881" w14:paraId="6957B6A4" w14:textId="77777777" w:rsidTr="00754881">
        <w:trPr>
          <w:ins w:id="554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6600" w14:textId="77777777" w:rsidR="00754881" w:rsidRDefault="00754881">
            <w:pPr>
              <w:rPr>
                <w:ins w:id="5541" w:author="XuanWen Chen" w:date="2019-01-02T08:01:00Z"/>
                <w:rFonts w:hAnsi="宋体"/>
              </w:rPr>
            </w:pPr>
            <w:ins w:id="5542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BF94B" w14:textId="77777777" w:rsidR="00754881" w:rsidRDefault="00754881">
            <w:pPr>
              <w:jc w:val="left"/>
              <w:rPr>
                <w:ins w:id="5543" w:author="XuanWen Chen" w:date="2019-01-02T08:01:00Z"/>
                <w:rFonts w:hAnsi="宋体"/>
              </w:rPr>
            </w:pPr>
            <w:ins w:id="5544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80E8518" w14:textId="77777777" w:rsidTr="00754881">
        <w:trPr>
          <w:ins w:id="554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B048" w14:textId="77777777" w:rsidR="00754881" w:rsidRDefault="00754881">
            <w:pPr>
              <w:rPr>
                <w:ins w:id="5546" w:author="XuanWen Chen" w:date="2019-01-02T08:01:00Z"/>
                <w:rFonts w:hAnsi="宋体"/>
              </w:rPr>
            </w:pPr>
            <w:ins w:id="554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99EA" w14:textId="77777777" w:rsidR="00754881" w:rsidRDefault="00754881">
            <w:pPr>
              <w:jc w:val="left"/>
              <w:rPr>
                <w:ins w:id="5548" w:author="XuanWen Chen" w:date="2019-01-02T08:01:00Z"/>
                <w:rFonts w:hAnsi="宋体"/>
              </w:rPr>
            </w:pPr>
            <w:ins w:id="5549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45103108" w14:textId="77777777" w:rsidTr="00754881">
        <w:trPr>
          <w:ins w:id="555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B074" w14:textId="77777777" w:rsidR="00754881" w:rsidRDefault="00754881">
            <w:pPr>
              <w:rPr>
                <w:ins w:id="5551" w:author="XuanWen Chen" w:date="2019-01-02T08:01:00Z"/>
                <w:rFonts w:hAnsi="宋体"/>
              </w:rPr>
            </w:pPr>
            <w:ins w:id="5552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179A" w14:textId="77777777" w:rsidR="00754881" w:rsidRDefault="00754881">
            <w:pPr>
              <w:jc w:val="left"/>
              <w:rPr>
                <w:ins w:id="5553" w:author="XuanWen Chen" w:date="2019-01-02T08:01:00Z"/>
                <w:rFonts w:hAnsi="宋体"/>
              </w:rPr>
            </w:pPr>
          </w:p>
        </w:tc>
      </w:tr>
      <w:tr w:rsidR="00754881" w14:paraId="3C875F40" w14:textId="77777777" w:rsidTr="00754881">
        <w:trPr>
          <w:ins w:id="555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5E1B1" w14:textId="77777777" w:rsidR="00754881" w:rsidRDefault="00754881">
            <w:pPr>
              <w:rPr>
                <w:ins w:id="5555" w:author="XuanWen Chen" w:date="2019-01-02T08:01:00Z"/>
                <w:rFonts w:hAnsi="宋体"/>
              </w:rPr>
            </w:pPr>
            <w:ins w:id="5556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FF85A" w14:textId="77777777" w:rsidR="00754881" w:rsidRDefault="00754881">
            <w:pPr>
              <w:jc w:val="left"/>
              <w:rPr>
                <w:ins w:id="5557" w:author="XuanWen Chen" w:date="2019-01-02T08:01:00Z"/>
                <w:rFonts w:hAnsi="宋体"/>
              </w:rPr>
            </w:pPr>
          </w:p>
        </w:tc>
      </w:tr>
      <w:tr w:rsidR="00754881" w14:paraId="2DD30C46" w14:textId="77777777" w:rsidTr="00754881">
        <w:trPr>
          <w:ins w:id="555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E9D3" w14:textId="77777777" w:rsidR="00754881" w:rsidRDefault="00754881">
            <w:pPr>
              <w:rPr>
                <w:ins w:id="5559" w:author="XuanWen Chen" w:date="2019-01-02T08:01:00Z"/>
              </w:rPr>
            </w:pPr>
            <w:ins w:id="5560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019BF" w14:textId="77777777" w:rsidR="00754881" w:rsidRDefault="00754881">
            <w:pPr>
              <w:rPr>
                <w:ins w:id="5561" w:author="XuanWen Chen" w:date="2019-01-02T08:01:00Z"/>
              </w:rPr>
            </w:pPr>
          </w:p>
          <w:p w14:paraId="394882EA" w14:textId="77777777" w:rsidR="00754881" w:rsidRDefault="00754881">
            <w:pPr>
              <w:rPr>
                <w:ins w:id="5562" w:author="XuanWen Chen" w:date="2019-01-02T08:01:00Z"/>
              </w:rPr>
            </w:pPr>
          </w:p>
        </w:tc>
      </w:tr>
    </w:tbl>
    <w:p w14:paraId="148A94ED" w14:textId="77777777" w:rsidR="00754881" w:rsidRDefault="00754881" w:rsidP="00754881">
      <w:pPr>
        <w:pStyle w:val="4"/>
        <w:rPr>
          <w:ins w:id="5563" w:author="XuanWen Chen" w:date="2019-01-02T08:01:00Z"/>
        </w:rPr>
      </w:pPr>
      <w:ins w:id="5564" w:author="XuanWen Chen" w:date="2019-01-02T08:01:00Z">
        <w:r>
          <w:rPr>
            <w:rFonts w:hint="eastAsia"/>
          </w:rPr>
          <w:t>用户删除邮件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5F14C1D3" w14:textId="77777777" w:rsidTr="00754881">
        <w:trPr>
          <w:ins w:id="556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0041E" w14:textId="77777777" w:rsidR="00754881" w:rsidRDefault="00754881">
            <w:pPr>
              <w:rPr>
                <w:ins w:id="5566" w:author="XuanWen Chen" w:date="2019-01-02T08:01:00Z"/>
              </w:rPr>
            </w:pPr>
            <w:ins w:id="5567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B956" w14:textId="77777777" w:rsidR="00754881" w:rsidRDefault="00754881">
            <w:pPr>
              <w:jc w:val="left"/>
              <w:rPr>
                <w:ins w:id="5568" w:author="XuanWen Chen" w:date="2019-01-02T08:01:00Z"/>
                <w:rFonts w:hAnsi="宋体"/>
                <w:b/>
              </w:rPr>
            </w:pPr>
            <w:ins w:id="5569" w:author="XuanWen Chen" w:date="2019-01-02T08:01:00Z">
              <w:r>
                <w:rPr>
                  <w:rFonts w:hAnsi="宋体" w:hint="eastAsia"/>
                  <w:b/>
                </w:rPr>
                <w:t>UC-14：用户删除邮件</w:t>
              </w:r>
            </w:ins>
          </w:p>
        </w:tc>
      </w:tr>
      <w:tr w:rsidR="00754881" w14:paraId="7C291DB8" w14:textId="77777777" w:rsidTr="00754881">
        <w:trPr>
          <w:ins w:id="557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CB497" w14:textId="77777777" w:rsidR="00754881" w:rsidRDefault="00754881">
            <w:pPr>
              <w:rPr>
                <w:ins w:id="5571" w:author="XuanWen Chen" w:date="2019-01-02T08:01:00Z"/>
              </w:rPr>
            </w:pPr>
            <w:ins w:id="5572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8CA3E" w14:textId="77777777" w:rsidR="00754881" w:rsidRDefault="00754881">
            <w:pPr>
              <w:jc w:val="left"/>
              <w:rPr>
                <w:ins w:id="5573" w:author="XuanWen Chen" w:date="2019-01-02T08:01:00Z"/>
                <w:rFonts w:hAnsi="宋体"/>
              </w:rPr>
            </w:pPr>
            <w:proofErr w:type="gramStart"/>
            <w:ins w:id="5574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367A4" w14:textId="77777777" w:rsidR="00754881" w:rsidRDefault="00754881">
            <w:pPr>
              <w:jc w:val="left"/>
              <w:rPr>
                <w:ins w:id="5575" w:author="XuanWen Chen" w:date="2019-01-02T08:01:00Z"/>
                <w:rFonts w:hAnsi="宋体"/>
              </w:rPr>
            </w:pPr>
            <w:ins w:id="5576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BE47B" w14:textId="77777777" w:rsidR="00754881" w:rsidRDefault="00754881">
            <w:pPr>
              <w:jc w:val="left"/>
              <w:rPr>
                <w:ins w:id="5577" w:author="XuanWen Chen" w:date="2019-01-02T08:01:00Z"/>
                <w:rFonts w:hAnsi="宋体"/>
              </w:rPr>
            </w:pPr>
            <w:ins w:id="5578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767453B5" w14:textId="77777777" w:rsidTr="00754881">
        <w:trPr>
          <w:ins w:id="557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1048" w14:textId="77777777" w:rsidR="00754881" w:rsidRDefault="00754881">
            <w:pPr>
              <w:rPr>
                <w:ins w:id="5580" w:author="XuanWen Chen" w:date="2019-01-02T08:01:00Z"/>
              </w:rPr>
            </w:pPr>
            <w:ins w:id="5581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7E7B" w14:textId="77777777" w:rsidR="00754881" w:rsidRDefault="00754881">
            <w:pPr>
              <w:jc w:val="left"/>
              <w:rPr>
                <w:ins w:id="5582" w:author="XuanWen Chen" w:date="2019-01-02T08:01:00Z"/>
                <w:rFonts w:hAnsi="宋体"/>
              </w:rPr>
            </w:pPr>
            <w:ins w:id="5583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3D34" w14:textId="77777777" w:rsidR="00754881" w:rsidRDefault="00754881">
            <w:pPr>
              <w:jc w:val="left"/>
              <w:rPr>
                <w:ins w:id="5584" w:author="XuanWen Chen" w:date="2019-01-02T08:01:00Z"/>
                <w:rFonts w:hAnsi="宋体"/>
              </w:rPr>
            </w:pPr>
            <w:ins w:id="5585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8CBEF" w14:textId="77777777" w:rsidR="00754881" w:rsidRDefault="00754881">
            <w:pPr>
              <w:jc w:val="left"/>
              <w:rPr>
                <w:ins w:id="5586" w:author="XuanWen Chen" w:date="2019-01-02T08:01:00Z"/>
                <w:rFonts w:hAnsi="宋体"/>
              </w:rPr>
            </w:pPr>
            <w:ins w:id="5587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1C93061" w14:textId="77777777" w:rsidTr="00754881">
        <w:trPr>
          <w:ins w:id="558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C3652" w14:textId="77777777" w:rsidR="00754881" w:rsidRDefault="00754881">
            <w:pPr>
              <w:rPr>
                <w:ins w:id="5589" w:author="XuanWen Chen" w:date="2019-01-02T08:01:00Z"/>
              </w:rPr>
            </w:pPr>
            <w:ins w:id="5590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CD376" w14:textId="77777777" w:rsidR="00754881" w:rsidRDefault="00754881">
            <w:pPr>
              <w:jc w:val="left"/>
              <w:rPr>
                <w:ins w:id="5591" w:author="XuanWen Chen" w:date="2019-01-02T08:01:00Z"/>
                <w:rFonts w:hAnsi="宋体"/>
              </w:rPr>
            </w:pPr>
            <w:ins w:id="5592" w:author="XuanWen Chen" w:date="2019-01-02T08:01:00Z">
              <w:r>
                <w:rPr>
                  <w:rFonts w:hAnsi="宋体" w:hint="eastAsia"/>
                </w:rPr>
                <w:t>用户删除站内邮件</w:t>
              </w:r>
            </w:ins>
          </w:p>
        </w:tc>
      </w:tr>
      <w:tr w:rsidR="00754881" w14:paraId="583E641C" w14:textId="77777777" w:rsidTr="00754881">
        <w:trPr>
          <w:ins w:id="559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342" w14:textId="77777777" w:rsidR="00754881" w:rsidRDefault="00754881">
            <w:pPr>
              <w:rPr>
                <w:ins w:id="5594" w:author="XuanWen Chen" w:date="2019-01-02T08:01:00Z"/>
              </w:rPr>
            </w:pPr>
            <w:ins w:id="5595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85C01" w14:textId="77777777" w:rsidR="00754881" w:rsidRDefault="00754881">
            <w:pPr>
              <w:jc w:val="left"/>
              <w:rPr>
                <w:ins w:id="5596" w:author="XuanWen Chen" w:date="2019-01-02T08:01:00Z"/>
                <w:rFonts w:hAnsi="宋体"/>
              </w:rPr>
            </w:pPr>
            <w:ins w:id="5597" w:author="XuanWen Chen" w:date="2019-01-02T08:01:00Z">
              <w:r>
                <w:rPr>
                  <w:rFonts w:hAnsi="宋体" w:hint="eastAsia"/>
                </w:rPr>
                <w:t>用户想要删除某些邮件</w:t>
              </w:r>
            </w:ins>
          </w:p>
        </w:tc>
      </w:tr>
      <w:tr w:rsidR="00754881" w14:paraId="09196104" w14:textId="77777777" w:rsidTr="00754881">
        <w:trPr>
          <w:ins w:id="559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6687" w14:textId="77777777" w:rsidR="00754881" w:rsidRDefault="00754881">
            <w:pPr>
              <w:rPr>
                <w:ins w:id="5599" w:author="XuanWen Chen" w:date="2019-01-02T08:01:00Z"/>
              </w:rPr>
            </w:pPr>
            <w:ins w:id="5600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982" w14:textId="77777777" w:rsidR="00754881" w:rsidRDefault="00754881">
            <w:pPr>
              <w:rPr>
                <w:ins w:id="5601" w:author="XuanWen Chen" w:date="2019-01-02T08:01:00Z"/>
              </w:rPr>
            </w:pPr>
            <w:ins w:id="5602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0E9822CC" w14:textId="77777777" w:rsidR="00754881" w:rsidRDefault="00754881">
            <w:pPr>
              <w:rPr>
                <w:ins w:id="5603" w:author="XuanWen Chen" w:date="2019-01-02T08:01:00Z"/>
              </w:rPr>
            </w:pPr>
            <w:ins w:id="5604" w:author="XuanWen Chen" w:date="2019-01-02T08:01:00Z">
              <w:r>
                <w:rPr>
                  <w:rFonts w:hint="eastAsia"/>
                </w:rPr>
                <w:t>PRE-2:  用户有邮件访问权限</w:t>
              </w:r>
            </w:ins>
          </w:p>
          <w:p w14:paraId="7D7B953E" w14:textId="77777777" w:rsidR="00754881" w:rsidRDefault="00754881">
            <w:pPr>
              <w:rPr>
                <w:ins w:id="5605" w:author="XuanWen Chen" w:date="2019-01-02T08:01:00Z"/>
              </w:rPr>
            </w:pPr>
            <w:ins w:id="5606" w:author="XuanWen Chen" w:date="2019-01-02T08:01:00Z">
              <w:r>
                <w:rPr>
                  <w:rFonts w:hint="eastAsia"/>
                </w:rPr>
                <w:t>PRE-3:  用户有邮件</w:t>
              </w:r>
            </w:ins>
          </w:p>
        </w:tc>
      </w:tr>
      <w:tr w:rsidR="00754881" w14:paraId="0A82D93E" w14:textId="77777777" w:rsidTr="00754881">
        <w:trPr>
          <w:ins w:id="560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B82BD" w14:textId="77777777" w:rsidR="00754881" w:rsidRDefault="00754881">
            <w:pPr>
              <w:rPr>
                <w:ins w:id="5608" w:author="XuanWen Chen" w:date="2019-01-02T08:01:00Z"/>
              </w:rPr>
            </w:pPr>
            <w:ins w:id="5609" w:author="XuanWen Chen" w:date="2019-01-02T08:01:00Z">
              <w:r>
                <w:rPr>
                  <w:rFonts w:hAnsi="宋体" w:hint="eastAsia"/>
                </w:rPr>
                <w:lastRenderedPageBreak/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34D8D" w14:textId="77777777" w:rsidR="00754881" w:rsidRDefault="00754881">
            <w:pPr>
              <w:rPr>
                <w:ins w:id="5610" w:author="XuanWen Chen" w:date="2019-01-02T08:01:00Z"/>
              </w:rPr>
            </w:pPr>
            <w:ins w:id="5611" w:author="XuanWen Chen" w:date="2019-01-02T08:01:00Z">
              <w:r>
                <w:rPr>
                  <w:rFonts w:hAnsi="宋体" w:hint="eastAsia"/>
                </w:rPr>
                <w:t>POST-1:邮件被删除</w:t>
              </w:r>
            </w:ins>
          </w:p>
        </w:tc>
      </w:tr>
      <w:tr w:rsidR="00754881" w14:paraId="25E05753" w14:textId="77777777" w:rsidTr="00754881">
        <w:trPr>
          <w:ins w:id="561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C9C8" w14:textId="77777777" w:rsidR="00754881" w:rsidRDefault="00754881">
            <w:pPr>
              <w:rPr>
                <w:ins w:id="5613" w:author="XuanWen Chen" w:date="2019-01-02T08:01:00Z"/>
                <w:rFonts w:hAnsi="宋体"/>
              </w:rPr>
            </w:pPr>
            <w:ins w:id="5614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DE893" w14:textId="77777777" w:rsidR="00754881" w:rsidRDefault="00754881">
            <w:pPr>
              <w:rPr>
                <w:ins w:id="5615" w:author="XuanWen Chen" w:date="2019-01-02T08:01:00Z"/>
                <w:rFonts w:hAnsi="宋体"/>
              </w:rPr>
            </w:pPr>
            <w:ins w:id="5616" w:author="XuanWen Chen" w:date="2019-01-02T08:01:00Z">
              <w:r>
                <w:rPr>
                  <w:rFonts w:hAnsi="宋体" w:hint="eastAsia"/>
                </w:rPr>
                <w:t>删除信息</w:t>
              </w:r>
            </w:ins>
          </w:p>
        </w:tc>
      </w:tr>
      <w:tr w:rsidR="00754881" w14:paraId="62C1FA4B" w14:textId="77777777" w:rsidTr="00754881">
        <w:trPr>
          <w:ins w:id="561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2D1D0" w14:textId="77777777" w:rsidR="00754881" w:rsidRDefault="00754881">
            <w:pPr>
              <w:rPr>
                <w:ins w:id="5618" w:author="XuanWen Chen" w:date="2019-01-02T08:01:00Z"/>
                <w:rFonts w:hAnsi="宋体"/>
              </w:rPr>
            </w:pPr>
            <w:ins w:id="5619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7D70D" w14:textId="77777777" w:rsidR="00754881" w:rsidRDefault="00754881">
            <w:pPr>
              <w:rPr>
                <w:ins w:id="5620" w:author="XuanWen Chen" w:date="2019-01-02T08:01:00Z"/>
                <w:rFonts w:hAnsi="宋体"/>
              </w:rPr>
            </w:pPr>
            <w:ins w:id="5621" w:author="XuanWen Chen" w:date="2019-01-02T08:01:00Z">
              <w:r>
                <w:rPr>
                  <w:rFonts w:hAnsi="宋体" w:hint="eastAsia"/>
                </w:rPr>
                <w:t>邮件列表</w:t>
              </w:r>
            </w:ins>
          </w:p>
        </w:tc>
      </w:tr>
      <w:tr w:rsidR="00754881" w14:paraId="6AB41B04" w14:textId="77777777" w:rsidTr="00754881">
        <w:trPr>
          <w:ins w:id="562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F0BA" w14:textId="77777777" w:rsidR="00754881" w:rsidRDefault="00754881">
            <w:pPr>
              <w:rPr>
                <w:ins w:id="5623" w:author="XuanWen Chen" w:date="2019-01-02T08:01:00Z"/>
              </w:rPr>
            </w:pPr>
            <w:ins w:id="5624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EF579" w14:textId="77777777" w:rsidR="00754881" w:rsidRDefault="00754881">
            <w:pPr>
              <w:jc w:val="left"/>
              <w:rPr>
                <w:ins w:id="5625" w:author="XuanWen Chen" w:date="2019-01-02T08:01:00Z"/>
                <w:rFonts w:hAnsi="宋体"/>
              </w:rPr>
            </w:pPr>
            <w:ins w:id="5626" w:author="XuanWen Chen" w:date="2019-01-02T08:01:00Z">
              <w:r>
                <w:rPr>
                  <w:rFonts w:hAnsi="宋体" w:hint="eastAsia"/>
                </w:rPr>
                <w:t>1.用户进入我的消息</w:t>
              </w:r>
            </w:ins>
          </w:p>
          <w:p w14:paraId="035BFE00" w14:textId="77777777" w:rsidR="00754881" w:rsidRDefault="00754881">
            <w:pPr>
              <w:jc w:val="left"/>
              <w:rPr>
                <w:ins w:id="5627" w:author="XuanWen Chen" w:date="2019-01-02T08:01:00Z"/>
                <w:rFonts w:hAnsi="宋体"/>
              </w:rPr>
            </w:pPr>
            <w:ins w:id="5628" w:author="XuanWen Chen" w:date="2019-01-02T08:01:00Z">
              <w:r>
                <w:rPr>
                  <w:rFonts w:hAnsi="宋体" w:hint="eastAsia"/>
                </w:rPr>
                <w:t>2.进入站内邮箱</w:t>
              </w:r>
            </w:ins>
          </w:p>
          <w:p w14:paraId="7B2BEDB5" w14:textId="77777777" w:rsidR="00754881" w:rsidRDefault="00754881">
            <w:pPr>
              <w:jc w:val="left"/>
              <w:rPr>
                <w:ins w:id="5629" w:author="XuanWen Chen" w:date="2019-01-02T08:01:00Z"/>
                <w:rFonts w:hAnsi="宋体"/>
              </w:rPr>
            </w:pPr>
            <w:ins w:id="5630" w:author="XuanWen Chen" w:date="2019-01-02T08:01:00Z">
              <w:r>
                <w:rPr>
                  <w:rFonts w:hAnsi="宋体" w:hint="eastAsia"/>
                </w:rPr>
                <w:t>3．点击邮件。</w:t>
              </w:r>
            </w:ins>
          </w:p>
          <w:p w14:paraId="5F4B434B" w14:textId="77777777" w:rsidR="00754881" w:rsidRDefault="00754881">
            <w:pPr>
              <w:jc w:val="left"/>
              <w:rPr>
                <w:ins w:id="5631" w:author="XuanWen Chen" w:date="2019-01-02T08:01:00Z"/>
                <w:rFonts w:hAnsi="宋体"/>
              </w:rPr>
            </w:pPr>
            <w:ins w:id="5632" w:author="XuanWen Chen" w:date="2019-01-02T08:01:00Z">
              <w:r>
                <w:rPr>
                  <w:rFonts w:hAnsi="宋体" w:hint="eastAsia"/>
                </w:rPr>
                <w:t>4.进入邮件详情后，点击删除</w:t>
              </w:r>
            </w:ins>
          </w:p>
          <w:p w14:paraId="65618EE7" w14:textId="77777777" w:rsidR="00754881" w:rsidRDefault="00754881">
            <w:pPr>
              <w:jc w:val="left"/>
              <w:rPr>
                <w:ins w:id="5633" w:author="XuanWen Chen" w:date="2019-01-02T08:01:00Z"/>
                <w:rFonts w:hAnsi="宋体"/>
              </w:rPr>
            </w:pPr>
            <w:ins w:id="5634" w:author="XuanWen Chen" w:date="2019-01-02T08:01:00Z">
              <w:r>
                <w:rPr>
                  <w:rFonts w:hAnsi="宋体" w:hint="eastAsia"/>
                </w:rPr>
                <w:t>5.确认删除。</w:t>
              </w:r>
            </w:ins>
          </w:p>
        </w:tc>
      </w:tr>
      <w:tr w:rsidR="00754881" w14:paraId="0AB76C0D" w14:textId="77777777" w:rsidTr="00754881">
        <w:trPr>
          <w:ins w:id="563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D6643" w14:textId="77777777" w:rsidR="00754881" w:rsidRDefault="00754881">
            <w:pPr>
              <w:rPr>
                <w:ins w:id="5636" w:author="XuanWen Chen" w:date="2019-01-02T08:01:00Z"/>
                <w:rFonts w:hAnsi="宋体"/>
              </w:rPr>
            </w:pPr>
            <w:ins w:id="5637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8CAD7" w14:textId="77777777" w:rsidR="00754881" w:rsidRDefault="00754881" w:rsidP="00754881">
            <w:pPr>
              <w:pStyle w:val="a9"/>
              <w:numPr>
                <w:ilvl w:val="0"/>
                <w:numId w:val="244"/>
              </w:numPr>
              <w:spacing w:line="240" w:lineRule="auto"/>
              <w:ind w:left="3360" w:firstLineChars="0"/>
              <w:jc w:val="left"/>
              <w:rPr>
                <w:ins w:id="5638" w:author="XuanWen Chen" w:date="2019-01-02T08:01:00Z"/>
                <w:rFonts w:hAnsi="宋体"/>
              </w:rPr>
            </w:pPr>
            <w:ins w:id="5639" w:author="XuanWen Chen" w:date="2019-01-02T08:01:00Z">
              <w:r>
                <w:rPr>
                  <w:rFonts w:hAnsi="宋体" w:hint="eastAsia"/>
                </w:rPr>
                <w:t>用户点击邮件前的复选框</w:t>
              </w:r>
            </w:ins>
          </w:p>
          <w:p w14:paraId="4D1A8447" w14:textId="77777777" w:rsidR="00754881" w:rsidRDefault="00754881" w:rsidP="00754881">
            <w:pPr>
              <w:pStyle w:val="a9"/>
              <w:numPr>
                <w:ilvl w:val="0"/>
                <w:numId w:val="244"/>
              </w:numPr>
              <w:spacing w:line="240" w:lineRule="auto"/>
              <w:ind w:left="3360" w:firstLineChars="0"/>
              <w:jc w:val="left"/>
              <w:rPr>
                <w:ins w:id="5640" w:author="XuanWen Chen" w:date="2019-01-02T08:01:00Z"/>
                <w:rFonts w:hAnsi="宋体"/>
              </w:rPr>
            </w:pPr>
            <w:ins w:id="5641" w:author="XuanWen Chen" w:date="2019-01-02T08:01:00Z">
              <w:r>
                <w:rPr>
                  <w:rFonts w:hAnsi="宋体" w:hint="eastAsia"/>
                </w:rPr>
                <w:t>点击标签栏上的删除</w:t>
              </w:r>
            </w:ins>
          </w:p>
          <w:p w14:paraId="0D518065" w14:textId="77777777" w:rsidR="00754881" w:rsidRDefault="00754881" w:rsidP="00754881">
            <w:pPr>
              <w:pStyle w:val="a9"/>
              <w:numPr>
                <w:ilvl w:val="0"/>
                <w:numId w:val="244"/>
              </w:numPr>
              <w:spacing w:line="240" w:lineRule="auto"/>
              <w:ind w:left="3360" w:firstLineChars="0"/>
              <w:jc w:val="left"/>
              <w:rPr>
                <w:ins w:id="5642" w:author="XuanWen Chen" w:date="2019-01-02T08:01:00Z"/>
                <w:rFonts w:hAnsi="宋体"/>
              </w:rPr>
            </w:pPr>
            <w:ins w:id="5643" w:author="XuanWen Chen" w:date="2019-01-02T08:01:00Z">
              <w:r>
                <w:rPr>
                  <w:rFonts w:hAnsi="宋体" w:hint="eastAsia"/>
                </w:rPr>
                <w:t>确认进行批量删除</w:t>
              </w:r>
            </w:ins>
          </w:p>
        </w:tc>
      </w:tr>
      <w:tr w:rsidR="00754881" w14:paraId="138FFDA7" w14:textId="77777777" w:rsidTr="00754881">
        <w:trPr>
          <w:ins w:id="564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DB88" w14:textId="77777777" w:rsidR="00754881" w:rsidRDefault="00754881">
            <w:pPr>
              <w:rPr>
                <w:ins w:id="5645" w:author="XuanWen Chen" w:date="2019-01-02T08:01:00Z"/>
                <w:rFonts w:hAnsi="宋体"/>
              </w:rPr>
            </w:pPr>
            <w:ins w:id="564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BBB7" w14:textId="77777777" w:rsidR="00754881" w:rsidRDefault="00754881">
            <w:pPr>
              <w:jc w:val="left"/>
              <w:rPr>
                <w:ins w:id="5647" w:author="XuanWen Chen" w:date="2019-01-02T08:01:00Z"/>
                <w:rFonts w:hAnsi="宋体"/>
              </w:rPr>
            </w:pPr>
          </w:p>
        </w:tc>
      </w:tr>
      <w:tr w:rsidR="00754881" w14:paraId="19BF8F8D" w14:textId="77777777" w:rsidTr="00754881">
        <w:trPr>
          <w:ins w:id="564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9C8E" w14:textId="77777777" w:rsidR="00754881" w:rsidRDefault="00754881">
            <w:pPr>
              <w:rPr>
                <w:ins w:id="5649" w:author="XuanWen Chen" w:date="2019-01-02T08:01:00Z"/>
                <w:rFonts w:hAnsi="宋体"/>
              </w:rPr>
            </w:pPr>
            <w:ins w:id="5650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C9F7E" w14:textId="77777777" w:rsidR="00754881" w:rsidRDefault="00754881">
            <w:pPr>
              <w:jc w:val="left"/>
              <w:rPr>
                <w:ins w:id="5651" w:author="XuanWen Chen" w:date="2019-01-02T08:01:00Z"/>
                <w:rFonts w:hAnsi="宋体"/>
              </w:rPr>
            </w:pPr>
            <w:ins w:id="5652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0E19463" w14:textId="77777777" w:rsidTr="00754881">
        <w:trPr>
          <w:ins w:id="565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C18D" w14:textId="77777777" w:rsidR="00754881" w:rsidRDefault="00754881">
            <w:pPr>
              <w:rPr>
                <w:ins w:id="5654" w:author="XuanWen Chen" w:date="2019-01-02T08:01:00Z"/>
                <w:rFonts w:hAnsi="宋体"/>
              </w:rPr>
            </w:pPr>
            <w:ins w:id="565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3A4E" w14:textId="77777777" w:rsidR="00754881" w:rsidRDefault="00754881">
            <w:pPr>
              <w:jc w:val="left"/>
              <w:rPr>
                <w:ins w:id="5656" w:author="XuanWen Chen" w:date="2019-01-02T08:01:00Z"/>
                <w:rFonts w:hAnsi="宋体"/>
              </w:rPr>
            </w:pPr>
            <w:ins w:id="5657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1AAEE6DC" w14:textId="77777777" w:rsidTr="00754881">
        <w:trPr>
          <w:ins w:id="565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4978" w14:textId="77777777" w:rsidR="00754881" w:rsidRDefault="00754881">
            <w:pPr>
              <w:rPr>
                <w:ins w:id="5659" w:author="XuanWen Chen" w:date="2019-01-02T08:01:00Z"/>
                <w:rFonts w:hAnsi="宋体"/>
              </w:rPr>
            </w:pPr>
            <w:ins w:id="566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6094" w14:textId="77777777" w:rsidR="00754881" w:rsidRDefault="00754881">
            <w:pPr>
              <w:jc w:val="left"/>
              <w:rPr>
                <w:ins w:id="5661" w:author="XuanWen Chen" w:date="2019-01-02T08:01:00Z"/>
                <w:rFonts w:hAnsi="宋体"/>
              </w:rPr>
            </w:pPr>
          </w:p>
        </w:tc>
      </w:tr>
      <w:tr w:rsidR="00754881" w14:paraId="084EB79B" w14:textId="77777777" w:rsidTr="00754881">
        <w:trPr>
          <w:ins w:id="566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3846" w14:textId="77777777" w:rsidR="00754881" w:rsidRDefault="00754881">
            <w:pPr>
              <w:rPr>
                <w:ins w:id="5663" w:author="XuanWen Chen" w:date="2019-01-02T08:01:00Z"/>
                <w:rFonts w:hAnsi="宋体"/>
              </w:rPr>
            </w:pPr>
            <w:ins w:id="566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AB1AA" w14:textId="77777777" w:rsidR="00754881" w:rsidRDefault="00754881">
            <w:pPr>
              <w:jc w:val="left"/>
              <w:rPr>
                <w:ins w:id="5665" w:author="XuanWen Chen" w:date="2019-01-02T08:01:00Z"/>
                <w:rFonts w:hAnsi="宋体"/>
              </w:rPr>
            </w:pPr>
          </w:p>
        </w:tc>
      </w:tr>
      <w:tr w:rsidR="00754881" w14:paraId="3C3DE15F" w14:textId="77777777" w:rsidTr="00754881">
        <w:trPr>
          <w:ins w:id="566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57B3" w14:textId="77777777" w:rsidR="00754881" w:rsidRDefault="00754881">
            <w:pPr>
              <w:rPr>
                <w:ins w:id="5667" w:author="XuanWen Chen" w:date="2019-01-02T08:01:00Z"/>
              </w:rPr>
            </w:pPr>
            <w:ins w:id="5668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F562D" w14:textId="77777777" w:rsidR="00754881" w:rsidRDefault="00754881">
            <w:pPr>
              <w:rPr>
                <w:ins w:id="5669" w:author="XuanWen Chen" w:date="2019-01-02T08:01:00Z"/>
              </w:rPr>
            </w:pPr>
          </w:p>
          <w:p w14:paraId="4859E89E" w14:textId="77777777" w:rsidR="00754881" w:rsidRDefault="00754881">
            <w:pPr>
              <w:rPr>
                <w:ins w:id="5670" w:author="XuanWen Chen" w:date="2019-01-02T08:01:00Z"/>
              </w:rPr>
            </w:pPr>
          </w:p>
        </w:tc>
      </w:tr>
    </w:tbl>
    <w:p w14:paraId="2CFBC989" w14:textId="77777777" w:rsidR="00754881" w:rsidRDefault="00754881" w:rsidP="00754881">
      <w:pPr>
        <w:pStyle w:val="4"/>
        <w:rPr>
          <w:ins w:id="5671" w:author="XuanWen Chen" w:date="2019-01-02T08:01:00Z"/>
        </w:rPr>
      </w:pPr>
      <w:ins w:id="5672" w:author="XuanWen Chen" w:date="2019-01-02T08:01:00Z">
        <w:r>
          <w:rPr>
            <w:rFonts w:hint="eastAsia"/>
          </w:rPr>
          <w:t>用户把邮件标为已读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2F57A1CC" w14:textId="77777777" w:rsidTr="00754881">
        <w:trPr>
          <w:ins w:id="567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F664F" w14:textId="77777777" w:rsidR="00754881" w:rsidRDefault="00754881">
            <w:pPr>
              <w:rPr>
                <w:ins w:id="5674" w:author="XuanWen Chen" w:date="2019-01-02T08:01:00Z"/>
              </w:rPr>
            </w:pPr>
            <w:ins w:id="5675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4C0DD" w14:textId="77777777" w:rsidR="00754881" w:rsidRDefault="00754881">
            <w:pPr>
              <w:jc w:val="left"/>
              <w:rPr>
                <w:ins w:id="5676" w:author="XuanWen Chen" w:date="2019-01-02T08:01:00Z"/>
                <w:rFonts w:hAnsi="宋体"/>
                <w:b/>
              </w:rPr>
            </w:pPr>
            <w:ins w:id="5677" w:author="XuanWen Chen" w:date="2019-01-02T08:01:00Z">
              <w:r>
                <w:rPr>
                  <w:rFonts w:hAnsi="宋体" w:hint="eastAsia"/>
                  <w:b/>
                </w:rPr>
                <w:t>UC-14：用户把邮件标为已读</w:t>
              </w:r>
            </w:ins>
          </w:p>
        </w:tc>
      </w:tr>
      <w:tr w:rsidR="00754881" w14:paraId="1B7F0883" w14:textId="77777777" w:rsidTr="00754881">
        <w:trPr>
          <w:ins w:id="567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DBD6" w14:textId="77777777" w:rsidR="00754881" w:rsidRDefault="00754881">
            <w:pPr>
              <w:rPr>
                <w:ins w:id="5679" w:author="XuanWen Chen" w:date="2019-01-02T08:01:00Z"/>
              </w:rPr>
            </w:pPr>
            <w:ins w:id="5680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7A94" w14:textId="77777777" w:rsidR="00754881" w:rsidRDefault="00754881">
            <w:pPr>
              <w:jc w:val="left"/>
              <w:rPr>
                <w:ins w:id="5681" w:author="XuanWen Chen" w:date="2019-01-02T08:01:00Z"/>
                <w:rFonts w:hAnsi="宋体"/>
              </w:rPr>
            </w:pPr>
            <w:proofErr w:type="gramStart"/>
            <w:ins w:id="5682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77CD" w14:textId="77777777" w:rsidR="00754881" w:rsidRDefault="00754881">
            <w:pPr>
              <w:jc w:val="left"/>
              <w:rPr>
                <w:ins w:id="5683" w:author="XuanWen Chen" w:date="2019-01-02T08:01:00Z"/>
                <w:rFonts w:hAnsi="宋体"/>
              </w:rPr>
            </w:pPr>
            <w:ins w:id="5684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CDC" w14:textId="77777777" w:rsidR="00754881" w:rsidRDefault="00754881">
            <w:pPr>
              <w:jc w:val="left"/>
              <w:rPr>
                <w:ins w:id="5685" w:author="XuanWen Chen" w:date="2019-01-02T08:01:00Z"/>
                <w:rFonts w:hAnsi="宋体"/>
              </w:rPr>
            </w:pPr>
            <w:ins w:id="5686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792B67E9" w14:textId="77777777" w:rsidTr="00754881">
        <w:trPr>
          <w:ins w:id="568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5557" w14:textId="77777777" w:rsidR="00754881" w:rsidRDefault="00754881">
            <w:pPr>
              <w:rPr>
                <w:ins w:id="5688" w:author="XuanWen Chen" w:date="2019-01-02T08:01:00Z"/>
              </w:rPr>
            </w:pPr>
            <w:ins w:id="5689" w:author="XuanWen Chen" w:date="2019-01-02T08:01:00Z">
              <w:r>
                <w:rPr>
                  <w:rFonts w:hAnsi="宋体" w:hint="eastAsia"/>
                </w:rPr>
                <w:t>主要操</w:t>
              </w:r>
              <w:r>
                <w:rPr>
                  <w:rFonts w:hAnsi="宋体" w:hint="eastAsia"/>
                </w:rPr>
                <w:lastRenderedPageBreak/>
                <w:t>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DCF3" w14:textId="77777777" w:rsidR="00754881" w:rsidRDefault="00754881">
            <w:pPr>
              <w:jc w:val="left"/>
              <w:rPr>
                <w:ins w:id="5690" w:author="XuanWen Chen" w:date="2019-01-02T08:01:00Z"/>
                <w:rFonts w:hAnsi="宋体"/>
              </w:rPr>
            </w:pPr>
            <w:ins w:id="5691" w:author="XuanWen Chen" w:date="2019-01-02T08:01:00Z">
              <w:r>
                <w:rPr>
                  <w:rFonts w:hAnsi="宋体" w:hint="eastAsia"/>
                </w:rPr>
                <w:lastRenderedPageBreak/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D10F2" w14:textId="77777777" w:rsidR="00754881" w:rsidRDefault="00754881">
            <w:pPr>
              <w:jc w:val="left"/>
              <w:rPr>
                <w:ins w:id="5692" w:author="XuanWen Chen" w:date="2019-01-02T08:01:00Z"/>
                <w:rFonts w:hAnsi="宋体"/>
              </w:rPr>
            </w:pPr>
            <w:ins w:id="5693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F65F" w14:textId="77777777" w:rsidR="00754881" w:rsidRDefault="00754881">
            <w:pPr>
              <w:jc w:val="left"/>
              <w:rPr>
                <w:ins w:id="5694" w:author="XuanWen Chen" w:date="2019-01-02T08:01:00Z"/>
                <w:rFonts w:hAnsi="宋体"/>
              </w:rPr>
            </w:pPr>
            <w:ins w:id="5695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219ECFB3" w14:textId="77777777" w:rsidTr="00754881">
        <w:trPr>
          <w:ins w:id="569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E47D7" w14:textId="77777777" w:rsidR="00754881" w:rsidRDefault="00754881">
            <w:pPr>
              <w:rPr>
                <w:ins w:id="5697" w:author="XuanWen Chen" w:date="2019-01-02T08:01:00Z"/>
              </w:rPr>
            </w:pPr>
            <w:ins w:id="5698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FB1" w14:textId="77777777" w:rsidR="00754881" w:rsidRDefault="00754881">
            <w:pPr>
              <w:jc w:val="left"/>
              <w:rPr>
                <w:ins w:id="5699" w:author="XuanWen Chen" w:date="2019-01-02T08:01:00Z"/>
                <w:rFonts w:hAnsi="宋体"/>
              </w:rPr>
            </w:pPr>
            <w:ins w:id="5700" w:author="XuanWen Chen" w:date="2019-01-02T08:01:00Z">
              <w:r>
                <w:rPr>
                  <w:rFonts w:hAnsi="宋体" w:hint="eastAsia"/>
                </w:rPr>
                <w:t>用户把站内邮件标为已读</w:t>
              </w:r>
            </w:ins>
          </w:p>
        </w:tc>
      </w:tr>
      <w:tr w:rsidR="00754881" w14:paraId="2AE7EB65" w14:textId="77777777" w:rsidTr="00754881">
        <w:trPr>
          <w:ins w:id="570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DAEB" w14:textId="77777777" w:rsidR="00754881" w:rsidRDefault="00754881">
            <w:pPr>
              <w:rPr>
                <w:ins w:id="5702" w:author="XuanWen Chen" w:date="2019-01-02T08:01:00Z"/>
              </w:rPr>
            </w:pPr>
            <w:ins w:id="5703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61DA" w14:textId="77777777" w:rsidR="00754881" w:rsidRDefault="00754881">
            <w:pPr>
              <w:jc w:val="left"/>
              <w:rPr>
                <w:ins w:id="5704" w:author="XuanWen Chen" w:date="2019-01-02T08:01:00Z"/>
                <w:rFonts w:hAnsi="宋体"/>
              </w:rPr>
            </w:pPr>
            <w:proofErr w:type="gramStart"/>
            <w:ins w:id="5705" w:author="XuanWen Chen" w:date="2019-01-02T08:01:00Z">
              <w:r>
                <w:rPr>
                  <w:rFonts w:hAnsi="宋体" w:hint="eastAsia"/>
                </w:rPr>
                <w:t>用想户把</w:t>
              </w:r>
              <w:proofErr w:type="gramEnd"/>
              <w:r>
                <w:rPr>
                  <w:rFonts w:hAnsi="宋体" w:hint="eastAsia"/>
                </w:rPr>
                <w:t>站内邮件标为已读</w:t>
              </w:r>
            </w:ins>
          </w:p>
        </w:tc>
      </w:tr>
      <w:tr w:rsidR="00754881" w14:paraId="16A84F10" w14:textId="77777777" w:rsidTr="00754881">
        <w:trPr>
          <w:ins w:id="570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E5DA1" w14:textId="77777777" w:rsidR="00754881" w:rsidRDefault="00754881">
            <w:pPr>
              <w:rPr>
                <w:ins w:id="5707" w:author="XuanWen Chen" w:date="2019-01-02T08:01:00Z"/>
              </w:rPr>
            </w:pPr>
            <w:ins w:id="5708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ABE75" w14:textId="77777777" w:rsidR="00754881" w:rsidRDefault="00754881">
            <w:pPr>
              <w:rPr>
                <w:ins w:id="5709" w:author="XuanWen Chen" w:date="2019-01-02T08:01:00Z"/>
              </w:rPr>
            </w:pPr>
            <w:ins w:id="5710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20896799" w14:textId="77777777" w:rsidR="00754881" w:rsidRDefault="00754881">
            <w:pPr>
              <w:rPr>
                <w:ins w:id="5711" w:author="XuanWen Chen" w:date="2019-01-02T08:01:00Z"/>
              </w:rPr>
            </w:pPr>
            <w:ins w:id="5712" w:author="XuanWen Chen" w:date="2019-01-02T08:01:00Z">
              <w:r>
                <w:rPr>
                  <w:rFonts w:hint="eastAsia"/>
                </w:rPr>
                <w:t>PRE-2:  用户有邮件访问权限</w:t>
              </w:r>
            </w:ins>
          </w:p>
          <w:p w14:paraId="52580AEF" w14:textId="77777777" w:rsidR="00754881" w:rsidRDefault="00754881">
            <w:pPr>
              <w:rPr>
                <w:ins w:id="5713" w:author="XuanWen Chen" w:date="2019-01-02T08:01:00Z"/>
              </w:rPr>
            </w:pPr>
            <w:ins w:id="5714" w:author="XuanWen Chen" w:date="2019-01-02T08:01:00Z">
              <w:r>
                <w:rPr>
                  <w:rFonts w:hint="eastAsia"/>
                </w:rPr>
                <w:t>PRE-3:  用户有邮件</w:t>
              </w:r>
            </w:ins>
          </w:p>
        </w:tc>
      </w:tr>
      <w:tr w:rsidR="00754881" w14:paraId="55039168" w14:textId="77777777" w:rsidTr="00754881">
        <w:trPr>
          <w:ins w:id="571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E34A" w14:textId="77777777" w:rsidR="00754881" w:rsidRDefault="00754881">
            <w:pPr>
              <w:rPr>
                <w:ins w:id="5716" w:author="XuanWen Chen" w:date="2019-01-02T08:01:00Z"/>
              </w:rPr>
            </w:pPr>
            <w:ins w:id="5717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7CDA" w14:textId="77777777" w:rsidR="00754881" w:rsidRDefault="00754881">
            <w:pPr>
              <w:rPr>
                <w:ins w:id="5718" w:author="XuanWen Chen" w:date="2019-01-02T08:01:00Z"/>
              </w:rPr>
            </w:pPr>
            <w:ins w:id="5719" w:author="XuanWen Chen" w:date="2019-01-02T08:01:00Z">
              <w:r>
                <w:rPr>
                  <w:rFonts w:hAnsi="宋体" w:hint="eastAsia"/>
                </w:rPr>
                <w:t>POST-1:邮件被被标为已读</w:t>
              </w:r>
            </w:ins>
          </w:p>
        </w:tc>
      </w:tr>
      <w:tr w:rsidR="00754881" w14:paraId="4F76A9CA" w14:textId="77777777" w:rsidTr="00754881">
        <w:trPr>
          <w:ins w:id="572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E374C" w14:textId="77777777" w:rsidR="00754881" w:rsidRDefault="00754881">
            <w:pPr>
              <w:rPr>
                <w:ins w:id="5721" w:author="XuanWen Chen" w:date="2019-01-02T08:01:00Z"/>
                <w:rFonts w:hAnsi="宋体"/>
              </w:rPr>
            </w:pPr>
            <w:ins w:id="5722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2365" w14:textId="77777777" w:rsidR="00754881" w:rsidRDefault="00754881">
            <w:pPr>
              <w:rPr>
                <w:ins w:id="5723" w:author="XuanWen Chen" w:date="2019-01-02T08:01:00Z"/>
                <w:rFonts w:hAnsi="宋体"/>
              </w:rPr>
            </w:pPr>
          </w:p>
        </w:tc>
      </w:tr>
      <w:tr w:rsidR="00754881" w14:paraId="4C1842E5" w14:textId="77777777" w:rsidTr="00754881">
        <w:trPr>
          <w:ins w:id="572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8AE5" w14:textId="77777777" w:rsidR="00754881" w:rsidRDefault="00754881">
            <w:pPr>
              <w:rPr>
                <w:ins w:id="5725" w:author="XuanWen Chen" w:date="2019-01-02T08:01:00Z"/>
                <w:rFonts w:hAnsi="宋体"/>
              </w:rPr>
            </w:pPr>
            <w:ins w:id="5726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924DE" w14:textId="77777777" w:rsidR="00754881" w:rsidRDefault="00754881">
            <w:pPr>
              <w:rPr>
                <w:ins w:id="5727" w:author="XuanWen Chen" w:date="2019-01-02T08:01:00Z"/>
                <w:rFonts w:hAnsi="宋体"/>
              </w:rPr>
            </w:pPr>
            <w:ins w:id="5728" w:author="XuanWen Chen" w:date="2019-01-02T08:01:00Z">
              <w:r>
                <w:rPr>
                  <w:rFonts w:hAnsi="宋体" w:hint="eastAsia"/>
                </w:rPr>
                <w:t>邮件已读</w:t>
              </w:r>
            </w:ins>
          </w:p>
        </w:tc>
      </w:tr>
      <w:tr w:rsidR="00754881" w14:paraId="402F56A6" w14:textId="77777777" w:rsidTr="00754881">
        <w:trPr>
          <w:ins w:id="572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AE9" w14:textId="77777777" w:rsidR="00754881" w:rsidRDefault="00754881">
            <w:pPr>
              <w:rPr>
                <w:ins w:id="5730" w:author="XuanWen Chen" w:date="2019-01-02T08:01:00Z"/>
              </w:rPr>
            </w:pPr>
            <w:ins w:id="5731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CFD0" w14:textId="77777777" w:rsidR="00754881" w:rsidRDefault="00754881" w:rsidP="00754881">
            <w:pPr>
              <w:pStyle w:val="a9"/>
              <w:numPr>
                <w:ilvl w:val="0"/>
                <w:numId w:val="246"/>
              </w:numPr>
              <w:ind w:left="3360" w:firstLineChars="0"/>
              <w:jc w:val="left"/>
              <w:rPr>
                <w:ins w:id="5732" w:author="XuanWen Chen" w:date="2019-01-02T08:01:00Z"/>
                <w:rFonts w:hAnsi="宋体"/>
              </w:rPr>
            </w:pPr>
            <w:ins w:id="5733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61F4503A" w14:textId="77777777" w:rsidR="00754881" w:rsidRDefault="00754881" w:rsidP="00754881">
            <w:pPr>
              <w:pStyle w:val="a9"/>
              <w:numPr>
                <w:ilvl w:val="0"/>
                <w:numId w:val="246"/>
              </w:numPr>
              <w:ind w:left="3360" w:firstLineChars="0"/>
              <w:jc w:val="left"/>
              <w:rPr>
                <w:ins w:id="5734" w:author="XuanWen Chen" w:date="2019-01-02T08:01:00Z"/>
                <w:rFonts w:hAnsi="宋体"/>
              </w:rPr>
            </w:pPr>
            <w:ins w:id="5735" w:author="XuanWen Chen" w:date="2019-01-02T08:01:00Z">
              <w:r>
                <w:rPr>
                  <w:rFonts w:hAnsi="宋体" w:hint="eastAsia"/>
                </w:rPr>
                <w:t>进入站内邮箱</w:t>
              </w:r>
            </w:ins>
          </w:p>
          <w:p w14:paraId="74B6AFF6" w14:textId="77777777" w:rsidR="00754881" w:rsidRDefault="00754881" w:rsidP="00754881">
            <w:pPr>
              <w:pStyle w:val="a9"/>
              <w:numPr>
                <w:ilvl w:val="0"/>
                <w:numId w:val="246"/>
              </w:numPr>
              <w:ind w:left="3360" w:firstLineChars="0"/>
              <w:jc w:val="left"/>
              <w:rPr>
                <w:ins w:id="5736" w:author="XuanWen Chen" w:date="2019-01-02T08:01:00Z"/>
                <w:rFonts w:hAnsi="宋体"/>
              </w:rPr>
            </w:pPr>
            <w:ins w:id="5737" w:author="XuanWen Chen" w:date="2019-01-02T08:01:00Z">
              <w:r>
                <w:rPr>
                  <w:rFonts w:hAnsi="宋体" w:hint="eastAsia"/>
                </w:rPr>
                <w:t>用户选择一封需要标为已读的邮件，</w:t>
              </w:r>
              <w:proofErr w:type="gramStart"/>
              <w:r>
                <w:rPr>
                  <w:rFonts w:hAnsi="宋体" w:hint="eastAsia"/>
                </w:rPr>
                <w:t>在勾选框中</w:t>
              </w:r>
              <w:proofErr w:type="gramEnd"/>
              <w:r>
                <w:rPr>
                  <w:rFonts w:hAnsi="宋体" w:hint="eastAsia"/>
                </w:rPr>
                <w:t>打钩</w:t>
              </w:r>
            </w:ins>
          </w:p>
          <w:p w14:paraId="1F8969FA" w14:textId="77777777" w:rsidR="00754881" w:rsidRDefault="00754881" w:rsidP="00754881">
            <w:pPr>
              <w:pStyle w:val="a9"/>
              <w:numPr>
                <w:ilvl w:val="0"/>
                <w:numId w:val="246"/>
              </w:numPr>
              <w:ind w:left="3360" w:firstLineChars="0"/>
              <w:jc w:val="left"/>
              <w:rPr>
                <w:ins w:id="5738" w:author="XuanWen Chen" w:date="2019-01-02T08:01:00Z"/>
                <w:rFonts w:hAnsi="宋体"/>
              </w:rPr>
            </w:pPr>
            <w:ins w:id="5739" w:author="XuanWen Chen" w:date="2019-01-02T08:01:00Z">
              <w:r>
                <w:rPr>
                  <w:rFonts w:hAnsi="宋体" w:hint="eastAsia"/>
                </w:rPr>
                <w:t>用户</w:t>
              </w:r>
              <w:proofErr w:type="gramStart"/>
              <w:r>
                <w:rPr>
                  <w:rFonts w:hAnsi="宋体" w:hint="eastAsia"/>
                </w:rPr>
                <w:t>点击全</w:t>
              </w:r>
              <w:proofErr w:type="gramEnd"/>
              <w:r>
                <w:rPr>
                  <w:rFonts w:hAnsi="宋体" w:hint="eastAsia"/>
                </w:rPr>
                <w:t>部标为已读按钮</w:t>
              </w:r>
            </w:ins>
          </w:p>
          <w:p w14:paraId="75B36E2A" w14:textId="77777777" w:rsidR="00754881" w:rsidRDefault="00754881" w:rsidP="00754881">
            <w:pPr>
              <w:pStyle w:val="a9"/>
              <w:numPr>
                <w:ilvl w:val="0"/>
                <w:numId w:val="246"/>
              </w:numPr>
              <w:ind w:left="3360" w:firstLineChars="0"/>
              <w:jc w:val="left"/>
              <w:rPr>
                <w:ins w:id="5740" w:author="XuanWen Chen" w:date="2019-01-02T08:01:00Z"/>
                <w:rFonts w:hAnsi="宋体"/>
              </w:rPr>
            </w:pPr>
            <w:ins w:id="5741" w:author="XuanWen Chen" w:date="2019-01-02T08:01:00Z">
              <w:r>
                <w:rPr>
                  <w:rFonts w:hAnsi="宋体" w:hint="eastAsia"/>
                </w:rPr>
                <w:t>邮件被标为已读</w:t>
              </w:r>
            </w:ins>
          </w:p>
          <w:p w14:paraId="7F9632FF" w14:textId="77777777" w:rsidR="00754881" w:rsidRDefault="00754881">
            <w:pPr>
              <w:jc w:val="left"/>
              <w:rPr>
                <w:ins w:id="5742" w:author="XuanWen Chen" w:date="2019-01-02T08:01:00Z"/>
                <w:rFonts w:hAnsi="宋体"/>
              </w:rPr>
            </w:pPr>
          </w:p>
        </w:tc>
      </w:tr>
      <w:tr w:rsidR="00754881" w14:paraId="3F380965" w14:textId="77777777" w:rsidTr="00754881">
        <w:trPr>
          <w:ins w:id="574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FB70" w14:textId="77777777" w:rsidR="00754881" w:rsidRDefault="00754881">
            <w:pPr>
              <w:rPr>
                <w:ins w:id="5744" w:author="XuanWen Chen" w:date="2019-01-02T08:01:00Z"/>
                <w:rFonts w:hAnsi="宋体"/>
              </w:rPr>
            </w:pPr>
            <w:ins w:id="574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EF6D" w14:textId="77777777" w:rsidR="00754881" w:rsidRDefault="00754881" w:rsidP="00754881">
            <w:pPr>
              <w:pStyle w:val="a9"/>
              <w:numPr>
                <w:ilvl w:val="0"/>
                <w:numId w:val="248"/>
              </w:numPr>
              <w:ind w:left="3360" w:firstLineChars="0"/>
              <w:jc w:val="left"/>
              <w:rPr>
                <w:ins w:id="5746" w:author="XuanWen Chen" w:date="2019-01-02T08:01:00Z"/>
                <w:rFonts w:hAnsi="宋体"/>
              </w:rPr>
            </w:pPr>
            <w:ins w:id="5747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2DB2E644" w14:textId="77777777" w:rsidR="00754881" w:rsidRDefault="00754881" w:rsidP="00754881">
            <w:pPr>
              <w:pStyle w:val="a9"/>
              <w:numPr>
                <w:ilvl w:val="0"/>
                <w:numId w:val="248"/>
              </w:numPr>
              <w:ind w:left="3360" w:firstLineChars="0"/>
              <w:jc w:val="left"/>
              <w:rPr>
                <w:ins w:id="5748" w:author="XuanWen Chen" w:date="2019-01-02T08:01:00Z"/>
                <w:rFonts w:hAnsi="宋体"/>
              </w:rPr>
            </w:pPr>
            <w:ins w:id="5749" w:author="XuanWen Chen" w:date="2019-01-02T08:01:00Z">
              <w:r>
                <w:rPr>
                  <w:rFonts w:hAnsi="宋体" w:hint="eastAsia"/>
                </w:rPr>
                <w:t>进入站内邮箱</w:t>
              </w:r>
            </w:ins>
          </w:p>
          <w:p w14:paraId="433884FC" w14:textId="77777777" w:rsidR="00754881" w:rsidRDefault="00754881" w:rsidP="00754881">
            <w:pPr>
              <w:pStyle w:val="a9"/>
              <w:numPr>
                <w:ilvl w:val="0"/>
                <w:numId w:val="248"/>
              </w:numPr>
              <w:ind w:left="3360" w:firstLineChars="0"/>
              <w:jc w:val="left"/>
              <w:rPr>
                <w:ins w:id="5750" w:author="XuanWen Chen" w:date="2019-01-02T08:01:00Z"/>
                <w:rFonts w:hAnsi="宋体"/>
              </w:rPr>
            </w:pPr>
            <w:ins w:id="5751" w:author="XuanWen Chen" w:date="2019-01-02T08:01:00Z">
              <w:r>
                <w:rPr>
                  <w:rFonts w:hAnsi="宋体" w:hint="eastAsia"/>
                </w:rPr>
                <w:t>用户选择多</w:t>
              </w:r>
              <w:proofErr w:type="gramStart"/>
              <w:r>
                <w:rPr>
                  <w:rFonts w:hAnsi="宋体" w:hint="eastAsia"/>
                </w:rPr>
                <w:t>封需要</w:t>
              </w:r>
              <w:proofErr w:type="gramEnd"/>
              <w:r>
                <w:rPr>
                  <w:rFonts w:hAnsi="宋体" w:hint="eastAsia"/>
                </w:rPr>
                <w:t>标为已读的邮件，</w:t>
              </w:r>
              <w:proofErr w:type="gramStart"/>
              <w:r>
                <w:rPr>
                  <w:rFonts w:hAnsi="宋体" w:hint="eastAsia"/>
                </w:rPr>
                <w:t>在勾选框</w:t>
              </w:r>
              <w:proofErr w:type="gramEnd"/>
              <w:r>
                <w:rPr>
                  <w:rFonts w:hAnsi="宋体" w:hint="eastAsia"/>
                </w:rPr>
                <w:t>中打钩</w:t>
              </w:r>
            </w:ins>
          </w:p>
          <w:p w14:paraId="6A529FEB" w14:textId="77777777" w:rsidR="00754881" w:rsidRDefault="00754881" w:rsidP="00754881">
            <w:pPr>
              <w:pStyle w:val="a9"/>
              <w:numPr>
                <w:ilvl w:val="0"/>
                <w:numId w:val="248"/>
              </w:numPr>
              <w:ind w:left="3360" w:firstLineChars="0"/>
              <w:jc w:val="left"/>
              <w:rPr>
                <w:ins w:id="5752" w:author="XuanWen Chen" w:date="2019-01-02T08:01:00Z"/>
                <w:rFonts w:hAnsi="宋体"/>
              </w:rPr>
            </w:pPr>
            <w:ins w:id="5753" w:author="XuanWen Chen" w:date="2019-01-02T08:01:00Z">
              <w:r>
                <w:rPr>
                  <w:rFonts w:hAnsi="宋体" w:hint="eastAsia"/>
                </w:rPr>
                <w:t>用户</w:t>
              </w:r>
              <w:proofErr w:type="gramStart"/>
              <w:r>
                <w:rPr>
                  <w:rFonts w:hAnsi="宋体" w:hint="eastAsia"/>
                </w:rPr>
                <w:t>点击全</w:t>
              </w:r>
              <w:proofErr w:type="gramEnd"/>
              <w:r>
                <w:rPr>
                  <w:rFonts w:hAnsi="宋体" w:hint="eastAsia"/>
                </w:rPr>
                <w:t>部标为已读按钮</w:t>
              </w:r>
            </w:ins>
          </w:p>
          <w:p w14:paraId="7ECDFB8B" w14:textId="77777777" w:rsidR="00754881" w:rsidRDefault="00754881" w:rsidP="00754881">
            <w:pPr>
              <w:pStyle w:val="a9"/>
              <w:numPr>
                <w:ilvl w:val="0"/>
                <w:numId w:val="248"/>
              </w:numPr>
              <w:ind w:left="3360" w:firstLineChars="0"/>
              <w:jc w:val="left"/>
              <w:rPr>
                <w:ins w:id="5754" w:author="XuanWen Chen" w:date="2019-01-02T08:01:00Z"/>
                <w:rFonts w:hAnsi="宋体"/>
              </w:rPr>
            </w:pPr>
            <w:ins w:id="5755" w:author="XuanWen Chen" w:date="2019-01-02T08:01:00Z">
              <w:r>
                <w:rPr>
                  <w:rFonts w:hAnsi="宋体" w:hint="eastAsia"/>
                </w:rPr>
                <w:t>邮件被标为已读</w:t>
              </w:r>
            </w:ins>
          </w:p>
        </w:tc>
      </w:tr>
      <w:tr w:rsidR="00754881" w14:paraId="2EA05F66" w14:textId="77777777" w:rsidTr="00754881">
        <w:trPr>
          <w:ins w:id="575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D31F2" w14:textId="77777777" w:rsidR="00754881" w:rsidRDefault="00754881">
            <w:pPr>
              <w:rPr>
                <w:ins w:id="5757" w:author="XuanWen Chen" w:date="2019-01-02T08:01:00Z"/>
                <w:rFonts w:hAnsi="宋体"/>
              </w:rPr>
            </w:pPr>
            <w:ins w:id="575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1EAFA" w14:textId="77777777" w:rsidR="00754881" w:rsidRDefault="00754881">
            <w:pPr>
              <w:jc w:val="left"/>
              <w:rPr>
                <w:ins w:id="5759" w:author="XuanWen Chen" w:date="2019-01-02T08:01:00Z"/>
                <w:rFonts w:hAnsi="宋体"/>
              </w:rPr>
            </w:pPr>
          </w:p>
        </w:tc>
      </w:tr>
      <w:tr w:rsidR="00754881" w14:paraId="3DDB235F" w14:textId="77777777" w:rsidTr="00754881">
        <w:trPr>
          <w:ins w:id="576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9914" w14:textId="77777777" w:rsidR="00754881" w:rsidRDefault="00754881">
            <w:pPr>
              <w:rPr>
                <w:ins w:id="5761" w:author="XuanWen Chen" w:date="2019-01-02T08:01:00Z"/>
                <w:rFonts w:hAnsi="宋体"/>
              </w:rPr>
            </w:pPr>
            <w:ins w:id="5762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89FB" w14:textId="77777777" w:rsidR="00754881" w:rsidRDefault="00754881">
            <w:pPr>
              <w:jc w:val="left"/>
              <w:rPr>
                <w:ins w:id="5763" w:author="XuanWen Chen" w:date="2019-01-02T08:01:00Z"/>
                <w:rFonts w:hAnsi="宋体"/>
              </w:rPr>
            </w:pPr>
            <w:ins w:id="5764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59AB7D4E" w14:textId="77777777" w:rsidTr="00754881">
        <w:trPr>
          <w:ins w:id="576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CE68" w14:textId="77777777" w:rsidR="00754881" w:rsidRDefault="00754881">
            <w:pPr>
              <w:rPr>
                <w:ins w:id="5766" w:author="XuanWen Chen" w:date="2019-01-02T08:01:00Z"/>
                <w:rFonts w:hAnsi="宋体"/>
              </w:rPr>
            </w:pPr>
            <w:ins w:id="576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1C8F" w14:textId="77777777" w:rsidR="00754881" w:rsidRDefault="00754881">
            <w:pPr>
              <w:jc w:val="left"/>
              <w:rPr>
                <w:ins w:id="5768" w:author="XuanWen Chen" w:date="2019-01-02T08:01:00Z"/>
                <w:rFonts w:hAnsi="宋体"/>
              </w:rPr>
            </w:pPr>
            <w:ins w:id="5769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6FE2EC13" w14:textId="77777777" w:rsidTr="00754881">
        <w:trPr>
          <w:ins w:id="577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EDC8" w14:textId="77777777" w:rsidR="00754881" w:rsidRDefault="00754881">
            <w:pPr>
              <w:rPr>
                <w:ins w:id="5771" w:author="XuanWen Chen" w:date="2019-01-02T08:01:00Z"/>
                <w:rFonts w:hAnsi="宋体"/>
              </w:rPr>
            </w:pPr>
            <w:ins w:id="5772" w:author="XuanWen Chen" w:date="2019-01-02T08:01:00Z">
              <w:r>
                <w:rPr>
                  <w:rFonts w:hAnsi="宋体" w:hint="eastAsia"/>
                </w:rPr>
                <w:t>业务规</w:t>
              </w:r>
              <w:r>
                <w:rPr>
                  <w:rFonts w:hAnsi="宋体" w:hint="eastAsia"/>
                </w:rPr>
                <w:lastRenderedPageBreak/>
                <w:t>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E054" w14:textId="77777777" w:rsidR="00754881" w:rsidRDefault="00754881">
            <w:pPr>
              <w:jc w:val="left"/>
              <w:rPr>
                <w:ins w:id="5773" w:author="XuanWen Chen" w:date="2019-01-02T08:01:00Z"/>
                <w:rFonts w:hAnsi="宋体"/>
              </w:rPr>
            </w:pPr>
          </w:p>
        </w:tc>
      </w:tr>
      <w:tr w:rsidR="00754881" w14:paraId="7BAF5079" w14:textId="77777777" w:rsidTr="00754881">
        <w:trPr>
          <w:ins w:id="577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794E1" w14:textId="77777777" w:rsidR="00754881" w:rsidRDefault="00754881">
            <w:pPr>
              <w:rPr>
                <w:ins w:id="5775" w:author="XuanWen Chen" w:date="2019-01-02T08:01:00Z"/>
                <w:rFonts w:hAnsi="宋体"/>
              </w:rPr>
            </w:pPr>
            <w:ins w:id="5776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75EDE" w14:textId="77777777" w:rsidR="00754881" w:rsidRDefault="00754881">
            <w:pPr>
              <w:jc w:val="left"/>
              <w:rPr>
                <w:ins w:id="5777" w:author="XuanWen Chen" w:date="2019-01-02T08:01:00Z"/>
                <w:rFonts w:hAnsi="宋体"/>
              </w:rPr>
            </w:pPr>
          </w:p>
        </w:tc>
      </w:tr>
      <w:tr w:rsidR="00754881" w14:paraId="262CF292" w14:textId="77777777" w:rsidTr="00754881">
        <w:trPr>
          <w:ins w:id="577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F2C65" w14:textId="77777777" w:rsidR="00754881" w:rsidRDefault="00754881">
            <w:pPr>
              <w:rPr>
                <w:ins w:id="5779" w:author="XuanWen Chen" w:date="2019-01-02T08:01:00Z"/>
              </w:rPr>
            </w:pPr>
            <w:ins w:id="5780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6CAAC" w14:textId="77777777" w:rsidR="00754881" w:rsidRDefault="00754881">
            <w:pPr>
              <w:rPr>
                <w:ins w:id="5781" w:author="XuanWen Chen" w:date="2019-01-02T08:01:00Z"/>
              </w:rPr>
            </w:pPr>
          </w:p>
          <w:p w14:paraId="0CDA1A3B" w14:textId="77777777" w:rsidR="00754881" w:rsidRDefault="00754881">
            <w:pPr>
              <w:rPr>
                <w:ins w:id="5782" w:author="XuanWen Chen" w:date="2019-01-02T08:01:00Z"/>
              </w:rPr>
            </w:pPr>
          </w:p>
        </w:tc>
      </w:tr>
    </w:tbl>
    <w:p w14:paraId="25629A2A" w14:textId="77777777" w:rsidR="00754881" w:rsidRDefault="00754881" w:rsidP="00754881">
      <w:pPr>
        <w:rPr>
          <w:ins w:id="5783" w:author="XuanWen Chen" w:date="2019-01-02T08:01:00Z"/>
        </w:rPr>
      </w:pPr>
    </w:p>
    <w:p w14:paraId="52C10FE7" w14:textId="77777777" w:rsidR="00754881" w:rsidRDefault="00754881" w:rsidP="00754881">
      <w:pPr>
        <w:pStyle w:val="4"/>
        <w:rPr>
          <w:ins w:id="5784" w:author="XuanWen Chen" w:date="2019-01-02T08:01:00Z"/>
        </w:rPr>
      </w:pPr>
      <w:ins w:id="5785" w:author="XuanWen Chen" w:date="2019-01-02T08:01:00Z">
        <w:r>
          <w:rPr>
            <w:rFonts w:hint="eastAsia"/>
          </w:rPr>
          <w:t>用户转发邮件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46FB239F" w14:textId="77777777" w:rsidTr="00754881">
        <w:trPr>
          <w:ins w:id="578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F82B" w14:textId="77777777" w:rsidR="00754881" w:rsidRDefault="00754881">
            <w:pPr>
              <w:rPr>
                <w:ins w:id="5787" w:author="XuanWen Chen" w:date="2019-01-02T08:01:00Z"/>
              </w:rPr>
            </w:pPr>
            <w:ins w:id="5788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C6F00" w14:textId="77777777" w:rsidR="00754881" w:rsidRDefault="00754881">
            <w:pPr>
              <w:jc w:val="left"/>
              <w:rPr>
                <w:ins w:id="5789" w:author="XuanWen Chen" w:date="2019-01-02T08:01:00Z"/>
                <w:rFonts w:hAnsi="宋体"/>
                <w:b/>
              </w:rPr>
            </w:pPr>
            <w:ins w:id="5790" w:author="XuanWen Chen" w:date="2019-01-02T08:01:00Z">
              <w:r>
                <w:rPr>
                  <w:rFonts w:hAnsi="宋体" w:hint="eastAsia"/>
                  <w:b/>
                </w:rPr>
                <w:t>UC-14：用户转发邮件</w:t>
              </w:r>
            </w:ins>
          </w:p>
        </w:tc>
      </w:tr>
      <w:tr w:rsidR="00754881" w14:paraId="50D2368E" w14:textId="77777777" w:rsidTr="00754881">
        <w:trPr>
          <w:ins w:id="579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275B0" w14:textId="77777777" w:rsidR="00754881" w:rsidRDefault="00754881">
            <w:pPr>
              <w:rPr>
                <w:ins w:id="5792" w:author="XuanWen Chen" w:date="2019-01-02T08:01:00Z"/>
              </w:rPr>
            </w:pPr>
            <w:ins w:id="5793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9C22" w14:textId="77777777" w:rsidR="00754881" w:rsidRDefault="00754881">
            <w:pPr>
              <w:jc w:val="left"/>
              <w:rPr>
                <w:ins w:id="5794" w:author="XuanWen Chen" w:date="2019-01-02T08:01:00Z"/>
                <w:rFonts w:hAnsi="宋体"/>
              </w:rPr>
            </w:pPr>
            <w:proofErr w:type="gramStart"/>
            <w:ins w:id="5795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8ADB" w14:textId="77777777" w:rsidR="00754881" w:rsidRDefault="00754881">
            <w:pPr>
              <w:jc w:val="left"/>
              <w:rPr>
                <w:ins w:id="5796" w:author="XuanWen Chen" w:date="2019-01-02T08:01:00Z"/>
                <w:rFonts w:hAnsi="宋体"/>
              </w:rPr>
            </w:pPr>
            <w:ins w:id="5797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6F0D7" w14:textId="77777777" w:rsidR="00754881" w:rsidRDefault="00754881">
            <w:pPr>
              <w:jc w:val="left"/>
              <w:rPr>
                <w:ins w:id="5798" w:author="XuanWen Chen" w:date="2019-01-02T08:01:00Z"/>
                <w:rFonts w:hAnsi="宋体"/>
              </w:rPr>
            </w:pPr>
            <w:ins w:id="5799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60350057" w14:textId="77777777" w:rsidTr="00754881">
        <w:trPr>
          <w:ins w:id="580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3C63F" w14:textId="77777777" w:rsidR="00754881" w:rsidRDefault="00754881">
            <w:pPr>
              <w:rPr>
                <w:ins w:id="5801" w:author="XuanWen Chen" w:date="2019-01-02T08:01:00Z"/>
              </w:rPr>
            </w:pPr>
            <w:ins w:id="5802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1E7F" w14:textId="77777777" w:rsidR="00754881" w:rsidRDefault="00754881">
            <w:pPr>
              <w:jc w:val="left"/>
              <w:rPr>
                <w:ins w:id="5803" w:author="XuanWen Chen" w:date="2019-01-02T08:01:00Z"/>
                <w:rFonts w:hAnsi="宋体"/>
              </w:rPr>
            </w:pPr>
            <w:ins w:id="5804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F681" w14:textId="77777777" w:rsidR="00754881" w:rsidRDefault="00754881">
            <w:pPr>
              <w:jc w:val="left"/>
              <w:rPr>
                <w:ins w:id="5805" w:author="XuanWen Chen" w:date="2019-01-02T08:01:00Z"/>
                <w:rFonts w:hAnsi="宋体"/>
              </w:rPr>
            </w:pPr>
            <w:ins w:id="5806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4A32F" w14:textId="77777777" w:rsidR="00754881" w:rsidRDefault="00754881">
            <w:pPr>
              <w:jc w:val="left"/>
              <w:rPr>
                <w:ins w:id="5807" w:author="XuanWen Chen" w:date="2019-01-02T08:01:00Z"/>
                <w:rFonts w:hAnsi="宋体"/>
              </w:rPr>
            </w:pPr>
            <w:ins w:id="5808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71304CA0" w14:textId="77777777" w:rsidTr="00754881">
        <w:trPr>
          <w:ins w:id="580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AE145" w14:textId="77777777" w:rsidR="00754881" w:rsidRDefault="00754881">
            <w:pPr>
              <w:rPr>
                <w:ins w:id="5810" w:author="XuanWen Chen" w:date="2019-01-02T08:01:00Z"/>
              </w:rPr>
            </w:pPr>
            <w:ins w:id="5811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101D5" w14:textId="77777777" w:rsidR="00754881" w:rsidRDefault="00754881">
            <w:pPr>
              <w:jc w:val="left"/>
              <w:rPr>
                <w:ins w:id="5812" w:author="XuanWen Chen" w:date="2019-01-02T08:01:00Z"/>
                <w:rFonts w:hAnsi="宋体"/>
              </w:rPr>
            </w:pPr>
            <w:ins w:id="5813" w:author="XuanWen Chen" w:date="2019-01-02T08:01:00Z">
              <w:r>
                <w:rPr>
                  <w:rFonts w:hAnsi="宋体" w:hint="eastAsia"/>
                </w:rPr>
                <w:t>用户把站内邮件转发</w:t>
              </w:r>
            </w:ins>
          </w:p>
        </w:tc>
      </w:tr>
      <w:tr w:rsidR="00754881" w14:paraId="34044339" w14:textId="77777777" w:rsidTr="00754881">
        <w:trPr>
          <w:ins w:id="581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886E4" w14:textId="77777777" w:rsidR="00754881" w:rsidRDefault="00754881">
            <w:pPr>
              <w:rPr>
                <w:ins w:id="5815" w:author="XuanWen Chen" w:date="2019-01-02T08:01:00Z"/>
              </w:rPr>
            </w:pPr>
            <w:ins w:id="5816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BC0E8" w14:textId="77777777" w:rsidR="00754881" w:rsidRDefault="00754881">
            <w:pPr>
              <w:jc w:val="left"/>
              <w:rPr>
                <w:ins w:id="5817" w:author="XuanWen Chen" w:date="2019-01-02T08:01:00Z"/>
                <w:rFonts w:hAnsi="宋体"/>
              </w:rPr>
            </w:pPr>
            <w:proofErr w:type="gramStart"/>
            <w:ins w:id="5818" w:author="XuanWen Chen" w:date="2019-01-02T08:01:00Z">
              <w:r>
                <w:rPr>
                  <w:rFonts w:hAnsi="宋体" w:hint="eastAsia"/>
                </w:rPr>
                <w:t>用想户把</w:t>
              </w:r>
              <w:proofErr w:type="gramEnd"/>
              <w:r>
                <w:rPr>
                  <w:rFonts w:hAnsi="宋体" w:hint="eastAsia"/>
                </w:rPr>
                <w:t>站内邮件转发</w:t>
              </w:r>
            </w:ins>
          </w:p>
        </w:tc>
      </w:tr>
      <w:tr w:rsidR="00754881" w14:paraId="0B30084C" w14:textId="77777777" w:rsidTr="00754881">
        <w:trPr>
          <w:ins w:id="581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3AB5D" w14:textId="77777777" w:rsidR="00754881" w:rsidRDefault="00754881">
            <w:pPr>
              <w:rPr>
                <w:ins w:id="5820" w:author="XuanWen Chen" w:date="2019-01-02T08:01:00Z"/>
              </w:rPr>
            </w:pPr>
            <w:ins w:id="5821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1D778" w14:textId="77777777" w:rsidR="00754881" w:rsidRDefault="00754881">
            <w:pPr>
              <w:rPr>
                <w:ins w:id="5822" w:author="XuanWen Chen" w:date="2019-01-02T08:01:00Z"/>
              </w:rPr>
            </w:pPr>
            <w:ins w:id="5823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  <w:p w14:paraId="2B53D16A" w14:textId="77777777" w:rsidR="00754881" w:rsidRDefault="00754881">
            <w:pPr>
              <w:rPr>
                <w:ins w:id="5824" w:author="XuanWen Chen" w:date="2019-01-02T08:01:00Z"/>
              </w:rPr>
            </w:pPr>
            <w:ins w:id="5825" w:author="XuanWen Chen" w:date="2019-01-02T08:01:00Z">
              <w:r>
                <w:rPr>
                  <w:rFonts w:hint="eastAsia"/>
                </w:rPr>
                <w:t>PRE-2:  用户有邮件访问权限</w:t>
              </w:r>
            </w:ins>
          </w:p>
          <w:p w14:paraId="49959989" w14:textId="77777777" w:rsidR="00754881" w:rsidRDefault="00754881">
            <w:pPr>
              <w:rPr>
                <w:ins w:id="5826" w:author="XuanWen Chen" w:date="2019-01-02T08:01:00Z"/>
              </w:rPr>
            </w:pPr>
            <w:ins w:id="5827" w:author="XuanWen Chen" w:date="2019-01-02T08:01:00Z">
              <w:r>
                <w:rPr>
                  <w:rFonts w:hint="eastAsia"/>
                </w:rPr>
                <w:t>PRE-3:  用户有邮件</w:t>
              </w:r>
            </w:ins>
          </w:p>
        </w:tc>
      </w:tr>
      <w:tr w:rsidR="00754881" w14:paraId="23B4DC80" w14:textId="77777777" w:rsidTr="00754881">
        <w:trPr>
          <w:ins w:id="582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AF1D3" w14:textId="77777777" w:rsidR="00754881" w:rsidRDefault="00754881">
            <w:pPr>
              <w:rPr>
                <w:ins w:id="5829" w:author="XuanWen Chen" w:date="2019-01-02T08:01:00Z"/>
              </w:rPr>
            </w:pPr>
            <w:ins w:id="5830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BF78E" w14:textId="77777777" w:rsidR="00754881" w:rsidRDefault="00754881">
            <w:pPr>
              <w:rPr>
                <w:ins w:id="5831" w:author="XuanWen Chen" w:date="2019-01-02T08:01:00Z"/>
              </w:rPr>
            </w:pPr>
            <w:ins w:id="5832" w:author="XuanWen Chen" w:date="2019-01-02T08:01:00Z">
              <w:r>
                <w:rPr>
                  <w:rFonts w:hAnsi="宋体" w:hint="eastAsia"/>
                </w:rPr>
                <w:t>POST-1:邮件被转发</w:t>
              </w:r>
            </w:ins>
          </w:p>
        </w:tc>
      </w:tr>
      <w:tr w:rsidR="00754881" w14:paraId="220E0215" w14:textId="77777777" w:rsidTr="00754881">
        <w:trPr>
          <w:ins w:id="583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F323" w14:textId="77777777" w:rsidR="00754881" w:rsidRDefault="00754881">
            <w:pPr>
              <w:rPr>
                <w:ins w:id="5834" w:author="XuanWen Chen" w:date="2019-01-02T08:01:00Z"/>
                <w:rFonts w:hAnsi="宋体"/>
              </w:rPr>
            </w:pPr>
            <w:ins w:id="5835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B8158" w14:textId="77777777" w:rsidR="00754881" w:rsidRDefault="00754881">
            <w:pPr>
              <w:rPr>
                <w:ins w:id="5836" w:author="XuanWen Chen" w:date="2019-01-02T08:01:00Z"/>
                <w:rFonts w:hAnsi="宋体"/>
              </w:rPr>
            </w:pPr>
            <w:ins w:id="5837" w:author="XuanWen Chen" w:date="2019-01-02T08:01:00Z">
              <w:r>
                <w:rPr>
                  <w:rFonts w:hAnsi="宋体" w:hint="eastAsia"/>
                </w:rPr>
                <w:t>邮箱信息</w:t>
              </w:r>
            </w:ins>
          </w:p>
        </w:tc>
      </w:tr>
      <w:tr w:rsidR="00754881" w14:paraId="7DE37F72" w14:textId="77777777" w:rsidTr="00754881">
        <w:trPr>
          <w:ins w:id="583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2B5CD" w14:textId="77777777" w:rsidR="00754881" w:rsidRDefault="00754881">
            <w:pPr>
              <w:rPr>
                <w:ins w:id="5839" w:author="XuanWen Chen" w:date="2019-01-02T08:01:00Z"/>
                <w:rFonts w:hAnsi="宋体"/>
              </w:rPr>
            </w:pPr>
            <w:ins w:id="5840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289A" w14:textId="77777777" w:rsidR="00754881" w:rsidRDefault="00754881">
            <w:pPr>
              <w:rPr>
                <w:ins w:id="5841" w:author="XuanWen Chen" w:date="2019-01-02T08:01:00Z"/>
                <w:rFonts w:hAnsi="宋体"/>
              </w:rPr>
            </w:pPr>
            <w:ins w:id="5842" w:author="XuanWen Chen" w:date="2019-01-02T08:01:00Z">
              <w:r>
                <w:rPr>
                  <w:rFonts w:hAnsi="宋体" w:hint="eastAsia"/>
                </w:rPr>
                <w:t>邮件被转发</w:t>
              </w:r>
            </w:ins>
          </w:p>
        </w:tc>
      </w:tr>
      <w:tr w:rsidR="00754881" w14:paraId="1656E44A" w14:textId="77777777" w:rsidTr="00754881">
        <w:trPr>
          <w:ins w:id="584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4103" w14:textId="77777777" w:rsidR="00754881" w:rsidRDefault="00754881">
            <w:pPr>
              <w:rPr>
                <w:ins w:id="5844" w:author="XuanWen Chen" w:date="2019-01-02T08:01:00Z"/>
              </w:rPr>
            </w:pPr>
            <w:ins w:id="5845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3C8A8" w14:textId="77777777" w:rsidR="00754881" w:rsidRDefault="00754881" w:rsidP="00754881">
            <w:pPr>
              <w:pStyle w:val="a9"/>
              <w:numPr>
                <w:ilvl w:val="0"/>
                <w:numId w:val="250"/>
              </w:numPr>
              <w:ind w:left="3360" w:firstLineChars="0"/>
              <w:jc w:val="left"/>
              <w:rPr>
                <w:ins w:id="5846" w:author="XuanWen Chen" w:date="2019-01-02T08:01:00Z"/>
                <w:rFonts w:hAnsi="宋体"/>
              </w:rPr>
            </w:pPr>
            <w:ins w:id="5847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29C5DA8E" w14:textId="77777777" w:rsidR="00754881" w:rsidRDefault="00754881" w:rsidP="00754881">
            <w:pPr>
              <w:pStyle w:val="a9"/>
              <w:numPr>
                <w:ilvl w:val="0"/>
                <w:numId w:val="250"/>
              </w:numPr>
              <w:ind w:left="3360" w:firstLineChars="0"/>
              <w:jc w:val="left"/>
              <w:rPr>
                <w:ins w:id="5848" w:author="XuanWen Chen" w:date="2019-01-02T08:01:00Z"/>
                <w:rFonts w:hAnsi="宋体"/>
              </w:rPr>
            </w:pPr>
            <w:ins w:id="5849" w:author="XuanWen Chen" w:date="2019-01-02T08:01:00Z">
              <w:r>
                <w:rPr>
                  <w:rFonts w:hAnsi="宋体" w:hint="eastAsia"/>
                </w:rPr>
                <w:t>进入站内邮箱</w:t>
              </w:r>
            </w:ins>
          </w:p>
          <w:p w14:paraId="265E4770" w14:textId="77777777" w:rsidR="00754881" w:rsidRDefault="00754881" w:rsidP="00754881">
            <w:pPr>
              <w:pStyle w:val="a9"/>
              <w:numPr>
                <w:ilvl w:val="0"/>
                <w:numId w:val="250"/>
              </w:numPr>
              <w:ind w:left="3360" w:firstLineChars="0"/>
              <w:jc w:val="left"/>
              <w:rPr>
                <w:ins w:id="5850" w:author="XuanWen Chen" w:date="2019-01-02T08:01:00Z"/>
                <w:rFonts w:hAnsi="宋体"/>
              </w:rPr>
            </w:pPr>
            <w:ins w:id="5851" w:author="XuanWen Chen" w:date="2019-01-02T08:01:00Z">
              <w:r>
                <w:rPr>
                  <w:rFonts w:hAnsi="宋体" w:hint="eastAsia"/>
                </w:rPr>
                <w:t>用户选择一封需要转发的邮件，</w:t>
              </w:r>
              <w:proofErr w:type="gramStart"/>
              <w:r>
                <w:rPr>
                  <w:rFonts w:hAnsi="宋体" w:hint="eastAsia"/>
                </w:rPr>
                <w:t>在勾选框中</w:t>
              </w:r>
              <w:proofErr w:type="gramEnd"/>
              <w:r>
                <w:rPr>
                  <w:rFonts w:hAnsi="宋体" w:hint="eastAsia"/>
                </w:rPr>
                <w:t>打钩</w:t>
              </w:r>
            </w:ins>
          </w:p>
          <w:p w14:paraId="09E762F7" w14:textId="77777777" w:rsidR="00754881" w:rsidRDefault="00754881" w:rsidP="00754881">
            <w:pPr>
              <w:pStyle w:val="a9"/>
              <w:numPr>
                <w:ilvl w:val="0"/>
                <w:numId w:val="250"/>
              </w:numPr>
              <w:ind w:left="3360" w:firstLineChars="0"/>
              <w:jc w:val="left"/>
              <w:rPr>
                <w:ins w:id="5852" w:author="XuanWen Chen" w:date="2019-01-02T08:01:00Z"/>
                <w:rFonts w:hAnsi="宋体"/>
              </w:rPr>
            </w:pPr>
            <w:ins w:id="5853" w:author="XuanWen Chen" w:date="2019-01-02T08:01:00Z">
              <w:r>
                <w:rPr>
                  <w:rFonts w:hAnsi="宋体" w:hint="eastAsia"/>
                </w:rPr>
                <w:t>用户点击转发按钮</w:t>
              </w:r>
            </w:ins>
          </w:p>
          <w:p w14:paraId="0CCC57F4" w14:textId="77777777" w:rsidR="00754881" w:rsidRDefault="00754881" w:rsidP="00754881">
            <w:pPr>
              <w:pStyle w:val="a9"/>
              <w:numPr>
                <w:ilvl w:val="0"/>
                <w:numId w:val="250"/>
              </w:numPr>
              <w:ind w:left="3360" w:firstLineChars="0"/>
              <w:jc w:val="left"/>
              <w:rPr>
                <w:ins w:id="5854" w:author="XuanWen Chen" w:date="2019-01-02T08:01:00Z"/>
                <w:rFonts w:hAnsi="宋体"/>
              </w:rPr>
            </w:pPr>
            <w:ins w:id="5855" w:author="XuanWen Chen" w:date="2019-01-02T08:01:00Z">
              <w:r>
                <w:rPr>
                  <w:rFonts w:hAnsi="宋体" w:hint="eastAsia"/>
                </w:rPr>
                <w:lastRenderedPageBreak/>
                <w:t>邮件被转发</w:t>
              </w:r>
            </w:ins>
          </w:p>
        </w:tc>
      </w:tr>
      <w:tr w:rsidR="00754881" w14:paraId="16245890" w14:textId="77777777" w:rsidTr="00754881">
        <w:trPr>
          <w:ins w:id="585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0AAA6" w14:textId="77777777" w:rsidR="00754881" w:rsidRDefault="00754881">
            <w:pPr>
              <w:rPr>
                <w:ins w:id="5857" w:author="XuanWen Chen" w:date="2019-01-02T08:01:00Z"/>
                <w:rFonts w:hAnsi="宋体"/>
              </w:rPr>
            </w:pPr>
            <w:ins w:id="5858" w:author="XuanWen Chen" w:date="2019-01-02T08:01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F6BE2" w14:textId="77777777" w:rsidR="00754881" w:rsidRDefault="00754881" w:rsidP="00754881">
            <w:pPr>
              <w:pStyle w:val="a9"/>
              <w:numPr>
                <w:ilvl w:val="0"/>
                <w:numId w:val="252"/>
              </w:numPr>
              <w:ind w:left="3360" w:firstLineChars="0"/>
              <w:jc w:val="left"/>
              <w:rPr>
                <w:ins w:id="5859" w:author="XuanWen Chen" w:date="2019-01-02T08:01:00Z"/>
                <w:rFonts w:hAnsi="宋体"/>
              </w:rPr>
            </w:pPr>
            <w:ins w:id="5860" w:author="XuanWen Chen" w:date="2019-01-02T08:01:00Z">
              <w:r>
                <w:rPr>
                  <w:rFonts w:hAnsi="宋体" w:hint="eastAsia"/>
                </w:rPr>
                <w:t>用户进入我的消息</w:t>
              </w:r>
            </w:ins>
          </w:p>
          <w:p w14:paraId="557AA52D" w14:textId="77777777" w:rsidR="00754881" w:rsidRDefault="00754881" w:rsidP="00754881">
            <w:pPr>
              <w:pStyle w:val="a9"/>
              <w:numPr>
                <w:ilvl w:val="0"/>
                <w:numId w:val="252"/>
              </w:numPr>
              <w:ind w:left="3360" w:firstLineChars="0"/>
              <w:jc w:val="left"/>
              <w:rPr>
                <w:ins w:id="5861" w:author="XuanWen Chen" w:date="2019-01-02T08:01:00Z"/>
                <w:rFonts w:hAnsi="宋体"/>
              </w:rPr>
            </w:pPr>
            <w:ins w:id="5862" w:author="XuanWen Chen" w:date="2019-01-02T08:01:00Z">
              <w:r>
                <w:rPr>
                  <w:rFonts w:hAnsi="宋体" w:hint="eastAsia"/>
                </w:rPr>
                <w:t>进入站内邮箱</w:t>
              </w:r>
            </w:ins>
          </w:p>
          <w:p w14:paraId="5D1F94A6" w14:textId="77777777" w:rsidR="00754881" w:rsidRDefault="00754881" w:rsidP="00754881">
            <w:pPr>
              <w:pStyle w:val="a9"/>
              <w:numPr>
                <w:ilvl w:val="0"/>
                <w:numId w:val="252"/>
              </w:numPr>
              <w:ind w:left="3360" w:firstLineChars="0"/>
              <w:jc w:val="left"/>
              <w:rPr>
                <w:ins w:id="5863" w:author="XuanWen Chen" w:date="2019-01-02T08:01:00Z"/>
                <w:rFonts w:hAnsi="宋体"/>
              </w:rPr>
            </w:pPr>
            <w:ins w:id="5864" w:author="XuanWen Chen" w:date="2019-01-02T08:01:00Z">
              <w:r>
                <w:rPr>
                  <w:rFonts w:hAnsi="宋体" w:hint="eastAsia"/>
                </w:rPr>
                <w:t>用户选择多</w:t>
              </w:r>
              <w:proofErr w:type="gramStart"/>
              <w:r>
                <w:rPr>
                  <w:rFonts w:hAnsi="宋体" w:hint="eastAsia"/>
                </w:rPr>
                <w:t>封需要</w:t>
              </w:r>
              <w:proofErr w:type="gramEnd"/>
              <w:r>
                <w:rPr>
                  <w:rFonts w:hAnsi="宋体" w:hint="eastAsia"/>
                </w:rPr>
                <w:t>转发的邮件，</w:t>
              </w:r>
              <w:proofErr w:type="gramStart"/>
              <w:r>
                <w:rPr>
                  <w:rFonts w:hAnsi="宋体" w:hint="eastAsia"/>
                </w:rPr>
                <w:t>在勾选框</w:t>
              </w:r>
              <w:proofErr w:type="gramEnd"/>
              <w:r>
                <w:rPr>
                  <w:rFonts w:hAnsi="宋体" w:hint="eastAsia"/>
                </w:rPr>
                <w:t>中打钩</w:t>
              </w:r>
            </w:ins>
          </w:p>
          <w:p w14:paraId="1F969453" w14:textId="77777777" w:rsidR="00754881" w:rsidRDefault="00754881" w:rsidP="00754881">
            <w:pPr>
              <w:pStyle w:val="a9"/>
              <w:numPr>
                <w:ilvl w:val="0"/>
                <w:numId w:val="252"/>
              </w:numPr>
              <w:ind w:left="3360" w:firstLineChars="0"/>
              <w:jc w:val="left"/>
              <w:rPr>
                <w:ins w:id="5865" w:author="XuanWen Chen" w:date="2019-01-02T08:01:00Z"/>
                <w:rFonts w:hAnsi="宋体"/>
              </w:rPr>
            </w:pPr>
            <w:ins w:id="5866" w:author="XuanWen Chen" w:date="2019-01-02T08:01:00Z">
              <w:r>
                <w:rPr>
                  <w:rFonts w:hAnsi="宋体" w:hint="eastAsia"/>
                </w:rPr>
                <w:t>用户点击转发按钮</w:t>
              </w:r>
            </w:ins>
          </w:p>
          <w:p w14:paraId="6EC4FCD5" w14:textId="77777777" w:rsidR="00754881" w:rsidRDefault="00754881" w:rsidP="00754881">
            <w:pPr>
              <w:pStyle w:val="a9"/>
              <w:numPr>
                <w:ilvl w:val="0"/>
                <w:numId w:val="252"/>
              </w:numPr>
              <w:ind w:left="3360" w:firstLineChars="0"/>
              <w:jc w:val="left"/>
              <w:rPr>
                <w:ins w:id="5867" w:author="XuanWen Chen" w:date="2019-01-02T08:01:00Z"/>
                <w:rFonts w:hAnsi="宋体"/>
              </w:rPr>
            </w:pPr>
            <w:ins w:id="5868" w:author="XuanWen Chen" w:date="2019-01-02T08:01:00Z">
              <w:r>
                <w:rPr>
                  <w:rFonts w:hAnsi="宋体" w:hint="eastAsia"/>
                </w:rPr>
                <w:t>邮件被转发</w:t>
              </w:r>
            </w:ins>
          </w:p>
        </w:tc>
      </w:tr>
      <w:tr w:rsidR="00754881" w14:paraId="66FBAF74" w14:textId="77777777" w:rsidTr="00754881">
        <w:trPr>
          <w:ins w:id="586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566C" w14:textId="77777777" w:rsidR="00754881" w:rsidRDefault="00754881">
            <w:pPr>
              <w:rPr>
                <w:ins w:id="5870" w:author="XuanWen Chen" w:date="2019-01-02T08:01:00Z"/>
                <w:rFonts w:hAnsi="宋体"/>
              </w:rPr>
            </w:pPr>
            <w:ins w:id="5871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12FF" w14:textId="77777777" w:rsidR="00754881" w:rsidRDefault="00754881">
            <w:pPr>
              <w:jc w:val="left"/>
              <w:rPr>
                <w:ins w:id="5872" w:author="XuanWen Chen" w:date="2019-01-02T08:01:00Z"/>
                <w:rFonts w:hAnsi="宋体"/>
              </w:rPr>
            </w:pPr>
          </w:p>
        </w:tc>
      </w:tr>
      <w:tr w:rsidR="00754881" w14:paraId="7E12B2A5" w14:textId="77777777" w:rsidTr="00754881">
        <w:trPr>
          <w:ins w:id="587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6E7DB" w14:textId="77777777" w:rsidR="00754881" w:rsidRDefault="00754881">
            <w:pPr>
              <w:rPr>
                <w:ins w:id="5874" w:author="XuanWen Chen" w:date="2019-01-02T08:01:00Z"/>
                <w:rFonts w:hAnsi="宋体"/>
              </w:rPr>
            </w:pPr>
            <w:ins w:id="5875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999EC" w14:textId="77777777" w:rsidR="00754881" w:rsidRDefault="00754881">
            <w:pPr>
              <w:jc w:val="left"/>
              <w:rPr>
                <w:ins w:id="5876" w:author="XuanWen Chen" w:date="2019-01-02T08:01:00Z"/>
                <w:rFonts w:hAnsi="宋体"/>
              </w:rPr>
            </w:pPr>
            <w:ins w:id="5877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862AC51" w14:textId="77777777" w:rsidTr="00754881">
        <w:trPr>
          <w:ins w:id="587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61D3" w14:textId="77777777" w:rsidR="00754881" w:rsidRDefault="00754881">
            <w:pPr>
              <w:rPr>
                <w:ins w:id="5879" w:author="XuanWen Chen" w:date="2019-01-02T08:01:00Z"/>
                <w:rFonts w:hAnsi="宋体"/>
              </w:rPr>
            </w:pPr>
            <w:ins w:id="5880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19520" w14:textId="77777777" w:rsidR="00754881" w:rsidRDefault="00754881">
            <w:pPr>
              <w:jc w:val="left"/>
              <w:rPr>
                <w:ins w:id="5881" w:author="XuanWen Chen" w:date="2019-01-02T08:01:00Z"/>
                <w:rFonts w:hAnsi="宋体"/>
              </w:rPr>
            </w:pPr>
            <w:ins w:id="5882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5433BD28" w14:textId="77777777" w:rsidTr="00754881">
        <w:trPr>
          <w:ins w:id="588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96209" w14:textId="77777777" w:rsidR="00754881" w:rsidRDefault="00754881">
            <w:pPr>
              <w:rPr>
                <w:ins w:id="5884" w:author="XuanWen Chen" w:date="2019-01-02T08:01:00Z"/>
                <w:rFonts w:hAnsi="宋体"/>
              </w:rPr>
            </w:pPr>
            <w:ins w:id="5885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DF77" w14:textId="77777777" w:rsidR="00754881" w:rsidRDefault="00754881">
            <w:pPr>
              <w:jc w:val="left"/>
              <w:rPr>
                <w:ins w:id="5886" w:author="XuanWen Chen" w:date="2019-01-02T08:01:00Z"/>
                <w:rFonts w:hAnsi="宋体"/>
              </w:rPr>
            </w:pPr>
          </w:p>
        </w:tc>
      </w:tr>
      <w:tr w:rsidR="00754881" w14:paraId="634223F6" w14:textId="77777777" w:rsidTr="00754881">
        <w:trPr>
          <w:ins w:id="588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9B12" w14:textId="77777777" w:rsidR="00754881" w:rsidRDefault="00754881">
            <w:pPr>
              <w:rPr>
                <w:ins w:id="5888" w:author="XuanWen Chen" w:date="2019-01-02T08:01:00Z"/>
                <w:rFonts w:hAnsi="宋体"/>
              </w:rPr>
            </w:pPr>
            <w:ins w:id="5889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DED4" w14:textId="77777777" w:rsidR="00754881" w:rsidRDefault="00754881">
            <w:pPr>
              <w:jc w:val="left"/>
              <w:rPr>
                <w:ins w:id="5890" w:author="XuanWen Chen" w:date="2019-01-02T08:01:00Z"/>
                <w:rFonts w:hAnsi="宋体"/>
              </w:rPr>
            </w:pPr>
          </w:p>
        </w:tc>
      </w:tr>
      <w:tr w:rsidR="00754881" w14:paraId="06370F3F" w14:textId="77777777" w:rsidTr="00754881">
        <w:trPr>
          <w:ins w:id="589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A7000" w14:textId="77777777" w:rsidR="00754881" w:rsidRDefault="00754881">
            <w:pPr>
              <w:rPr>
                <w:ins w:id="5892" w:author="XuanWen Chen" w:date="2019-01-02T08:01:00Z"/>
              </w:rPr>
            </w:pPr>
            <w:ins w:id="5893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B5D3" w14:textId="77777777" w:rsidR="00754881" w:rsidRDefault="00754881">
            <w:pPr>
              <w:rPr>
                <w:ins w:id="5894" w:author="XuanWen Chen" w:date="2019-01-02T08:01:00Z"/>
              </w:rPr>
            </w:pPr>
          </w:p>
          <w:p w14:paraId="68E72303" w14:textId="77777777" w:rsidR="00754881" w:rsidRDefault="00754881">
            <w:pPr>
              <w:rPr>
                <w:ins w:id="5895" w:author="XuanWen Chen" w:date="2019-01-02T08:01:00Z"/>
              </w:rPr>
            </w:pPr>
          </w:p>
        </w:tc>
      </w:tr>
    </w:tbl>
    <w:p w14:paraId="09509F9C" w14:textId="77777777" w:rsidR="00754881" w:rsidRDefault="00754881" w:rsidP="00754881">
      <w:pPr>
        <w:rPr>
          <w:ins w:id="5896" w:author="XuanWen Chen" w:date="2019-01-02T08:01:00Z"/>
        </w:rPr>
      </w:pPr>
    </w:p>
    <w:p w14:paraId="7507CE3A" w14:textId="77777777" w:rsidR="00754881" w:rsidRDefault="00754881" w:rsidP="00754881">
      <w:pPr>
        <w:pStyle w:val="4"/>
        <w:rPr>
          <w:ins w:id="5897" w:author="XuanWen Chen" w:date="2019-01-02T08:01:00Z"/>
        </w:rPr>
      </w:pPr>
      <w:ins w:id="5898" w:author="XuanWen Chen" w:date="2019-01-02T08:01:00Z">
        <w:r>
          <w:rPr>
            <w:rFonts w:hint="eastAsia"/>
          </w:rPr>
          <w:t>用户把系统消息标为已读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5345B715" w14:textId="77777777" w:rsidTr="00754881">
        <w:trPr>
          <w:ins w:id="589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F8DDE" w14:textId="77777777" w:rsidR="00754881" w:rsidRDefault="00754881">
            <w:pPr>
              <w:rPr>
                <w:ins w:id="5900" w:author="XuanWen Chen" w:date="2019-01-02T08:01:00Z"/>
              </w:rPr>
            </w:pPr>
            <w:ins w:id="5901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4ECD" w14:textId="77777777" w:rsidR="00754881" w:rsidRDefault="00754881">
            <w:pPr>
              <w:jc w:val="left"/>
              <w:rPr>
                <w:ins w:id="5902" w:author="XuanWen Chen" w:date="2019-01-02T08:01:00Z"/>
                <w:rFonts w:hAnsi="宋体"/>
                <w:b/>
              </w:rPr>
            </w:pPr>
            <w:ins w:id="5903" w:author="XuanWen Chen" w:date="2019-01-02T08:01:00Z">
              <w:r>
                <w:rPr>
                  <w:rFonts w:hAnsi="宋体" w:hint="eastAsia"/>
                  <w:b/>
                </w:rPr>
                <w:t>UC-14：用户把系统消息标为已读</w:t>
              </w:r>
            </w:ins>
          </w:p>
        </w:tc>
      </w:tr>
      <w:tr w:rsidR="00754881" w14:paraId="339D1189" w14:textId="77777777" w:rsidTr="00754881">
        <w:trPr>
          <w:ins w:id="590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D8BB4" w14:textId="77777777" w:rsidR="00754881" w:rsidRDefault="00754881">
            <w:pPr>
              <w:rPr>
                <w:ins w:id="5905" w:author="XuanWen Chen" w:date="2019-01-02T08:01:00Z"/>
              </w:rPr>
            </w:pPr>
            <w:ins w:id="5906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4186" w14:textId="77777777" w:rsidR="00754881" w:rsidRDefault="00754881">
            <w:pPr>
              <w:jc w:val="left"/>
              <w:rPr>
                <w:ins w:id="5907" w:author="XuanWen Chen" w:date="2019-01-02T08:01:00Z"/>
                <w:rFonts w:hAnsi="宋体"/>
              </w:rPr>
            </w:pPr>
            <w:proofErr w:type="gramStart"/>
            <w:ins w:id="5908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6FF2" w14:textId="77777777" w:rsidR="00754881" w:rsidRDefault="00754881">
            <w:pPr>
              <w:jc w:val="left"/>
              <w:rPr>
                <w:ins w:id="5909" w:author="XuanWen Chen" w:date="2019-01-02T08:01:00Z"/>
                <w:rFonts w:hAnsi="宋体"/>
              </w:rPr>
            </w:pPr>
            <w:ins w:id="5910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66E94" w14:textId="77777777" w:rsidR="00754881" w:rsidRDefault="00754881">
            <w:pPr>
              <w:jc w:val="left"/>
              <w:rPr>
                <w:ins w:id="5911" w:author="XuanWen Chen" w:date="2019-01-02T08:01:00Z"/>
                <w:rFonts w:hAnsi="宋体"/>
              </w:rPr>
            </w:pPr>
            <w:ins w:id="5912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6B2CEDFB" w14:textId="77777777" w:rsidTr="00754881">
        <w:trPr>
          <w:ins w:id="591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92A8" w14:textId="77777777" w:rsidR="00754881" w:rsidRDefault="00754881">
            <w:pPr>
              <w:rPr>
                <w:ins w:id="5914" w:author="XuanWen Chen" w:date="2019-01-02T08:01:00Z"/>
              </w:rPr>
            </w:pPr>
            <w:ins w:id="5915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5015D" w14:textId="77777777" w:rsidR="00754881" w:rsidRDefault="00754881">
            <w:pPr>
              <w:jc w:val="left"/>
              <w:rPr>
                <w:ins w:id="5916" w:author="XuanWen Chen" w:date="2019-01-02T08:01:00Z"/>
                <w:rFonts w:hAnsi="宋体"/>
              </w:rPr>
            </w:pPr>
            <w:ins w:id="5917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20775" w14:textId="77777777" w:rsidR="00754881" w:rsidRDefault="00754881">
            <w:pPr>
              <w:jc w:val="left"/>
              <w:rPr>
                <w:ins w:id="5918" w:author="XuanWen Chen" w:date="2019-01-02T08:01:00Z"/>
                <w:rFonts w:hAnsi="宋体"/>
              </w:rPr>
            </w:pPr>
            <w:ins w:id="5919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4CF98" w14:textId="77777777" w:rsidR="00754881" w:rsidRDefault="00754881">
            <w:pPr>
              <w:jc w:val="left"/>
              <w:rPr>
                <w:ins w:id="5920" w:author="XuanWen Chen" w:date="2019-01-02T08:01:00Z"/>
                <w:rFonts w:hAnsi="宋体"/>
              </w:rPr>
            </w:pPr>
            <w:ins w:id="5921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53A7E0C" w14:textId="77777777" w:rsidTr="00754881">
        <w:trPr>
          <w:ins w:id="592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2A860" w14:textId="77777777" w:rsidR="00754881" w:rsidRDefault="00754881">
            <w:pPr>
              <w:rPr>
                <w:ins w:id="5923" w:author="XuanWen Chen" w:date="2019-01-02T08:01:00Z"/>
              </w:rPr>
            </w:pPr>
            <w:ins w:id="5924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3DD3" w14:textId="77777777" w:rsidR="00754881" w:rsidRDefault="00754881">
            <w:pPr>
              <w:jc w:val="left"/>
              <w:rPr>
                <w:ins w:id="5925" w:author="XuanWen Chen" w:date="2019-01-02T08:01:00Z"/>
                <w:rFonts w:hAnsi="宋体"/>
              </w:rPr>
            </w:pPr>
            <w:ins w:id="5926" w:author="XuanWen Chen" w:date="2019-01-02T08:01:00Z">
              <w:r>
                <w:rPr>
                  <w:rFonts w:hAnsi="宋体" w:hint="eastAsia"/>
                </w:rPr>
                <w:t>用户想把系统消息标为已读</w:t>
              </w:r>
            </w:ins>
          </w:p>
        </w:tc>
      </w:tr>
      <w:tr w:rsidR="00754881" w14:paraId="0956A328" w14:textId="77777777" w:rsidTr="00754881">
        <w:trPr>
          <w:ins w:id="592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28D9F" w14:textId="77777777" w:rsidR="00754881" w:rsidRDefault="00754881">
            <w:pPr>
              <w:rPr>
                <w:ins w:id="5928" w:author="XuanWen Chen" w:date="2019-01-02T08:01:00Z"/>
              </w:rPr>
            </w:pPr>
            <w:ins w:id="5929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FB885" w14:textId="77777777" w:rsidR="00754881" w:rsidRDefault="00754881">
            <w:pPr>
              <w:jc w:val="left"/>
              <w:rPr>
                <w:ins w:id="5930" w:author="XuanWen Chen" w:date="2019-01-02T08:01:00Z"/>
                <w:rFonts w:hAnsi="宋体"/>
              </w:rPr>
            </w:pPr>
            <w:ins w:id="5931" w:author="XuanWen Chen" w:date="2019-01-02T08:01:00Z">
              <w:r>
                <w:rPr>
                  <w:rFonts w:hAnsi="宋体" w:hint="eastAsia"/>
                </w:rPr>
                <w:t>用户想把系统消息标为已读</w:t>
              </w:r>
            </w:ins>
          </w:p>
        </w:tc>
      </w:tr>
      <w:tr w:rsidR="00754881" w14:paraId="16E2247F" w14:textId="77777777" w:rsidTr="00754881">
        <w:trPr>
          <w:ins w:id="593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DEB07" w14:textId="77777777" w:rsidR="00754881" w:rsidRDefault="00754881">
            <w:pPr>
              <w:rPr>
                <w:ins w:id="5933" w:author="XuanWen Chen" w:date="2019-01-02T08:01:00Z"/>
              </w:rPr>
            </w:pPr>
            <w:ins w:id="5934" w:author="XuanWen Chen" w:date="2019-01-02T08:01:00Z">
              <w:r>
                <w:rPr>
                  <w:rFonts w:hAnsi="宋体" w:hint="eastAsia"/>
                </w:rPr>
                <w:lastRenderedPageBreak/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E5FE9" w14:textId="77777777" w:rsidR="00754881" w:rsidRDefault="00754881">
            <w:pPr>
              <w:rPr>
                <w:ins w:id="5935" w:author="XuanWen Chen" w:date="2019-01-02T08:01:00Z"/>
              </w:rPr>
            </w:pPr>
            <w:ins w:id="5936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</w:tc>
      </w:tr>
      <w:tr w:rsidR="00754881" w14:paraId="476F327B" w14:textId="77777777" w:rsidTr="00754881">
        <w:trPr>
          <w:ins w:id="5937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CE1C" w14:textId="77777777" w:rsidR="00754881" w:rsidRDefault="00754881">
            <w:pPr>
              <w:rPr>
                <w:ins w:id="5938" w:author="XuanWen Chen" w:date="2019-01-02T08:01:00Z"/>
              </w:rPr>
            </w:pPr>
            <w:ins w:id="5939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0E4A" w14:textId="77777777" w:rsidR="00754881" w:rsidRDefault="00754881">
            <w:pPr>
              <w:rPr>
                <w:ins w:id="5940" w:author="XuanWen Chen" w:date="2019-01-02T08:01:00Z"/>
              </w:rPr>
            </w:pPr>
          </w:p>
        </w:tc>
      </w:tr>
      <w:tr w:rsidR="00754881" w14:paraId="23714586" w14:textId="77777777" w:rsidTr="00754881">
        <w:trPr>
          <w:ins w:id="594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06D6E" w14:textId="77777777" w:rsidR="00754881" w:rsidRDefault="00754881">
            <w:pPr>
              <w:rPr>
                <w:ins w:id="5942" w:author="XuanWen Chen" w:date="2019-01-02T08:01:00Z"/>
                <w:rFonts w:hAnsi="宋体"/>
              </w:rPr>
            </w:pPr>
            <w:ins w:id="5943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D926" w14:textId="77777777" w:rsidR="00754881" w:rsidRDefault="00754881">
            <w:pPr>
              <w:rPr>
                <w:ins w:id="5944" w:author="XuanWen Chen" w:date="2019-01-02T08:01:00Z"/>
              </w:rPr>
            </w:pPr>
          </w:p>
        </w:tc>
      </w:tr>
      <w:tr w:rsidR="00754881" w14:paraId="54FA9D6C" w14:textId="77777777" w:rsidTr="00754881">
        <w:trPr>
          <w:ins w:id="594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4DA6E" w14:textId="77777777" w:rsidR="00754881" w:rsidRDefault="00754881">
            <w:pPr>
              <w:rPr>
                <w:ins w:id="5946" w:author="XuanWen Chen" w:date="2019-01-02T08:01:00Z"/>
                <w:rFonts w:hAnsi="宋体"/>
              </w:rPr>
            </w:pPr>
            <w:ins w:id="5947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C8301" w14:textId="77777777" w:rsidR="00754881" w:rsidRDefault="00754881">
            <w:pPr>
              <w:rPr>
                <w:ins w:id="5948" w:author="XuanWen Chen" w:date="2019-01-02T08:01:00Z"/>
              </w:rPr>
            </w:pPr>
            <w:ins w:id="5949" w:author="XuanWen Chen" w:date="2019-01-02T08:01:00Z">
              <w:r>
                <w:rPr>
                  <w:rFonts w:hint="eastAsia"/>
                </w:rPr>
                <w:t>系统消息已读</w:t>
              </w:r>
            </w:ins>
          </w:p>
        </w:tc>
      </w:tr>
      <w:tr w:rsidR="00754881" w14:paraId="6B3CB14A" w14:textId="77777777" w:rsidTr="00754881">
        <w:trPr>
          <w:ins w:id="595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60CD4" w14:textId="77777777" w:rsidR="00754881" w:rsidRDefault="00754881">
            <w:pPr>
              <w:rPr>
                <w:ins w:id="5951" w:author="XuanWen Chen" w:date="2019-01-02T08:01:00Z"/>
              </w:rPr>
            </w:pPr>
            <w:ins w:id="5952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FDA1" w14:textId="77777777" w:rsidR="00754881" w:rsidRDefault="00754881" w:rsidP="00754881">
            <w:pPr>
              <w:pStyle w:val="a9"/>
              <w:numPr>
                <w:ilvl w:val="0"/>
                <w:numId w:val="254"/>
              </w:numPr>
              <w:ind w:left="3360" w:firstLineChars="0"/>
              <w:jc w:val="left"/>
              <w:rPr>
                <w:ins w:id="5953" w:author="XuanWen Chen" w:date="2019-01-02T08:01:00Z"/>
                <w:rFonts w:hAnsi="宋体"/>
              </w:rPr>
            </w:pPr>
            <w:ins w:id="5954" w:author="XuanWen Chen" w:date="2019-01-02T08:01:00Z">
              <w:r>
                <w:rPr>
                  <w:rFonts w:hAnsi="宋体" w:hint="eastAsia"/>
                </w:rPr>
                <w:t>用户点击头像右边铃铛按钮</w:t>
              </w:r>
            </w:ins>
          </w:p>
          <w:p w14:paraId="66CCD071" w14:textId="77777777" w:rsidR="00754881" w:rsidRDefault="00754881" w:rsidP="00754881">
            <w:pPr>
              <w:pStyle w:val="a9"/>
              <w:numPr>
                <w:ilvl w:val="0"/>
                <w:numId w:val="254"/>
              </w:numPr>
              <w:ind w:left="3360" w:firstLineChars="0"/>
              <w:jc w:val="left"/>
              <w:rPr>
                <w:ins w:id="5955" w:author="XuanWen Chen" w:date="2019-01-02T08:01:00Z"/>
                <w:rFonts w:hAnsi="宋体"/>
              </w:rPr>
            </w:pPr>
            <w:ins w:id="5956" w:author="XuanWen Chen" w:date="2019-01-02T08:01:00Z">
              <w:r>
                <w:rPr>
                  <w:rFonts w:hAnsi="宋体" w:hint="eastAsia"/>
                </w:rPr>
                <w:t>进入系统消息界面</w:t>
              </w:r>
            </w:ins>
          </w:p>
          <w:p w14:paraId="5A657FC7" w14:textId="77777777" w:rsidR="00754881" w:rsidRDefault="00754881" w:rsidP="00754881">
            <w:pPr>
              <w:pStyle w:val="a9"/>
              <w:numPr>
                <w:ilvl w:val="0"/>
                <w:numId w:val="254"/>
              </w:numPr>
              <w:ind w:left="3360" w:firstLineChars="0"/>
              <w:jc w:val="left"/>
              <w:rPr>
                <w:ins w:id="5957" w:author="XuanWen Chen" w:date="2019-01-02T08:01:00Z"/>
                <w:rFonts w:hAnsi="宋体"/>
              </w:rPr>
            </w:pPr>
            <w:ins w:id="5958" w:author="XuanWen Chen" w:date="2019-01-02T08:01:00Z">
              <w:r>
                <w:rPr>
                  <w:rFonts w:hAnsi="宋体" w:hint="eastAsia"/>
                </w:rPr>
                <w:t>用户选择一个需要标为已读的系统消息，</w:t>
              </w:r>
              <w:proofErr w:type="gramStart"/>
              <w:r>
                <w:rPr>
                  <w:rFonts w:hAnsi="宋体" w:hint="eastAsia"/>
                </w:rPr>
                <w:t>在勾选框中</w:t>
              </w:r>
              <w:proofErr w:type="gramEnd"/>
              <w:r>
                <w:rPr>
                  <w:rFonts w:hAnsi="宋体" w:hint="eastAsia"/>
                </w:rPr>
                <w:t>打钩</w:t>
              </w:r>
            </w:ins>
          </w:p>
          <w:p w14:paraId="02E3D162" w14:textId="77777777" w:rsidR="00754881" w:rsidRDefault="00754881" w:rsidP="00754881">
            <w:pPr>
              <w:pStyle w:val="a9"/>
              <w:numPr>
                <w:ilvl w:val="0"/>
                <w:numId w:val="254"/>
              </w:numPr>
              <w:ind w:left="3360" w:firstLineChars="0"/>
              <w:jc w:val="left"/>
              <w:rPr>
                <w:ins w:id="5959" w:author="XuanWen Chen" w:date="2019-01-02T08:01:00Z"/>
                <w:rFonts w:hAnsi="宋体"/>
              </w:rPr>
            </w:pPr>
            <w:ins w:id="5960" w:author="XuanWen Chen" w:date="2019-01-02T08:01:00Z">
              <w:r>
                <w:rPr>
                  <w:rFonts w:hAnsi="宋体" w:hint="eastAsia"/>
                </w:rPr>
                <w:t>用户</w:t>
              </w:r>
              <w:proofErr w:type="gramStart"/>
              <w:r>
                <w:rPr>
                  <w:rFonts w:hAnsi="宋体" w:hint="eastAsia"/>
                </w:rPr>
                <w:t>点击全</w:t>
              </w:r>
              <w:proofErr w:type="gramEnd"/>
              <w:r>
                <w:rPr>
                  <w:rFonts w:hAnsi="宋体" w:hint="eastAsia"/>
                </w:rPr>
                <w:t>部标为已读按钮</w:t>
              </w:r>
            </w:ins>
          </w:p>
          <w:p w14:paraId="78E45924" w14:textId="77777777" w:rsidR="00754881" w:rsidRDefault="00754881" w:rsidP="00754881">
            <w:pPr>
              <w:pStyle w:val="a9"/>
              <w:numPr>
                <w:ilvl w:val="0"/>
                <w:numId w:val="254"/>
              </w:numPr>
              <w:ind w:left="3360" w:firstLineChars="0"/>
              <w:jc w:val="left"/>
              <w:rPr>
                <w:ins w:id="5961" w:author="XuanWen Chen" w:date="2019-01-02T08:01:00Z"/>
                <w:rFonts w:hAnsi="宋体"/>
              </w:rPr>
            </w:pPr>
            <w:ins w:id="5962" w:author="XuanWen Chen" w:date="2019-01-02T08:01:00Z">
              <w:r>
                <w:rPr>
                  <w:rFonts w:hAnsi="宋体" w:hint="eastAsia"/>
                </w:rPr>
                <w:t>系统消息被标为已读</w:t>
              </w:r>
            </w:ins>
          </w:p>
        </w:tc>
      </w:tr>
      <w:tr w:rsidR="00754881" w14:paraId="309DBAC2" w14:textId="77777777" w:rsidTr="00754881">
        <w:trPr>
          <w:ins w:id="596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A545A" w14:textId="77777777" w:rsidR="00754881" w:rsidRDefault="00754881">
            <w:pPr>
              <w:rPr>
                <w:ins w:id="5964" w:author="XuanWen Chen" w:date="2019-01-02T08:01:00Z"/>
                <w:rFonts w:hAnsi="宋体"/>
              </w:rPr>
            </w:pPr>
            <w:ins w:id="5965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2CCE6" w14:textId="77777777" w:rsidR="00754881" w:rsidRDefault="00754881" w:rsidP="00754881">
            <w:pPr>
              <w:pStyle w:val="a9"/>
              <w:numPr>
                <w:ilvl w:val="0"/>
                <w:numId w:val="256"/>
              </w:numPr>
              <w:ind w:left="3360" w:firstLineChars="0"/>
              <w:jc w:val="left"/>
              <w:rPr>
                <w:ins w:id="5966" w:author="XuanWen Chen" w:date="2019-01-02T08:01:00Z"/>
                <w:rFonts w:hAnsi="宋体"/>
              </w:rPr>
            </w:pPr>
            <w:ins w:id="5967" w:author="XuanWen Chen" w:date="2019-01-02T08:01:00Z">
              <w:r>
                <w:rPr>
                  <w:rFonts w:hAnsi="宋体" w:hint="eastAsia"/>
                </w:rPr>
                <w:t>用户点击头像右边铃铛按钮</w:t>
              </w:r>
            </w:ins>
          </w:p>
          <w:p w14:paraId="7BEB62FA" w14:textId="77777777" w:rsidR="00754881" w:rsidRDefault="00754881" w:rsidP="00754881">
            <w:pPr>
              <w:pStyle w:val="a9"/>
              <w:numPr>
                <w:ilvl w:val="0"/>
                <w:numId w:val="256"/>
              </w:numPr>
              <w:ind w:left="3360" w:firstLineChars="0"/>
              <w:jc w:val="left"/>
              <w:rPr>
                <w:ins w:id="5968" w:author="XuanWen Chen" w:date="2019-01-02T08:01:00Z"/>
                <w:rFonts w:hAnsi="宋体"/>
              </w:rPr>
            </w:pPr>
            <w:ins w:id="5969" w:author="XuanWen Chen" w:date="2019-01-02T08:01:00Z">
              <w:r>
                <w:rPr>
                  <w:rFonts w:hAnsi="宋体" w:hint="eastAsia"/>
                </w:rPr>
                <w:t>进入系统消息界面</w:t>
              </w:r>
            </w:ins>
          </w:p>
          <w:p w14:paraId="1040FF58" w14:textId="77777777" w:rsidR="00754881" w:rsidRDefault="00754881" w:rsidP="00754881">
            <w:pPr>
              <w:pStyle w:val="a9"/>
              <w:numPr>
                <w:ilvl w:val="0"/>
                <w:numId w:val="256"/>
              </w:numPr>
              <w:ind w:left="3360" w:firstLineChars="0"/>
              <w:jc w:val="left"/>
              <w:rPr>
                <w:ins w:id="5970" w:author="XuanWen Chen" w:date="2019-01-02T08:01:00Z"/>
                <w:rFonts w:hAnsi="宋体"/>
              </w:rPr>
            </w:pPr>
            <w:ins w:id="5971" w:author="XuanWen Chen" w:date="2019-01-02T08:01:00Z">
              <w:r>
                <w:rPr>
                  <w:rFonts w:hAnsi="宋体" w:hint="eastAsia"/>
                </w:rPr>
                <w:t>用户选择多个需要标为已读的系统消息，</w:t>
              </w:r>
              <w:proofErr w:type="gramStart"/>
              <w:r>
                <w:rPr>
                  <w:rFonts w:hAnsi="宋体" w:hint="eastAsia"/>
                </w:rPr>
                <w:t>在勾选框中</w:t>
              </w:r>
              <w:proofErr w:type="gramEnd"/>
              <w:r>
                <w:rPr>
                  <w:rFonts w:hAnsi="宋体" w:hint="eastAsia"/>
                </w:rPr>
                <w:t>打钩</w:t>
              </w:r>
            </w:ins>
          </w:p>
          <w:p w14:paraId="28908373" w14:textId="77777777" w:rsidR="00754881" w:rsidRDefault="00754881" w:rsidP="00754881">
            <w:pPr>
              <w:pStyle w:val="a9"/>
              <w:numPr>
                <w:ilvl w:val="0"/>
                <w:numId w:val="256"/>
              </w:numPr>
              <w:ind w:left="3360" w:firstLineChars="0"/>
              <w:jc w:val="left"/>
              <w:rPr>
                <w:ins w:id="5972" w:author="XuanWen Chen" w:date="2019-01-02T08:01:00Z"/>
                <w:rFonts w:hAnsi="宋体"/>
              </w:rPr>
            </w:pPr>
            <w:ins w:id="5973" w:author="XuanWen Chen" w:date="2019-01-02T08:01:00Z">
              <w:r>
                <w:rPr>
                  <w:rFonts w:hAnsi="宋体" w:hint="eastAsia"/>
                </w:rPr>
                <w:t>用户</w:t>
              </w:r>
              <w:proofErr w:type="gramStart"/>
              <w:r>
                <w:rPr>
                  <w:rFonts w:hAnsi="宋体" w:hint="eastAsia"/>
                </w:rPr>
                <w:t>点击全</w:t>
              </w:r>
              <w:proofErr w:type="gramEnd"/>
              <w:r>
                <w:rPr>
                  <w:rFonts w:hAnsi="宋体" w:hint="eastAsia"/>
                </w:rPr>
                <w:t>部标为已读按钮</w:t>
              </w:r>
            </w:ins>
          </w:p>
          <w:p w14:paraId="4B0F9A42" w14:textId="77777777" w:rsidR="00754881" w:rsidRDefault="00754881" w:rsidP="00754881">
            <w:pPr>
              <w:pStyle w:val="a9"/>
              <w:numPr>
                <w:ilvl w:val="0"/>
                <w:numId w:val="256"/>
              </w:numPr>
              <w:spacing w:line="240" w:lineRule="auto"/>
              <w:ind w:left="3360" w:firstLineChars="0"/>
              <w:jc w:val="left"/>
              <w:rPr>
                <w:ins w:id="5974" w:author="XuanWen Chen" w:date="2019-01-02T08:01:00Z"/>
                <w:rFonts w:hAnsi="宋体"/>
              </w:rPr>
            </w:pPr>
            <w:ins w:id="5975" w:author="XuanWen Chen" w:date="2019-01-02T08:01:00Z">
              <w:r>
                <w:rPr>
                  <w:rFonts w:hAnsi="宋体" w:hint="eastAsia"/>
                </w:rPr>
                <w:t>系统消息被全部标为已读</w:t>
              </w:r>
            </w:ins>
          </w:p>
        </w:tc>
      </w:tr>
      <w:tr w:rsidR="00754881" w14:paraId="1165B04A" w14:textId="77777777" w:rsidTr="00754881">
        <w:trPr>
          <w:ins w:id="597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63B8" w14:textId="77777777" w:rsidR="00754881" w:rsidRDefault="00754881">
            <w:pPr>
              <w:rPr>
                <w:ins w:id="5977" w:author="XuanWen Chen" w:date="2019-01-02T08:01:00Z"/>
                <w:rFonts w:hAnsi="宋体"/>
              </w:rPr>
            </w:pPr>
            <w:ins w:id="5978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4903" w14:textId="77777777" w:rsidR="00754881" w:rsidRDefault="00754881">
            <w:pPr>
              <w:jc w:val="left"/>
              <w:rPr>
                <w:ins w:id="5979" w:author="XuanWen Chen" w:date="2019-01-02T08:01:00Z"/>
                <w:rFonts w:hAnsi="宋体"/>
              </w:rPr>
            </w:pPr>
          </w:p>
        </w:tc>
      </w:tr>
      <w:tr w:rsidR="00754881" w14:paraId="1F7D9A35" w14:textId="77777777" w:rsidTr="00754881">
        <w:trPr>
          <w:ins w:id="598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C334" w14:textId="77777777" w:rsidR="00754881" w:rsidRDefault="00754881">
            <w:pPr>
              <w:rPr>
                <w:ins w:id="5981" w:author="XuanWen Chen" w:date="2019-01-02T08:01:00Z"/>
                <w:rFonts w:hAnsi="宋体"/>
              </w:rPr>
            </w:pPr>
            <w:ins w:id="5982" w:author="XuanWen Chen" w:date="2019-01-02T08:01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55DD6" w14:textId="77777777" w:rsidR="00754881" w:rsidRDefault="00754881">
            <w:pPr>
              <w:jc w:val="left"/>
              <w:rPr>
                <w:ins w:id="5983" w:author="XuanWen Chen" w:date="2019-01-02T08:01:00Z"/>
                <w:rFonts w:hAnsi="宋体"/>
              </w:rPr>
            </w:pPr>
            <w:ins w:id="5984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7296E322" w14:textId="77777777" w:rsidTr="00754881">
        <w:trPr>
          <w:ins w:id="5985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1B753" w14:textId="77777777" w:rsidR="00754881" w:rsidRDefault="00754881">
            <w:pPr>
              <w:rPr>
                <w:ins w:id="5986" w:author="XuanWen Chen" w:date="2019-01-02T08:01:00Z"/>
                <w:rFonts w:hAnsi="宋体"/>
              </w:rPr>
            </w:pPr>
            <w:ins w:id="5987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2BD59" w14:textId="77777777" w:rsidR="00754881" w:rsidRDefault="00754881">
            <w:pPr>
              <w:jc w:val="left"/>
              <w:rPr>
                <w:ins w:id="5988" w:author="XuanWen Chen" w:date="2019-01-02T08:01:00Z"/>
                <w:rFonts w:hAnsi="宋体"/>
              </w:rPr>
            </w:pPr>
            <w:ins w:id="5989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32B6644D" w14:textId="77777777" w:rsidTr="00754881">
        <w:trPr>
          <w:ins w:id="599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8D75" w14:textId="77777777" w:rsidR="00754881" w:rsidRDefault="00754881">
            <w:pPr>
              <w:rPr>
                <w:ins w:id="5991" w:author="XuanWen Chen" w:date="2019-01-02T08:01:00Z"/>
                <w:rFonts w:hAnsi="宋体"/>
              </w:rPr>
            </w:pPr>
            <w:ins w:id="5992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38FF4" w14:textId="77777777" w:rsidR="00754881" w:rsidRDefault="00754881">
            <w:pPr>
              <w:jc w:val="left"/>
              <w:rPr>
                <w:ins w:id="5993" w:author="XuanWen Chen" w:date="2019-01-02T08:01:00Z"/>
                <w:rFonts w:hAnsi="宋体"/>
              </w:rPr>
            </w:pPr>
          </w:p>
        </w:tc>
      </w:tr>
      <w:tr w:rsidR="00754881" w14:paraId="4946A974" w14:textId="77777777" w:rsidTr="00754881">
        <w:trPr>
          <w:ins w:id="599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9D97" w14:textId="77777777" w:rsidR="00754881" w:rsidRDefault="00754881">
            <w:pPr>
              <w:rPr>
                <w:ins w:id="5995" w:author="XuanWen Chen" w:date="2019-01-02T08:01:00Z"/>
                <w:rFonts w:hAnsi="宋体"/>
              </w:rPr>
            </w:pPr>
            <w:ins w:id="5996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6580" w14:textId="77777777" w:rsidR="00754881" w:rsidRDefault="00754881">
            <w:pPr>
              <w:jc w:val="left"/>
              <w:rPr>
                <w:ins w:id="5997" w:author="XuanWen Chen" w:date="2019-01-02T08:01:00Z"/>
                <w:rFonts w:hAnsi="宋体"/>
              </w:rPr>
            </w:pPr>
          </w:p>
        </w:tc>
      </w:tr>
      <w:tr w:rsidR="00754881" w14:paraId="68D1457F" w14:textId="77777777" w:rsidTr="00754881">
        <w:trPr>
          <w:ins w:id="599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ABB2" w14:textId="77777777" w:rsidR="00754881" w:rsidRDefault="00754881">
            <w:pPr>
              <w:rPr>
                <w:ins w:id="5999" w:author="XuanWen Chen" w:date="2019-01-02T08:01:00Z"/>
              </w:rPr>
            </w:pPr>
            <w:ins w:id="6000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C5D" w14:textId="77777777" w:rsidR="00754881" w:rsidRDefault="00754881">
            <w:pPr>
              <w:rPr>
                <w:ins w:id="6001" w:author="XuanWen Chen" w:date="2019-01-02T08:01:00Z"/>
              </w:rPr>
            </w:pPr>
          </w:p>
          <w:p w14:paraId="20DD6751" w14:textId="77777777" w:rsidR="00754881" w:rsidRDefault="00754881">
            <w:pPr>
              <w:rPr>
                <w:ins w:id="6002" w:author="XuanWen Chen" w:date="2019-01-02T08:01:00Z"/>
              </w:rPr>
            </w:pPr>
          </w:p>
        </w:tc>
      </w:tr>
    </w:tbl>
    <w:p w14:paraId="3F640662" w14:textId="77777777" w:rsidR="00754881" w:rsidRDefault="00754881" w:rsidP="00754881">
      <w:pPr>
        <w:rPr>
          <w:ins w:id="6003" w:author="XuanWen Chen" w:date="2019-01-02T08:01:00Z"/>
        </w:rPr>
      </w:pPr>
    </w:p>
    <w:p w14:paraId="7B55B0FE" w14:textId="77777777" w:rsidR="00754881" w:rsidRDefault="00754881" w:rsidP="00754881">
      <w:pPr>
        <w:pStyle w:val="4"/>
        <w:rPr>
          <w:ins w:id="6004" w:author="XuanWen Chen" w:date="2019-01-02T08:01:00Z"/>
        </w:rPr>
      </w:pPr>
      <w:ins w:id="6005" w:author="XuanWen Chen" w:date="2019-01-02T08:01:00Z">
        <w:r>
          <w:rPr>
            <w:rFonts w:hint="eastAsia"/>
          </w:rPr>
          <w:lastRenderedPageBreak/>
          <w:t>用户删除系统消息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18AA275F" w14:textId="77777777" w:rsidTr="00754881">
        <w:trPr>
          <w:ins w:id="600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06D9" w14:textId="77777777" w:rsidR="00754881" w:rsidRDefault="00754881">
            <w:pPr>
              <w:rPr>
                <w:ins w:id="6007" w:author="XuanWen Chen" w:date="2019-01-02T08:01:00Z"/>
              </w:rPr>
            </w:pPr>
            <w:ins w:id="6008" w:author="XuanWen Chen" w:date="2019-01-02T08:01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76EFF" w14:textId="77777777" w:rsidR="00754881" w:rsidRDefault="00754881">
            <w:pPr>
              <w:jc w:val="left"/>
              <w:rPr>
                <w:ins w:id="6009" w:author="XuanWen Chen" w:date="2019-01-02T08:01:00Z"/>
                <w:rFonts w:hAnsi="宋体"/>
                <w:b/>
              </w:rPr>
            </w:pPr>
            <w:ins w:id="6010" w:author="XuanWen Chen" w:date="2019-01-02T08:01:00Z">
              <w:r>
                <w:rPr>
                  <w:rFonts w:hAnsi="宋体" w:hint="eastAsia"/>
                  <w:b/>
                </w:rPr>
                <w:t>UC-14：用户删除系统消息</w:t>
              </w:r>
            </w:ins>
          </w:p>
        </w:tc>
      </w:tr>
      <w:tr w:rsidR="00754881" w14:paraId="250FF69E" w14:textId="77777777" w:rsidTr="00754881">
        <w:trPr>
          <w:ins w:id="601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52F5E" w14:textId="77777777" w:rsidR="00754881" w:rsidRDefault="00754881">
            <w:pPr>
              <w:rPr>
                <w:ins w:id="6012" w:author="XuanWen Chen" w:date="2019-01-02T08:01:00Z"/>
              </w:rPr>
            </w:pPr>
            <w:ins w:id="6013" w:author="XuanWen Chen" w:date="2019-01-02T08:01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69" w14:textId="77777777" w:rsidR="00754881" w:rsidRDefault="00754881">
            <w:pPr>
              <w:jc w:val="left"/>
              <w:rPr>
                <w:ins w:id="6014" w:author="XuanWen Chen" w:date="2019-01-02T08:01:00Z"/>
                <w:rFonts w:hAnsi="宋体"/>
              </w:rPr>
            </w:pPr>
            <w:proofErr w:type="gramStart"/>
            <w:ins w:id="6015" w:author="XuanWen Chen" w:date="2019-01-02T08:01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708C8" w14:textId="77777777" w:rsidR="00754881" w:rsidRDefault="00754881">
            <w:pPr>
              <w:jc w:val="left"/>
              <w:rPr>
                <w:ins w:id="6016" w:author="XuanWen Chen" w:date="2019-01-02T08:01:00Z"/>
                <w:rFonts w:hAnsi="宋体"/>
              </w:rPr>
            </w:pPr>
            <w:ins w:id="6017" w:author="XuanWen Chen" w:date="2019-01-02T08:01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8A1B3" w14:textId="77777777" w:rsidR="00754881" w:rsidRDefault="00754881">
            <w:pPr>
              <w:jc w:val="left"/>
              <w:rPr>
                <w:ins w:id="6018" w:author="XuanWen Chen" w:date="2019-01-02T08:01:00Z"/>
                <w:rFonts w:hAnsi="宋体"/>
              </w:rPr>
            </w:pPr>
            <w:ins w:id="6019" w:author="XuanWen Chen" w:date="2019-01-02T08:01:00Z">
              <w:r>
                <w:rPr>
                  <w:rFonts w:hAnsi="宋体" w:hint="eastAsia"/>
                </w:rPr>
                <w:t>2018年12月6日</w:t>
              </w:r>
            </w:ins>
          </w:p>
        </w:tc>
      </w:tr>
      <w:tr w:rsidR="00754881" w14:paraId="5C016569" w14:textId="77777777" w:rsidTr="00754881">
        <w:trPr>
          <w:ins w:id="6020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4D3C7" w14:textId="77777777" w:rsidR="00754881" w:rsidRDefault="00754881">
            <w:pPr>
              <w:rPr>
                <w:ins w:id="6021" w:author="XuanWen Chen" w:date="2019-01-02T08:01:00Z"/>
              </w:rPr>
            </w:pPr>
            <w:ins w:id="6022" w:author="XuanWen Chen" w:date="2019-01-02T08:01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64F7" w14:textId="77777777" w:rsidR="00754881" w:rsidRDefault="00754881">
            <w:pPr>
              <w:jc w:val="left"/>
              <w:rPr>
                <w:ins w:id="6023" w:author="XuanWen Chen" w:date="2019-01-02T08:01:00Z"/>
                <w:rFonts w:hAnsi="宋体"/>
              </w:rPr>
            </w:pPr>
            <w:ins w:id="6024" w:author="XuanWen Chen" w:date="2019-01-02T08:01:00Z">
              <w:r>
                <w:rPr>
                  <w:rFonts w:hAnsi="宋体" w:hint="eastAsia"/>
                </w:rPr>
                <w:t>用户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3252" w14:textId="77777777" w:rsidR="00754881" w:rsidRDefault="00754881">
            <w:pPr>
              <w:jc w:val="left"/>
              <w:rPr>
                <w:ins w:id="6025" w:author="XuanWen Chen" w:date="2019-01-02T08:01:00Z"/>
                <w:rFonts w:hAnsi="宋体"/>
              </w:rPr>
            </w:pPr>
            <w:ins w:id="6026" w:author="XuanWen Chen" w:date="2019-01-02T08:01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23E6B" w14:textId="77777777" w:rsidR="00754881" w:rsidRDefault="00754881">
            <w:pPr>
              <w:jc w:val="left"/>
              <w:rPr>
                <w:ins w:id="6027" w:author="XuanWen Chen" w:date="2019-01-02T08:01:00Z"/>
                <w:rFonts w:hAnsi="宋体"/>
              </w:rPr>
            </w:pPr>
            <w:ins w:id="6028" w:author="XuanWen Chen" w:date="2019-01-02T08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00E6AE3D" w14:textId="77777777" w:rsidTr="00754881">
        <w:trPr>
          <w:ins w:id="602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657B" w14:textId="77777777" w:rsidR="00754881" w:rsidRDefault="00754881">
            <w:pPr>
              <w:rPr>
                <w:ins w:id="6030" w:author="XuanWen Chen" w:date="2019-01-02T08:01:00Z"/>
              </w:rPr>
            </w:pPr>
            <w:ins w:id="6031" w:author="XuanWen Chen" w:date="2019-01-02T08:01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DEE95" w14:textId="77777777" w:rsidR="00754881" w:rsidRDefault="00754881">
            <w:pPr>
              <w:jc w:val="left"/>
              <w:rPr>
                <w:ins w:id="6032" w:author="XuanWen Chen" w:date="2019-01-02T08:01:00Z"/>
                <w:rFonts w:hAnsi="宋体"/>
              </w:rPr>
            </w:pPr>
            <w:ins w:id="6033" w:author="XuanWen Chen" w:date="2019-01-02T08:01:00Z">
              <w:r>
                <w:rPr>
                  <w:rFonts w:hAnsi="宋体" w:hint="eastAsia"/>
                </w:rPr>
                <w:t>用户想删除系统消息</w:t>
              </w:r>
            </w:ins>
          </w:p>
        </w:tc>
      </w:tr>
      <w:tr w:rsidR="00754881" w14:paraId="140726BA" w14:textId="77777777" w:rsidTr="00754881">
        <w:trPr>
          <w:ins w:id="603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7010D" w14:textId="77777777" w:rsidR="00754881" w:rsidRDefault="00754881">
            <w:pPr>
              <w:rPr>
                <w:ins w:id="6035" w:author="XuanWen Chen" w:date="2019-01-02T08:01:00Z"/>
              </w:rPr>
            </w:pPr>
            <w:ins w:id="6036" w:author="XuanWen Chen" w:date="2019-01-02T08:01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00D9E" w14:textId="77777777" w:rsidR="00754881" w:rsidRDefault="00754881">
            <w:pPr>
              <w:jc w:val="left"/>
              <w:rPr>
                <w:ins w:id="6037" w:author="XuanWen Chen" w:date="2019-01-02T08:01:00Z"/>
                <w:rFonts w:hAnsi="宋体"/>
              </w:rPr>
            </w:pPr>
            <w:ins w:id="6038" w:author="XuanWen Chen" w:date="2019-01-02T08:01:00Z">
              <w:r>
                <w:rPr>
                  <w:rFonts w:hAnsi="宋体" w:hint="eastAsia"/>
                </w:rPr>
                <w:t>用户想删除系统消息</w:t>
              </w:r>
            </w:ins>
          </w:p>
        </w:tc>
      </w:tr>
      <w:tr w:rsidR="00754881" w14:paraId="0FC777DE" w14:textId="77777777" w:rsidTr="00754881">
        <w:trPr>
          <w:ins w:id="603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571DD" w14:textId="77777777" w:rsidR="00754881" w:rsidRDefault="00754881">
            <w:pPr>
              <w:rPr>
                <w:ins w:id="6040" w:author="XuanWen Chen" w:date="2019-01-02T08:01:00Z"/>
              </w:rPr>
            </w:pPr>
            <w:ins w:id="6041" w:author="XuanWen Chen" w:date="2019-01-02T08:01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2DFF" w14:textId="77777777" w:rsidR="00754881" w:rsidRDefault="00754881">
            <w:pPr>
              <w:rPr>
                <w:ins w:id="6042" w:author="XuanWen Chen" w:date="2019-01-02T08:01:00Z"/>
              </w:rPr>
            </w:pPr>
            <w:ins w:id="6043" w:author="XuanWen Chen" w:date="2019-01-02T08:01:00Z">
              <w:r>
                <w:rPr>
                  <w:rFonts w:hint="eastAsia"/>
                </w:rPr>
                <w:t>PRE-1：用户登陆。</w:t>
              </w:r>
            </w:ins>
          </w:p>
        </w:tc>
      </w:tr>
      <w:tr w:rsidR="00754881" w14:paraId="1043C1FE" w14:textId="77777777" w:rsidTr="00754881">
        <w:trPr>
          <w:ins w:id="604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E2629" w14:textId="77777777" w:rsidR="00754881" w:rsidRDefault="00754881">
            <w:pPr>
              <w:rPr>
                <w:ins w:id="6045" w:author="XuanWen Chen" w:date="2019-01-02T08:01:00Z"/>
              </w:rPr>
            </w:pPr>
            <w:ins w:id="6046" w:author="XuanWen Chen" w:date="2019-01-02T08:01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DAAC" w14:textId="77777777" w:rsidR="00754881" w:rsidRDefault="00754881">
            <w:pPr>
              <w:rPr>
                <w:ins w:id="6047" w:author="XuanWen Chen" w:date="2019-01-02T08:01:00Z"/>
              </w:rPr>
            </w:pPr>
            <w:ins w:id="6048" w:author="XuanWen Chen" w:date="2019-01-02T08:01:00Z">
              <w:r>
                <w:rPr>
                  <w:rFonts w:hint="eastAsia"/>
                </w:rPr>
                <w:t>系统消息被删除</w:t>
              </w:r>
            </w:ins>
          </w:p>
        </w:tc>
      </w:tr>
      <w:tr w:rsidR="00754881" w14:paraId="133DE305" w14:textId="77777777" w:rsidTr="00754881">
        <w:trPr>
          <w:ins w:id="6049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5E805" w14:textId="77777777" w:rsidR="00754881" w:rsidRDefault="00754881">
            <w:pPr>
              <w:rPr>
                <w:ins w:id="6050" w:author="XuanWen Chen" w:date="2019-01-02T08:01:00Z"/>
                <w:rFonts w:hAnsi="宋体"/>
              </w:rPr>
            </w:pPr>
            <w:ins w:id="6051" w:author="XuanWen Chen" w:date="2019-01-02T08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2CAE0" w14:textId="77777777" w:rsidR="00754881" w:rsidRDefault="00754881">
            <w:pPr>
              <w:rPr>
                <w:ins w:id="6052" w:author="XuanWen Chen" w:date="2019-01-02T08:01:00Z"/>
              </w:rPr>
            </w:pPr>
          </w:p>
        </w:tc>
      </w:tr>
      <w:tr w:rsidR="00754881" w14:paraId="76C960AD" w14:textId="77777777" w:rsidTr="00754881">
        <w:trPr>
          <w:ins w:id="605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0305" w14:textId="77777777" w:rsidR="00754881" w:rsidRDefault="00754881">
            <w:pPr>
              <w:rPr>
                <w:ins w:id="6054" w:author="XuanWen Chen" w:date="2019-01-02T08:01:00Z"/>
                <w:rFonts w:hAnsi="宋体"/>
              </w:rPr>
            </w:pPr>
            <w:ins w:id="6055" w:author="XuanWen Chen" w:date="2019-01-02T08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A63E" w14:textId="77777777" w:rsidR="00754881" w:rsidRDefault="00754881">
            <w:pPr>
              <w:rPr>
                <w:ins w:id="6056" w:author="XuanWen Chen" w:date="2019-01-02T08:01:00Z"/>
              </w:rPr>
            </w:pPr>
            <w:ins w:id="6057" w:author="XuanWen Chen" w:date="2019-01-02T08:01:00Z">
              <w:r>
                <w:rPr>
                  <w:rFonts w:hint="eastAsia"/>
                </w:rPr>
                <w:t>消息被删除</w:t>
              </w:r>
            </w:ins>
          </w:p>
        </w:tc>
      </w:tr>
      <w:tr w:rsidR="00754881" w14:paraId="349A5DFF" w14:textId="77777777" w:rsidTr="00754881">
        <w:trPr>
          <w:ins w:id="605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C9FB" w14:textId="77777777" w:rsidR="00754881" w:rsidRDefault="00754881">
            <w:pPr>
              <w:rPr>
                <w:ins w:id="6059" w:author="XuanWen Chen" w:date="2019-01-02T08:01:00Z"/>
              </w:rPr>
            </w:pPr>
            <w:ins w:id="6060" w:author="XuanWen Chen" w:date="2019-01-02T08:01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762D9" w14:textId="77777777" w:rsidR="00754881" w:rsidRDefault="00754881" w:rsidP="00754881">
            <w:pPr>
              <w:pStyle w:val="a9"/>
              <w:numPr>
                <w:ilvl w:val="0"/>
                <w:numId w:val="258"/>
              </w:numPr>
              <w:ind w:left="3360" w:firstLineChars="0"/>
              <w:jc w:val="left"/>
              <w:rPr>
                <w:ins w:id="6061" w:author="XuanWen Chen" w:date="2019-01-02T08:01:00Z"/>
                <w:rFonts w:hAnsi="宋体"/>
              </w:rPr>
            </w:pPr>
            <w:ins w:id="6062" w:author="XuanWen Chen" w:date="2019-01-02T08:01:00Z">
              <w:r>
                <w:rPr>
                  <w:rFonts w:hAnsi="宋体" w:hint="eastAsia"/>
                </w:rPr>
                <w:t>用户点击头像右边铃铛按钮</w:t>
              </w:r>
            </w:ins>
          </w:p>
          <w:p w14:paraId="1DC7EF4F" w14:textId="77777777" w:rsidR="00754881" w:rsidRDefault="00754881" w:rsidP="00754881">
            <w:pPr>
              <w:pStyle w:val="a9"/>
              <w:numPr>
                <w:ilvl w:val="0"/>
                <w:numId w:val="258"/>
              </w:numPr>
              <w:ind w:left="3360" w:firstLineChars="0"/>
              <w:jc w:val="left"/>
              <w:rPr>
                <w:ins w:id="6063" w:author="XuanWen Chen" w:date="2019-01-02T08:01:00Z"/>
                <w:rFonts w:hAnsi="宋体"/>
              </w:rPr>
            </w:pPr>
            <w:ins w:id="6064" w:author="XuanWen Chen" w:date="2019-01-02T08:01:00Z">
              <w:r>
                <w:rPr>
                  <w:rFonts w:hAnsi="宋体" w:hint="eastAsia"/>
                </w:rPr>
                <w:t>进入系统消息界面</w:t>
              </w:r>
            </w:ins>
          </w:p>
          <w:p w14:paraId="1A346053" w14:textId="77777777" w:rsidR="00754881" w:rsidRDefault="00754881" w:rsidP="00754881">
            <w:pPr>
              <w:pStyle w:val="a9"/>
              <w:numPr>
                <w:ilvl w:val="0"/>
                <w:numId w:val="258"/>
              </w:numPr>
              <w:ind w:left="3360" w:firstLineChars="0"/>
              <w:jc w:val="left"/>
              <w:rPr>
                <w:ins w:id="6065" w:author="XuanWen Chen" w:date="2019-01-02T08:01:00Z"/>
                <w:rFonts w:hAnsi="宋体"/>
              </w:rPr>
            </w:pPr>
            <w:ins w:id="6066" w:author="XuanWen Chen" w:date="2019-01-02T08:01:00Z">
              <w:r>
                <w:rPr>
                  <w:rFonts w:hAnsi="宋体" w:hint="eastAsia"/>
                </w:rPr>
                <w:t>用户选择一个需要删除的系统消息，</w:t>
              </w:r>
              <w:proofErr w:type="gramStart"/>
              <w:r>
                <w:rPr>
                  <w:rFonts w:hAnsi="宋体" w:hint="eastAsia"/>
                </w:rPr>
                <w:t>在勾选框中</w:t>
              </w:r>
              <w:proofErr w:type="gramEnd"/>
              <w:r>
                <w:rPr>
                  <w:rFonts w:hAnsi="宋体" w:hint="eastAsia"/>
                </w:rPr>
                <w:t>打钩</w:t>
              </w:r>
            </w:ins>
          </w:p>
          <w:p w14:paraId="66601396" w14:textId="77777777" w:rsidR="00754881" w:rsidRDefault="00754881" w:rsidP="00754881">
            <w:pPr>
              <w:pStyle w:val="a9"/>
              <w:numPr>
                <w:ilvl w:val="0"/>
                <w:numId w:val="258"/>
              </w:numPr>
              <w:ind w:left="3360" w:firstLineChars="0"/>
              <w:jc w:val="left"/>
              <w:rPr>
                <w:ins w:id="6067" w:author="XuanWen Chen" w:date="2019-01-02T08:01:00Z"/>
                <w:rFonts w:hAnsi="宋体"/>
              </w:rPr>
            </w:pPr>
            <w:ins w:id="6068" w:author="XuanWen Chen" w:date="2019-01-02T08:01:00Z">
              <w:r>
                <w:rPr>
                  <w:rFonts w:hAnsi="宋体" w:hint="eastAsia"/>
                </w:rPr>
                <w:t>用户点击删除按钮</w:t>
              </w:r>
            </w:ins>
          </w:p>
          <w:p w14:paraId="0EDC4D9E" w14:textId="77777777" w:rsidR="00754881" w:rsidRDefault="00754881" w:rsidP="00754881">
            <w:pPr>
              <w:pStyle w:val="a9"/>
              <w:numPr>
                <w:ilvl w:val="0"/>
                <w:numId w:val="258"/>
              </w:numPr>
              <w:ind w:left="3360" w:firstLineChars="0"/>
              <w:jc w:val="left"/>
              <w:rPr>
                <w:ins w:id="6069" w:author="XuanWen Chen" w:date="2019-01-02T08:01:00Z"/>
                <w:rFonts w:hAnsi="宋体"/>
              </w:rPr>
            </w:pPr>
            <w:ins w:id="6070" w:author="XuanWen Chen" w:date="2019-01-02T08:01:00Z">
              <w:r>
                <w:rPr>
                  <w:rFonts w:hAnsi="宋体" w:hint="eastAsia"/>
                </w:rPr>
                <w:t>系统消息被删除</w:t>
              </w:r>
            </w:ins>
          </w:p>
        </w:tc>
      </w:tr>
      <w:tr w:rsidR="00754881" w14:paraId="3CB3D38D" w14:textId="77777777" w:rsidTr="00754881">
        <w:trPr>
          <w:ins w:id="6071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4D0F0" w14:textId="77777777" w:rsidR="00754881" w:rsidRDefault="00754881">
            <w:pPr>
              <w:rPr>
                <w:ins w:id="6072" w:author="XuanWen Chen" w:date="2019-01-02T08:01:00Z"/>
                <w:rFonts w:hAnsi="宋体"/>
              </w:rPr>
            </w:pPr>
            <w:ins w:id="6073" w:author="XuanWen Chen" w:date="2019-01-02T08:01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03DBC" w14:textId="77777777" w:rsidR="00754881" w:rsidRDefault="00754881" w:rsidP="00754881">
            <w:pPr>
              <w:pStyle w:val="a9"/>
              <w:numPr>
                <w:ilvl w:val="0"/>
                <w:numId w:val="260"/>
              </w:numPr>
              <w:ind w:left="3360" w:firstLineChars="0"/>
              <w:jc w:val="left"/>
              <w:rPr>
                <w:ins w:id="6074" w:author="XuanWen Chen" w:date="2019-01-02T08:01:00Z"/>
                <w:rFonts w:hAnsi="宋体"/>
              </w:rPr>
            </w:pPr>
            <w:ins w:id="6075" w:author="XuanWen Chen" w:date="2019-01-02T08:01:00Z">
              <w:r>
                <w:rPr>
                  <w:rFonts w:hAnsi="宋体" w:hint="eastAsia"/>
                </w:rPr>
                <w:t>用户点击头像右边铃铛按钮</w:t>
              </w:r>
            </w:ins>
          </w:p>
          <w:p w14:paraId="3C6D3821" w14:textId="77777777" w:rsidR="00754881" w:rsidRDefault="00754881" w:rsidP="00754881">
            <w:pPr>
              <w:pStyle w:val="a9"/>
              <w:numPr>
                <w:ilvl w:val="0"/>
                <w:numId w:val="260"/>
              </w:numPr>
              <w:ind w:left="3360" w:firstLineChars="0"/>
              <w:jc w:val="left"/>
              <w:rPr>
                <w:ins w:id="6076" w:author="XuanWen Chen" w:date="2019-01-02T08:01:00Z"/>
                <w:rFonts w:hAnsi="宋体"/>
              </w:rPr>
            </w:pPr>
            <w:ins w:id="6077" w:author="XuanWen Chen" w:date="2019-01-02T08:01:00Z">
              <w:r>
                <w:rPr>
                  <w:rFonts w:hAnsi="宋体" w:hint="eastAsia"/>
                </w:rPr>
                <w:t>进入系统消息界面</w:t>
              </w:r>
            </w:ins>
          </w:p>
          <w:p w14:paraId="450F13DE" w14:textId="77777777" w:rsidR="00754881" w:rsidRDefault="00754881" w:rsidP="00754881">
            <w:pPr>
              <w:pStyle w:val="a9"/>
              <w:numPr>
                <w:ilvl w:val="0"/>
                <w:numId w:val="260"/>
              </w:numPr>
              <w:ind w:left="3360" w:firstLineChars="0"/>
              <w:jc w:val="left"/>
              <w:rPr>
                <w:ins w:id="6078" w:author="XuanWen Chen" w:date="2019-01-02T08:01:00Z"/>
                <w:rFonts w:hAnsi="宋体"/>
              </w:rPr>
            </w:pPr>
            <w:ins w:id="6079" w:author="XuanWen Chen" w:date="2019-01-02T08:01:00Z">
              <w:r>
                <w:rPr>
                  <w:rFonts w:hAnsi="宋体" w:hint="eastAsia"/>
                </w:rPr>
                <w:t>用户选择多个需要删除的系统消息，</w:t>
              </w:r>
              <w:proofErr w:type="gramStart"/>
              <w:r>
                <w:rPr>
                  <w:rFonts w:hAnsi="宋体" w:hint="eastAsia"/>
                </w:rPr>
                <w:t>在勾选框中</w:t>
              </w:r>
              <w:proofErr w:type="gramEnd"/>
              <w:r>
                <w:rPr>
                  <w:rFonts w:hAnsi="宋体" w:hint="eastAsia"/>
                </w:rPr>
                <w:t>打钩</w:t>
              </w:r>
            </w:ins>
          </w:p>
          <w:p w14:paraId="6E7A093B" w14:textId="77777777" w:rsidR="00754881" w:rsidRDefault="00754881" w:rsidP="00754881">
            <w:pPr>
              <w:pStyle w:val="a9"/>
              <w:numPr>
                <w:ilvl w:val="0"/>
                <w:numId w:val="260"/>
              </w:numPr>
              <w:ind w:left="3360" w:firstLineChars="0"/>
              <w:jc w:val="left"/>
              <w:rPr>
                <w:ins w:id="6080" w:author="XuanWen Chen" w:date="2019-01-02T08:01:00Z"/>
                <w:rFonts w:hAnsi="宋体"/>
              </w:rPr>
            </w:pPr>
            <w:ins w:id="6081" w:author="XuanWen Chen" w:date="2019-01-02T08:01:00Z">
              <w:r>
                <w:rPr>
                  <w:rFonts w:hAnsi="宋体" w:hint="eastAsia"/>
                </w:rPr>
                <w:t>用户点击删除按钮</w:t>
              </w:r>
            </w:ins>
          </w:p>
          <w:p w14:paraId="5AC1179D" w14:textId="77777777" w:rsidR="00754881" w:rsidRDefault="00754881" w:rsidP="00754881">
            <w:pPr>
              <w:pStyle w:val="a9"/>
              <w:numPr>
                <w:ilvl w:val="0"/>
                <w:numId w:val="260"/>
              </w:numPr>
              <w:spacing w:line="240" w:lineRule="auto"/>
              <w:ind w:left="3360" w:firstLineChars="0"/>
              <w:jc w:val="left"/>
              <w:rPr>
                <w:ins w:id="6082" w:author="XuanWen Chen" w:date="2019-01-02T08:01:00Z"/>
                <w:rFonts w:hAnsi="宋体"/>
              </w:rPr>
            </w:pPr>
            <w:ins w:id="6083" w:author="XuanWen Chen" w:date="2019-01-02T08:01:00Z">
              <w:r>
                <w:rPr>
                  <w:rFonts w:hAnsi="宋体" w:hint="eastAsia"/>
                </w:rPr>
                <w:t>系统消息被删除</w:t>
              </w:r>
            </w:ins>
          </w:p>
        </w:tc>
      </w:tr>
      <w:tr w:rsidR="00754881" w14:paraId="5C49E70C" w14:textId="77777777" w:rsidTr="00754881">
        <w:trPr>
          <w:ins w:id="6084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A92E" w14:textId="77777777" w:rsidR="00754881" w:rsidRDefault="00754881">
            <w:pPr>
              <w:rPr>
                <w:ins w:id="6085" w:author="XuanWen Chen" w:date="2019-01-02T08:01:00Z"/>
                <w:rFonts w:hAnsi="宋体"/>
              </w:rPr>
            </w:pPr>
            <w:ins w:id="6086" w:author="XuanWen Chen" w:date="2019-01-02T08:01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22532" w14:textId="77777777" w:rsidR="00754881" w:rsidRDefault="00754881">
            <w:pPr>
              <w:jc w:val="left"/>
              <w:rPr>
                <w:ins w:id="6087" w:author="XuanWen Chen" w:date="2019-01-02T08:01:00Z"/>
                <w:rFonts w:hAnsi="宋体"/>
              </w:rPr>
            </w:pPr>
          </w:p>
        </w:tc>
      </w:tr>
      <w:tr w:rsidR="00754881" w14:paraId="2B0391EE" w14:textId="77777777" w:rsidTr="00754881">
        <w:trPr>
          <w:ins w:id="608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A92E" w14:textId="77777777" w:rsidR="00754881" w:rsidRDefault="00754881">
            <w:pPr>
              <w:rPr>
                <w:ins w:id="6089" w:author="XuanWen Chen" w:date="2019-01-02T08:01:00Z"/>
                <w:rFonts w:hAnsi="宋体"/>
              </w:rPr>
            </w:pPr>
            <w:ins w:id="6090" w:author="XuanWen Chen" w:date="2019-01-02T08:01:00Z">
              <w:r>
                <w:rPr>
                  <w:rFonts w:hAnsi="宋体" w:hint="eastAsia"/>
                </w:rPr>
                <w:lastRenderedPageBreak/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F9D0" w14:textId="77777777" w:rsidR="00754881" w:rsidRDefault="00754881">
            <w:pPr>
              <w:jc w:val="left"/>
              <w:rPr>
                <w:ins w:id="6091" w:author="XuanWen Chen" w:date="2019-01-02T08:01:00Z"/>
                <w:rFonts w:hAnsi="宋体"/>
              </w:rPr>
            </w:pPr>
            <w:ins w:id="6092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15A4E12D" w14:textId="77777777" w:rsidTr="00754881">
        <w:trPr>
          <w:ins w:id="6093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2A8E" w14:textId="77777777" w:rsidR="00754881" w:rsidRDefault="00754881">
            <w:pPr>
              <w:rPr>
                <w:ins w:id="6094" w:author="XuanWen Chen" w:date="2019-01-02T08:01:00Z"/>
                <w:rFonts w:hAnsi="宋体"/>
              </w:rPr>
            </w:pPr>
            <w:ins w:id="6095" w:author="XuanWen Chen" w:date="2019-01-02T08:01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77449" w14:textId="77777777" w:rsidR="00754881" w:rsidRDefault="00754881">
            <w:pPr>
              <w:jc w:val="left"/>
              <w:rPr>
                <w:ins w:id="6096" w:author="XuanWen Chen" w:date="2019-01-02T08:01:00Z"/>
                <w:rFonts w:hAnsi="宋体"/>
              </w:rPr>
            </w:pPr>
            <w:ins w:id="6097" w:author="XuanWen Chen" w:date="2019-01-02T08:01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1DFA9FCA" w14:textId="77777777" w:rsidTr="00754881">
        <w:trPr>
          <w:ins w:id="6098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F27DA" w14:textId="77777777" w:rsidR="00754881" w:rsidRDefault="00754881">
            <w:pPr>
              <w:rPr>
                <w:ins w:id="6099" w:author="XuanWen Chen" w:date="2019-01-02T08:01:00Z"/>
                <w:rFonts w:hAnsi="宋体"/>
              </w:rPr>
            </w:pPr>
            <w:ins w:id="6100" w:author="XuanWen Chen" w:date="2019-01-02T08:01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8D259" w14:textId="77777777" w:rsidR="00754881" w:rsidRDefault="00754881">
            <w:pPr>
              <w:jc w:val="left"/>
              <w:rPr>
                <w:ins w:id="6101" w:author="XuanWen Chen" w:date="2019-01-02T08:01:00Z"/>
                <w:rFonts w:hAnsi="宋体"/>
              </w:rPr>
            </w:pPr>
          </w:p>
        </w:tc>
      </w:tr>
      <w:tr w:rsidR="00754881" w14:paraId="556D443F" w14:textId="77777777" w:rsidTr="00754881">
        <w:trPr>
          <w:ins w:id="6102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0BABC" w14:textId="77777777" w:rsidR="00754881" w:rsidRDefault="00754881">
            <w:pPr>
              <w:rPr>
                <w:ins w:id="6103" w:author="XuanWen Chen" w:date="2019-01-02T08:01:00Z"/>
                <w:rFonts w:hAnsi="宋体"/>
              </w:rPr>
            </w:pPr>
            <w:ins w:id="6104" w:author="XuanWen Chen" w:date="2019-01-02T08:01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9A89" w14:textId="77777777" w:rsidR="00754881" w:rsidRDefault="00754881">
            <w:pPr>
              <w:jc w:val="left"/>
              <w:rPr>
                <w:ins w:id="6105" w:author="XuanWen Chen" w:date="2019-01-02T08:01:00Z"/>
                <w:rFonts w:hAnsi="宋体"/>
              </w:rPr>
            </w:pPr>
          </w:p>
        </w:tc>
      </w:tr>
      <w:tr w:rsidR="00754881" w14:paraId="6DECDE69" w14:textId="77777777" w:rsidTr="00754881">
        <w:trPr>
          <w:ins w:id="6106" w:author="XuanWen Chen" w:date="2019-01-02T08:01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13DB" w14:textId="77777777" w:rsidR="00754881" w:rsidRDefault="00754881">
            <w:pPr>
              <w:rPr>
                <w:ins w:id="6107" w:author="XuanWen Chen" w:date="2019-01-02T08:01:00Z"/>
              </w:rPr>
            </w:pPr>
            <w:ins w:id="6108" w:author="XuanWen Chen" w:date="2019-01-02T08:01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92C6" w14:textId="77777777" w:rsidR="00754881" w:rsidRDefault="00754881">
            <w:pPr>
              <w:rPr>
                <w:ins w:id="6109" w:author="XuanWen Chen" w:date="2019-01-02T08:01:00Z"/>
              </w:rPr>
            </w:pPr>
          </w:p>
          <w:p w14:paraId="00198416" w14:textId="77777777" w:rsidR="00754881" w:rsidRDefault="00754881">
            <w:pPr>
              <w:rPr>
                <w:ins w:id="6110" w:author="XuanWen Chen" w:date="2019-01-02T08:01:00Z"/>
              </w:rPr>
            </w:pPr>
          </w:p>
        </w:tc>
      </w:tr>
    </w:tbl>
    <w:p w14:paraId="331D589C" w14:textId="77777777" w:rsidR="00754881" w:rsidRDefault="00754881" w:rsidP="00754881">
      <w:pPr>
        <w:rPr>
          <w:ins w:id="6111" w:author="XuanWen Chen" w:date="2019-01-02T08:01:00Z"/>
          <w:color w:val="FF0000"/>
        </w:rPr>
      </w:pPr>
    </w:p>
    <w:p w14:paraId="6FE5FCF5" w14:textId="77777777" w:rsidR="00754881" w:rsidRDefault="00754881" w:rsidP="00754881">
      <w:pPr>
        <w:pStyle w:val="3"/>
        <w:rPr>
          <w:ins w:id="6112" w:author="XuanWen Chen" w:date="2019-01-02T08:04:00Z"/>
        </w:rPr>
      </w:pPr>
      <w:ins w:id="6113" w:author="XuanWen Chen" w:date="2019-01-02T08:04:00Z">
        <w:r>
          <w:rPr>
            <w:rFonts w:hint="eastAsia"/>
          </w:rPr>
          <w:t>2.1.3案例管理员</w:t>
        </w:r>
      </w:ins>
    </w:p>
    <w:p w14:paraId="65263D82" w14:textId="77777777" w:rsidR="00754881" w:rsidRDefault="00754881" w:rsidP="00754881">
      <w:pPr>
        <w:pStyle w:val="4"/>
        <w:rPr>
          <w:ins w:id="6114" w:author="XuanWen Chen" w:date="2019-01-02T08:04:00Z"/>
          <w:color w:val="000000" w:themeColor="text1"/>
        </w:rPr>
      </w:pPr>
      <w:ins w:id="6115" w:author="XuanWen Chen" w:date="2019-01-02T08:04:00Z">
        <w:r>
          <w:rPr>
            <w:rFonts w:hint="eastAsia"/>
            <w:color w:val="000000" w:themeColor="text1"/>
          </w:rPr>
          <w:t>案例管理员新增案例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08BB8E1F" w14:textId="77777777" w:rsidTr="00754881">
        <w:trPr>
          <w:ins w:id="6116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A3D5" w14:textId="77777777" w:rsidR="00754881" w:rsidRDefault="00754881">
            <w:pPr>
              <w:rPr>
                <w:ins w:id="6117" w:author="XuanWen Chen" w:date="2019-01-02T08:04:00Z"/>
                <w:color w:val="000000" w:themeColor="text1"/>
              </w:rPr>
            </w:pPr>
            <w:ins w:id="6118" w:author="XuanWen Chen" w:date="2019-01-02T08:04:00Z">
              <w:r>
                <w:rPr>
                  <w:rFonts w:hAnsi="宋体" w:hint="eastAsia"/>
                  <w:b/>
                  <w:color w:val="000000" w:themeColor="text1"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3E2AA" w14:textId="77777777" w:rsidR="00754881" w:rsidRDefault="00754881">
            <w:pPr>
              <w:jc w:val="left"/>
              <w:rPr>
                <w:ins w:id="6119" w:author="XuanWen Chen" w:date="2019-01-02T08:04:00Z"/>
                <w:rFonts w:hAnsi="宋体"/>
                <w:b/>
                <w:color w:val="000000" w:themeColor="text1"/>
              </w:rPr>
            </w:pPr>
            <w:ins w:id="6120" w:author="XuanWen Chen" w:date="2019-01-02T08:04:00Z">
              <w:r>
                <w:rPr>
                  <w:rFonts w:hAnsi="宋体" w:hint="eastAsia"/>
                  <w:b/>
                  <w:color w:val="000000" w:themeColor="text1"/>
                </w:rPr>
                <w:t>UC-1：案例管理员新增案例</w:t>
              </w:r>
            </w:ins>
          </w:p>
        </w:tc>
      </w:tr>
      <w:tr w:rsidR="00754881" w14:paraId="32590C91" w14:textId="77777777" w:rsidTr="00754881">
        <w:trPr>
          <w:ins w:id="6121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7E034" w14:textId="77777777" w:rsidR="00754881" w:rsidRDefault="00754881">
            <w:pPr>
              <w:rPr>
                <w:ins w:id="6122" w:author="XuanWen Chen" w:date="2019-01-02T08:04:00Z"/>
                <w:color w:val="000000" w:themeColor="text1"/>
              </w:rPr>
            </w:pPr>
            <w:ins w:id="6123" w:author="XuanWen Chen" w:date="2019-01-02T08:04:00Z">
              <w:r>
                <w:rPr>
                  <w:rFonts w:hAnsi="宋体" w:hint="eastAsia"/>
                  <w:color w:val="000000" w:themeColor="text1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0F36C" w14:textId="77777777" w:rsidR="00754881" w:rsidRDefault="00754881">
            <w:pPr>
              <w:jc w:val="left"/>
              <w:rPr>
                <w:ins w:id="6124" w:author="XuanWen Chen" w:date="2019-01-02T08:04:00Z"/>
                <w:rFonts w:hAnsi="宋体"/>
                <w:color w:val="000000" w:themeColor="text1"/>
              </w:rPr>
            </w:pPr>
            <w:proofErr w:type="gramStart"/>
            <w:ins w:id="6125" w:author="XuanWen Chen" w:date="2019-01-02T08:04:00Z">
              <w:r>
                <w:rPr>
                  <w:rFonts w:hAnsi="宋体" w:hint="eastAsia"/>
                  <w:color w:val="000000" w:themeColor="text1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497A" w14:textId="77777777" w:rsidR="00754881" w:rsidRDefault="00754881">
            <w:pPr>
              <w:jc w:val="left"/>
              <w:rPr>
                <w:ins w:id="6126" w:author="XuanWen Chen" w:date="2019-01-02T08:04:00Z"/>
                <w:rFonts w:hAnsi="宋体"/>
                <w:color w:val="000000" w:themeColor="text1"/>
              </w:rPr>
            </w:pPr>
            <w:ins w:id="6127" w:author="XuanWen Chen" w:date="2019-01-02T08:04:00Z">
              <w:r>
                <w:rPr>
                  <w:rFonts w:hAnsi="宋体" w:hint="eastAsia"/>
                  <w:color w:val="000000" w:themeColor="text1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AC5F4" w14:textId="77777777" w:rsidR="00754881" w:rsidRDefault="00754881">
            <w:pPr>
              <w:jc w:val="left"/>
              <w:rPr>
                <w:ins w:id="6128" w:author="XuanWen Chen" w:date="2019-01-02T08:04:00Z"/>
                <w:rFonts w:hAnsi="宋体"/>
                <w:color w:val="000000" w:themeColor="text1"/>
              </w:rPr>
            </w:pPr>
            <w:ins w:id="6129" w:author="XuanWen Chen" w:date="2019-01-02T08:04:00Z">
              <w:r>
                <w:rPr>
                  <w:rFonts w:hAnsi="宋体" w:hint="eastAsia"/>
                  <w:color w:val="000000" w:themeColor="text1"/>
                </w:rPr>
                <w:t>2018年12月6日星期四</w:t>
              </w:r>
            </w:ins>
          </w:p>
        </w:tc>
      </w:tr>
      <w:tr w:rsidR="00754881" w14:paraId="7618B08B" w14:textId="77777777" w:rsidTr="00754881">
        <w:trPr>
          <w:ins w:id="613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D1DF" w14:textId="77777777" w:rsidR="00754881" w:rsidRDefault="00754881">
            <w:pPr>
              <w:rPr>
                <w:ins w:id="6131" w:author="XuanWen Chen" w:date="2019-01-02T08:04:00Z"/>
                <w:color w:val="000000" w:themeColor="text1"/>
              </w:rPr>
            </w:pPr>
            <w:ins w:id="6132" w:author="XuanWen Chen" w:date="2019-01-02T08:04:00Z">
              <w:r>
                <w:rPr>
                  <w:rFonts w:hAnsi="宋体" w:hint="eastAsia"/>
                  <w:color w:val="000000" w:themeColor="text1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71E85" w14:textId="77777777" w:rsidR="00754881" w:rsidRDefault="00754881">
            <w:pPr>
              <w:jc w:val="left"/>
              <w:rPr>
                <w:ins w:id="6133" w:author="XuanWen Chen" w:date="2019-01-02T08:04:00Z"/>
                <w:rFonts w:hAnsi="宋体"/>
                <w:color w:val="000000" w:themeColor="text1"/>
              </w:rPr>
            </w:pPr>
            <w:ins w:id="6134" w:author="XuanWen Chen" w:date="2019-01-02T08:04:00Z">
              <w:r>
                <w:rPr>
                  <w:rFonts w:hAnsi="宋体" w:hint="eastAsia"/>
                  <w:color w:val="000000" w:themeColor="text1"/>
                </w:rPr>
                <w:t>案例管理员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AAB3C" w14:textId="77777777" w:rsidR="00754881" w:rsidRDefault="00754881">
            <w:pPr>
              <w:jc w:val="left"/>
              <w:rPr>
                <w:ins w:id="6135" w:author="XuanWen Chen" w:date="2019-01-02T08:04:00Z"/>
                <w:rFonts w:hAnsi="宋体"/>
                <w:color w:val="000000" w:themeColor="text1"/>
              </w:rPr>
            </w:pPr>
            <w:ins w:id="6136" w:author="XuanWen Chen" w:date="2019-01-02T08:04:00Z">
              <w:r>
                <w:rPr>
                  <w:rFonts w:hAnsi="宋体" w:hint="eastAsia"/>
                  <w:color w:val="000000" w:themeColor="text1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7EB40" w14:textId="77777777" w:rsidR="00754881" w:rsidRDefault="00754881">
            <w:pPr>
              <w:jc w:val="left"/>
              <w:rPr>
                <w:ins w:id="6137" w:author="XuanWen Chen" w:date="2019-01-02T08:04:00Z"/>
                <w:rFonts w:hAnsi="宋体"/>
                <w:color w:val="000000" w:themeColor="text1"/>
              </w:rPr>
            </w:pPr>
            <w:ins w:id="6138" w:author="XuanWen Chen" w:date="2019-01-02T08:04:00Z">
              <w:r>
                <w:rPr>
                  <w:rFonts w:hAnsi="宋体" w:hint="eastAsia"/>
                  <w:color w:val="000000" w:themeColor="text1"/>
                </w:rPr>
                <w:t>基于项目的案例教学系统</w:t>
              </w:r>
            </w:ins>
          </w:p>
        </w:tc>
      </w:tr>
      <w:tr w:rsidR="00754881" w14:paraId="31B33E8E" w14:textId="77777777" w:rsidTr="00754881">
        <w:trPr>
          <w:ins w:id="6139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AA7A" w14:textId="77777777" w:rsidR="00754881" w:rsidRDefault="00754881">
            <w:pPr>
              <w:rPr>
                <w:ins w:id="6140" w:author="XuanWen Chen" w:date="2019-01-02T08:04:00Z"/>
                <w:color w:val="000000" w:themeColor="text1"/>
              </w:rPr>
            </w:pPr>
            <w:ins w:id="6141" w:author="XuanWen Chen" w:date="2019-01-02T08:04:00Z">
              <w:r>
                <w:rPr>
                  <w:rFonts w:hAnsi="宋体" w:hint="eastAsia"/>
                  <w:color w:val="000000" w:themeColor="text1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DC60A" w14:textId="77777777" w:rsidR="00754881" w:rsidRDefault="00754881">
            <w:pPr>
              <w:jc w:val="left"/>
              <w:rPr>
                <w:ins w:id="6142" w:author="XuanWen Chen" w:date="2019-01-02T08:04:00Z"/>
                <w:rFonts w:hAnsi="宋体"/>
                <w:color w:val="000000" w:themeColor="text1"/>
              </w:rPr>
            </w:pPr>
            <w:ins w:id="6143" w:author="XuanWen Chen" w:date="2019-01-02T08:04:00Z">
              <w:r>
                <w:rPr>
                  <w:rFonts w:hAnsi="宋体" w:hint="eastAsia"/>
                </w:rPr>
                <w:t>案例管理员</w:t>
              </w:r>
              <w:r>
                <w:rPr>
                  <w:rFonts w:hAnsi="宋体" w:hint="eastAsia"/>
                  <w:color w:val="000000" w:themeColor="text1"/>
                </w:rPr>
                <w:t>新建一个案例</w:t>
              </w:r>
            </w:ins>
          </w:p>
        </w:tc>
      </w:tr>
      <w:tr w:rsidR="00754881" w14:paraId="6AC5E0D5" w14:textId="77777777" w:rsidTr="00754881">
        <w:trPr>
          <w:ins w:id="6144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3AE05" w14:textId="77777777" w:rsidR="00754881" w:rsidRDefault="00754881">
            <w:pPr>
              <w:rPr>
                <w:ins w:id="6145" w:author="XuanWen Chen" w:date="2019-01-02T08:04:00Z"/>
              </w:rPr>
            </w:pPr>
            <w:ins w:id="6146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7C6E4" w14:textId="77777777" w:rsidR="00754881" w:rsidRDefault="00754881">
            <w:pPr>
              <w:jc w:val="left"/>
              <w:rPr>
                <w:ins w:id="6147" w:author="XuanWen Chen" w:date="2019-01-02T08:04:00Z"/>
                <w:rFonts w:hAnsi="宋体"/>
              </w:rPr>
            </w:pPr>
            <w:ins w:id="6148" w:author="XuanWen Chen" w:date="2019-01-02T08:04:00Z">
              <w:r>
                <w:rPr>
                  <w:rFonts w:hAnsi="宋体" w:hint="eastAsia"/>
                </w:rPr>
                <w:t>案例管理员需要创建一个新的案例</w:t>
              </w:r>
            </w:ins>
          </w:p>
        </w:tc>
      </w:tr>
      <w:tr w:rsidR="00754881" w14:paraId="79E9FF7B" w14:textId="77777777" w:rsidTr="00754881">
        <w:trPr>
          <w:ins w:id="6149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3A93" w14:textId="77777777" w:rsidR="00754881" w:rsidRDefault="00754881">
            <w:pPr>
              <w:rPr>
                <w:ins w:id="6150" w:author="XuanWen Chen" w:date="2019-01-02T08:04:00Z"/>
              </w:rPr>
            </w:pPr>
            <w:ins w:id="6151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6E229" w14:textId="77777777" w:rsidR="00754881" w:rsidRDefault="00754881">
            <w:pPr>
              <w:jc w:val="left"/>
              <w:rPr>
                <w:ins w:id="6152" w:author="XuanWen Chen" w:date="2019-01-02T08:04:00Z"/>
                <w:rFonts w:hAnsi="宋体"/>
              </w:rPr>
            </w:pPr>
            <w:ins w:id="6153" w:author="XuanWen Chen" w:date="2019-01-02T08:04:00Z">
              <w:r>
                <w:rPr>
                  <w:rFonts w:hint="eastAsia"/>
                </w:rPr>
                <w:t>PRE-1: 案例管理员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079F00AF" w14:textId="77777777" w:rsidR="00754881" w:rsidRDefault="00754881">
            <w:pPr>
              <w:jc w:val="left"/>
              <w:rPr>
                <w:ins w:id="6154" w:author="XuanWen Chen" w:date="2019-01-02T08:04:00Z"/>
                <w:rFonts w:hAnsi="宋体"/>
              </w:rPr>
            </w:pPr>
          </w:p>
        </w:tc>
      </w:tr>
      <w:tr w:rsidR="00754881" w14:paraId="21FD16BD" w14:textId="77777777" w:rsidTr="00754881">
        <w:trPr>
          <w:ins w:id="6155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FD95" w14:textId="77777777" w:rsidR="00754881" w:rsidRDefault="00754881">
            <w:pPr>
              <w:rPr>
                <w:ins w:id="6156" w:author="XuanWen Chen" w:date="2019-01-02T08:04:00Z"/>
              </w:rPr>
            </w:pPr>
            <w:ins w:id="6157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F062F" w14:textId="77777777" w:rsidR="00754881" w:rsidRDefault="00754881">
            <w:pPr>
              <w:jc w:val="left"/>
              <w:rPr>
                <w:ins w:id="6158" w:author="XuanWen Chen" w:date="2019-01-02T08:04:00Z"/>
                <w:rFonts w:hAnsi="宋体"/>
              </w:rPr>
            </w:pPr>
            <w:ins w:id="6159" w:author="XuanWen Chen" w:date="2019-01-02T08:04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 xml:space="preserve">系统创建一个新的案例，并在案例列表进行显示。 </w:t>
              </w:r>
            </w:ins>
          </w:p>
        </w:tc>
      </w:tr>
      <w:tr w:rsidR="00754881" w14:paraId="6DF76482" w14:textId="77777777" w:rsidTr="00754881">
        <w:trPr>
          <w:ins w:id="616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E0617" w14:textId="77777777" w:rsidR="00754881" w:rsidRDefault="00754881">
            <w:pPr>
              <w:rPr>
                <w:ins w:id="6161" w:author="XuanWen Chen" w:date="2019-01-02T08:04:00Z"/>
                <w:rFonts w:hAnsi="宋体"/>
              </w:rPr>
            </w:pPr>
            <w:ins w:id="6162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C4107" w14:textId="77777777" w:rsidR="00754881" w:rsidRDefault="00754881">
            <w:pPr>
              <w:jc w:val="left"/>
              <w:rPr>
                <w:ins w:id="6163" w:author="XuanWen Chen" w:date="2019-01-02T08:04:00Z"/>
              </w:rPr>
            </w:pPr>
            <w:ins w:id="6164" w:author="XuanWen Chen" w:date="2019-01-02T08:04:00Z">
              <w:r>
                <w:rPr>
                  <w:rFonts w:hint="eastAsia"/>
                </w:rPr>
                <w:t>案例信息</w:t>
              </w:r>
            </w:ins>
          </w:p>
        </w:tc>
      </w:tr>
      <w:tr w:rsidR="00754881" w14:paraId="7111A124" w14:textId="77777777" w:rsidTr="00754881">
        <w:trPr>
          <w:ins w:id="6165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7CD8F" w14:textId="77777777" w:rsidR="00754881" w:rsidRDefault="00754881">
            <w:pPr>
              <w:rPr>
                <w:ins w:id="6166" w:author="XuanWen Chen" w:date="2019-01-02T08:04:00Z"/>
                <w:rFonts w:hAnsi="宋体"/>
              </w:rPr>
            </w:pPr>
            <w:ins w:id="6167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5BAF1" w14:textId="77777777" w:rsidR="00754881" w:rsidRDefault="00754881">
            <w:pPr>
              <w:jc w:val="left"/>
              <w:rPr>
                <w:ins w:id="6168" w:author="XuanWen Chen" w:date="2019-01-02T08:04:00Z"/>
              </w:rPr>
            </w:pPr>
            <w:ins w:id="6169" w:author="XuanWen Chen" w:date="2019-01-02T08:04:00Z">
              <w:r>
                <w:rPr>
                  <w:rFonts w:hint="eastAsia"/>
                </w:rPr>
                <w:t>案例</w:t>
              </w:r>
            </w:ins>
          </w:p>
        </w:tc>
      </w:tr>
      <w:tr w:rsidR="00754881" w14:paraId="368DEEB3" w14:textId="77777777" w:rsidTr="00754881">
        <w:trPr>
          <w:ins w:id="617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FCA01" w14:textId="77777777" w:rsidR="00754881" w:rsidRDefault="00754881">
            <w:pPr>
              <w:rPr>
                <w:ins w:id="6171" w:author="XuanWen Chen" w:date="2019-01-02T08:04:00Z"/>
              </w:rPr>
            </w:pPr>
            <w:ins w:id="6172" w:author="XuanWen Chen" w:date="2019-01-02T08:04:00Z">
              <w:r>
                <w:rPr>
                  <w:rFonts w:hAnsi="宋体" w:hint="eastAsia"/>
                </w:rPr>
                <w:lastRenderedPageBreak/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5FCF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73" w:author="XuanWen Chen" w:date="2019-01-02T08:04:00Z"/>
                <w:rFonts w:hAnsi="宋体"/>
              </w:rPr>
            </w:pPr>
            <w:ins w:id="6174" w:author="XuanWen Chen" w:date="2019-01-02T08:04:00Z">
              <w:r>
                <w:rPr>
                  <w:rFonts w:hAnsi="宋体" w:hint="eastAsia"/>
                </w:rPr>
                <w:t>案例管理员登录</w:t>
              </w:r>
            </w:ins>
          </w:p>
          <w:p w14:paraId="41C93AB3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75" w:author="XuanWen Chen" w:date="2019-01-02T08:04:00Z"/>
                <w:rFonts w:hAnsi="宋体"/>
              </w:rPr>
            </w:pPr>
            <w:ins w:id="6176" w:author="XuanWen Chen" w:date="2019-01-02T08:04:00Z">
              <w:r>
                <w:rPr>
                  <w:rFonts w:hAnsi="宋体" w:hint="eastAsia"/>
                </w:rPr>
                <w:t>案例管理员选择上方导航栏新增案例</w:t>
              </w:r>
            </w:ins>
          </w:p>
          <w:p w14:paraId="5FDDCF33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77" w:author="XuanWen Chen" w:date="2019-01-02T08:04:00Z"/>
                <w:rFonts w:hAnsi="宋体"/>
              </w:rPr>
            </w:pPr>
            <w:ins w:id="6178" w:author="XuanWen Chen" w:date="2019-01-02T08:04:00Z">
              <w:r>
                <w:rPr>
                  <w:rFonts w:hAnsi="宋体" w:hint="eastAsia"/>
                </w:rPr>
                <w:t>案例管理员输入案例名称</w:t>
              </w:r>
            </w:ins>
          </w:p>
          <w:p w14:paraId="5B62C020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79" w:author="XuanWen Chen" w:date="2019-01-02T08:04:00Z"/>
                <w:rFonts w:hAnsi="宋体"/>
              </w:rPr>
            </w:pPr>
            <w:ins w:id="6180" w:author="XuanWen Chen" w:date="2019-01-02T08:04:00Z">
              <w:r>
                <w:rPr>
                  <w:rFonts w:hAnsi="宋体" w:hint="eastAsia"/>
                </w:rPr>
                <w:t>案例管理员选择案例可见范围</w:t>
              </w:r>
            </w:ins>
          </w:p>
          <w:p w14:paraId="76717B57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81" w:author="XuanWen Chen" w:date="2019-01-02T08:04:00Z"/>
                <w:rFonts w:hAnsi="宋体"/>
              </w:rPr>
            </w:pPr>
            <w:ins w:id="6182" w:author="XuanWen Chen" w:date="2019-01-02T08:04:00Z">
              <w:r>
                <w:rPr>
                  <w:rFonts w:hAnsi="宋体" w:hint="eastAsia"/>
                </w:rPr>
                <w:t>案例管理员选择案例所属类别</w:t>
              </w:r>
            </w:ins>
          </w:p>
          <w:p w14:paraId="7A95B223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83" w:author="XuanWen Chen" w:date="2019-01-02T08:04:00Z"/>
                <w:rFonts w:hAnsi="宋体"/>
              </w:rPr>
            </w:pPr>
            <w:ins w:id="6184" w:author="XuanWen Chen" w:date="2019-01-02T08:04:00Z">
              <w:r>
                <w:rPr>
                  <w:rFonts w:hAnsi="宋体" w:hint="eastAsia"/>
                </w:rPr>
                <w:t>案例管理员填写案例描述</w:t>
              </w:r>
            </w:ins>
          </w:p>
          <w:p w14:paraId="5BDFDA88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85" w:author="XuanWen Chen" w:date="2019-01-02T08:04:00Z"/>
                <w:rFonts w:hAnsi="宋体"/>
              </w:rPr>
            </w:pPr>
            <w:ins w:id="6186" w:author="XuanWen Chen" w:date="2019-01-02T08:04:00Z">
              <w:r>
                <w:rPr>
                  <w:rFonts w:hAnsi="宋体" w:hint="eastAsia"/>
                </w:rPr>
                <w:t>点击下一步按钮</w:t>
              </w:r>
            </w:ins>
          </w:p>
          <w:p w14:paraId="35CF69F3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87" w:author="XuanWen Chen" w:date="2019-01-02T08:04:00Z"/>
                <w:rFonts w:hAnsi="宋体"/>
              </w:rPr>
            </w:pPr>
            <w:ins w:id="6188" w:author="XuanWen Chen" w:date="2019-01-02T08:04:00Z">
              <w:r>
                <w:rPr>
                  <w:rFonts w:hAnsi="宋体" w:hint="eastAsia"/>
                </w:rPr>
                <w:t>案例管理员选择添加角色按钮</w:t>
              </w:r>
            </w:ins>
          </w:p>
          <w:p w14:paraId="7120613F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89" w:author="XuanWen Chen" w:date="2019-01-02T08:04:00Z"/>
                <w:rFonts w:hAnsi="宋体"/>
              </w:rPr>
            </w:pPr>
            <w:ins w:id="6190" w:author="XuanWen Chen" w:date="2019-01-02T08:04:00Z">
              <w:r>
                <w:rPr>
                  <w:rFonts w:hAnsi="宋体" w:hint="eastAsia"/>
                </w:rPr>
                <w:t>案例管理员输入角色的名字和数量</w:t>
              </w:r>
            </w:ins>
          </w:p>
          <w:p w14:paraId="023FA327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91" w:author="XuanWen Chen" w:date="2019-01-02T08:04:00Z"/>
                <w:rFonts w:hAnsi="宋体"/>
              </w:rPr>
            </w:pPr>
            <w:ins w:id="6192" w:author="XuanWen Chen" w:date="2019-01-02T08:04:00Z">
              <w:r>
                <w:rPr>
                  <w:rFonts w:hAnsi="宋体" w:hint="eastAsia"/>
                </w:rPr>
                <w:t>案例管理员选择确定</w:t>
              </w:r>
            </w:ins>
          </w:p>
          <w:p w14:paraId="5E62CCFB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93" w:author="XuanWen Chen" w:date="2019-01-02T08:04:00Z"/>
                <w:rFonts w:hAnsi="宋体"/>
              </w:rPr>
            </w:pPr>
            <w:ins w:id="6194" w:author="XuanWen Chen" w:date="2019-01-02T08:04:00Z">
              <w:r>
                <w:rPr>
                  <w:rFonts w:hAnsi="宋体" w:hint="eastAsia"/>
                </w:rPr>
                <w:t>点击下一步按钮</w:t>
              </w:r>
            </w:ins>
          </w:p>
          <w:p w14:paraId="0F5EB3C6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95" w:author="XuanWen Chen" w:date="2019-01-02T08:04:00Z"/>
                <w:rFonts w:hAnsi="宋体"/>
              </w:rPr>
            </w:pPr>
            <w:ins w:id="6196" w:author="XuanWen Chen" w:date="2019-01-02T08:04:00Z">
              <w:r>
                <w:rPr>
                  <w:rFonts w:hAnsi="宋体" w:hint="eastAsia"/>
                </w:rPr>
                <w:t>案例管理员点击添加任务按钮</w:t>
              </w:r>
            </w:ins>
          </w:p>
          <w:p w14:paraId="3F235D57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97" w:author="XuanWen Chen" w:date="2019-01-02T08:04:00Z"/>
                <w:rFonts w:hAnsi="宋体"/>
              </w:rPr>
            </w:pPr>
            <w:ins w:id="6198" w:author="XuanWen Chen" w:date="2019-01-02T08:04:00Z">
              <w:r>
                <w:rPr>
                  <w:rFonts w:hAnsi="宋体" w:hint="eastAsia"/>
                </w:rPr>
                <w:t>案例管理员输入任务名字</w:t>
              </w:r>
            </w:ins>
          </w:p>
          <w:p w14:paraId="4AC0A51A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199" w:author="XuanWen Chen" w:date="2019-01-02T08:04:00Z"/>
                <w:rFonts w:hAnsi="宋体"/>
              </w:rPr>
            </w:pPr>
            <w:ins w:id="6200" w:author="XuanWen Chen" w:date="2019-01-02T08:04:00Z">
              <w:r>
                <w:rPr>
                  <w:rFonts w:hAnsi="宋体" w:hint="eastAsia"/>
                </w:rPr>
                <w:t>案例管理员输入负责该任务的角色名</w:t>
              </w:r>
            </w:ins>
          </w:p>
          <w:p w14:paraId="5B8AAFC2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201" w:author="XuanWen Chen" w:date="2019-01-02T08:04:00Z"/>
                <w:rFonts w:hAnsi="宋体"/>
              </w:rPr>
            </w:pPr>
            <w:ins w:id="6202" w:author="XuanWen Chen" w:date="2019-01-02T08:04:00Z">
              <w:r>
                <w:rPr>
                  <w:rFonts w:hAnsi="宋体" w:hint="eastAsia"/>
                </w:rPr>
                <w:t>案例管理员选择前置任务和持续时间的时长</w:t>
              </w:r>
            </w:ins>
          </w:p>
          <w:p w14:paraId="72859318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203" w:author="XuanWen Chen" w:date="2019-01-02T08:04:00Z"/>
                <w:rFonts w:hAnsi="宋体"/>
              </w:rPr>
            </w:pPr>
            <w:ins w:id="6204" w:author="XuanWen Chen" w:date="2019-01-02T08:04:00Z">
              <w:r>
                <w:rPr>
                  <w:rFonts w:hAnsi="宋体" w:hint="eastAsia"/>
                </w:rPr>
                <w:t>案例管理员填写任务描述</w:t>
              </w:r>
            </w:ins>
          </w:p>
          <w:p w14:paraId="0968F5F6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205" w:author="XuanWen Chen" w:date="2019-01-02T08:04:00Z"/>
                <w:rFonts w:hAnsi="宋体"/>
              </w:rPr>
            </w:pPr>
            <w:ins w:id="6206" w:author="XuanWen Chen" w:date="2019-01-02T08:04:00Z">
              <w:r>
                <w:rPr>
                  <w:rFonts w:hAnsi="宋体" w:hint="eastAsia"/>
                </w:rPr>
                <w:t>案例管理员上</w:t>
              </w:r>
              <w:proofErr w:type="gramStart"/>
              <w:r>
                <w:rPr>
                  <w:rFonts w:hAnsi="宋体" w:hint="eastAsia"/>
                </w:rPr>
                <w:t>传标准</w:t>
              </w:r>
              <w:proofErr w:type="gramEnd"/>
              <w:r>
                <w:rPr>
                  <w:rFonts w:hAnsi="宋体" w:hint="eastAsia"/>
                </w:rPr>
                <w:t>文档</w:t>
              </w:r>
            </w:ins>
          </w:p>
          <w:p w14:paraId="1AB083C2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207" w:author="XuanWen Chen" w:date="2019-01-02T08:04:00Z"/>
                <w:rFonts w:hAnsi="宋体"/>
              </w:rPr>
            </w:pPr>
            <w:ins w:id="6208" w:author="XuanWen Chen" w:date="2019-01-02T08:04:00Z">
              <w:r>
                <w:rPr>
                  <w:rFonts w:hAnsi="宋体" w:hint="eastAsia"/>
                </w:rPr>
                <w:t>案例管理员点击确认按钮</w:t>
              </w:r>
            </w:ins>
          </w:p>
          <w:p w14:paraId="00BB7575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209" w:author="XuanWen Chen" w:date="2019-01-02T08:04:00Z"/>
                <w:rFonts w:hAnsi="宋体"/>
              </w:rPr>
            </w:pPr>
            <w:ins w:id="6210" w:author="XuanWen Chen" w:date="2019-01-02T08:04:00Z">
              <w:r>
                <w:rPr>
                  <w:rFonts w:hAnsi="宋体" w:hint="eastAsia"/>
                </w:rPr>
                <w:t>案例管理员点击完成创建按钮</w:t>
              </w:r>
            </w:ins>
          </w:p>
          <w:p w14:paraId="3295C406" w14:textId="77777777" w:rsidR="00754881" w:rsidRDefault="00754881" w:rsidP="00754881">
            <w:pPr>
              <w:pStyle w:val="a9"/>
              <w:numPr>
                <w:ilvl w:val="0"/>
                <w:numId w:val="261"/>
              </w:numPr>
              <w:spacing w:line="240" w:lineRule="auto"/>
              <w:ind w:firstLineChars="0"/>
              <w:jc w:val="left"/>
              <w:rPr>
                <w:ins w:id="6211" w:author="XuanWen Chen" w:date="2019-01-02T08:04:00Z"/>
                <w:rFonts w:hAnsi="宋体"/>
              </w:rPr>
            </w:pPr>
            <w:ins w:id="6212" w:author="XuanWen Chen" w:date="2019-01-02T08:04:00Z">
              <w:r>
                <w:rPr>
                  <w:rFonts w:hAnsi="宋体" w:hint="eastAsia"/>
                </w:rPr>
                <w:t>系统检查是否填写完整</w:t>
              </w:r>
            </w:ins>
          </w:p>
        </w:tc>
      </w:tr>
      <w:tr w:rsidR="00754881" w14:paraId="5EC5979A" w14:textId="77777777" w:rsidTr="00754881">
        <w:trPr>
          <w:ins w:id="6213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B2A2B" w14:textId="77777777" w:rsidR="00754881" w:rsidRDefault="00754881">
            <w:pPr>
              <w:rPr>
                <w:ins w:id="6214" w:author="XuanWen Chen" w:date="2019-01-02T08:04:00Z"/>
                <w:rFonts w:hAnsi="宋体"/>
              </w:rPr>
            </w:pPr>
            <w:ins w:id="6215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B3C0" w14:textId="77777777" w:rsidR="00754881" w:rsidRDefault="00754881">
            <w:pPr>
              <w:jc w:val="left"/>
              <w:rPr>
                <w:ins w:id="6216" w:author="XuanWen Chen" w:date="2019-01-02T08:04:00Z"/>
                <w:rFonts w:hAnsi="宋体"/>
              </w:rPr>
            </w:pPr>
          </w:p>
        </w:tc>
      </w:tr>
      <w:tr w:rsidR="00754881" w14:paraId="6905CBFE" w14:textId="77777777" w:rsidTr="00754881">
        <w:trPr>
          <w:ins w:id="6217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DA64" w14:textId="77777777" w:rsidR="00754881" w:rsidRDefault="00754881">
            <w:pPr>
              <w:rPr>
                <w:ins w:id="6218" w:author="XuanWen Chen" w:date="2019-01-02T08:04:00Z"/>
                <w:rFonts w:hAnsi="宋体"/>
              </w:rPr>
            </w:pPr>
            <w:ins w:id="6219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81A4D" w14:textId="77777777" w:rsidR="00754881" w:rsidRDefault="00754881">
            <w:pPr>
              <w:jc w:val="left"/>
              <w:rPr>
                <w:ins w:id="6220" w:author="XuanWen Chen" w:date="2019-01-02T08:04:00Z"/>
                <w:rFonts w:hAnsi="宋体"/>
              </w:rPr>
            </w:pPr>
            <w:ins w:id="6221" w:author="XuanWen Chen" w:date="2019-01-02T08:04:00Z">
              <w:r>
                <w:rPr>
                  <w:rFonts w:hAnsi="宋体" w:hint="eastAsia"/>
                </w:rPr>
                <w:t>信息填写不完整</w:t>
              </w:r>
            </w:ins>
          </w:p>
        </w:tc>
      </w:tr>
      <w:tr w:rsidR="00754881" w14:paraId="3CB7DE1A" w14:textId="77777777" w:rsidTr="00754881">
        <w:trPr>
          <w:ins w:id="6222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FCF2E" w14:textId="77777777" w:rsidR="00754881" w:rsidRDefault="00754881">
            <w:pPr>
              <w:rPr>
                <w:ins w:id="6223" w:author="XuanWen Chen" w:date="2019-01-02T08:04:00Z"/>
                <w:rFonts w:hAnsi="宋体"/>
              </w:rPr>
            </w:pPr>
            <w:ins w:id="6224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CD82" w14:textId="77777777" w:rsidR="00754881" w:rsidRDefault="00754881">
            <w:pPr>
              <w:jc w:val="left"/>
              <w:rPr>
                <w:ins w:id="6225" w:author="XuanWen Chen" w:date="2019-01-02T08:04:00Z"/>
                <w:rFonts w:hAnsi="宋体"/>
              </w:rPr>
            </w:pPr>
            <w:ins w:id="6226" w:author="XuanWen Chen" w:date="2019-01-02T08:04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048F9567" w14:textId="77777777" w:rsidTr="00754881">
        <w:trPr>
          <w:ins w:id="6227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582B" w14:textId="77777777" w:rsidR="00754881" w:rsidRDefault="00754881">
            <w:pPr>
              <w:rPr>
                <w:ins w:id="6228" w:author="XuanWen Chen" w:date="2019-01-02T08:04:00Z"/>
                <w:rFonts w:hAnsi="宋体"/>
              </w:rPr>
            </w:pPr>
            <w:ins w:id="6229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369D2" w14:textId="77777777" w:rsidR="00754881" w:rsidRDefault="00754881">
            <w:pPr>
              <w:jc w:val="left"/>
              <w:rPr>
                <w:ins w:id="6230" w:author="XuanWen Chen" w:date="2019-01-02T08:04:00Z"/>
                <w:rFonts w:hAnsi="宋体"/>
              </w:rPr>
            </w:pPr>
            <w:ins w:id="6231" w:author="XuanWen Chen" w:date="2019-01-02T08:04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60F4530D" w14:textId="77777777" w:rsidTr="00754881">
        <w:trPr>
          <w:ins w:id="6232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34A7E" w14:textId="77777777" w:rsidR="00754881" w:rsidRDefault="00754881">
            <w:pPr>
              <w:rPr>
                <w:ins w:id="6233" w:author="XuanWen Chen" w:date="2019-01-02T08:04:00Z"/>
                <w:rFonts w:hAnsi="宋体"/>
              </w:rPr>
            </w:pPr>
            <w:ins w:id="6234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D6E7B" w14:textId="77777777" w:rsidR="00754881" w:rsidRDefault="00754881">
            <w:pPr>
              <w:jc w:val="left"/>
              <w:rPr>
                <w:ins w:id="6235" w:author="XuanWen Chen" w:date="2019-01-02T08:04:00Z"/>
                <w:rFonts w:hAnsi="宋体"/>
              </w:rPr>
            </w:pPr>
          </w:p>
        </w:tc>
      </w:tr>
      <w:tr w:rsidR="00754881" w14:paraId="63EAFBC6" w14:textId="77777777" w:rsidTr="00754881">
        <w:trPr>
          <w:ins w:id="6236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08EB" w14:textId="77777777" w:rsidR="00754881" w:rsidRDefault="00754881">
            <w:pPr>
              <w:rPr>
                <w:ins w:id="6237" w:author="XuanWen Chen" w:date="2019-01-02T08:04:00Z"/>
                <w:rFonts w:hAnsi="宋体"/>
              </w:rPr>
            </w:pPr>
            <w:ins w:id="6238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E821" w14:textId="77777777" w:rsidR="00754881" w:rsidRDefault="00754881">
            <w:pPr>
              <w:jc w:val="left"/>
              <w:rPr>
                <w:ins w:id="6239" w:author="XuanWen Chen" w:date="2019-01-02T08:04:00Z"/>
                <w:rFonts w:hAnsi="宋体"/>
              </w:rPr>
            </w:pPr>
          </w:p>
        </w:tc>
      </w:tr>
      <w:tr w:rsidR="00754881" w14:paraId="3D0BBD67" w14:textId="77777777" w:rsidTr="00754881">
        <w:trPr>
          <w:ins w:id="624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C733" w14:textId="77777777" w:rsidR="00754881" w:rsidRDefault="00754881">
            <w:pPr>
              <w:rPr>
                <w:ins w:id="6241" w:author="XuanWen Chen" w:date="2019-01-02T08:04:00Z"/>
              </w:rPr>
            </w:pPr>
            <w:ins w:id="6242" w:author="XuanWen Chen" w:date="2019-01-02T08:04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DB6C" w14:textId="77777777" w:rsidR="00754881" w:rsidRDefault="00754881">
            <w:pPr>
              <w:rPr>
                <w:ins w:id="6243" w:author="XuanWen Chen" w:date="2019-01-02T08:04:00Z"/>
              </w:rPr>
            </w:pPr>
          </w:p>
          <w:p w14:paraId="164DADA8" w14:textId="77777777" w:rsidR="00754881" w:rsidRDefault="00754881">
            <w:pPr>
              <w:rPr>
                <w:ins w:id="6244" w:author="XuanWen Chen" w:date="2019-01-02T08:04:00Z"/>
              </w:rPr>
            </w:pPr>
          </w:p>
        </w:tc>
      </w:tr>
    </w:tbl>
    <w:p w14:paraId="066DFB2D" w14:textId="77777777" w:rsidR="00754881" w:rsidRDefault="00754881" w:rsidP="00754881">
      <w:pPr>
        <w:pStyle w:val="4"/>
        <w:rPr>
          <w:ins w:id="6245" w:author="XuanWen Chen" w:date="2019-01-02T08:04:00Z"/>
        </w:rPr>
      </w:pPr>
      <w:ins w:id="6246" w:author="XuanWen Chen" w:date="2019-01-02T08:04:00Z">
        <w:r>
          <w:rPr>
            <w:rFonts w:hint="eastAsia"/>
          </w:rPr>
          <w:lastRenderedPageBreak/>
          <w:t>案例管理员对案例删除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2875CF05" w14:textId="77777777" w:rsidTr="00754881">
        <w:trPr>
          <w:ins w:id="6247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B042" w14:textId="77777777" w:rsidR="00754881" w:rsidRDefault="00754881">
            <w:pPr>
              <w:rPr>
                <w:ins w:id="6248" w:author="XuanWen Chen" w:date="2019-01-02T08:04:00Z"/>
              </w:rPr>
            </w:pPr>
            <w:ins w:id="6249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BB5AF" w14:textId="77777777" w:rsidR="00754881" w:rsidRDefault="00754881">
            <w:pPr>
              <w:jc w:val="left"/>
              <w:rPr>
                <w:ins w:id="6250" w:author="XuanWen Chen" w:date="2019-01-02T08:04:00Z"/>
                <w:rFonts w:hAnsi="宋体"/>
                <w:b/>
              </w:rPr>
            </w:pPr>
            <w:ins w:id="6251" w:author="XuanWen Chen" w:date="2019-01-02T08:04:00Z">
              <w:r>
                <w:rPr>
                  <w:rFonts w:hAnsi="宋体" w:hint="eastAsia"/>
                  <w:b/>
                </w:rPr>
                <w:t>UC-1：案例管理员对案例删除</w:t>
              </w:r>
            </w:ins>
          </w:p>
        </w:tc>
      </w:tr>
      <w:tr w:rsidR="00754881" w14:paraId="47B8A1E0" w14:textId="77777777" w:rsidTr="00754881">
        <w:trPr>
          <w:ins w:id="6252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C17E" w14:textId="77777777" w:rsidR="00754881" w:rsidRDefault="00754881">
            <w:pPr>
              <w:rPr>
                <w:ins w:id="6253" w:author="XuanWen Chen" w:date="2019-01-02T08:04:00Z"/>
              </w:rPr>
            </w:pPr>
            <w:ins w:id="6254" w:author="XuanWen Chen" w:date="2019-01-02T08:04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CDFA" w14:textId="77777777" w:rsidR="00754881" w:rsidRDefault="00754881">
            <w:pPr>
              <w:jc w:val="left"/>
              <w:rPr>
                <w:ins w:id="6255" w:author="XuanWen Chen" w:date="2019-01-02T08:04:00Z"/>
                <w:rFonts w:hAnsi="宋体"/>
              </w:rPr>
            </w:pPr>
            <w:proofErr w:type="gramStart"/>
            <w:ins w:id="6256" w:author="XuanWen Chen" w:date="2019-01-02T08:04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4A312" w14:textId="77777777" w:rsidR="00754881" w:rsidRDefault="00754881">
            <w:pPr>
              <w:jc w:val="left"/>
              <w:rPr>
                <w:ins w:id="6257" w:author="XuanWen Chen" w:date="2019-01-02T08:04:00Z"/>
                <w:rFonts w:hAnsi="宋体"/>
              </w:rPr>
            </w:pPr>
            <w:ins w:id="6258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CCAB" w14:textId="77777777" w:rsidR="00754881" w:rsidRDefault="00754881">
            <w:pPr>
              <w:jc w:val="left"/>
              <w:rPr>
                <w:ins w:id="6259" w:author="XuanWen Chen" w:date="2019-01-02T08:04:00Z"/>
                <w:rFonts w:hAnsi="宋体"/>
              </w:rPr>
            </w:pPr>
            <w:ins w:id="6260" w:author="XuanWen Chen" w:date="2019-01-02T08:04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2C16FFDF" w14:textId="77777777" w:rsidTr="00754881">
        <w:trPr>
          <w:ins w:id="6261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6DB7B" w14:textId="77777777" w:rsidR="00754881" w:rsidRDefault="00754881">
            <w:pPr>
              <w:rPr>
                <w:ins w:id="6262" w:author="XuanWen Chen" w:date="2019-01-02T08:04:00Z"/>
              </w:rPr>
            </w:pPr>
            <w:ins w:id="6263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ADA4" w14:textId="77777777" w:rsidR="00754881" w:rsidRDefault="00754881">
            <w:pPr>
              <w:jc w:val="left"/>
              <w:rPr>
                <w:ins w:id="6264" w:author="XuanWen Chen" w:date="2019-01-02T08:04:00Z"/>
                <w:rFonts w:hAnsi="宋体"/>
              </w:rPr>
            </w:pPr>
            <w:ins w:id="6265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829A6" w14:textId="77777777" w:rsidR="00754881" w:rsidRDefault="00754881">
            <w:pPr>
              <w:jc w:val="left"/>
              <w:rPr>
                <w:ins w:id="6266" w:author="XuanWen Chen" w:date="2019-01-02T08:04:00Z"/>
                <w:rFonts w:hAnsi="宋体"/>
              </w:rPr>
            </w:pPr>
            <w:ins w:id="6267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27A34" w14:textId="77777777" w:rsidR="00754881" w:rsidRDefault="00754881">
            <w:pPr>
              <w:jc w:val="left"/>
              <w:rPr>
                <w:ins w:id="6268" w:author="XuanWen Chen" w:date="2019-01-02T08:04:00Z"/>
                <w:rFonts w:hAnsi="宋体"/>
              </w:rPr>
            </w:pPr>
            <w:ins w:id="6269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55E15DFD" w14:textId="77777777" w:rsidTr="00754881">
        <w:trPr>
          <w:ins w:id="627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E5D5" w14:textId="77777777" w:rsidR="00754881" w:rsidRDefault="00754881">
            <w:pPr>
              <w:rPr>
                <w:ins w:id="6271" w:author="XuanWen Chen" w:date="2019-01-02T08:04:00Z"/>
              </w:rPr>
            </w:pPr>
            <w:ins w:id="6272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7CB5C" w14:textId="77777777" w:rsidR="00754881" w:rsidRDefault="00754881">
            <w:pPr>
              <w:jc w:val="left"/>
              <w:rPr>
                <w:ins w:id="6273" w:author="XuanWen Chen" w:date="2019-01-02T08:04:00Z"/>
                <w:rFonts w:hAnsi="宋体"/>
              </w:rPr>
            </w:pPr>
            <w:ins w:id="6274" w:author="XuanWen Chen" w:date="2019-01-02T08:04:00Z">
              <w:r>
                <w:rPr>
                  <w:rFonts w:hAnsi="宋体" w:hint="eastAsia"/>
                </w:rPr>
                <w:t>案例管理员删除一个案例</w:t>
              </w:r>
            </w:ins>
          </w:p>
        </w:tc>
      </w:tr>
      <w:tr w:rsidR="00754881" w14:paraId="7D93A359" w14:textId="77777777" w:rsidTr="00754881">
        <w:trPr>
          <w:ins w:id="6275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9D62" w14:textId="77777777" w:rsidR="00754881" w:rsidRDefault="00754881">
            <w:pPr>
              <w:rPr>
                <w:ins w:id="6276" w:author="XuanWen Chen" w:date="2019-01-02T08:04:00Z"/>
              </w:rPr>
            </w:pPr>
            <w:ins w:id="6277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596B6" w14:textId="77777777" w:rsidR="00754881" w:rsidRDefault="00754881">
            <w:pPr>
              <w:jc w:val="left"/>
              <w:rPr>
                <w:ins w:id="6278" w:author="XuanWen Chen" w:date="2019-01-02T08:04:00Z"/>
                <w:rFonts w:hAnsi="宋体"/>
              </w:rPr>
            </w:pPr>
            <w:ins w:id="6279" w:author="XuanWen Chen" w:date="2019-01-02T08:04:00Z">
              <w:r>
                <w:rPr>
                  <w:rFonts w:hAnsi="宋体" w:hint="eastAsia"/>
                </w:rPr>
                <w:t>案例管理员需要删除一个新的案例</w:t>
              </w:r>
            </w:ins>
          </w:p>
        </w:tc>
      </w:tr>
      <w:tr w:rsidR="00754881" w14:paraId="754F3D10" w14:textId="77777777" w:rsidTr="00754881">
        <w:trPr>
          <w:ins w:id="628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885E" w14:textId="77777777" w:rsidR="00754881" w:rsidRDefault="00754881">
            <w:pPr>
              <w:rPr>
                <w:ins w:id="6281" w:author="XuanWen Chen" w:date="2019-01-02T08:04:00Z"/>
              </w:rPr>
            </w:pPr>
            <w:ins w:id="6282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3B85" w14:textId="77777777" w:rsidR="00754881" w:rsidRDefault="00754881">
            <w:pPr>
              <w:jc w:val="left"/>
              <w:rPr>
                <w:ins w:id="6283" w:author="XuanWen Chen" w:date="2019-01-02T08:04:00Z"/>
                <w:rFonts w:hAnsi="宋体"/>
              </w:rPr>
            </w:pPr>
            <w:ins w:id="6284" w:author="XuanWen Chen" w:date="2019-01-02T08:04:00Z">
              <w:r>
                <w:rPr>
                  <w:rFonts w:hint="eastAsia"/>
                </w:rPr>
                <w:t>PRE-1: 案例管理员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37E207BA" w14:textId="77777777" w:rsidR="00754881" w:rsidRDefault="00754881">
            <w:pPr>
              <w:jc w:val="left"/>
              <w:rPr>
                <w:ins w:id="6285" w:author="XuanWen Chen" w:date="2019-01-02T08:04:00Z"/>
                <w:rFonts w:hAnsi="宋体"/>
              </w:rPr>
            </w:pPr>
          </w:p>
        </w:tc>
      </w:tr>
      <w:tr w:rsidR="00754881" w14:paraId="197FE5DB" w14:textId="77777777" w:rsidTr="00754881">
        <w:trPr>
          <w:ins w:id="6286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68E7D" w14:textId="77777777" w:rsidR="00754881" w:rsidRDefault="00754881">
            <w:pPr>
              <w:rPr>
                <w:ins w:id="6287" w:author="XuanWen Chen" w:date="2019-01-02T08:04:00Z"/>
              </w:rPr>
            </w:pPr>
            <w:ins w:id="6288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3F07" w14:textId="77777777" w:rsidR="00754881" w:rsidRDefault="00754881">
            <w:pPr>
              <w:jc w:val="left"/>
              <w:rPr>
                <w:ins w:id="6289" w:author="XuanWen Chen" w:date="2019-01-02T08:04:00Z"/>
                <w:rFonts w:hAnsi="宋体"/>
              </w:rPr>
            </w:pPr>
            <w:ins w:id="6290" w:author="XuanWen Chen" w:date="2019-01-02T08:04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 xml:space="preserve">系统删除案例，并在案例列表取消显示。 </w:t>
              </w:r>
            </w:ins>
          </w:p>
        </w:tc>
      </w:tr>
      <w:tr w:rsidR="00754881" w14:paraId="240DC791" w14:textId="77777777" w:rsidTr="00754881">
        <w:trPr>
          <w:ins w:id="6291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D521" w14:textId="77777777" w:rsidR="00754881" w:rsidRDefault="00754881">
            <w:pPr>
              <w:rPr>
                <w:ins w:id="6292" w:author="XuanWen Chen" w:date="2019-01-02T08:04:00Z"/>
                <w:rFonts w:hAnsi="宋体"/>
              </w:rPr>
            </w:pPr>
            <w:ins w:id="6293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3346" w14:textId="77777777" w:rsidR="00754881" w:rsidRDefault="00754881">
            <w:pPr>
              <w:jc w:val="left"/>
              <w:rPr>
                <w:ins w:id="6294" w:author="XuanWen Chen" w:date="2019-01-02T08:04:00Z"/>
              </w:rPr>
            </w:pPr>
            <w:ins w:id="6295" w:author="XuanWen Chen" w:date="2019-01-02T08:04:00Z">
              <w:r>
                <w:rPr>
                  <w:rFonts w:hint="eastAsia"/>
                </w:rPr>
                <w:t>删除信息</w:t>
              </w:r>
            </w:ins>
          </w:p>
        </w:tc>
      </w:tr>
      <w:tr w:rsidR="00754881" w14:paraId="67A48D82" w14:textId="77777777" w:rsidTr="00754881">
        <w:trPr>
          <w:ins w:id="6296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DD5ED" w14:textId="77777777" w:rsidR="00754881" w:rsidRDefault="00754881">
            <w:pPr>
              <w:rPr>
                <w:ins w:id="6297" w:author="XuanWen Chen" w:date="2019-01-02T08:04:00Z"/>
                <w:rFonts w:hAnsi="宋体"/>
              </w:rPr>
            </w:pPr>
            <w:ins w:id="6298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4AD2F" w14:textId="77777777" w:rsidR="00754881" w:rsidRDefault="00754881">
            <w:pPr>
              <w:jc w:val="left"/>
              <w:rPr>
                <w:ins w:id="6299" w:author="XuanWen Chen" w:date="2019-01-02T08:04:00Z"/>
              </w:rPr>
            </w:pPr>
            <w:ins w:id="6300" w:author="XuanWen Chen" w:date="2019-01-02T08:04:00Z">
              <w:r>
                <w:rPr>
                  <w:rFonts w:hint="eastAsia"/>
                </w:rPr>
                <w:t>案例被删除</w:t>
              </w:r>
            </w:ins>
          </w:p>
        </w:tc>
      </w:tr>
      <w:tr w:rsidR="00754881" w14:paraId="36809B47" w14:textId="77777777" w:rsidTr="00754881">
        <w:trPr>
          <w:ins w:id="6301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59F3A" w14:textId="77777777" w:rsidR="00754881" w:rsidRDefault="00754881">
            <w:pPr>
              <w:rPr>
                <w:ins w:id="6302" w:author="XuanWen Chen" w:date="2019-01-02T08:04:00Z"/>
              </w:rPr>
            </w:pPr>
            <w:ins w:id="6303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363B" w14:textId="77777777" w:rsidR="00754881" w:rsidRDefault="00754881" w:rsidP="00754881">
            <w:pPr>
              <w:pStyle w:val="a9"/>
              <w:numPr>
                <w:ilvl w:val="0"/>
                <w:numId w:val="262"/>
              </w:numPr>
              <w:spacing w:line="240" w:lineRule="auto"/>
              <w:ind w:firstLineChars="0"/>
              <w:jc w:val="left"/>
              <w:rPr>
                <w:ins w:id="6304" w:author="XuanWen Chen" w:date="2019-01-02T08:04:00Z"/>
                <w:rFonts w:hAnsi="宋体"/>
              </w:rPr>
            </w:pPr>
            <w:ins w:id="6305" w:author="XuanWen Chen" w:date="2019-01-02T08:04:00Z">
              <w:r>
                <w:rPr>
                  <w:rFonts w:hAnsi="宋体" w:hint="eastAsia"/>
                </w:rPr>
                <w:t>点击案例管理</w:t>
              </w:r>
            </w:ins>
          </w:p>
          <w:p w14:paraId="3E0F5E2F" w14:textId="77777777" w:rsidR="00754881" w:rsidRDefault="00754881" w:rsidP="00754881">
            <w:pPr>
              <w:pStyle w:val="a9"/>
              <w:numPr>
                <w:ilvl w:val="0"/>
                <w:numId w:val="262"/>
              </w:numPr>
              <w:spacing w:line="240" w:lineRule="auto"/>
              <w:ind w:firstLineChars="0"/>
              <w:jc w:val="left"/>
              <w:rPr>
                <w:ins w:id="6306" w:author="XuanWen Chen" w:date="2019-01-02T08:04:00Z"/>
                <w:rFonts w:hAnsi="宋体"/>
              </w:rPr>
            </w:pPr>
            <w:ins w:id="6307" w:author="XuanWen Chen" w:date="2019-01-02T08:04:00Z">
              <w:r>
                <w:rPr>
                  <w:rFonts w:hAnsi="宋体" w:hint="eastAsia"/>
                </w:rPr>
                <w:t>选择我的案例</w:t>
              </w:r>
            </w:ins>
          </w:p>
          <w:p w14:paraId="6E9D085D" w14:textId="77777777" w:rsidR="00754881" w:rsidRDefault="00754881" w:rsidP="00754881">
            <w:pPr>
              <w:pStyle w:val="a9"/>
              <w:numPr>
                <w:ilvl w:val="0"/>
                <w:numId w:val="262"/>
              </w:numPr>
              <w:spacing w:line="240" w:lineRule="auto"/>
              <w:ind w:firstLineChars="0"/>
              <w:jc w:val="left"/>
              <w:rPr>
                <w:ins w:id="6308" w:author="XuanWen Chen" w:date="2019-01-02T08:04:00Z"/>
                <w:rFonts w:hAnsi="宋体"/>
              </w:rPr>
            </w:pPr>
            <w:ins w:id="6309" w:author="XuanWen Chen" w:date="2019-01-02T08:04:00Z">
              <w:r>
                <w:rPr>
                  <w:rFonts w:hAnsi="宋体" w:hint="eastAsia"/>
                </w:rPr>
                <w:t>选择编辑案例</w:t>
              </w:r>
            </w:ins>
          </w:p>
          <w:p w14:paraId="1956C914" w14:textId="77777777" w:rsidR="00754881" w:rsidRDefault="00754881" w:rsidP="00754881">
            <w:pPr>
              <w:pStyle w:val="a9"/>
              <w:numPr>
                <w:ilvl w:val="0"/>
                <w:numId w:val="262"/>
              </w:numPr>
              <w:spacing w:line="240" w:lineRule="auto"/>
              <w:ind w:firstLineChars="0"/>
              <w:jc w:val="left"/>
              <w:rPr>
                <w:ins w:id="6310" w:author="XuanWen Chen" w:date="2019-01-02T08:04:00Z"/>
                <w:rFonts w:hAnsi="宋体"/>
              </w:rPr>
            </w:pPr>
            <w:ins w:id="6311" w:author="XuanWen Chen" w:date="2019-01-02T08:04:00Z">
              <w:r>
                <w:rPr>
                  <w:rFonts w:hAnsi="宋体" w:hint="eastAsia"/>
                </w:rPr>
                <w:t>点击删除案例</w:t>
              </w:r>
            </w:ins>
          </w:p>
          <w:p w14:paraId="316CD052" w14:textId="77777777" w:rsidR="00754881" w:rsidRDefault="00754881" w:rsidP="00754881">
            <w:pPr>
              <w:pStyle w:val="a9"/>
              <w:numPr>
                <w:ilvl w:val="0"/>
                <w:numId w:val="262"/>
              </w:numPr>
              <w:spacing w:line="240" w:lineRule="auto"/>
              <w:ind w:firstLineChars="0"/>
              <w:jc w:val="left"/>
              <w:rPr>
                <w:ins w:id="6312" w:author="XuanWen Chen" w:date="2019-01-02T08:04:00Z"/>
                <w:rFonts w:hAnsi="宋体"/>
              </w:rPr>
            </w:pPr>
            <w:ins w:id="6313" w:author="XuanWen Chen" w:date="2019-01-02T08:04:00Z">
              <w:r>
                <w:rPr>
                  <w:rFonts w:hAnsi="宋体" w:hint="eastAsia"/>
                </w:rPr>
                <w:t>确认删除案例</w:t>
              </w:r>
            </w:ins>
          </w:p>
        </w:tc>
      </w:tr>
      <w:tr w:rsidR="00754881" w14:paraId="5CD7B3D8" w14:textId="77777777" w:rsidTr="00754881">
        <w:trPr>
          <w:ins w:id="6314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1C330" w14:textId="77777777" w:rsidR="00754881" w:rsidRDefault="00754881">
            <w:pPr>
              <w:rPr>
                <w:ins w:id="6315" w:author="XuanWen Chen" w:date="2019-01-02T08:04:00Z"/>
                <w:rFonts w:hAnsi="宋体"/>
              </w:rPr>
            </w:pPr>
            <w:ins w:id="6316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A04D1" w14:textId="77777777" w:rsidR="00754881" w:rsidRDefault="00754881">
            <w:pPr>
              <w:jc w:val="left"/>
              <w:rPr>
                <w:ins w:id="6317" w:author="XuanWen Chen" w:date="2019-01-02T08:04:00Z"/>
                <w:rFonts w:hAnsi="宋体"/>
              </w:rPr>
            </w:pPr>
          </w:p>
        </w:tc>
      </w:tr>
      <w:tr w:rsidR="00754881" w14:paraId="6DA470C4" w14:textId="77777777" w:rsidTr="00754881">
        <w:trPr>
          <w:ins w:id="6318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B5137" w14:textId="77777777" w:rsidR="00754881" w:rsidRDefault="00754881">
            <w:pPr>
              <w:rPr>
                <w:ins w:id="6319" w:author="XuanWen Chen" w:date="2019-01-02T08:04:00Z"/>
                <w:rFonts w:hAnsi="宋体"/>
              </w:rPr>
            </w:pPr>
            <w:ins w:id="6320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8C76" w14:textId="77777777" w:rsidR="00754881" w:rsidRDefault="00754881">
            <w:pPr>
              <w:jc w:val="left"/>
              <w:rPr>
                <w:ins w:id="6321" w:author="XuanWen Chen" w:date="2019-01-02T08:04:00Z"/>
                <w:rFonts w:hAnsi="宋体"/>
              </w:rPr>
            </w:pPr>
          </w:p>
        </w:tc>
      </w:tr>
      <w:tr w:rsidR="00754881" w14:paraId="7940EBA6" w14:textId="77777777" w:rsidTr="00754881">
        <w:trPr>
          <w:ins w:id="6322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109A" w14:textId="77777777" w:rsidR="00754881" w:rsidRDefault="00754881">
            <w:pPr>
              <w:rPr>
                <w:ins w:id="6323" w:author="XuanWen Chen" w:date="2019-01-02T08:04:00Z"/>
                <w:rFonts w:hAnsi="宋体"/>
              </w:rPr>
            </w:pPr>
            <w:ins w:id="6324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4D875" w14:textId="77777777" w:rsidR="00754881" w:rsidRDefault="00754881">
            <w:pPr>
              <w:jc w:val="left"/>
              <w:rPr>
                <w:ins w:id="6325" w:author="XuanWen Chen" w:date="2019-01-02T08:04:00Z"/>
                <w:rFonts w:hAnsi="宋体"/>
              </w:rPr>
            </w:pPr>
            <w:ins w:id="6326" w:author="XuanWen Chen" w:date="2019-01-02T08:04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6F6D7E07" w14:textId="77777777" w:rsidTr="00754881">
        <w:trPr>
          <w:ins w:id="6327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35C4" w14:textId="77777777" w:rsidR="00754881" w:rsidRDefault="00754881">
            <w:pPr>
              <w:rPr>
                <w:ins w:id="6328" w:author="XuanWen Chen" w:date="2019-01-02T08:04:00Z"/>
                <w:rFonts w:hAnsi="宋体"/>
              </w:rPr>
            </w:pPr>
            <w:ins w:id="6329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480CA" w14:textId="77777777" w:rsidR="00754881" w:rsidRDefault="00754881">
            <w:pPr>
              <w:jc w:val="left"/>
              <w:rPr>
                <w:ins w:id="6330" w:author="XuanWen Chen" w:date="2019-01-02T08:04:00Z"/>
                <w:rFonts w:hAnsi="宋体"/>
              </w:rPr>
            </w:pPr>
            <w:ins w:id="6331" w:author="XuanWen Chen" w:date="2019-01-02T08:04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5AA4F5C2" w14:textId="77777777" w:rsidTr="00754881">
        <w:trPr>
          <w:ins w:id="6332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B8AB" w14:textId="77777777" w:rsidR="00754881" w:rsidRDefault="00754881">
            <w:pPr>
              <w:rPr>
                <w:ins w:id="6333" w:author="XuanWen Chen" w:date="2019-01-02T08:04:00Z"/>
                <w:rFonts w:hAnsi="宋体"/>
              </w:rPr>
            </w:pPr>
            <w:ins w:id="6334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16823" w14:textId="77777777" w:rsidR="00754881" w:rsidRDefault="00754881">
            <w:pPr>
              <w:jc w:val="left"/>
              <w:rPr>
                <w:ins w:id="6335" w:author="XuanWen Chen" w:date="2019-01-02T08:04:00Z"/>
                <w:rFonts w:hAnsi="宋体"/>
              </w:rPr>
            </w:pPr>
          </w:p>
        </w:tc>
      </w:tr>
      <w:tr w:rsidR="00754881" w14:paraId="4D3B37C2" w14:textId="77777777" w:rsidTr="00754881">
        <w:trPr>
          <w:ins w:id="6336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4F4AA" w14:textId="77777777" w:rsidR="00754881" w:rsidRDefault="00754881">
            <w:pPr>
              <w:rPr>
                <w:ins w:id="6337" w:author="XuanWen Chen" w:date="2019-01-02T08:04:00Z"/>
                <w:rFonts w:hAnsi="宋体"/>
              </w:rPr>
            </w:pPr>
            <w:ins w:id="6338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C16C" w14:textId="77777777" w:rsidR="00754881" w:rsidRDefault="00754881">
            <w:pPr>
              <w:jc w:val="left"/>
              <w:rPr>
                <w:ins w:id="6339" w:author="XuanWen Chen" w:date="2019-01-02T08:04:00Z"/>
                <w:rFonts w:hAnsi="宋体"/>
              </w:rPr>
            </w:pPr>
          </w:p>
        </w:tc>
      </w:tr>
      <w:tr w:rsidR="00754881" w14:paraId="2D68A43D" w14:textId="77777777" w:rsidTr="00754881">
        <w:trPr>
          <w:ins w:id="6340" w:author="XuanWen Chen" w:date="2019-01-02T08:04:00Z"/>
        </w:trPr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6DA20" w14:textId="77777777" w:rsidR="00754881" w:rsidRDefault="00754881">
            <w:pPr>
              <w:rPr>
                <w:ins w:id="6341" w:author="XuanWen Chen" w:date="2019-01-02T08:04:00Z"/>
              </w:rPr>
            </w:pPr>
            <w:ins w:id="6342" w:author="XuanWen Chen" w:date="2019-01-02T08:04:00Z">
              <w:r>
                <w:rPr>
                  <w:rFonts w:hint="eastAsia"/>
                </w:rPr>
                <w:lastRenderedPageBreak/>
                <w:t>假设：</w:t>
              </w:r>
            </w:ins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F6DD" w14:textId="77777777" w:rsidR="00754881" w:rsidRDefault="00754881">
            <w:pPr>
              <w:rPr>
                <w:ins w:id="6343" w:author="XuanWen Chen" w:date="2019-01-02T08:04:00Z"/>
              </w:rPr>
            </w:pPr>
          </w:p>
          <w:p w14:paraId="4C5D2BDD" w14:textId="77777777" w:rsidR="00754881" w:rsidRDefault="00754881">
            <w:pPr>
              <w:rPr>
                <w:ins w:id="6344" w:author="XuanWen Chen" w:date="2019-01-02T08:04:00Z"/>
              </w:rPr>
            </w:pPr>
          </w:p>
        </w:tc>
      </w:tr>
    </w:tbl>
    <w:p w14:paraId="227181AB" w14:textId="77777777" w:rsidR="00754881" w:rsidRDefault="00754881" w:rsidP="00754881">
      <w:pPr>
        <w:pStyle w:val="4"/>
        <w:rPr>
          <w:ins w:id="6345" w:author="XuanWen Chen" w:date="2019-01-02T08:04:00Z"/>
          <w:color w:val="000000" w:themeColor="text1"/>
        </w:rPr>
      </w:pPr>
      <w:ins w:id="6346" w:author="XuanWen Chen" w:date="2019-01-02T08:04:00Z">
        <w:r>
          <w:rPr>
            <w:rFonts w:hint="eastAsia"/>
          </w:rPr>
          <w:t>案例管理</w:t>
        </w:r>
        <w:r>
          <w:rPr>
            <w:rFonts w:hint="eastAsia"/>
            <w:color w:val="000000" w:themeColor="text1"/>
          </w:rPr>
          <w:t>员对案例修改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378C979" w14:textId="77777777" w:rsidTr="00754881">
        <w:trPr>
          <w:ins w:id="634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37DD" w14:textId="77777777" w:rsidR="00754881" w:rsidRDefault="00754881">
            <w:pPr>
              <w:rPr>
                <w:ins w:id="6348" w:author="XuanWen Chen" w:date="2019-01-02T08:04:00Z"/>
                <w:color w:val="000000" w:themeColor="text1"/>
              </w:rPr>
            </w:pPr>
            <w:ins w:id="6349" w:author="XuanWen Chen" w:date="2019-01-02T08:04:00Z">
              <w:r>
                <w:rPr>
                  <w:rFonts w:hAnsi="宋体" w:hint="eastAsia"/>
                  <w:b/>
                  <w:color w:val="000000" w:themeColor="text1"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02B6" w14:textId="77777777" w:rsidR="00754881" w:rsidRDefault="00754881">
            <w:pPr>
              <w:jc w:val="left"/>
              <w:rPr>
                <w:ins w:id="6350" w:author="XuanWen Chen" w:date="2019-01-02T08:04:00Z"/>
                <w:rFonts w:hAnsi="宋体"/>
                <w:b/>
                <w:color w:val="000000" w:themeColor="text1"/>
              </w:rPr>
            </w:pPr>
            <w:ins w:id="6351" w:author="XuanWen Chen" w:date="2019-01-02T08:04:00Z">
              <w:r>
                <w:rPr>
                  <w:rFonts w:hAnsi="宋体" w:hint="eastAsia"/>
                  <w:b/>
                  <w:color w:val="000000" w:themeColor="text1"/>
                </w:rPr>
                <w:t>UC-1：案例管理员对案例修改</w:t>
              </w:r>
            </w:ins>
          </w:p>
        </w:tc>
      </w:tr>
      <w:tr w:rsidR="00754881" w14:paraId="35F22968" w14:textId="77777777" w:rsidTr="00754881">
        <w:trPr>
          <w:trHeight w:val="70"/>
          <w:ins w:id="635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5FA22" w14:textId="77777777" w:rsidR="00754881" w:rsidRDefault="00754881">
            <w:pPr>
              <w:rPr>
                <w:ins w:id="6353" w:author="XuanWen Chen" w:date="2019-01-02T08:04:00Z"/>
                <w:color w:val="000000" w:themeColor="text1"/>
              </w:rPr>
            </w:pPr>
            <w:ins w:id="6354" w:author="XuanWen Chen" w:date="2019-01-02T08:04:00Z">
              <w:r>
                <w:rPr>
                  <w:rFonts w:hAnsi="宋体" w:hint="eastAsia"/>
                  <w:color w:val="000000" w:themeColor="text1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98F4B" w14:textId="77777777" w:rsidR="00754881" w:rsidRDefault="00754881">
            <w:pPr>
              <w:jc w:val="left"/>
              <w:rPr>
                <w:ins w:id="6355" w:author="XuanWen Chen" w:date="2019-01-02T08:04:00Z"/>
                <w:rFonts w:hAnsi="宋体"/>
                <w:color w:val="000000" w:themeColor="text1"/>
              </w:rPr>
            </w:pPr>
            <w:proofErr w:type="gramStart"/>
            <w:ins w:id="6356" w:author="XuanWen Chen" w:date="2019-01-02T08:04:00Z">
              <w:r>
                <w:rPr>
                  <w:rFonts w:hAnsi="宋体" w:hint="eastAsia"/>
                  <w:color w:val="000000" w:themeColor="text1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F8C6" w14:textId="77777777" w:rsidR="00754881" w:rsidRDefault="00754881">
            <w:pPr>
              <w:jc w:val="left"/>
              <w:rPr>
                <w:ins w:id="6357" w:author="XuanWen Chen" w:date="2019-01-02T08:04:00Z"/>
                <w:rFonts w:hAnsi="宋体"/>
                <w:color w:val="000000" w:themeColor="text1"/>
              </w:rPr>
            </w:pPr>
            <w:ins w:id="6358" w:author="XuanWen Chen" w:date="2019-01-02T08:04:00Z">
              <w:r>
                <w:rPr>
                  <w:rFonts w:hAnsi="宋体" w:hint="eastAsia"/>
                  <w:color w:val="000000" w:themeColor="text1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6BD8A" w14:textId="77777777" w:rsidR="00754881" w:rsidRDefault="00754881">
            <w:pPr>
              <w:jc w:val="left"/>
              <w:rPr>
                <w:ins w:id="6359" w:author="XuanWen Chen" w:date="2019-01-02T08:04:00Z"/>
                <w:rFonts w:hAnsi="宋体"/>
                <w:color w:val="000000" w:themeColor="text1"/>
              </w:rPr>
            </w:pPr>
            <w:ins w:id="6360" w:author="XuanWen Chen" w:date="2019-01-02T08:04:00Z">
              <w:r>
                <w:rPr>
                  <w:rFonts w:hAnsi="宋体" w:hint="eastAsia"/>
                  <w:color w:val="000000" w:themeColor="text1"/>
                </w:rPr>
                <w:t>2018年12月6日星期四</w:t>
              </w:r>
            </w:ins>
          </w:p>
        </w:tc>
      </w:tr>
      <w:tr w:rsidR="00754881" w14:paraId="1C6FC1FA" w14:textId="77777777" w:rsidTr="00754881">
        <w:trPr>
          <w:ins w:id="6361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3F31" w14:textId="77777777" w:rsidR="00754881" w:rsidRDefault="00754881">
            <w:pPr>
              <w:rPr>
                <w:ins w:id="6362" w:author="XuanWen Chen" w:date="2019-01-02T08:04:00Z"/>
                <w:color w:val="000000" w:themeColor="text1"/>
              </w:rPr>
            </w:pPr>
            <w:ins w:id="6363" w:author="XuanWen Chen" w:date="2019-01-02T08:04:00Z">
              <w:r>
                <w:rPr>
                  <w:rFonts w:hAnsi="宋体" w:hint="eastAsia"/>
                  <w:color w:val="000000" w:themeColor="text1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0E6B" w14:textId="77777777" w:rsidR="00754881" w:rsidRDefault="00754881">
            <w:pPr>
              <w:jc w:val="left"/>
              <w:rPr>
                <w:ins w:id="6364" w:author="XuanWen Chen" w:date="2019-01-02T08:04:00Z"/>
                <w:rFonts w:hAnsi="宋体"/>
                <w:color w:val="000000" w:themeColor="text1"/>
              </w:rPr>
            </w:pPr>
            <w:ins w:id="6365" w:author="XuanWen Chen" w:date="2019-01-02T08:04:00Z">
              <w:r>
                <w:rPr>
                  <w:rFonts w:hAnsi="宋体" w:hint="eastAsia"/>
                  <w:color w:val="000000" w:themeColor="text1"/>
                </w:rPr>
                <w:t>案例管理员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A13FC" w14:textId="77777777" w:rsidR="00754881" w:rsidRDefault="00754881">
            <w:pPr>
              <w:jc w:val="left"/>
              <w:rPr>
                <w:ins w:id="6366" w:author="XuanWen Chen" w:date="2019-01-02T08:04:00Z"/>
                <w:rFonts w:hAnsi="宋体"/>
                <w:color w:val="000000" w:themeColor="text1"/>
              </w:rPr>
            </w:pPr>
            <w:ins w:id="6367" w:author="XuanWen Chen" w:date="2019-01-02T08:04:00Z">
              <w:r>
                <w:rPr>
                  <w:rFonts w:hAnsi="宋体" w:hint="eastAsia"/>
                  <w:color w:val="000000" w:themeColor="text1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D80B6" w14:textId="77777777" w:rsidR="00754881" w:rsidRDefault="00754881">
            <w:pPr>
              <w:jc w:val="left"/>
              <w:rPr>
                <w:ins w:id="6368" w:author="XuanWen Chen" w:date="2019-01-02T08:04:00Z"/>
                <w:rFonts w:hAnsi="宋体"/>
                <w:color w:val="000000" w:themeColor="text1"/>
              </w:rPr>
            </w:pPr>
            <w:ins w:id="6369" w:author="XuanWen Chen" w:date="2019-01-02T08:04:00Z">
              <w:r>
                <w:rPr>
                  <w:rFonts w:hAnsi="宋体" w:hint="eastAsia"/>
                  <w:color w:val="000000" w:themeColor="text1"/>
                </w:rPr>
                <w:t>基于项目的案例教学系统</w:t>
              </w:r>
            </w:ins>
          </w:p>
        </w:tc>
      </w:tr>
      <w:tr w:rsidR="00754881" w14:paraId="33DE6955" w14:textId="77777777" w:rsidTr="00754881">
        <w:trPr>
          <w:ins w:id="637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510A" w14:textId="77777777" w:rsidR="00754881" w:rsidRDefault="00754881">
            <w:pPr>
              <w:rPr>
                <w:ins w:id="6371" w:author="XuanWen Chen" w:date="2019-01-02T08:04:00Z"/>
                <w:color w:val="000000" w:themeColor="text1"/>
              </w:rPr>
            </w:pPr>
            <w:ins w:id="6372" w:author="XuanWen Chen" w:date="2019-01-02T08:04:00Z">
              <w:r>
                <w:rPr>
                  <w:rFonts w:hAnsi="宋体" w:hint="eastAsia"/>
                  <w:color w:val="000000" w:themeColor="text1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EAF78" w14:textId="77777777" w:rsidR="00754881" w:rsidRDefault="00754881">
            <w:pPr>
              <w:jc w:val="left"/>
              <w:rPr>
                <w:ins w:id="6373" w:author="XuanWen Chen" w:date="2019-01-02T08:04:00Z"/>
                <w:rFonts w:hAnsi="宋体"/>
                <w:color w:val="000000" w:themeColor="text1"/>
              </w:rPr>
            </w:pPr>
            <w:ins w:id="6374" w:author="XuanWen Chen" w:date="2019-01-02T08:04:00Z">
              <w:r>
                <w:rPr>
                  <w:rFonts w:hAnsi="宋体" w:hint="eastAsia"/>
                  <w:color w:val="000000" w:themeColor="text1"/>
                </w:rPr>
                <w:t>案例管理员修改一个案例的可见范围</w:t>
              </w:r>
            </w:ins>
          </w:p>
        </w:tc>
      </w:tr>
      <w:tr w:rsidR="00754881" w14:paraId="0A2CC048" w14:textId="77777777" w:rsidTr="00754881">
        <w:trPr>
          <w:ins w:id="6375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BA71" w14:textId="77777777" w:rsidR="00754881" w:rsidRDefault="00754881">
            <w:pPr>
              <w:rPr>
                <w:ins w:id="6376" w:author="XuanWen Chen" w:date="2019-01-02T08:04:00Z"/>
              </w:rPr>
            </w:pPr>
            <w:ins w:id="6377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75B8" w14:textId="77777777" w:rsidR="00754881" w:rsidRDefault="00754881">
            <w:pPr>
              <w:jc w:val="left"/>
              <w:rPr>
                <w:ins w:id="6378" w:author="XuanWen Chen" w:date="2019-01-02T08:04:00Z"/>
                <w:rFonts w:hAnsi="宋体"/>
              </w:rPr>
            </w:pPr>
            <w:ins w:id="6379" w:author="XuanWen Chen" w:date="2019-01-02T08:04:00Z">
              <w:r>
                <w:rPr>
                  <w:rFonts w:hAnsi="宋体" w:hint="eastAsia"/>
                </w:rPr>
                <w:t>案例管理员需要修改一个案例的可见范围</w:t>
              </w:r>
            </w:ins>
          </w:p>
        </w:tc>
      </w:tr>
      <w:tr w:rsidR="00754881" w14:paraId="4748D1D4" w14:textId="77777777" w:rsidTr="00754881">
        <w:trPr>
          <w:ins w:id="638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329D" w14:textId="77777777" w:rsidR="00754881" w:rsidRDefault="00754881">
            <w:pPr>
              <w:rPr>
                <w:ins w:id="6381" w:author="XuanWen Chen" w:date="2019-01-02T08:04:00Z"/>
              </w:rPr>
            </w:pPr>
            <w:ins w:id="6382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B489" w14:textId="77777777" w:rsidR="00754881" w:rsidRDefault="00754881">
            <w:pPr>
              <w:jc w:val="left"/>
              <w:rPr>
                <w:ins w:id="6383" w:author="XuanWen Chen" w:date="2019-01-02T08:04:00Z"/>
                <w:rFonts w:hAnsi="宋体"/>
              </w:rPr>
            </w:pPr>
            <w:ins w:id="6384" w:author="XuanWen Chen" w:date="2019-01-02T08:04:00Z">
              <w:r>
                <w:rPr>
                  <w:rFonts w:hint="eastAsia"/>
                </w:rPr>
                <w:t>PRE-1: 案例管理员</w:t>
              </w:r>
              <w:r>
                <w:rPr>
                  <w:rFonts w:hAnsi="宋体" w:hint="eastAsia"/>
                </w:rPr>
                <w:t>登陆</w:t>
              </w:r>
            </w:ins>
          </w:p>
          <w:p w14:paraId="6F55BD37" w14:textId="77777777" w:rsidR="00754881" w:rsidRDefault="00754881">
            <w:pPr>
              <w:jc w:val="left"/>
              <w:rPr>
                <w:ins w:id="6385" w:author="XuanWen Chen" w:date="2019-01-02T08:04:00Z"/>
                <w:rFonts w:hAnsi="宋体"/>
              </w:rPr>
            </w:pPr>
          </w:p>
        </w:tc>
      </w:tr>
      <w:tr w:rsidR="00754881" w14:paraId="32C5D150" w14:textId="77777777" w:rsidTr="00754881">
        <w:trPr>
          <w:ins w:id="6386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8CC1" w14:textId="77777777" w:rsidR="00754881" w:rsidRDefault="00754881">
            <w:pPr>
              <w:rPr>
                <w:ins w:id="6387" w:author="XuanWen Chen" w:date="2019-01-02T08:04:00Z"/>
              </w:rPr>
            </w:pPr>
            <w:ins w:id="6388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A0AE" w14:textId="77777777" w:rsidR="00754881" w:rsidRDefault="00754881">
            <w:pPr>
              <w:jc w:val="left"/>
              <w:rPr>
                <w:ins w:id="6389" w:author="XuanWen Chen" w:date="2019-01-02T08:04:00Z"/>
              </w:rPr>
            </w:pPr>
            <w:ins w:id="6390" w:author="XuanWen Chen" w:date="2019-01-02T08:04:00Z">
              <w:r>
                <w:rPr>
                  <w:rFonts w:hint="eastAsia"/>
                </w:rPr>
                <w:t>POST-1：案例被修改</w:t>
              </w:r>
            </w:ins>
          </w:p>
          <w:p w14:paraId="1F8B0183" w14:textId="77777777" w:rsidR="00754881" w:rsidRDefault="00754881">
            <w:pPr>
              <w:jc w:val="left"/>
              <w:rPr>
                <w:ins w:id="6391" w:author="XuanWen Chen" w:date="2019-01-02T08:04:00Z"/>
              </w:rPr>
            </w:pPr>
            <w:ins w:id="6392" w:author="XuanWen Chen" w:date="2019-01-02T08:04:00Z">
              <w:r>
                <w:rPr>
                  <w:rFonts w:hint="eastAsia"/>
                </w:rPr>
                <w:t>POST-2：</w:t>
              </w:r>
              <w:r>
                <w:rPr>
                  <w:rFonts w:hAnsi="宋体" w:hint="eastAsia"/>
                </w:rPr>
                <w:t xml:space="preserve">在案例列表进行区别显示。 </w:t>
              </w:r>
            </w:ins>
          </w:p>
        </w:tc>
      </w:tr>
      <w:tr w:rsidR="00754881" w14:paraId="3678A27D" w14:textId="77777777" w:rsidTr="00754881">
        <w:trPr>
          <w:ins w:id="639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B1EB" w14:textId="77777777" w:rsidR="00754881" w:rsidRDefault="00754881">
            <w:pPr>
              <w:rPr>
                <w:ins w:id="6394" w:author="XuanWen Chen" w:date="2019-01-02T08:04:00Z"/>
                <w:rFonts w:hAnsi="宋体"/>
              </w:rPr>
            </w:pPr>
            <w:ins w:id="6395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565A0" w14:textId="77777777" w:rsidR="00754881" w:rsidRDefault="00754881">
            <w:pPr>
              <w:jc w:val="left"/>
              <w:rPr>
                <w:ins w:id="6396" w:author="XuanWen Chen" w:date="2019-01-02T08:04:00Z"/>
              </w:rPr>
            </w:pPr>
            <w:ins w:id="6397" w:author="XuanWen Chen" w:date="2019-01-02T08:04:00Z">
              <w:r>
                <w:rPr>
                  <w:rFonts w:hint="eastAsia"/>
                </w:rPr>
                <w:t>修改信息</w:t>
              </w:r>
            </w:ins>
          </w:p>
        </w:tc>
      </w:tr>
      <w:tr w:rsidR="00754881" w14:paraId="3BB7A635" w14:textId="77777777" w:rsidTr="00754881">
        <w:trPr>
          <w:ins w:id="639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E5686" w14:textId="77777777" w:rsidR="00754881" w:rsidRDefault="00754881">
            <w:pPr>
              <w:rPr>
                <w:ins w:id="6399" w:author="XuanWen Chen" w:date="2019-01-02T08:04:00Z"/>
                <w:rFonts w:hAnsi="宋体"/>
              </w:rPr>
            </w:pPr>
            <w:ins w:id="6400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2699" w14:textId="77777777" w:rsidR="00754881" w:rsidRDefault="00754881">
            <w:pPr>
              <w:jc w:val="left"/>
              <w:rPr>
                <w:ins w:id="6401" w:author="XuanWen Chen" w:date="2019-01-02T08:04:00Z"/>
              </w:rPr>
            </w:pPr>
            <w:ins w:id="6402" w:author="XuanWen Chen" w:date="2019-01-02T08:04:00Z">
              <w:r>
                <w:rPr>
                  <w:rFonts w:hint="eastAsia"/>
                </w:rPr>
                <w:t>案例被修改</w:t>
              </w:r>
            </w:ins>
          </w:p>
        </w:tc>
      </w:tr>
      <w:tr w:rsidR="00754881" w14:paraId="16213E9F" w14:textId="77777777" w:rsidTr="00754881">
        <w:trPr>
          <w:ins w:id="640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04F1" w14:textId="77777777" w:rsidR="00754881" w:rsidRDefault="00754881">
            <w:pPr>
              <w:rPr>
                <w:ins w:id="6404" w:author="XuanWen Chen" w:date="2019-01-02T08:04:00Z"/>
              </w:rPr>
            </w:pPr>
            <w:ins w:id="6405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A422E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06" w:author="XuanWen Chen" w:date="2019-01-02T08:04:00Z"/>
                <w:rFonts w:hAnsi="宋体"/>
              </w:rPr>
            </w:pPr>
            <w:ins w:id="6407" w:author="XuanWen Chen" w:date="2019-01-02T08:04:00Z">
              <w:r>
                <w:rPr>
                  <w:rFonts w:hAnsi="宋体" w:hint="eastAsia"/>
                </w:rPr>
                <w:t>案例管理员登录</w:t>
              </w:r>
            </w:ins>
          </w:p>
          <w:p w14:paraId="0849B422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08" w:author="XuanWen Chen" w:date="2019-01-02T08:04:00Z"/>
                <w:rFonts w:hAnsi="宋体"/>
              </w:rPr>
            </w:pPr>
            <w:ins w:id="6409" w:author="XuanWen Chen" w:date="2019-01-02T08:04:00Z">
              <w:r>
                <w:rPr>
                  <w:rFonts w:hAnsi="宋体" w:hint="eastAsia"/>
                </w:rPr>
                <w:t>案例管理员选择上方导航栏新增案例</w:t>
              </w:r>
            </w:ins>
          </w:p>
          <w:p w14:paraId="0E903287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10" w:author="XuanWen Chen" w:date="2019-01-02T08:04:00Z"/>
                <w:rFonts w:hAnsi="宋体"/>
              </w:rPr>
            </w:pPr>
            <w:ins w:id="6411" w:author="XuanWen Chen" w:date="2019-01-02T08:04:00Z">
              <w:r>
                <w:rPr>
                  <w:rFonts w:hAnsi="宋体" w:hint="eastAsia"/>
                </w:rPr>
                <w:t>案例管理员输入案例名称</w:t>
              </w:r>
            </w:ins>
          </w:p>
          <w:p w14:paraId="4CEF2508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12" w:author="XuanWen Chen" w:date="2019-01-02T08:04:00Z"/>
                <w:rFonts w:hAnsi="宋体"/>
              </w:rPr>
            </w:pPr>
            <w:ins w:id="6413" w:author="XuanWen Chen" w:date="2019-01-02T08:04:00Z">
              <w:r>
                <w:rPr>
                  <w:rFonts w:hAnsi="宋体" w:hint="eastAsia"/>
                </w:rPr>
                <w:t>案例管理员选择案例可见范围</w:t>
              </w:r>
            </w:ins>
          </w:p>
          <w:p w14:paraId="0D6C8265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14" w:author="XuanWen Chen" w:date="2019-01-02T08:04:00Z"/>
                <w:rFonts w:hAnsi="宋体"/>
              </w:rPr>
            </w:pPr>
            <w:ins w:id="6415" w:author="XuanWen Chen" w:date="2019-01-02T08:04:00Z">
              <w:r>
                <w:rPr>
                  <w:rFonts w:hAnsi="宋体" w:hint="eastAsia"/>
                </w:rPr>
                <w:t>案例管理员选择案例所属类别</w:t>
              </w:r>
            </w:ins>
          </w:p>
          <w:p w14:paraId="16D3120B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16" w:author="XuanWen Chen" w:date="2019-01-02T08:04:00Z"/>
                <w:rFonts w:hAnsi="宋体"/>
              </w:rPr>
            </w:pPr>
            <w:ins w:id="6417" w:author="XuanWen Chen" w:date="2019-01-02T08:04:00Z">
              <w:r>
                <w:rPr>
                  <w:rFonts w:hAnsi="宋体" w:hint="eastAsia"/>
                </w:rPr>
                <w:t>案例管理员填写案例描述</w:t>
              </w:r>
            </w:ins>
          </w:p>
          <w:p w14:paraId="3A67F00F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18" w:author="XuanWen Chen" w:date="2019-01-02T08:04:00Z"/>
                <w:rFonts w:hAnsi="宋体"/>
              </w:rPr>
            </w:pPr>
            <w:ins w:id="6419" w:author="XuanWen Chen" w:date="2019-01-02T08:04:00Z">
              <w:r>
                <w:rPr>
                  <w:rFonts w:hAnsi="宋体" w:hint="eastAsia"/>
                </w:rPr>
                <w:t>点击下一步按钮</w:t>
              </w:r>
            </w:ins>
          </w:p>
          <w:p w14:paraId="407154E7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20" w:author="XuanWen Chen" w:date="2019-01-02T08:04:00Z"/>
                <w:rFonts w:hAnsi="宋体"/>
              </w:rPr>
            </w:pPr>
            <w:ins w:id="6421" w:author="XuanWen Chen" w:date="2019-01-02T08:04:00Z">
              <w:r>
                <w:rPr>
                  <w:rFonts w:hAnsi="宋体" w:hint="eastAsia"/>
                </w:rPr>
                <w:t>案例管理员选择添加角色按钮</w:t>
              </w:r>
            </w:ins>
          </w:p>
          <w:p w14:paraId="56D2F982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22" w:author="XuanWen Chen" w:date="2019-01-02T08:04:00Z"/>
                <w:rFonts w:hAnsi="宋体"/>
              </w:rPr>
            </w:pPr>
            <w:ins w:id="6423" w:author="XuanWen Chen" w:date="2019-01-02T08:04:00Z">
              <w:r>
                <w:rPr>
                  <w:rFonts w:hAnsi="宋体" w:hint="eastAsia"/>
                </w:rPr>
                <w:t>案例管理员输入角色的名字和数量</w:t>
              </w:r>
            </w:ins>
          </w:p>
          <w:p w14:paraId="76BAD706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24" w:author="XuanWen Chen" w:date="2019-01-02T08:04:00Z"/>
                <w:rFonts w:hAnsi="宋体"/>
              </w:rPr>
            </w:pPr>
            <w:ins w:id="6425" w:author="XuanWen Chen" w:date="2019-01-02T08:04:00Z">
              <w:r>
                <w:rPr>
                  <w:rFonts w:hAnsi="宋体" w:hint="eastAsia"/>
                </w:rPr>
                <w:t>案例管理员选择确定</w:t>
              </w:r>
            </w:ins>
          </w:p>
          <w:p w14:paraId="78D80979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26" w:author="XuanWen Chen" w:date="2019-01-02T08:04:00Z"/>
                <w:rFonts w:hAnsi="宋体"/>
              </w:rPr>
            </w:pPr>
            <w:ins w:id="6427" w:author="XuanWen Chen" w:date="2019-01-02T08:04:00Z">
              <w:r>
                <w:rPr>
                  <w:rFonts w:hAnsi="宋体" w:hint="eastAsia"/>
                </w:rPr>
                <w:t>点击下一步按钮</w:t>
              </w:r>
            </w:ins>
          </w:p>
          <w:p w14:paraId="12F05062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28" w:author="XuanWen Chen" w:date="2019-01-02T08:04:00Z"/>
                <w:rFonts w:hAnsi="宋体"/>
              </w:rPr>
            </w:pPr>
            <w:ins w:id="6429" w:author="XuanWen Chen" w:date="2019-01-02T08:04:00Z">
              <w:r>
                <w:rPr>
                  <w:rFonts w:hAnsi="宋体" w:hint="eastAsia"/>
                </w:rPr>
                <w:t>案例管理员点击添加任务按钮</w:t>
              </w:r>
            </w:ins>
          </w:p>
          <w:p w14:paraId="284888F5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30" w:author="XuanWen Chen" w:date="2019-01-02T08:04:00Z"/>
                <w:rFonts w:hAnsi="宋体"/>
              </w:rPr>
            </w:pPr>
            <w:ins w:id="6431" w:author="XuanWen Chen" w:date="2019-01-02T08:04:00Z">
              <w:r>
                <w:rPr>
                  <w:rFonts w:hAnsi="宋体" w:hint="eastAsia"/>
                </w:rPr>
                <w:t>案例管理员输入任务名字</w:t>
              </w:r>
            </w:ins>
          </w:p>
          <w:p w14:paraId="01BAF22E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32" w:author="XuanWen Chen" w:date="2019-01-02T08:04:00Z"/>
                <w:rFonts w:hAnsi="宋体"/>
              </w:rPr>
            </w:pPr>
            <w:ins w:id="6433" w:author="XuanWen Chen" w:date="2019-01-02T08:04:00Z">
              <w:r>
                <w:rPr>
                  <w:rFonts w:hAnsi="宋体" w:hint="eastAsia"/>
                </w:rPr>
                <w:t>案例管理员输入负责该任务的角色名</w:t>
              </w:r>
            </w:ins>
          </w:p>
          <w:p w14:paraId="7BE973A6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34" w:author="XuanWen Chen" w:date="2019-01-02T08:04:00Z"/>
                <w:rFonts w:hAnsi="宋体"/>
              </w:rPr>
            </w:pPr>
            <w:ins w:id="6435" w:author="XuanWen Chen" w:date="2019-01-02T08:04:00Z">
              <w:r>
                <w:rPr>
                  <w:rFonts w:hAnsi="宋体" w:hint="eastAsia"/>
                </w:rPr>
                <w:t>案例管理员选择前置任务和持续时间的时长</w:t>
              </w:r>
            </w:ins>
          </w:p>
          <w:p w14:paraId="46069633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36" w:author="XuanWen Chen" w:date="2019-01-02T08:04:00Z"/>
                <w:rFonts w:hAnsi="宋体"/>
              </w:rPr>
            </w:pPr>
            <w:ins w:id="6437" w:author="XuanWen Chen" w:date="2019-01-02T08:04:00Z">
              <w:r>
                <w:rPr>
                  <w:rFonts w:hAnsi="宋体" w:hint="eastAsia"/>
                </w:rPr>
                <w:t>案例管理员填写任务描述</w:t>
              </w:r>
            </w:ins>
          </w:p>
          <w:p w14:paraId="05BD0CDB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38" w:author="XuanWen Chen" w:date="2019-01-02T08:04:00Z"/>
                <w:rFonts w:hAnsi="宋体"/>
              </w:rPr>
            </w:pPr>
            <w:ins w:id="6439" w:author="XuanWen Chen" w:date="2019-01-02T08:04:00Z">
              <w:r>
                <w:rPr>
                  <w:rFonts w:hAnsi="宋体" w:hint="eastAsia"/>
                </w:rPr>
                <w:t>案例管理员上</w:t>
              </w:r>
              <w:proofErr w:type="gramStart"/>
              <w:r>
                <w:rPr>
                  <w:rFonts w:hAnsi="宋体" w:hint="eastAsia"/>
                </w:rPr>
                <w:t>传标准</w:t>
              </w:r>
              <w:proofErr w:type="gramEnd"/>
              <w:r>
                <w:rPr>
                  <w:rFonts w:hAnsi="宋体" w:hint="eastAsia"/>
                </w:rPr>
                <w:t>文档</w:t>
              </w:r>
            </w:ins>
          </w:p>
          <w:p w14:paraId="40A2D75E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40" w:author="XuanWen Chen" w:date="2019-01-02T08:04:00Z"/>
                <w:rFonts w:hAnsi="宋体"/>
              </w:rPr>
            </w:pPr>
            <w:ins w:id="6441" w:author="XuanWen Chen" w:date="2019-01-02T08:04:00Z">
              <w:r>
                <w:rPr>
                  <w:rFonts w:hAnsi="宋体" w:hint="eastAsia"/>
                </w:rPr>
                <w:t>案例管理员点击确认按钮</w:t>
              </w:r>
            </w:ins>
          </w:p>
          <w:p w14:paraId="422D18A0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42" w:author="XuanWen Chen" w:date="2019-01-02T08:04:00Z"/>
                <w:rFonts w:hAnsi="宋体"/>
              </w:rPr>
            </w:pPr>
            <w:ins w:id="6443" w:author="XuanWen Chen" w:date="2019-01-02T08:04:00Z">
              <w:r>
                <w:rPr>
                  <w:rFonts w:hAnsi="宋体" w:hint="eastAsia"/>
                </w:rPr>
                <w:t>案例管理员点击完成创建按钮</w:t>
              </w:r>
            </w:ins>
          </w:p>
          <w:p w14:paraId="5716860B" w14:textId="77777777" w:rsidR="00754881" w:rsidRDefault="00754881" w:rsidP="00754881">
            <w:pPr>
              <w:pStyle w:val="a9"/>
              <w:numPr>
                <w:ilvl w:val="0"/>
                <w:numId w:val="263"/>
              </w:numPr>
              <w:spacing w:line="240" w:lineRule="auto"/>
              <w:ind w:firstLineChars="0"/>
              <w:jc w:val="left"/>
              <w:rPr>
                <w:ins w:id="6444" w:author="XuanWen Chen" w:date="2019-01-02T08:04:00Z"/>
                <w:rFonts w:hAnsi="宋体"/>
              </w:rPr>
            </w:pPr>
            <w:ins w:id="6445" w:author="XuanWen Chen" w:date="2019-01-02T08:04:00Z">
              <w:r>
                <w:rPr>
                  <w:rFonts w:hAnsi="宋体" w:hint="eastAsia"/>
                </w:rPr>
                <w:lastRenderedPageBreak/>
                <w:t>系统检查是否填写完整</w:t>
              </w:r>
            </w:ins>
          </w:p>
        </w:tc>
      </w:tr>
      <w:tr w:rsidR="00754881" w14:paraId="62CA7E33" w14:textId="77777777" w:rsidTr="00754881">
        <w:trPr>
          <w:ins w:id="6446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1F73" w14:textId="77777777" w:rsidR="00754881" w:rsidRDefault="00754881">
            <w:pPr>
              <w:rPr>
                <w:ins w:id="6447" w:author="XuanWen Chen" w:date="2019-01-02T08:04:00Z"/>
                <w:rFonts w:hAnsi="宋体"/>
              </w:rPr>
            </w:pPr>
            <w:ins w:id="6448" w:author="XuanWen Chen" w:date="2019-01-02T08:04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F2F69" w14:textId="77777777" w:rsidR="00754881" w:rsidRDefault="00754881">
            <w:pPr>
              <w:jc w:val="left"/>
              <w:rPr>
                <w:ins w:id="6449" w:author="XuanWen Chen" w:date="2019-01-02T08:04:00Z"/>
                <w:rFonts w:hAnsi="宋体"/>
              </w:rPr>
            </w:pPr>
          </w:p>
        </w:tc>
      </w:tr>
      <w:tr w:rsidR="00754881" w14:paraId="54A484BE" w14:textId="77777777" w:rsidTr="00754881">
        <w:trPr>
          <w:ins w:id="645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84711" w14:textId="77777777" w:rsidR="00754881" w:rsidRDefault="00754881">
            <w:pPr>
              <w:rPr>
                <w:ins w:id="6451" w:author="XuanWen Chen" w:date="2019-01-02T08:04:00Z"/>
                <w:rFonts w:hAnsi="宋体"/>
              </w:rPr>
            </w:pPr>
            <w:ins w:id="6452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B172B" w14:textId="77777777" w:rsidR="00754881" w:rsidRDefault="00754881">
            <w:pPr>
              <w:jc w:val="left"/>
              <w:rPr>
                <w:ins w:id="6453" w:author="XuanWen Chen" w:date="2019-01-02T08:04:00Z"/>
                <w:rFonts w:hAnsi="宋体"/>
              </w:rPr>
            </w:pPr>
            <w:ins w:id="6454" w:author="XuanWen Chen" w:date="2019-01-02T08:04:00Z">
              <w:r>
                <w:rPr>
                  <w:rFonts w:hAnsi="宋体" w:hint="eastAsia"/>
                </w:rPr>
                <w:t>信息填写不完整</w:t>
              </w:r>
            </w:ins>
          </w:p>
        </w:tc>
      </w:tr>
      <w:tr w:rsidR="00754881" w14:paraId="0E8DB0AA" w14:textId="77777777" w:rsidTr="00754881">
        <w:trPr>
          <w:ins w:id="6455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48BC" w14:textId="77777777" w:rsidR="00754881" w:rsidRDefault="00754881">
            <w:pPr>
              <w:rPr>
                <w:ins w:id="6456" w:author="XuanWen Chen" w:date="2019-01-02T08:04:00Z"/>
                <w:rFonts w:hAnsi="宋体"/>
              </w:rPr>
            </w:pPr>
            <w:ins w:id="6457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3ABA" w14:textId="77777777" w:rsidR="00754881" w:rsidRDefault="00754881">
            <w:pPr>
              <w:jc w:val="left"/>
              <w:rPr>
                <w:ins w:id="6458" w:author="XuanWen Chen" w:date="2019-01-02T08:04:00Z"/>
                <w:rFonts w:hAnsi="宋体"/>
              </w:rPr>
            </w:pPr>
            <w:ins w:id="6459" w:author="XuanWen Chen" w:date="2019-01-02T08:04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636DDCA2" w14:textId="77777777" w:rsidTr="00754881">
        <w:trPr>
          <w:ins w:id="646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F1AFC" w14:textId="77777777" w:rsidR="00754881" w:rsidRDefault="00754881">
            <w:pPr>
              <w:rPr>
                <w:ins w:id="6461" w:author="XuanWen Chen" w:date="2019-01-02T08:04:00Z"/>
                <w:rFonts w:hAnsi="宋体"/>
              </w:rPr>
            </w:pPr>
            <w:ins w:id="6462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3359" w14:textId="77777777" w:rsidR="00754881" w:rsidRDefault="00754881">
            <w:pPr>
              <w:jc w:val="left"/>
              <w:rPr>
                <w:ins w:id="6463" w:author="XuanWen Chen" w:date="2019-01-02T08:04:00Z"/>
                <w:rFonts w:hAnsi="宋体"/>
              </w:rPr>
            </w:pPr>
            <w:ins w:id="6464" w:author="XuanWen Chen" w:date="2019-01-02T08:04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67033EBB" w14:textId="77777777" w:rsidTr="00754881">
        <w:trPr>
          <w:ins w:id="6465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62412" w14:textId="77777777" w:rsidR="00754881" w:rsidRDefault="00754881">
            <w:pPr>
              <w:rPr>
                <w:ins w:id="6466" w:author="XuanWen Chen" w:date="2019-01-02T08:04:00Z"/>
                <w:rFonts w:hAnsi="宋体"/>
              </w:rPr>
            </w:pPr>
            <w:ins w:id="6467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28B9F" w14:textId="77777777" w:rsidR="00754881" w:rsidRDefault="00754881">
            <w:pPr>
              <w:jc w:val="left"/>
              <w:rPr>
                <w:ins w:id="6468" w:author="XuanWen Chen" w:date="2019-01-02T08:04:00Z"/>
                <w:rFonts w:hAnsi="宋体"/>
              </w:rPr>
            </w:pPr>
          </w:p>
        </w:tc>
      </w:tr>
      <w:tr w:rsidR="00754881" w14:paraId="6D273BAD" w14:textId="77777777" w:rsidTr="00754881">
        <w:trPr>
          <w:ins w:id="6469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8253" w14:textId="77777777" w:rsidR="00754881" w:rsidRDefault="00754881">
            <w:pPr>
              <w:rPr>
                <w:ins w:id="6470" w:author="XuanWen Chen" w:date="2019-01-02T08:04:00Z"/>
                <w:rFonts w:hAnsi="宋体"/>
              </w:rPr>
            </w:pPr>
            <w:ins w:id="6471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5D55" w14:textId="77777777" w:rsidR="00754881" w:rsidRDefault="00754881">
            <w:pPr>
              <w:jc w:val="left"/>
              <w:rPr>
                <w:ins w:id="6472" w:author="XuanWen Chen" w:date="2019-01-02T08:04:00Z"/>
                <w:rFonts w:hAnsi="宋体"/>
              </w:rPr>
            </w:pPr>
          </w:p>
        </w:tc>
      </w:tr>
      <w:tr w:rsidR="00754881" w14:paraId="284C01D5" w14:textId="77777777" w:rsidTr="00754881">
        <w:trPr>
          <w:ins w:id="647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95CBA" w14:textId="77777777" w:rsidR="00754881" w:rsidRDefault="00754881">
            <w:pPr>
              <w:rPr>
                <w:ins w:id="6474" w:author="XuanWen Chen" w:date="2019-01-02T08:04:00Z"/>
              </w:rPr>
            </w:pPr>
            <w:ins w:id="6475" w:author="XuanWen Chen" w:date="2019-01-02T08:04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0F3A" w14:textId="77777777" w:rsidR="00754881" w:rsidRDefault="00754881">
            <w:pPr>
              <w:rPr>
                <w:ins w:id="6476" w:author="XuanWen Chen" w:date="2019-01-02T08:04:00Z"/>
              </w:rPr>
            </w:pPr>
          </w:p>
          <w:p w14:paraId="4B702519" w14:textId="77777777" w:rsidR="00754881" w:rsidRDefault="00754881">
            <w:pPr>
              <w:rPr>
                <w:ins w:id="6477" w:author="XuanWen Chen" w:date="2019-01-02T08:04:00Z"/>
              </w:rPr>
            </w:pPr>
          </w:p>
        </w:tc>
      </w:tr>
    </w:tbl>
    <w:p w14:paraId="06EF0261" w14:textId="77777777" w:rsidR="00754881" w:rsidRDefault="00754881" w:rsidP="00754881">
      <w:pPr>
        <w:pStyle w:val="4"/>
        <w:rPr>
          <w:ins w:id="6478" w:author="XuanWen Chen" w:date="2019-01-02T08:04:00Z"/>
        </w:rPr>
      </w:pPr>
      <w:ins w:id="6479" w:author="XuanWen Chen" w:date="2019-01-02T08:04:00Z">
        <w:r>
          <w:rPr>
            <w:rFonts w:hint="eastAsia"/>
          </w:rPr>
          <w:t>案例管理员筛选案例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60B8085" w14:textId="77777777" w:rsidTr="00754881">
        <w:trPr>
          <w:ins w:id="648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AE6FB" w14:textId="77777777" w:rsidR="00754881" w:rsidRDefault="00754881">
            <w:pPr>
              <w:rPr>
                <w:ins w:id="6481" w:author="XuanWen Chen" w:date="2019-01-02T08:04:00Z"/>
                <w:color w:val="000000" w:themeColor="text1"/>
              </w:rPr>
            </w:pPr>
            <w:ins w:id="6482" w:author="XuanWen Chen" w:date="2019-01-02T08:04:00Z">
              <w:r>
                <w:rPr>
                  <w:rFonts w:hAnsi="宋体" w:hint="eastAsia"/>
                  <w:b/>
                  <w:color w:val="000000" w:themeColor="text1"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BF74F" w14:textId="77777777" w:rsidR="00754881" w:rsidRDefault="00754881">
            <w:pPr>
              <w:jc w:val="left"/>
              <w:rPr>
                <w:ins w:id="6483" w:author="XuanWen Chen" w:date="2019-01-02T08:04:00Z"/>
                <w:rFonts w:hAnsi="宋体"/>
                <w:b/>
                <w:color w:val="000000" w:themeColor="text1"/>
              </w:rPr>
            </w:pPr>
            <w:ins w:id="6484" w:author="XuanWen Chen" w:date="2019-01-02T08:04:00Z">
              <w:r>
                <w:rPr>
                  <w:rFonts w:hAnsi="宋体" w:hint="eastAsia"/>
                  <w:b/>
                  <w:color w:val="000000" w:themeColor="text1"/>
                </w:rPr>
                <w:t>UC-1：案例管理员筛选案例</w:t>
              </w:r>
            </w:ins>
          </w:p>
        </w:tc>
      </w:tr>
      <w:tr w:rsidR="00754881" w14:paraId="4A8D0991" w14:textId="77777777" w:rsidTr="00754881">
        <w:trPr>
          <w:trHeight w:val="70"/>
          <w:ins w:id="6485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3A98" w14:textId="77777777" w:rsidR="00754881" w:rsidRDefault="00754881">
            <w:pPr>
              <w:rPr>
                <w:ins w:id="6486" w:author="XuanWen Chen" w:date="2019-01-02T08:04:00Z"/>
                <w:color w:val="000000" w:themeColor="text1"/>
              </w:rPr>
            </w:pPr>
            <w:ins w:id="6487" w:author="XuanWen Chen" w:date="2019-01-02T08:04:00Z">
              <w:r>
                <w:rPr>
                  <w:rFonts w:hAnsi="宋体" w:hint="eastAsia"/>
                  <w:color w:val="000000" w:themeColor="text1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AF9D" w14:textId="77777777" w:rsidR="00754881" w:rsidRDefault="00754881">
            <w:pPr>
              <w:jc w:val="left"/>
              <w:rPr>
                <w:ins w:id="6488" w:author="XuanWen Chen" w:date="2019-01-02T08:04:00Z"/>
                <w:rFonts w:hAnsi="宋体"/>
                <w:color w:val="000000" w:themeColor="text1"/>
              </w:rPr>
            </w:pPr>
            <w:proofErr w:type="gramStart"/>
            <w:ins w:id="6489" w:author="XuanWen Chen" w:date="2019-01-02T08:04:00Z">
              <w:r>
                <w:rPr>
                  <w:rFonts w:hAnsi="宋体" w:hint="eastAsia"/>
                  <w:color w:val="000000" w:themeColor="text1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FDE12" w14:textId="77777777" w:rsidR="00754881" w:rsidRDefault="00754881">
            <w:pPr>
              <w:jc w:val="left"/>
              <w:rPr>
                <w:ins w:id="6490" w:author="XuanWen Chen" w:date="2019-01-02T08:04:00Z"/>
                <w:rFonts w:hAnsi="宋体"/>
                <w:color w:val="000000" w:themeColor="text1"/>
              </w:rPr>
            </w:pPr>
            <w:ins w:id="6491" w:author="XuanWen Chen" w:date="2019-01-02T08:04:00Z">
              <w:r>
                <w:rPr>
                  <w:rFonts w:hAnsi="宋体" w:hint="eastAsia"/>
                  <w:color w:val="000000" w:themeColor="text1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2FAF" w14:textId="77777777" w:rsidR="00754881" w:rsidRDefault="00754881">
            <w:pPr>
              <w:jc w:val="left"/>
              <w:rPr>
                <w:ins w:id="6492" w:author="XuanWen Chen" w:date="2019-01-02T08:04:00Z"/>
                <w:rFonts w:hAnsi="宋体"/>
                <w:color w:val="000000" w:themeColor="text1"/>
              </w:rPr>
            </w:pPr>
            <w:ins w:id="6493" w:author="XuanWen Chen" w:date="2019-01-02T08:04:00Z">
              <w:r>
                <w:rPr>
                  <w:rFonts w:hAnsi="宋体" w:hint="eastAsia"/>
                  <w:color w:val="000000" w:themeColor="text1"/>
                </w:rPr>
                <w:t>2018年12月6日星期四</w:t>
              </w:r>
            </w:ins>
          </w:p>
        </w:tc>
      </w:tr>
      <w:tr w:rsidR="00754881" w14:paraId="2E829E08" w14:textId="77777777" w:rsidTr="00754881">
        <w:trPr>
          <w:ins w:id="649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4D3F9" w14:textId="77777777" w:rsidR="00754881" w:rsidRDefault="00754881">
            <w:pPr>
              <w:rPr>
                <w:ins w:id="6495" w:author="XuanWen Chen" w:date="2019-01-02T08:04:00Z"/>
                <w:color w:val="000000" w:themeColor="text1"/>
              </w:rPr>
            </w:pPr>
            <w:ins w:id="6496" w:author="XuanWen Chen" w:date="2019-01-02T08:04:00Z">
              <w:r>
                <w:rPr>
                  <w:rFonts w:hAnsi="宋体" w:hint="eastAsia"/>
                  <w:color w:val="000000" w:themeColor="text1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4B831" w14:textId="77777777" w:rsidR="00754881" w:rsidRDefault="00754881">
            <w:pPr>
              <w:jc w:val="left"/>
              <w:rPr>
                <w:ins w:id="6497" w:author="XuanWen Chen" w:date="2019-01-02T08:04:00Z"/>
                <w:rFonts w:hAnsi="宋体"/>
                <w:color w:val="000000" w:themeColor="text1"/>
              </w:rPr>
            </w:pPr>
            <w:ins w:id="6498" w:author="XuanWen Chen" w:date="2019-01-02T08:04:00Z">
              <w:r>
                <w:rPr>
                  <w:rFonts w:hAnsi="宋体" w:hint="eastAsia"/>
                  <w:color w:val="000000" w:themeColor="text1"/>
                </w:rPr>
                <w:t>案例管理员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B2D9B" w14:textId="77777777" w:rsidR="00754881" w:rsidRDefault="00754881">
            <w:pPr>
              <w:jc w:val="left"/>
              <w:rPr>
                <w:ins w:id="6499" w:author="XuanWen Chen" w:date="2019-01-02T08:04:00Z"/>
                <w:rFonts w:hAnsi="宋体"/>
                <w:color w:val="000000" w:themeColor="text1"/>
              </w:rPr>
            </w:pPr>
            <w:ins w:id="6500" w:author="XuanWen Chen" w:date="2019-01-02T08:04:00Z">
              <w:r>
                <w:rPr>
                  <w:rFonts w:hAnsi="宋体" w:hint="eastAsia"/>
                  <w:color w:val="000000" w:themeColor="text1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6C40" w14:textId="77777777" w:rsidR="00754881" w:rsidRDefault="00754881">
            <w:pPr>
              <w:jc w:val="left"/>
              <w:rPr>
                <w:ins w:id="6501" w:author="XuanWen Chen" w:date="2019-01-02T08:04:00Z"/>
                <w:rFonts w:hAnsi="宋体"/>
                <w:color w:val="000000" w:themeColor="text1"/>
              </w:rPr>
            </w:pPr>
            <w:ins w:id="6502" w:author="XuanWen Chen" w:date="2019-01-02T08:04:00Z">
              <w:r>
                <w:rPr>
                  <w:rFonts w:hAnsi="宋体" w:hint="eastAsia"/>
                  <w:color w:val="000000" w:themeColor="text1"/>
                </w:rPr>
                <w:t>基于项目的案例教学系统</w:t>
              </w:r>
            </w:ins>
          </w:p>
        </w:tc>
      </w:tr>
      <w:tr w:rsidR="00754881" w14:paraId="7CFE9C4A" w14:textId="77777777" w:rsidTr="00754881">
        <w:trPr>
          <w:ins w:id="650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5705" w14:textId="77777777" w:rsidR="00754881" w:rsidRDefault="00754881">
            <w:pPr>
              <w:rPr>
                <w:ins w:id="6504" w:author="XuanWen Chen" w:date="2019-01-02T08:04:00Z"/>
                <w:color w:val="000000" w:themeColor="text1"/>
              </w:rPr>
            </w:pPr>
            <w:ins w:id="6505" w:author="XuanWen Chen" w:date="2019-01-02T08:04:00Z">
              <w:r>
                <w:rPr>
                  <w:rFonts w:hAnsi="宋体" w:hint="eastAsia"/>
                  <w:color w:val="000000" w:themeColor="text1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84AE8" w14:textId="77777777" w:rsidR="00754881" w:rsidRDefault="00754881">
            <w:pPr>
              <w:jc w:val="left"/>
              <w:rPr>
                <w:ins w:id="6506" w:author="XuanWen Chen" w:date="2019-01-02T08:04:00Z"/>
                <w:rFonts w:hAnsi="宋体"/>
                <w:color w:val="000000" w:themeColor="text1"/>
              </w:rPr>
            </w:pPr>
            <w:ins w:id="6507" w:author="XuanWen Chen" w:date="2019-01-02T08:04:00Z">
              <w:r>
                <w:rPr>
                  <w:rFonts w:hAnsi="宋体" w:hint="eastAsia"/>
                </w:rPr>
                <w:t>案例管理员筛选自己的案例</w:t>
              </w:r>
            </w:ins>
          </w:p>
        </w:tc>
      </w:tr>
      <w:tr w:rsidR="00754881" w14:paraId="00E68031" w14:textId="77777777" w:rsidTr="00754881">
        <w:trPr>
          <w:ins w:id="650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EC64E" w14:textId="77777777" w:rsidR="00754881" w:rsidRDefault="00754881">
            <w:pPr>
              <w:rPr>
                <w:ins w:id="6509" w:author="XuanWen Chen" w:date="2019-01-02T08:04:00Z"/>
              </w:rPr>
            </w:pPr>
            <w:ins w:id="6510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A8F42" w14:textId="77777777" w:rsidR="00754881" w:rsidRDefault="00754881">
            <w:pPr>
              <w:jc w:val="left"/>
              <w:rPr>
                <w:ins w:id="6511" w:author="XuanWen Chen" w:date="2019-01-02T08:04:00Z"/>
                <w:rFonts w:hAnsi="宋体"/>
              </w:rPr>
            </w:pPr>
            <w:ins w:id="6512" w:author="XuanWen Chen" w:date="2019-01-02T08:04:00Z">
              <w:r>
                <w:rPr>
                  <w:rFonts w:hAnsi="宋体" w:hint="eastAsia"/>
                </w:rPr>
                <w:t>案例管理员想要筛选查看自己的案例</w:t>
              </w:r>
            </w:ins>
          </w:p>
        </w:tc>
      </w:tr>
      <w:tr w:rsidR="00754881" w14:paraId="409DAF97" w14:textId="77777777" w:rsidTr="00754881">
        <w:trPr>
          <w:ins w:id="651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08788" w14:textId="77777777" w:rsidR="00754881" w:rsidRDefault="00754881">
            <w:pPr>
              <w:rPr>
                <w:ins w:id="6514" w:author="XuanWen Chen" w:date="2019-01-02T08:04:00Z"/>
              </w:rPr>
            </w:pPr>
            <w:ins w:id="6515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C3AEF" w14:textId="77777777" w:rsidR="00754881" w:rsidRDefault="00754881">
            <w:pPr>
              <w:jc w:val="left"/>
              <w:rPr>
                <w:ins w:id="6516" w:author="XuanWen Chen" w:date="2019-01-02T08:04:00Z"/>
                <w:rFonts w:hAnsi="宋体"/>
              </w:rPr>
            </w:pPr>
            <w:ins w:id="6517" w:author="XuanWen Chen" w:date="2019-01-02T08:04:00Z">
              <w:r>
                <w:rPr>
                  <w:rFonts w:hint="eastAsia"/>
                </w:rPr>
                <w:t>PRE-1: 案例管理员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04634490" w14:textId="77777777" w:rsidTr="00754881">
        <w:trPr>
          <w:ins w:id="651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FE08" w14:textId="77777777" w:rsidR="00754881" w:rsidRDefault="00754881">
            <w:pPr>
              <w:rPr>
                <w:ins w:id="6519" w:author="XuanWen Chen" w:date="2019-01-02T08:04:00Z"/>
              </w:rPr>
            </w:pPr>
            <w:ins w:id="6520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F725D" w14:textId="77777777" w:rsidR="00754881" w:rsidRDefault="00754881">
            <w:pPr>
              <w:jc w:val="left"/>
              <w:rPr>
                <w:ins w:id="6521" w:author="XuanWen Chen" w:date="2019-01-02T08:04:00Z"/>
              </w:rPr>
            </w:pPr>
            <w:ins w:id="6522" w:author="XuanWen Chen" w:date="2019-01-02T08:04:00Z">
              <w:r>
                <w:rPr>
                  <w:rFonts w:hint="eastAsia"/>
                </w:rPr>
                <w:t>POST-1：案例在案例列表中显示</w:t>
              </w:r>
            </w:ins>
          </w:p>
        </w:tc>
      </w:tr>
      <w:tr w:rsidR="00754881" w14:paraId="50F77571" w14:textId="77777777" w:rsidTr="00754881">
        <w:trPr>
          <w:ins w:id="652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9F5A4" w14:textId="77777777" w:rsidR="00754881" w:rsidRDefault="00754881">
            <w:pPr>
              <w:rPr>
                <w:ins w:id="6524" w:author="XuanWen Chen" w:date="2019-01-02T08:04:00Z"/>
                <w:rFonts w:hAnsi="宋体"/>
              </w:rPr>
            </w:pPr>
            <w:ins w:id="6525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90AA" w14:textId="77777777" w:rsidR="00754881" w:rsidRDefault="00754881">
            <w:pPr>
              <w:jc w:val="left"/>
              <w:rPr>
                <w:ins w:id="6526" w:author="XuanWen Chen" w:date="2019-01-02T08:04:00Z"/>
              </w:rPr>
            </w:pPr>
            <w:ins w:id="6527" w:author="XuanWen Chen" w:date="2019-01-02T08:04:00Z">
              <w:r>
                <w:rPr>
                  <w:rFonts w:hint="eastAsia"/>
                </w:rPr>
                <w:t>筛选信息</w:t>
              </w:r>
            </w:ins>
          </w:p>
        </w:tc>
      </w:tr>
      <w:tr w:rsidR="00754881" w14:paraId="764CF8AE" w14:textId="77777777" w:rsidTr="00754881">
        <w:trPr>
          <w:ins w:id="652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45EB" w14:textId="77777777" w:rsidR="00754881" w:rsidRDefault="00754881">
            <w:pPr>
              <w:rPr>
                <w:ins w:id="6529" w:author="XuanWen Chen" w:date="2019-01-02T08:04:00Z"/>
                <w:rFonts w:hAnsi="宋体"/>
              </w:rPr>
            </w:pPr>
            <w:ins w:id="6530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4285A" w14:textId="77777777" w:rsidR="00754881" w:rsidRDefault="00754881">
            <w:pPr>
              <w:jc w:val="left"/>
              <w:rPr>
                <w:ins w:id="6531" w:author="XuanWen Chen" w:date="2019-01-02T08:04:00Z"/>
              </w:rPr>
            </w:pPr>
            <w:ins w:id="6532" w:author="XuanWen Chen" w:date="2019-01-02T08:04:00Z">
              <w:r>
                <w:rPr>
                  <w:rFonts w:hint="eastAsia"/>
                </w:rPr>
                <w:t>案例列表</w:t>
              </w:r>
            </w:ins>
          </w:p>
        </w:tc>
      </w:tr>
      <w:tr w:rsidR="00754881" w14:paraId="3D4A5AF3" w14:textId="77777777" w:rsidTr="00754881">
        <w:trPr>
          <w:ins w:id="653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3250" w14:textId="77777777" w:rsidR="00754881" w:rsidRDefault="00754881">
            <w:pPr>
              <w:rPr>
                <w:ins w:id="6534" w:author="XuanWen Chen" w:date="2019-01-02T08:04:00Z"/>
              </w:rPr>
            </w:pPr>
            <w:ins w:id="6535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FC75C" w14:textId="77777777" w:rsidR="00754881" w:rsidRDefault="00754881">
            <w:pPr>
              <w:spacing w:line="240" w:lineRule="auto"/>
              <w:jc w:val="left"/>
              <w:rPr>
                <w:ins w:id="6536" w:author="XuanWen Chen" w:date="2019-01-02T08:04:00Z"/>
                <w:rFonts w:hAnsi="宋体"/>
              </w:rPr>
            </w:pPr>
            <w:ins w:id="6537" w:author="XuanWen Chen" w:date="2019-01-02T08:04:00Z">
              <w:r>
                <w:rPr>
                  <w:rFonts w:hAnsi="宋体" w:hint="eastAsia"/>
                </w:rPr>
                <w:t>1.0</w:t>
              </w:r>
            </w:ins>
          </w:p>
          <w:p w14:paraId="097FD2EB" w14:textId="77777777" w:rsidR="00754881" w:rsidRDefault="00754881" w:rsidP="00754881">
            <w:pPr>
              <w:pStyle w:val="a9"/>
              <w:numPr>
                <w:ilvl w:val="0"/>
                <w:numId w:val="264"/>
              </w:numPr>
              <w:spacing w:line="240" w:lineRule="auto"/>
              <w:ind w:firstLineChars="0"/>
              <w:jc w:val="left"/>
              <w:rPr>
                <w:ins w:id="6538" w:author="XuanWen Chen" w:date="2019-01-02T08:04:00Z"/>
                <w:rFonts w:hAnsi="宋体"/>
              </w:rPr>
            </w:pPr>
            <w:ins w:id="6539" w:author="XuanWen Chen" w:date="2019-01-02T08:04:00Z">
              <w:r>
                <w:rPr>
                  <w:rFonts w:hAnsi="宋体" w:hint="eastAsia"/>
                </w:rPr>
                <w:t>案例管理员登录</w:t>
              </w:r>
            </w:ins>
          </w:p>
          <w:p w14:paraId="07CB3837" w14:textId="77777777" w:rsidR="00754881" w:rsidRDefault="00754881" w:rsidP="00754881">
            <w:pPr>
              <w:pStyle w:val="a9"/>
              <w:numPr>
                <w:ilvl w:val="0"/>
                <w:numId w:val="264"/>
              </w:numPr>
              <w:spacing w:line="240" w:lineRule="auto"/>
              <w:ind w:firstLineChars="0"/>
              <w:jc w:val="left"/>
              <w:rPr>
                <w:ins w:id="6540" w:author="XuanWen Chen" w:date="2019-01-02T08:04:00Z"/>
                <w:rFonts w:hAnsi="宋体"/>
              </w:rPr>
            </w:pPr>
            <w:ins w:id="6541" w:author="XuanWen Chen" w:date="2019-01-02T08:04:00Z">
              <w:r>
                <w:rPr>
                  <w:rFonts w:hAnsi="宋体" w:hint="eastAsia"/>
                </w:rPr>
                <w:t>案例管理员选择导航栏中我的案例</w:t>
              </w:r>
            </w:ins>
          </w:p>
          <w:p w14:paraId="1A3838B4" w14:textId="77777777" w:rsidR="00754881" w:rsidRDefault="00754881" w:rsidP="00754881">
            <w:pPr>
              <w:pStyle w:val="a9"/>
              <w:numPr>
                <w:ilvl w:val="0"/>
                <w:numId w:val="264"/>
              </w:numPr>
              <w:spacing w:line="240" w:lineRule="auto"/>
              <w:ind w:firstLineChars="0"/>
              <w:jc w:val="left"/>
              <w:rPr>
                <w:ins w:id="6542" w:author="XuanWen Chen" w:date="2019-01-02T08:04:00Z"/>
                <w:rFonts w:hAnsi="宋体"/>
              </w:rPr>
            </w:pPr>
            <w:ins w:id="6543" w:author="XuanWen Chen" w:date="2019-01-02T08:04:00Z">
              <w:r>
                <w:rPr>
                  <w:rFonts w:hAnsi="宋体" w:hint="eastAsia"/>
                </w:rPr>
                <w:t>案例管理员点击页面左边所有案例按钮</w:t>
              </w:r>
            </w:ins>
          </w:p>
          <w:p w14:paraId="79E41018" w14:textId="77777777" w:rsidR="00754881" w:rsidRDefault="00754881" w:rsidP="00754881">
            <w:pPr>
              <w:pStyle w:val="a9"/>
              <w:numPr>
                <w:ilvl w:val="0"/>
                <w:numId w:val="264"/>
              </w:numPr>
              <w:spacing w:line="240" w:lineRule="auto"/>
              <w:ind w:firstLineChars="0"/>
              <w:jc w:val="left"/>
              <w:rPr>
                <w:ins w:id="6544" w:author="XuanWen Chen" w:date="2019-01-02T08:04:00Z"/>
                <w:rFonts w:hAnsi="宋体"/>
              </w:rPr>
            </w:pPr>
            <w:ins w:id="6545" w:author="XuanWen Chen" w:date="2019-01-02T08:04:00Z">
              <w:r>
                <w:rPr>
                  <w:rFonts w:hAnsi="宋体" w:hint="eastAsia"/>
                </w:rPr>
                <w:t>系统显示案例列表</w:t>
              </w:r>
            </w:ins>
          </w:p>
        </w:tc>
      </w:tr>
      <w:tr w:rsidR="00754881" w14:paraId="129B34C3" w14:textId="77777777" w:rsidTr="00754881">
        <w:trPr>
          <w:ins w:id="6546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FDFA3" w14:textId="77777777" w:rsidR="00754881" w:rsidRDefault="00754881">
            <w:pPr>
              <w:rPr>
                <w:ins w:id="6547" w:author="XuanWen Chen" w:date="2019-01-02T08:04:00Z"/>
                <w:rFonts w:hAnsi="宋体"/>
              </w:rPr>
            </w:pPr>
            <w:ins w:id="6548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3555E" w14:textId="77777777" w:rsidR="00754881" w:rsidRDefault="00754881">
            <w:pPr>
              <w:spacing w:line="240" w:lineRule="auto"/>
              <w:jc w:val="left"/>
              <w:rPr>
                <w:ins w:id="6549" w:author="XuanWen Chen" w:date="2019-01-02T08:04:00Z"/>
                <w:rFonts w:hAnsi="宋体"/>
              </w:rPr>
            </w:pPr>
            <w:ins w:id="6550" w:author="XuanWen Chen" w:date="2019-01-02T08:04:00Z">
              <w:r>
                <w:rPr>
                  <w:rFonts w:hAnsi="宋体" w:hint="eastAsia"/>
                </w:rPr>
                <w:t>1.1</w:t>
              </w:r>
            </w:ins>
          </w:p>
          <w:p w14:paraId="336ED93B" w14:textId="77777777" w:rsidR="00754881" w:rsidRDefault="00754881" w:rsidP="00754881">
            <w:pPr>
              <w:pStyle w:val="a9"/>
              <w:numPr>
                <w:ilvl w:val="0"/>
                <w:numId w:val="265"/>
              </w:numPr>
              <w:spacing w:line="240" w:lineRule="auto"/>
              <w:ind w:firstLineChars="0"/>
              <w:jc w:val="left"/>
              <w:rPr>
                <w:ins w:id="6551" w:author="XuanWen Chen" w:date="2019-01-02T08:04:00Z"/>
                <w:rFonts w:hAnsi="宋体"/>
              </w:rPr>
            </w:pPr>
            <w:ins w:id="6552" w:author="XuanWen Chen" w:date="2019-01-02T08:04:00Z">
              <w:r>
                <w:rPr>
                  <w:rFonts w:hAnsi="宋体" w:hint="eastAsia"/>
                </w:rPr>
                <w:t>案例管理员登录</w:t>
              </w:r>
            </w:ins>
          </w:p>
          <w:p w14:paraId="3E907D6E" w14:textId="77777777" w:rsidR="00754881" w:rsidRDefault="00754881" w:rsidP="00754881">
            <w:pPr>
              <w:pStyle w:val="a9"/>
              <w:numPr>
                <w:ilvl w:val="0"/>
                <w:numId w:val="265"/>
              </w:numPr>
              <w:spacing w:line="240" w:lineRule="auto"/>
              <w:ind w:firstLineChars="0"/>
              <w:jc w:val="left"/>
              <w:rPr>
                <w:ins w:id="6553" w:author="XuanWen Chen" w:date="2019-01-02T08:04:00Z"/>
                <w:rFonts w:hAnsi="宋体"/>
              </w:rPr>
            </w:pPr>
            <w:ins w:id="6554" w:author="XuanWen Chen" w:date="2019-01-02T08:04:00Z">
              <w:r>
                <w:rPr>
                  <w:rFonts w:hAnsi="宋体" w:hint="eastAsia"/>
                </w:rPr>
                <w:t>案例管理员选择导航栏中我的案例</w:t>
              </w:r>
            </w:ins>
          </w:p>
          <w:p w14:paraId="4828CC5D" w14:textId="77777777" w:rsidR="00754881" w:rsidRDefault="00754881" w:rsidP="00754881">
            <w:pPr>
              <w:pStyle w:val="a9"/>
              <w:numPr>
                <w:ilvl w:val="0"/>
                <w:numId w:val="265"/>
              </w:numPr>
              <w:spacing w:line="240" w:lineRule="auto"/>
              <w:ind w:firstLineChars="0"/>
              <w:jc w:val="left"/>
              <w:rPr>
                <w:ins w:id="6555" w:author="XuanWen Chen" w:date="2019-01-02T08:04:00Z"/>
                <w:rFonts w:hAnsi="宋体"/>
              </w:rPr>
            </w:pPr>
            <w:ins w:id="6556" w:author="XuanWen Chen" w:date="2019-01-02T08:04:00Z">
              <w:r>
                <w:rPr>
                  <w:rFonts w:hAnsi="宋体" w:hint="eastAsia"/>
                </w:rPr>
                <w:t>案例管理员点击页面</w:t>
              </w:r>
              <w:proofErr w:type="gramStart"/>
              <w:r>
                <w:rPr>
                  <w:rFonts w:hAnsi="宋体" w:hint="eastAsia"/>
                </w:rPr>
                <w:t>左边已</w:t>
              </w:r>
              <w:proofErr w:type="gramEnd"/>
              <w:r>
                <w:rPr>
                  <w:rFonts w:hAnsi="宋体" w:hint="eastAsia"/>
                </w:rPr>
                <w:t>公开的按钮</w:t>
              </w:r>
            </w:ins>
          </w:p>
          <w:p w14:paraId="6034D8BC" w14:textId="77777777" w:rsidR="00754881" w:rsidRDefault="00754881" w:rsidP="00754881">
            <w:pPr>
              <w:pStyle w:val="a9"/>
              <w:numPr>
                <w:ilvl w:val="0"/>
                <w:numId w:val="265"/>
              </w:numPr>
              <w:spacing w:line="240" w:lineRule="auto"/>
              <w:ind w:firstLineChars="0"/>
              <w:jc w:val="left"/>
              <w:rPr>
                <w:ins w:id="6557" w:author="XuanWen Chen" w:date="2019-01-02T08:04:00Z"/>
                <w:rFonts w:hAnsi="宋体"/>
              </w:rPr>
            </w:pPr>
            <w:ins w:id="6558" w:author="XuanWen Chen" w:date="2019-01-02T08:04:00Z">
              <w:r>
                <w:rPr>
                  <w:rFonts w:hAnsi="宋体" w:hint="eastAsia"/>
                </w:rPr>
                <w:t>系统显示案例列表</w:t>
              </w:r>
            </w:ins>
          </w:p>
          <w:p w14:paraId="666B930A" w14:textId="77777777" w:rsidR="00754881" w:rsidRDefault="00754881">
            <w:pPr>
              <w:jc w:val="left"/>
              <w:rPr>
                <w:ins w:id="6559" w:author="XuanWen Chen" w:date="2019-01-02T08:04:00Z"/>
                <w:rFonts w:hAnsi="宋体"/>
              </w:rPr>
            </w:pPr>
            <w:ins w:id="6560" w:author="XuanWen Chen" w:date="2019-01-02T08:04:00Z">
              <w:r>
                <w:rPr>
                  <w:rFonts w:hAnsi="宋体" w:hint="eastAsia"/>
                </w:rPr>
                <w:t>1.2</w:t>
              </w:r>
            </w:ins>
          </w:p>
          <w:p w14:paraId="47F4D24E" w14:textId="77777777" w:rsidR="00754881" w:rsidRDefault="00754881" w:rsidP="00754881">
            <w:pPr>
              <w:pStyle w:val="a9"/>
              <w:numPr>
                <w:ilvl w:val="0"/>
                <w:numId w:val="266"/>
              </w:numPr>
              <w:spacing w:line="240" w:lineRule="auto"/>
              <w:ind w:firstLineChars="0"/>
              <w:jc w:val="left"/>
              <w:rPr>
                <w:ins w:id="6561" w:author="XuanWen Chen" w:date="2019-01-02T08:04:00Z"/>
                <w:rFonts w:hAnsi="宋体"/>
              </w:rPr>
            </w:pPr>
            <w:ins w:id="6562" w:author="XuanWen Chen" w:date="2019-01-02T08:04:00Z">
              <w:r>
                <w:rPr>
                  <w:rFonts w:hAnsi="宋体" w:hint="eastAsia"/>
                </w:rPr>
                <w:lastRenderedPageBreak/>
                <w:t>案例管理员登录</w:t>
              </w:r>
            </w:ins>
          </w:p>
          <w:p w14:paraId="1634D4DA" w14:textId="77777777" w:rsidR="00754881" w:rsidRDefault="00754881" w:rsidP="00754881">
            <w:pPr>
              <w:pStyle w:val="a9"/>
              <w:numPr>
                <w:ilvl w:val="0"/>
                <w:numId w:val="266"/>
              </w:numPr>
              <w:spacing w:line="240" w:lineRule="auto"/>
              <w:ind w:firstLineChars="0"/>
              <w:jc w:val="left"/>
              <w:rPr>
                <w:ins w:id="6563" w:author="XuanWen Chen" w:date="2019-01-02T08:04:00Z"/>
                <w:rFonts w:hAnsi="宋体"/>
              </w:rPr>
            </w:pPr>
            <w:ins w:id="6564" w:author="XuanWen Chen" w:date="2019-01-02T08:04:00Z">
              <w:r>
                <w:rPr>
                  <w:rFonts w:hAnsi="宋体" w:hint="eastAsia"/>
                </w:rPr>
                <w:t>案例管理员选择导航栏中我的案例</w:t>
              </w:r>
            </w:ins>
          </w:p>
          <w:p w14:paraId="03D672DC" w14:textId="77777777" w:rsidR="00754881" w:rsidRDefault="00754881" w:rsidP="00754881">
            <w:pPr>
              <w:pStyle w:val="a9"/>
              <w:numPr>
                <w:ilvl w:val="0"/>
                <w:numId w:val="266"/>
              </w:numPr>
              <w:spacing w:line="240" w:lineRule="auto"/>
              <w:ind w:firstLineChars="0"/>
              <w:jc w:val="left"/>
              <w:rPr>
                <w:ins w:id="6565" w:author="XuanWen Chen" w:date="2019-01-02T08:04:00Z"/>
                <w:rFonts w:hAnsi="宋体"/>
              </w:rPr>
            </w:pPr>
            <w:ins w:id="6566" w:author="XuanWen Chen" w:date="2019-01-02T08:04:00Z">
              <w:r>
                <w:rPr>
                  <w:rFonts w:hAnsi="宋体" w:hint="eastAsia"/>
                </w:rPr>
                <w:t>案例管理员点击页面左边仅自己可见按钮</w:t>
              </w:r>
            </w:ins>
          </w:p>
          <w:p w14:paraId="55011639" w14:textId="77777777" w:rsidR="00754881" w:rsidRDefault="00754881" w:rsidP="00754881">
            <w:pPr>
              <w:pStyle w:val="a9"/>
              <w:numPr>
                <w:ilvl w:val="0"/>
                <w:numId w:val="266"/>
              </w:numPr>
              <w:spacing w:line="240" w:lineRule="auto"/>
              <w:ind w:firstLineChars="0"/>
              <w:jc w:val="left"/>
              <w:rPr>
                <w:ins w:id="6567" w:author="XuanWen Chen" w:date="2019-01-02T08:04:00Z"/>
                <w:rFonts w:hAnsi="宋体"/>
              </w:rPr>
            </w:pPr>
            <w:ins w:id="6568" w:author="XuanWen Chen" w:date="2019-01-02T08:04:00Z">
              <w:r>
                <w:rPr>
                  <w:rFonts w:hAnsi="宋体" w:hint="eastAsia"/>
                </w:rPr>
                <w:t>系统显示案例列表</w:t>
              </w:r>
            </w:ins>
          </w:p>
          <w:p w14:paraId="25BE5A4E" w14:textId="77777777" w:rsidR="00754881" w:rsidRDefault="00754881">
            <w:pPr>
              <w:jc w:val="left"/>
              <w:rPr>
                <w:ins w:id="6569" w:author="XuanWen Chen" w:date="2019-01-02T08:04:00Z"/>
                <w:rFonts w:hAnsi="宋体"/>
              </w:rPr>
            </w:pPr>
          </w:p>
        </w:tc>
      </w:tr>
      <w:tr w:rsidR="00754881" w14:paraId="68CC8C67" w14:textId="77777777" w:rsidTr="00754881">
        <w:trPr>
          <w:ins w:id="657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3C8D2" w14:textId="77777777" w:rsidR="00754881" w:rsidRDefault="00754881">
            <w:pPr>
              <w:rPr>
                <w:ins w:id="6571" w:author="XuanWen Chen" w:date="2019-01-02T08:04:00Z"/>
                <w:rFonts w:hAnsi="宋体"/>
              </w:rPr>
            </w:pPr>
            <w:ins w:id="6572" w:author="XuanWen Chen" w:date="2019-01-02T08:04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C1208" w14:textId="77777777" w:rsidR="00754881" w:rsidRDefault="00754881">
            <w:pPr>
              <w:jc w:val="left"/>
              <w:rPr>
                <w:ins w:id="6573" w:author="XuanWen Chen" w:date="2019-01-02T08:04:00Z"/>
                <w:rFonts w:hAnsi="宋体"/>
              </w:rPr>
            </w:pPr>
          </w:p>
        </w:tc>
      </w:tr>
      <w:tr w:rsidR="00754881" w14:paraId="243B295A" w14:textId="77777777" w:rsidTr="00754881">
        <w:trPr>
          <w:ins w:id="657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340E9" w14:textId="77777777" w:rsidR="00754881" w:rsidRDefault="00754881">
            <w:pPr>
              <w:rPr>
                <w:ins w:id="6575" w:author="XuanWen Chen" w:date="2019-01-02T08:04:00Z"/>
                <w:rFonts w:hAnsi="宋体"/>
              </w:rPr>
            </w:pPr>
            <w:ins w:id="6576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DD6ED" w14:textId="77777777" w:rsidR="00754881" w:rsidRDefault="00754881">
            <w:pPr>
              <w:jc w:val="left"/>
              <w:rPr>
                <w:ins w:id="6577" w:author="XuanWen Chen" w:date="2019-01-02T08:04:00Z"/>
                <w:rFonts w:hAnsi="宋体"/>
              </w:rPr>
            </w:pPr>
          </w:p>
        </w:tc>
      </w:tr>
      <w:tr w:rsidR="00754881" w14:paraId="2AE12F5E" w14:textId="77777777" w:rsidTr="00754881">
        <w:trPr>
          <w:ins w:id="657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E20DD" w14:textId="77777777" w:rsidR="00754881" w:rsidRDefault="00754881">
            <w:pPr>
              <w:rPr>
                <w:ins w:id="6579" w:author="XuanWen Chen" w:date="2019-01-02T08:04:00Z"/>
                <w:rFonts w:hAnsi="宋体"/>
              </w:rPr>
            </w:pPr>
            <w:ins w:id="6580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767C" w14:textId="77777777" w:rsidR="00754881" w:rsidRDefault="00754881">
            <w:pPr>
              <w:jc w:val="left"/>
              <w:rPr>
                <w:ins w:id="6581" w:author="XuanWen Chen" w:date="2019-01-02T08:04:00Z"/>
                <w:rFonts w:hAnsi="宋体"/>
              </w:rPr>
            </w:pPr>
            <w:ins w:id="6582" w:author="XuanWen Chen" w:date="2019-01-02T08:04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204AA425" w14:textId="77777777" w:rsidTr="00754881">
        <w:trPr>
          <w:ins w:id="658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2E518" w14:textId="77777777" w:rsidR="00754881" w:rsidRDefault="00754881">
            <w:pPr>
              <w:rPr>
                <w:ins w:id="6584" w:author="XuanWen Chen" w:date="2019-01-02T08:04:00Z"/>
                <w:rFonts w:hAnsi="宋体"/>
              </w:rPr>
            </w:pPr>
            <w:ins w:id="6585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892E" w14:textId="77777777" w:rsidR="00754881" w:rsidRDefault="00754881">
            <w:pPr>
              <w:jc w:val="left"/>
              <w:rPr>
                <w:ins w:id="6586" w:author="XuanWen Chen" w:date="2019-01-02T08:04:00Z"/>
                <w:rFonts w:hAnsi="宋体"/>
              </w:rPr>
            </w:pPr>
          </w:p>
        </w:tc>
      </w:tr>
      <w:tr w:rsidR="00754881" w14:paraId="524B3D8F" w14:textId="77777777" w:rsidTr="00754881">
        <w:trPr>
          <w:ins w:id="658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7F1A3" w14:textId="77777777" w:rsidR="00754881" w:rsidRDefault="00754881">
            <w:pPr>
              <w:rPr>
                <w:ins w:id="6588" w:author="XuanWen Chen" w:date="2019-01-02T08:04:00Z"/>
                <w:rFonts w:hAnsi="宋体"/>
              </w:rPr>
            </w:pPr>
            <w:ins w:id="6589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DE04" w14:textId="77777777" w:rsidR="00754881" w:rsidRDefault="00754881">
            <w:pPr>
              <w:jc w:val="left"/>
              <w:rPr>
                <w:ins w:id="6590" w:author="XuanWen Chen" w:date="2019-01-02T08:04:00Z"/>
                <w:rFonts w:hAnsi="宋体"/>
              </w:rPr>
            </w:pPr>
          </w:p>
        </w:tc>
      </w:tr>
      <w:tr w:rsidR="00754881" w14:paraId="6914A0B9" w14:textId="77777777" w:rsidTr="00754881">
        <w:trPr>
          <w:ins w:id="6591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56567" w14:textId="77777777" w:rsidR="00754881" w:rsidRDefault="00754881">
            <w:pPr>
              <w:rPr>
                <w:ins w:id="6592" w:author="XuanWen Chen" w:date="2019-01-02T08:04:00Z"/>
              </w:rPr>
            </w:pPr>
            <w:ins w:id="6593" w:author="XuanWen Chen" w:date="2019-01-02T08:04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FDAB7" w14:textId="77777777" w:rsidR="00754881" w:rsidRDefault="00754881">
            <w:pPr>
              <w:rPr>
                <w:ins w:id="6594" w:author="XuanWen Chen" w:date="2019-01-02T08:04:00Z"/>
              </w:rPr>
            </w:pPr>
          </w:p>
          <w:p w14:paraId="24C65E19" w14:textId="77777777" w:rsidR="00754881" w:rsidRDefault="00754881">
            <w:pPr>
              <w:rPr>
                <w:ins w:id="6595" w:author="XuanWen Chen" w:date="2019-01-02T08:04:00Z"/>
              </w:rPr>
            </w:pPr>
          </w:p>
        </w:tc>
      </w:tr>
    </w:tbl>
    <w:p w14:paraId="5766C986" w14:textId="77777777" w:rsidR="00754881" w:rsidRDefault="00754881" w:rsidP="00754881">
      <w:pPr>
        <w:rPr>
          <w:ins w:id="6596" w:author="XuanWen Chen" w:date="2019-01-02T08:04:00Z"/>
        </w:rPr>
      </w:pPr>
    </w:p>
    <w:p w14:paraId="1D4DFE3C" w14:textId="77777777" w:rsidR="00754881" w:rsidRDefault="00754881" w:rsidP="00754881">
      <w:pPr>
        <w:pStyle w:val="4"/>
        <w:rPr>
          <w:ins w:id="6597" w:author="XuanWen Chen" w:date="2019-01-02T08:04:00Z"/>
        </w:rPr>
      </w:pPr>
      <w:ins w:id="6598" w:author="XuanWen Chen" w:date="2019-01-02T08:04:00Z">
        <w:r>
          <w:rPr>
            <w:rFonts w:hint="eastAsia"/>
          </w:rPr>
          <w:t>案例管理员查找自己创建的案例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1932B232" w14:textId="77777777" w:rsidTr="00754881">
        <w:trPr>
          <w:ins w:id="6599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F147E" w14:textId="77777777" w:rsidR="00754881" w:rsidRDefault="00754881">
            <w:pPr>
              <w:rPr>
                <w:ins w:id="6600" w:author="XuanWen Chen" w:date="2019-01-02T08:04:00Z"/>
              </w:rPr>
            </w:pPr>
            <w:ins w:id="6601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217AA" w14:textId="77777777" w:rsidR="00754881" w:rsidRDefault="00754881">
            <w:pPr>
              <w:jc w:val="left"/>
              <w:rPr>
                <w:ins w:id="6602" w:author="XuanWen Chen" w:date="2019-01-02T08:04:00Z"/>
                <w:rFonts w:hAnsi="宋体"/>
                <w:b/>
              </w:rPr>
            </w:pPr>
            <w:ins w:id="6603" w:author="XuanWen Chen" w:date="2019-01-02T08:04:00Z">
              <w:r>
                <w:rPr>
                  <w:rFonts w:hAnsi="宋体" w:hint="eastAsia"/>
                  <w:b/>
                </w:rPr>
                <w:t>UC-2：案例管理员查找自己创建的案例</w:t>
              </w:r>
            </w:ins>
          </w:p>
        </w:tc>
      </w:tr>
      <w:tr w:rsidR="00754881" w14:paraId="01AA802A" w14:textId="77777777" w:rsidTr="00754881">
        <w:trPr>
          <w:ins w:id="660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EF0C" w14:textId="77777777" w:rsidR="00754881" w:rsidRDefault="00754881">
            <w:pPr>
              <w:rPr>
                <w:ins w:id="6605" w:author="XuanWen Chen" w:date="2019-01-02T08:04:00Z"/>
              </w:rPr>
            </w:pPr>
            <w:ins w:id="6606" w:author="XuanWen Chen" w:date="2019-01-02T08:04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172C0" w14:textId="77777777" w:rsidR="00754881" w:rsidRDefault="00754881">
            <w:pPr>
              <w:jc w:val="left"/>
              <w:rPr>
                <w:ins w:id="6607" w:author="XuanWen Chen" w:date="2019-01-02T08:04:00Z"/>
                <w:rFonts w:hAnsi="宋体"/>
              </w:rPr>
            </w:pPr>
            <w:proofErr w:type="gramStart"/>
            <w:ins w:id="6608" w:author="XuanWen Chen" w:date="2019-01-02T08:04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3653" w14:textId="77777777" w:rsidR="00754881" w:rsidRDefault="00754881">
            <w:pPr>
              <w:jc w:val="left"/>
              <w:rPr>
                <w:ins w:id="6609" w:author="XuanWen Chen" w:date="2019-01-02T08:04:00Z"/>
                <w:rFonts w:hAnsi="宋体"/>
              </w:rPr>
            </w:pPr>
            <w:ins w:id="6610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CCA52" w14:textId="77777777" w:rsidR="00754881" w:rsidRDefault="00754881">
            <w:pPr>
              <w:jc w:val="left"/>
              <w:rPr>
                <w:ins w:id="6611" w:author="XuanWen Chen" w:date="2019-01-02T08:04:00Z"/>
                <w:rFonts w:hAnsi="宋体"/>
              </w:rPr>
            </w:pPr>
            <w:ins w:id="6612" w:author="XuanWen Chen" w:date="2019-01-02T08:04:00Z">
              <w:r>
                <w:rPr>
                  <w:rFonts w:hAnsi="宋体" w:hint="eastAsia"/>
                </w:rPr>
                <w:t>2018年12月6日星期四</w:t>
              </w:r>
            </w:ins>
          </w:p>
        </w:tc>
      </w:tr>
      <w:tr w:rsidR="00754881" w14:paraId="624DADDF" w14:textId="77777777" w:rsidTr="00754881">
        <w:trPr>
          <w:ins w:id="661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6C9B" w14:textId="77777777" w:rsidR="00754881" w:rsidRDefault="00754881">
            <w:pPr>
              <w:rPr>
                <w:ins w:id="6614" w:author="XuanWen Chen" w:date="2019-01-02T08:04:00Z"/>
              </w:rPr>
            </w:pPr>
            <w:ins w:id="6615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A2344" w14:textId="77777777" w:rsidR="00754881" w:rsidRDefault="00754881">
            <w:pPr>
              <w:jc w:val="left"/>
              <w:rPr>
                <w:ins w:id="6616" w:author="XuanWen Chen" w:date="2019-01-02T08:04:00Z"/>
                <w:rFonts w:hAnsi="宋体"/>
              </w:rPr>
            </w:pPr>
            <w:ins w:id="6617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7D7EF" w14:textId="77777777" w:rsidR="00754881" w:rsidRDefault="00754881">
            <w:pPr>
              <w:jc w:val="left"/>
              <w:rPr>
                <w:ins w:id="6618" w:author="XuanWen Chen" w:date="2019-01-02T08:04:00Z"/>
                <w:rFonts w:hAnsi="宋体"/>
              </w:rPr>
            </w:pPr>
            <w:ins w:id="6619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E0A3" w14:textId="77777777" w:rsidR="00754881" w:rsidRDefault="00754881">
            <w:pPr>
              <w:jc w:val="left"/>
              <w:rPr>
                <w:ins w:id="6620" w:author="XuanWen Chen" w:date="2019-01-02T08:04:00Z"/>
                <w:rFonts w:hAnsi="宋体"/>
              </w:rPr>
            </w:pPr>
            <w:ins w:id="6621" w:author="XuanWen Chen" w:date="2019-01-02T08:04:00Z">
              <w:r>
                <w:rPr>
                  <w:rFonts w:hAnsi="宋体" w:hint="eastAsia"/>
                </w:rPr>
                <w:t>基于项目的案例学习系统</w:t>
              </w:r>
            </w:ins>
          </w:p>
        </w:tc>
      </w:tr>
      <w:tr w:rsidR="00754881" w14:paraId="70DEF153" w14:textId="77777777" w:rsidTr="00754881">
        <w:trPr>
          <w:ins w:id="662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429FD" w14:textId="77777777" w:rsidR="00754881" w:rsidRDefault="00754881">
            <w:pPr>
              <w:rPr>
                <w:ins w:id="6623" w:author="XuanWen Chen" w:date="2019-01-02T08:04:00Z"/>
              </w:rPr>
            </w:pPr>
            <w:ins w:id="6624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BB0EA" w14:textId="77777777" w:rsidR="00754881" w:rsidRDefault="00754881">
            <w:pPr>
              <w:jc w:val="left"/>
              <w:rPr>
                <w:ins w:id="6625" w:author="XuanWen Chen" w:date="2019-01-02T08:04:00Z"/>
                <w:rFonts w:hAnsi="宋体"/>
              </w:rPr>
            </w:pPr>
            <w:ins w:id="6626" w:author="XuanWen Chen" w:date="2019-01-02T08:04:00Z">
              <w:r>
                <w:rPr>
                  <w:rFonts w:hAnsi="宋体" w:hint="eastAsia"/>
                </w:rPr>
                <w:t>案例管理员查找自己创建的案例</w:t>
              </w:r>
            </w:ins>
          </w:p>
        </w:tc>
      </w:tr>
      <w:tr w:rsidR="00754881" w14:paraId="7E13506D" w14:textId="77777777" w:rsidTr="00754881">
        <w:trPr>
          <w:ins w:id="662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CE1C8" w14:textId="77777777" w:rsidR="00754881" w:rsidRDefault="00754881">
            <w:pPr>
              <w:rPr>
                <w:ins w:id="6628" w:author="XuanWen Chen" w:date="2019-01-02T08:04:00Z"/>
              </w:rPr>
            </w:pPr>
            <w:ins w:id="6629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8D66" w14:textId="77777777" w:rsidR="00754881" w:rsidRDefault="00754881">
            <w:pPr>
              <w:jc w:val="left"/>
              <w:rPr>
                <w:ins w:id="6630" w:author="XuanWen Chen" w:date="2019-01-02T08:04:00Z"/>
                <w:rFonts w:hAnsi="宋体"/>
              </w:rPr>
            </w:pPr>
            <w:ins w:id="6631" w:author="XuanWen Chen" w:date="2019-01-02T08:04:00Z">
              <w:r>
                <w:rPr>
                  <w:rFonts w:hAnsi="宋体" w:hint="eastAsia"/>
                </w:rPr>
                <w:t>案例管理员查找自己创建的案例</w:t>
              </w:r>
            </w:ins>
          </w:p>
        </w:tc>
      </w:tr>
      <w:tr w:rsidR="00754881" w14:paraId="6D7EDFEB" w14:textId="77777777" w:rsidTr="00754881">
        <w:trPr>
          <w:ins w:id="663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165A6" w14:textId="77777777" w:rsidR="00754881" w:rsidRDefault="00754881">
            <w:pPr>
              <w:rPr>
                <w:ins w:id="6633" w:author="XuanWen Chen" w:date="2019-01-02T08:04:00Z"/>
              </w:rPr>
            </w:pPr>
            <w:ins w:id="6634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57B7A" w14:textId="77777777" w:rsidR="00754881" w:rsidRDefault="00754881">
            <w:pPr>
              <w:jc w:val="left"/>
              <w:rPr>
                <w:ins w:id="6635" w:author="XuanWen Chen" w:date="2019-01-02T08:04:00Z"/>
                <w:rFonts w:hAnsi="宋体"/>
              </w:rPr>
            </w:pPr>
            <w:ins w:id="6636" w:author="XuanWen Chen" w:date="2019-01-02T08:04:00Z">
              <w:r>
                <w:rPr>
                  <w:rFonts w:hint="eastAsia"/>
                </w:rPr>
                <w:t>PRE-1: 案例管理员</w:t>
              </w:r>
              <w:r>
                <w:rPr>
                  <w:rFonts w:hAnsi="宋体" w:hint="eastAsia"/>
                </w:rPr>
                <w:t>登陆</w:t>
              </w:r>
            </w:ins>
          </w:p>
        </w:tc>
      </w:tr>
      <w:tr w:rsidR="00754881" w14:paraId="6796F137" w14:textId="77777777" w:rsidTr="00754881">
        <w:trPr>
          <w:ins w:id="663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2A17" w14:textId="77777777" w:rsidR="00754881" w:rsidRDefault="00754881">
            <w:pPr>
              <w:rPr>
                <w:ins w:id="6638" w:author="XuanWen Chen" w:date="2019-01-02T08:04:00Z"/>
              </w:rPr>
            </w:pPr>
            <w:ins w:id="6639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879A" w14:textId="77777777" w:rsidR="00754881" w:rsidRDefault="00754881">
            <w:pPr>
              <w:jc w:val="left"/>
              <w:rPr>
                <w:ins w:id="6640" w:author="XuanWen Chen" w:date="2019-01-02T08:04:00Z"/>
                <w:rFonts w:hAnsi="宋体"/>
              </w:rPr>
            </w:pPr>
            <w:ins w:id="6641" w:author="XuanWen Chen" w:date="2019-01-02T08:04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系统显示自己创建的案例列表</w:t>
              </w:r>
            </w:ins>
          </w:p>
        </w:tc>
      </w:tr>
      <w:tr w:rsidR="00754881" w14:paraId="7B0C7B0B" w14:textId="77777777" w:rsidTr="00754881">
        <w:trPr>
          <w:ins w:id="664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B5C1" w14:textId="77777777" w:rsidR="00754881" w:rsidRDefault="00754881">
            <w:pPr>
              <w:rPr>
                <w:ins w:id="6643" w:author="XuanWen Chen" w:date="2019-01-02T08:04:00Z"/>
                <w:rFonts w:hAnsi="宋体"/>
              </w:rPr>
            </w:pPr>
            <w:ins w:id="6644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80BC" w14:textId="77777777" w:rsidR="00754881" w:rsidRDefault="00754881">
            <w:pPr>
              <w:jc w:val="left"/>
              <w:rPr>
                <w:ins w:id="6645" w:author="XuanWen Chen" w:date="2019-01-02T08:04:00Z"/>
              </w:rPr>
            </w:pPr>
            <w:ins w:id="6646" w:author="XuanWen Chen" w:date="2019-01-02T08:04:00Z">
              <w:r>
                <w:rPr>
                  <w:rFonts w:hint="eastAsia"/>
                </w:rPr>
                <w:t>查找信息</w:t>
              </w:r>
            </w:ins>
          </w:p>
        </w:tc>
      </w:tr>
      <w:tr w:rsidR="00754881" w14:paraId="50F79404" w14:textId="77777777" w:rsidTr="00754881">
        <w:trPr>
          <w:ins w:id="664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5187" w14:textId="77777777" w:rsidR="00754881" w:rsidRDefault="00754881">
            <w:pPr>
              <w:rPr>
                <w:ins w:id="6648" w:author="XuanWen Chen" w:date="2019-01-02T08:04:00Z"/>
                <w:rFonts w:hAnsi="宋体"/>
              </w:rPr>
            </w:pPr>
            <w:ins w:id="6649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97DB0" w14:textId="77777777" w:rsidR="00754881" w:rsidRDefault="00754881">
            <w:pPr>
              <w:jc w:val="left"/>
              <w:rPr>
                <w:ins w:id="6650" w:author="XuanWen Chen" w:date="2019-01-02T08:04:00Z"/>
              </w:rPr>
            </w:pPr>
            <w:ins w:id="6651" w:author="XuanWen Chen" w:date="2019-01-02T08:04:00Z">
              <w:r>
                <w:rPr>
                  <w:rFonts w:hint="eastAsia"/>
                </w:rPr>
                <w:t>案例信息</w:t>
              </w:r>
            </w:ins>
          </w:p>
        </w:tc>
      </w:tr>
      <w:tr w:rsidR="00754881" w14:paraId="0A579E31" w14:textId="77777777" w:rsidTr="00754881">
        <w:trPr>
          <w:ins w:id="665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63771" w14:textId="77777777" w:rsidR="00754881" w:rsidRDefault="00754881">
            <w:pPr>
              <w:rPr>
                <w:ins w:id="6653" w:author="XuanWen Chen" w:date="2019-01-02T08:04:00Z"/>
              </w:rPr>
            </w:pPr>
            <w:ins w:id="6654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C9A9" w14:textId="77777777" w:rsidR="00754881" w:rsidRDefault="00754881">
            <w:pPr>
              <w:jc w:val="left"/>
              <w:rPr>
                <w:ins w:id="6655" w:author="XuanWen Chen" w:date="2019-01-02T08:04:00Z"/>
                <w:rFonts w:hAnsi="宋体"/>
              </w:rPr>
            </w:pPr>
            <w:ins w:id="6656" w:author="XuanWen Chen" w:date="2019-01-02T08:04:00Z">
              <w:r>
                <w:rPr>
                  <w:rFonts w:hAnsi="宋体" w:hint="eastAsia"/>
                </w:rPr>
                <w:t>3.0案例管理员查找自己创建的案例</w:t>
              </w:r>
            </w:ins>
          </w:p>
          <w:p w14:paraId="567A298A" w14:textId="77777777" w:rsidR="00754881" w:rsidRDefault="00754881" w:rsidP="00754881">
            <w:pPr>
              <w:pStyle w:val="a9"/>
              <w:numPr>
                <w:ilvl w:val="0"/>
                <w:numId w:val="267"/>
              </w:numPr>
              <w:spacing w:line="240" w:lineRule="auto"/>
              <w:ind w:firstLineChars="0"/>
              <w:jc w:val="left"/>
              <w:rPr>
                <w:ins w:id="6657" w:author="XuanWen Chen" w:date="2019-01-02T08:04:00Z"/>
                <w:rFonts w:hAnsi="宋体"/>
              </w:rPr>
            </w:pPr>
            <w:ins w:id="6658" w:author="XuanWen Chen" w:date="2019-01-02T08:04:00Z">
              <w:r>
                <w:rPr>
                  <w:rFonts w:hAnsi="宋体" w:hint="eastAsia"/>
                </w:rPr>
                <w:t>案例管理员点击案例列表</w:t>
              </w:r>
            </w:ins>
          </w:p>
          <w:p w14:paraId="27988879" w14:textId="77777777" w:rsidR="00754881" w:rsidRDefault="00754881" w:rsidP="00754881">
            <w:pPr>
              <w:pStyle w:val="a9"/>
              <w:numPr>
                <w:ilvl w:val="0"/>
                <w:numId w:val="267"/>
              </w:numPr>
              <w:spacing w:line="240" w:lineRule="auto"/>
              <w:ind w:firstLineChars="0"/>
              <w:jc w:val="left"/>
              <w:rPr>
                <w:ins w:id="6659" w:author="XuanWen Chen" w:date="2019-01-02T08:04:00Z"/>
                <w:rFonts w:hAnsi="宋体"/>
              </w:rPr>
            </w:pPr>
            <w:ins w:id="6660" w:author="XuanWen Chen" w:date="2019-01-02T08:04:00Z">
              <w:r>
                <w:rPr>
                  <w:rFonts w:hAnsi="宋体" w:hint="eastAsia"/>
                </w:rPr>
                <w:t>案例管理员点击我的案例</w:t>
              </w:r>
            </w:ins>
          </w:p>
          <w:p w14:paraId="21B84EAB" w14:textId="77777777" w:rsidR="00754881" w:rsidRDefault="00754881" w:rsidP="00754881">
            <w:pPr>
              <w:pStyle w:val="a9"/>
              <w:numPr>
                <w:ilvl w:val="0"/>
                <w:numId w:val="267"/>
              </w:numPr>
              <w:spacing w:line="240" w:lineRule="auto"/>
              <w:ind w:firstLineChars="0"/>
              <w:jc w:val="left"/>
              <w:rPr>
                <w:ins w:id="6661" w:author="XuanWen Chen" w:date="2019-01-02T08:04:00Z"/>
                <w:rFonts w:hAnsi="宋体"/>
              </w:rPr>
            </w:pPr>
            <w:ins w:id="6662" w:author="XuanWen Chen" w:date="2019-01-02T08:04:00Z">
              <w:r>
                <w:rPr>
                  <w:rFonts w:hAnsi="宋体" w:hint="eastAsia"/>
                </w:rPr>
                <w:t>系统显示我的案例界面</w:t>
              </w:r>
            </w:ins>
          </w:p>
          <w:p w14:paraId="36AEBF41" w14:textId="77777777" w:rsidR="00754881" w:rsidRDefault="00754881" w:rsidP="00754881">
            <w:pPr>
              <w:pStyle w:val="a9"/>
              <w:numPr>
                <w:ilvl w:val="0"/>
                <w:numId w:val="267"/>
              </w:numPr>
              <w:spacing w:line="240" w:lineRule="auto"/>
              <w:ind w:firstLineChars="0"/>
              <w:jc w:val="left"/>
              <w:rPr>
                <w:ins w:id="6663" w:author="XuanWen Chen" w:date="2019-01-02T08:04:00Z"/>
                <w:rFonts w:hAnsi="宋体"/>
              </w:rPr>
            </w:pPr>
            <w:ins w:id="6664" w:author="XuanWen Chen" w:date="2019-01-02T08:04:00Z">
              <w:r>
                <w:rPr>
                  <w:rFonts w:hAnsi="宋体" w:hint="eastAsia"/>
                </w:rPr>
                <w:t>案例管理员点击导航栏中搜索框</w:t>
              </w:r>
            </w:ins>
          </w:p>
          <w:p w14:paraId="68EBDEE0" w14:textId="77777777" w:rsidR="00754881" w:rsidRDefault="00754881" w:rsidP="00754881">
            <w:pPr>
              <w:pStyle w:val="a9"/>
              <w:numPr>
                <w:ilvl w:val="0"/>
                <w:numId w:val="267"/>
              </w:numPr>
              <w:spacing w:line="240" w:lineRule="auto"/>
              <w:ind w:firstLineChars="0"/>
              <w:jc w:val="left"/>
              <w:rPr>
                <w:ins w:id="6665" w:author="XuanWen Chen" w:date="2019-01-02T08:04:00Z"/>
                <w:rFonts w:hAnsi="宋体"/>
              </w:rPr>
            </w:pPr>
            <w:ins w:id="6666" w:author="XuanWen Chen" w:date="2019-01-02T08:04:00Z">
              <w:r>
                <w:rPr>
                  <w:rFonts w:hAnsi="宋体" w:hint="eastAsia"/>
                </w:rPr>
                <w:t>案例管理员输入想要查找的案例信息并点击搜索</w:t>
              </w:r>
            </w:ins>
          </w:p>
          <w:p w14:paraId="3BD23568" w14:textId="77777777" w:rsidR="00754881" w:rsidRDefault="00754881" w:rsidP="00754881">
            <w:pPr>
              <w:pStyle w:val="a9"/>
              <w:numPr>
                <w:ilvl w:val="0"/>
                <w:numId w:val="267"/>
              </w:numPr>
              <w:spacing w:line="240" w:lineRule="auto"/>
              <w:ind w:firstLineChars="0"/>
              <w:jc w:val="left"/>
              <w:rPr>
                <w:ins w:id="6667" w:author="XuanWen Chen" w:date="2019-01-02T08:04:00Z"/>
                <w:rFonts w:hAnsi="宋体"/>
              </w:rPr>
            </w:pPr>
            <w:ins w:id="6668" w:author="XuanWen Chen" w:date="2019-01-02T08:04:00Z">
              <w:r>
                <w:rPr>
                  <w:rFonts w:hAnsi="宋体" w:hint="eastAsia"/>
                </w:rPr>
                <w:t>系统显示案例列表</w:t>
              </w:r>
            </w:ins>
          </w:p>
        </w:tc>
      </w:tr>
      <w:tr w:rsidR="00754881" w14:paraId="6797D4D3" w14:textId="77777777" w:rsidTr="00754881">
        <w:trPr>
          <w:ins w:id="6669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C753F" w14:textId="77777777" w:rsidR="00754881" w:rsidRDefault="00754881">
            <w:pPr>
              <w:rPr>
                <w:ins w:id="6670" w:author="XuanWen Chen" w:date="2019-01-02T08:04:00Z"/>
                <w:rFonts w:hAnsi="宋体"/>
              </w:rPr>
            </w:pPr>
            <w:ins w:id="6671" w:author="XuanWen Chen" w:date="2019-01-02T08:04:00Z">
              <w:r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DB9D" w14:textId="77777777" w:rsidR="00754881" w:rsidRDefault="00754881">
            <w:pPr>
              <w:jc w:val="left"/>
              <w:rPr>
                <w:ins w:id="6672" w:author="XuanWen Chen" w:date="2019-01-02T08:04:00Z"/>
                <w:rFonts w:hAnsi="宋体"/>
              </w:rPr>
            </w:pPr>
          </w:p>
        </w:tc>
      </w:tr>
      <w:tr w:rsidR="00754881" w14:paraId="1E8ED1C7" w14:textId="77777777" w:rsidTr="00754881">
        <w:trPr>
          <w:ins w:id="6673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C84BC" w14:textId="77777777" w:rsidR="00754881" w:rsidRDefault="00754881">
            <w:pPr>
              <w:rPr>
                <w:ins w:id="6674" w:author="XuanWen Chen" w:date="2019-01-02T08:04:00Z"/>
                <w:rFonts w:hAnsi="宋体"/>
              </w:rPr>
            </w:pPr>
            <w:ins w:id="6675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CF139" w14:textId="77777777" w:rsidR="00754881" w:rsidRDefault="00754881">
            <w:pPr>
              <w:jc w:val="left"/>
              <w:rPr>
                <w:ins w:id="6676" w:author="XuanWen Chen" w:date="2019-01-02T08:04:00Z"/>
                <w:rFonts w:hAnsi="宋体"/>
              </w:rPr>
            </w:pPr>
          </w:p>
        </w:tc>
      </w:tr>
      <w:tr w:rsidR="00754881" w14:paraId="4BAC7D5C" w14:textId="77777777" w:rsidTr="00754881">
        <w:trPr>
          <w:ins w:id="667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2905D" w14:textId="77777777" w:rsidR="00754881" w:rsidRDefault="00754881">
            <w:pPr>
              <w:rPr>
                <w:ins w:id="6678" w:author="XuanWen Chen" w:date="2019-01-02T08:04:00Z"/>
                <w:rFonts w:hAnsi="宋体"/>
              </w:rPr>
            </w:pPr>
            <w:ins w:id="6679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92E28" w14:textId="77777777" w:rsidR="00754881" w:rsidRDefault="00754881">
            <w:pPr>
              <w:jc w:val="left"/>
              <w:rPr>
                <w:ins w:id="6680" w:author="XuanWen Chen" w:date="2019-01-02T08:04:00Z"/>
                <w:rFonts w:hAnsi="宋体"/>
              </w:rPr>
            </w:pPr>
          </w:p>
        </w:tc>
      </w:tr>
      <w:tr w:rsidR="00754881" w14:paraId="7F681D6D" w14:textId="77777777" w:rsidTr="00754881">
        <w:trPr>
          <w:ins w:id="6681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218B" w14:textId="77777777" w:rsidR="00754881" w:rsidRDefault="00754881">
            <w:pPr>
              <w:rPr>
                <w:ins w:id="6682" w:author="XuanWen Chen" w:date="2019-01-02T08:04:00Z"/>
                <w:rFonts w:hAnsi="宋体"/>
              </w:rPr>
            </w:pPr>
            <w:ins w:id="6683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D9348" w14:textId="77777777" w:rsidR="00754881" w:rsidRDefault="00754881">
            <w:pPr>
              <w:jc w:val="left"/>
              <w:rPr>
                <w:ins w:id="6684" w:author="XuanWen Chen" w:date="2019-01-02T08:04:00Z"/>
                <w:rFonts w:hAnsi="宋体"/>
              </w:rPr>
            </w:pPr>
            <w:ins w:id="6685" w:author="XuanWen Chen" w:date="2019-01-02T08:04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39980639" w14:textId="77777777" w:rsidTr="00754881">
        <w:trPr>
          <w:ins w:id="6686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DCA91" w14:textId="77777777" w:rsidR="00754881" w:rsidRDefault="00754881">
            <w:pPr>
              <w:rPr>
                <w:ins w:id="6687" w:author="XuanWen Chen" w:date="2019-01-02T08:04:00Z"/>
                <w:rFonts w:hAnsi="宋体"/>
              </w:rPr>
            </w:pPr>
            <w:ins w:id="6688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11323" w14:textId="77777777" w:rsidR="00754881" w:rsidRDefault="00754881">
            <w:pPr>
              <w:jc w:val="left"/>
              <w:rPr>
                <w:ins w:id="6689" w:author="XuanWen Chen" w:date="2019-01-02T08:04:00Z"/>
                <w:rFonts w:hAnsi="宋体"/>
              </w:rPr>
            </w:pPr>
          </w:p>
        </w:tc>
      </w:tr>
      <w:tr w:rsidR="00754881" w14:paraId="255E0B6C" w14:textId="77777777" w:rsidTr="00754881">
        <w:trPr>
          <w:ins w:id="6690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390C0" w14:textId="77777777" w:rsidR="00754881" w:rsidRDefault="00754881">
            <w:pPr>
              <w:rPr>
                <w:ins w:id="6691" w:author="XuanWen Chen" w:date="2019-01-02T08:04:00Z"/>
                <w:rFonts w:hAnsi="宋体"/>
              </w:rPr>
            </w:pPr>
            <w:ins w:id="6692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4D9A3" w14:textId="77777777" w:rsidR="00754881" w:rsidRDefault="00754881">
            <w:pPr>
              <w:jc w:val="left"/>
              <w:rPr>
                <w:ins w:id="6693" w:author="XuanWen Chen" w:date="2019-01-02T08:04:00Z"/>
                <w:rFonts w:hAnsi="宋体"/>
              </w:rPr>
            </w:pPr>
            <w:ins w:id="6694" w:author="XuanWen Chen" w:date="2019-01-02T08:04:00Z">
              <w:r>
                <w:rPr>
                  <w:rFonts w:hAnsi="宋体" w:hint="eastAsia"/>
                </w:rPr>
                <w:t>在搜索框中输入的查询信息为案例名称，可模糊查询</w:t>
              </w:r>
            </w:ins>
          </w:p>
        </w:tc>
      </w:tr>
      <w:tr w:rsidR="00754881" w14:paraId="18B81437" w14:textId="77777777" w:rsidTr="00754881">
        <w:trPr>
          <w:ins w:id="6695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8F378" w14:textId="77777777" w:rsidR="00754881" w:rsidRDefault="00754881">
            <w:pPr>
              <w:rPr>
                <w:ins w:id="6696" w:author="XuanWen Chen" w:date="2019-01-02T08:04:00Z"/>
              </w:rPr>
            </w:pPr>
            <w:ins w:id="6697" w:author="XuanWen Chen" w:date="2019-01-02T08:04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11624" w14:textId="77777777" w:rsidR="00754881" w:rsidRDefault="00754881">
            <w:pPr>
              <w:rPr>
                <w:ins w:id="6698" w:author="XuanWen Chen" w:date="2019-01-02T08:04:00Z"/>
              </w:rPr>
            </w:pPr>
          </w:p>
          <w:p w14:paraId="024B2ADD" w14:textId="77777777" w:rsidR="00754881" w:rsidRDefault="00754881">
            <w:pPr>
              <w:rPr>
                <w:ins w:id="6699" w:author="XuanWen Chen" w:date="2019-01-02T08:04:00Z"/>
              </w:rPr>
            </w:pPr>
          </w:p>
        </w:tc>
      </w:tr>
    </w:tbl>
    <w:p w14:paraId="68EC30BC" w14:textId="77777777" w:rsidR="00754881" w:rsidRDefault="00754881" w:rsidP="00754881">
      <w:pPr>
        <w:rPr>
          <w:ins w:id="6700" w:author="XuanWen Chen" w:date="2019-01-02T08:04:00Z"/>
        </w:rPr>
      </w:pPr>
    </w:p>
    <w:p w14:paraId="48169A53" w14:textId="77777777" w:rsidR="00754881" w:rsidRDefault="00754881" w:rsidP="00754881">
      <w:pPr>
        <w:rPr>
          <w:ins w:id="6701" w:author="XuanWen Chen" w:date="2019-01-02T08:04:00Z"/>
          <w:color w:val="FF0000"/>
        </w:rPr>
      </w:pPr>
    </w:p>
    <w:p w14:paraId="262B4FED" w14:textId="77777777" w:rsidR="00754881" w:rsidRDefault="00754881" w:rsidP="00754881">
      <w:pPr>
        <w:pStyle w:val="4"/>
        <w:rPr>
          <w:ins w:id="6702" w:author="XuanWen Chen" w:date="2019-01-02T08:04:00Z"/>
        </w:rPr>
      </w:pPr>
      <w:ins w:id="6703" w:author="XuanWen Chen" w:date="2019-01-02T08:04:00Z">
        <w:r>
          <w:rPr>
            <w:rFonts w:hint="eastAsia"/>
          </w:rPr>
          <w:t>案例管理员参考资料上传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3892D80" w14:textId="77777777" w:rsidTr="00754881">
        <w:trPr>
          <w:ins w:id="670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5EE8B" w14:textId="77777777" w:rsidR="00754881" w:rsidRDefault="00754881">
            <w:pPr>
              <w:rPr>
                <w:ins w:id="6705" w:author="XuanWen Chen" w:date="2019-01-02T08:04:00Z"/>
              </w:rPr>
            </w:pPr>
            <w:ins w:id="6706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D3439" w14:textId="77777777" w:rsidR="00754881" w:rsidRDefault="00754881">
            <w:pPr>
              <w:jc w:val="left"/>
              <w:rPr>
                <w:ins w:id="6707" w:author="XuanWen Chen" w:date="2019-01-02T08:04:00Z"/>
                <w:rFonts w:hAnsi="宋体"/>
                <w:b/>
              </w:rPr>
            </w:pPr>
            <w:ins w:id="6708" w:author="XuanWen Chen" w:date="2019-01-02T08:04:00Z">
              <w:r>
                <w:rPr>
                  <w:rFonts w:hAnsi="宋体" w:hint="eastAsia"/>
                  <w:b/>
                </w:rPr>
                <w:t>UC-3：案例管理员参考资料上传</w:t>
              </w:r>
            </w:ins>
          </w:p>
        </w:tc>
      </w:tr>
      <w:tr w:rsidR="00754881" w14:paraId="57B17555" w14:textId="77777777" w:rsidTr="00754881">
        <w:trPr>
          <w:ins w:id="6709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4337" w14:textId="77777777" w:rsidR="00754881" w:rsidRDefault="00754881">
            <w:pPr>
              <w:rPr>
                <w:ins w:id="6710" w:author="XuanWen Chen" w:date="2019-01-02T08:04:00Z"/>
              </w:rPr>
            </w:pPr>
            <w:ins w:id="6711" w:author="XuanWen Chen" w:date="2019-01-02T08:04:00Z">
              <w:r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68C43" w14:textId="77777777" w:rsidR="00754881" w:rsidRDefault="00754881">
            <w:pPr>
              <w:jc w:val="left"/>
              <w:rPr>
                <w:ins w:id="6712" w:author="XuanWen Chen" w:date="2019-01-02T08:04:00Z"/>
                <w:rFonts w:hAnsi="宋体"/>
              </w:rPr>
            </w:pPr>
            <w:ins w:id="6713" w:author="XuanWen Chen" w:date="2019-01-02T08:04:00Z">
              <w:r>
                <w:rPr>
                  <w:rFonts w:hAnsi="宋体" w:hint="eastAsia"/>
                </w:rPr>
                <w:t>章奇妙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FED22" w14:textId="77777777" w:rsidR="00754881" w:rsidRDefault="00754881">
            <w:pPr>
              <w:jc w:val="left"/>
              <w:rPr>
                <w:ins w:id="6714" w:author="XuanWen Chen" w:date="2019-01-02T08:04:00Z"/>
                <w:rFonts w:hAnsi="宋体"/>
              </w:rPr>
            </w:pPr>
            <w:ins w:id="6715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928DC" w14:textId="77777777" w:rsidR="00754881" w:rsidRDefault="00754881">
            <w:pPr>
              <w:jc w:val="left"/>
              <w:rPr>
                <w:ins w:id="6716" w:author="XuanWen Chen" w:date="2019-01-02T08:04:00Z"/>
                <w:rFonts w:hAnsi="宋体"/>
              </w:rPr>
            </w:pPr>
            <w:ins w:id="6717" w:author="XuanWen Chen" w:date="2019-01-02T08:04:00Z">
              <w:r>
                <w:rPr>
                  <w:rFonts w:hAnsi="宋体" w:hint="eastAsia"/>
                </w:rPr>
                <w:t>2018/11/24</w:t>
              </w:r>
            </w:ins>
          </w:p>
        </w:tc>
      </w:tr>
      <w:tr w:rsidR="00754881" w14:paraId="69A52757" w14:textId="77777777" w:rsidTr="00754881">
        <w:trPr>
          <w:ins w:id="671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F2FFF" w14:textId="77777777" w:rsidR="00754881" w:rsidRDefault="00754881">
            <w:pPr>
              <w:rPr>
                <w:ins w:id="6719" w:author="XuanWen Chen" w:date="2019-01-02T08:04:00Z"/>
              </w:rPr>
            </w:pPr>
            <w:ins w:id="6720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159D" w14:textId="77777777" w:rsidR="00754881" w:rsidRDefault="00754881">
            <w:pPr>
              <w:jc w:val="left"/>
              <w:rPr>
                <w:ins w:id="6721" w:author="XuanWen Chen" w:date="2019-01-02T08:04:00Z"/>
                <w:rFonts w:hAnsi="宋体"/>
              </w:rPr>
            </w:pPr>
            <w:ins w:id="6722" w:author="XuanWen Chen" w:date="2019-01-02T08:04:00Z">
              <w:r>
                <w:rPr>
                  <w:rFonts w:hAnsi="宋体" w:hint="eastAsia"/>
                </w:rPr>
                <w:t>指导者</w:t>
              </w:r>
            </w:ins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708EA" w14:textId="77777777" w:rsidR="00754881" w:rsidRDefault="00754881">
            <w:pPr>
              <w:jc w:val="left"/>
              <w:rPr>
                <w:ins w:id="6723" w:author="XuanWen Chen" w:date="2019-01-02T08:04:00Z"/>
                <w:rFonts w:hAnsi="宋体"/>
              </w:rPr>
            </w:pPr>
            <w:ins w:id="6724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F3F6" w14:textId="77777777" w:rsidR="00754881" w:rsidRDefault="00754881">
            <w:pPr>
              <w:jc w:val="left"/>
              <w:rPr>
                <w:ins w:id="6725" w:author="XuanWen Chen" w:date="2019-01-02T08:04:00Z"/>
                <w:rFonts w:hAnsi="宋体"/>
              </w:rPr>
            </w:pPr>
            <w:ins w:id="6726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61569A1A" w14:textId="77777777" w:rsidTr="00754881">
        <w:trPr>
          <w:ins w:id="672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321EC" w14:textId="77777777" w:rsidR="00754881" w:rsidRDefault="00754881">
            <w:pPr>
              <w:rPr>
                <w:ins w:id="6728" w:author="XuanWen Chen" w:date="2019-01-02T08:04:00Z"/>
              </w:rPr>
            </w:pPr>
            <w:ins w:id="6729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95B76" w14:textId="77777777" w:rsidR="00754881" w:rsidRDefault="00754881">
            <w:pPr>
              <w:jc w:val="left"/>
              <w:rPr>
                <w:ins w:id="6730" w:author="XuanWen Chen" w:date="2019-01-02T08:04:00Z"/>
                <w:rFonts w:hAnsi="宋体"/>
              </w:rPr>
            </w:pPr>
            <w:ins w:id="6731" w:author="XuanWen Chen" w:date="2019-01-02T08:04:00Z">
              <w:r>
                <w:rPr>
                  <w:rFonts w:hAnsi="宋体" w:hint="eastAsia"/>
                </w:rPr>
                <w:t>项目开始</w:t>
              </w:r>
              <w:proofErr w:type="gramStart"/>
              <w:r>
                <w:rPr>
                  <w:rFonts w:hAnsi="宋体" w:hint="eastAsia"/>
                </w:rPr>
                <w:t>后任务</w:t>
              </w:r>
              <w:proofErr w:type="gramEnd"/>
              <w:r>
                <w:rPr>
                  <w:rFonts w:hAnsi="宋体" w:hint="eastAsia"/>
                </w:rPr>
                <w:t>开始前，指导者上传参考资料</w:t>
              </w:r>
            </w:ins>
          </w:p>
        </w:tc>
      </w:tr>
      <w:tr w:rsidR="00754881" w14:paraId="531CA09F" w14:textId="77777777" w:rsidTr="00754881">
        <w:trPr>
          <w:ins w:id="673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C849" w14:textId="77777777" w:rsidR="00754881" w:rsidRDefault="00754881">
            <w:pPr>
              <w:rPr>
                <w:ins w:id="6733" w:author="XuanWen Chen" w:date="2019-01-02T08:04:00Z"/>
              </w:rPr>
            </w:pPr>
            <w:ins w:id="6734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A877D" w14:textId="77777777" w:rsidR="00754881" w:rsidRDefault="00754881">
            <w:pPr>
              <w:jc w:val="left"/>
              <w:rPr>
                <w:ins w:id="6735" w:author="XuanWen Chen" w:date="2019-01-02T08:04:00Z"/>
                <w:rFonts w:hAnsi="宋体"/>
              </w:rPr>
            </w:pPr>
            <w:ins w:id="6736" w:author="XuanWen Chen" w:date="2019-01-02T08:04:00Z">
              <w:r>
                <w:rPr>
                  <w:rFonts w:hAnsi="宋体" w:hint="eastAsia"/>
                </w:rPr>
                <w:t>项目开始</w:t>
              </w:r>
            </w:ins>
          </w:p>
        </w:tc>
      </w:tr>
      <w:tr w:rsidR="00754881" w14:paraId="782BEDDC" w14:textId="77777777" w:rsidTr="00754881">
        <w:trPr>
          <w:ins w:id="673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E847" w14:textId="77777777" w:rsidR="00754881" w:rsidRDefault="00754881">
            <w:pPr>
              <w:rPr>
                <w:ins w:id="6738" w:author="XuanWen Chen" w:date="2019-01-02T08:04:00Z"/>
              </w:rPr>
            </w:pPr>
            <w:ins w:id="6739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B094" w14:textId="77777777" w:rsidR="00754881" w:rsidRDefault="00754881">
            <w:pPr>
              <w:rPr>
                <w:ins w:id="6740" w:author="XuanWen Chen" w:date="2019-01-02T08:04:00Z"/>
              </w:rPr>
            </w:pPr>
            <w:ins w:id="6741" w:author="XuanWen Chen" w:date="2019-01-02T08:04:00Z">
              <w:r>
                <w:rPr>
                  <w:rFonts w:hint="eastAsia"/>
                </w:rPr>
                <w:t>PRE-1：项目开始</w:t>
              </w:r>
            </w:ins>
          </w:p>
        </w:tc>
      </w:tr>
      <w:tr w:rsidR="00754881" w14:paraId="347A6F45" w14:textId="77777777" w:rsidTr="00754881">
        <w:trPr>
          <w:ins w:id="674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17CB" w14:textId="77777777" w:rsidR="00754881" w:rsidRDefault="00754881">
            <w:pPr>
              <w:rPr>
                <w:ins w:id="6743" w:author="XuanWen Chen" w:date="2019-01-02T08:04:00Z"/>
              </w:rPr>
            </w:pPr>
            <w:ins w:id="6744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9EC9" w14:textId="77777777" w:rsidR="00754881" w:rsidRDefault="00754881">
            <w:pPr>
              <w:rPr>
                <w:ins w:id="6745" w:author="XuanWen Chen" w:date="2019-01-02T08:04:00Z"/>
              </w:rPr>
            </w:pPr>
            <w:ins w:id="6746" w:author="XuanWen Chen" w:date="2019-01-02T08:04:00Z">
              <w:r>
                <w:rPr>
                  <w:rFonts w:hint="eastAsia"/>
                </w:rPr>
                <w:t>POST-1：项目成员查看参考资料</w:t>
              </w:r>
            </w:ins>
          </w:p>
        </w:tc>
      </w:tr>
      <w:tr w:rsidR="00754881" w14:paraId="4849924D" w14:textId="77777777" w:rsidTr="00754881">
        <w:trPr>
          <w:ins w:id="674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B7345" w14:textId="77777777" w:rsidR="00754881" w:rsidRDefault="00754881">
            <w:pPr>
              <w:rPr>
                <w:ins w:id="6748" w:author="XuanWen Chen" w:date="2019-01-02T08:04:00Z"/>
                <w:rFonts w:hAnsi="宋体"/>
              </w:rPr>
            </w:pPr>
            <w:ins w:id="6749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09AA" w14:textId="77777777" w:rsidR="00754881" w:rsidRDefault="00754881">
            <w:pPr>
              <w:rPr>
                <w:ins w:id="6750" w:author="XuanWen Chen" w:date="2019-01-02T08:04:00Z"/>
              </w:rPr>
            </w:pPr>
            <w:ins w:id="6751" w:author="XuanWen Chen" w:date="2019-01-02T08:04:00Z">
              <w:r>
                <w:rPr>
                  <w:rFonts w:hint="eastAsia"/>
                </w:rPr>
                <w:t>参考资料</w:t>
              </w:r>
            </w:ins>
          </w:p>
        </w:tc>
      </w:tr>
      <w:tr w:rsidR="00754881" w14:paraId="1BE56D8F" w14:textId="77777777" w:rsidTr="00754881">
        <w:trPr>
          <w:ins w:id="675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821E" w14:textId="77777777" w:rsidR="00754881" w:rsidRDefault="00754881">
            <w:pPr>
              <w:rPr>
                <w:ins w:id="6753" w:author="XuanWen Chen" w:date="2019-01-02T08:04:00Z"/>
                <w:rFonts w:hAnsi="宋体"/>
              </w:rPr>
            </w:pPr>
            <w:ins w:id="6754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29331" w14:textId="77777777" w:rsidR="00754881" w:rsidRDefault="00754881">
            <w:pPr>
              <w:rPr>
                <w:ins w:id="6755" w:author="XuanWen Chen" w:date="2019-01-02T08:04:00Z"/>
              </w:rPr>
            </w:pPr>
            <w:ins w:id="6756" w:author="XuanWen Chen" w:date="2019-01-02T08:04:00Z">
              <w:r>
                <w:rPr>
                  <w:rFonts w:hint="eastAsia"/>
                </w:rPr>
                <w:t>上</w:t>
              </w:r>
              <w:proofErr w:type="gramStart"/>
              <w:r>
                <w:rPr>
                  <w:rFonts w:hint="eastAsia"/>
                </w:rPr>
                <w:t>传成功</w:t>
              </w:r>
              <w:proofErr w:type="gramEnd"/>
            </w:ins>
          </w:p>
        </w:tc>
      </w:tr>
      <w:tr w:rsidR="00754881" w14:paraId="2339D757" w14:textId="77777777" w:rsidTr="00754881">
        <w:trPr>
          <w:ins w:id="6757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8C79D" w14:textId="77777777" w:rsidR="00754881" w:rsidRDefault="00754881">
            <w:pPr>
              <w:rPr>
                <w:ins w:id="6758" w:author="XuanWen Chen" w:date="2019-01-02T08:04:00Z"/>
              </w:rPr>
            </w:pPr>
            <w:ins w:id="6759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A283" w14:textId="77777777" w:rsidR="00754881" w:rsidRDefault="00754881">
            <w:pPr>
              <w:rPr>
                <w:ins w:id="6760" w:author="XuanWen Chen" w:date="2019-01-02T08:04:00Z"/>
                <w:rFonts w:hAnsi="宋体"/>
              </w:rPr>
            </w:pPr>
            <w:ins w:id="6761" w:author="XuanWen Chen" w:date="2019-01-02T08:04:00Z">
              <w:r>
                <w:rPr>
                  <w:rFonts w:hAnsi="宋体" w:hint="eastAsia"/>
                </w:rPr>
                <w:t>项目开始并上传参考资料文档</w:t>
              </w:r>
            </w:ins>
          </w:p>
          <w:p w14:paraId="57AD3236" w14:textId="77777777" w:rsidR="00754881" w:rsidRDefault="00754881" w:rsidP="00754881">
            <w:pPr>
              <w:pStyle w:val="a9"/>
              <w:numPr>
                <w:ilvl w:val="0"/>
                <w:numId w:val="268"/>
              </w:numPr>
              <w:spacing w:line="240" w:lineRule="auto"/>
              <w:ind w:firstLineChars="0"/>
              <w:rPr>
                <w:ins w:id="6762" w:author="XuanWen Chen" w:date="2019-01-02T08:04:00Z"/>
                <w:rFonts w:hAnsi="宋体"/>
              </w:rPr>
            </w:pPr>
            <w:ins w:id="6763" w:author="XuanWen Chen" w:date="2019-01-02T08:04:00Z">
              <w:r>
                <w:rPr>
                  <w:rFonts w:hAnsi="宋体" w:hint="eastAsia"/>
                </w:rPr>
                <w:t>项目开始</w:t>
              </w:r>
            </w:ins>
          </w:p>
          <w:p w14:paraId="2A6C2B6B" w14:textId="77777777" w:rsidR="00754881" w:rsidRDefault="00754881" w:rsidP="00754881">
            <w:pPr>
              <w:pStyle w:val="a9"/>
              <w:numPr>
                <w:ilvl w:val="0"/>
                <w:numId w:val="268"/>
              </w:numPr>
              <w:spacing w:line="240" w:lineRule="auto"/>
              <w:ind w:firstLineChars="0"/>
              <w:jc w:val="left"/>
              <w:rPr>
                <w:ins w:id="6764" w:author="XuanWen Chen" w:date="2019-01-02T08:04:00Z"/>
                <w:rFonts w:hAnsi="宋体"/>
              </w:rPr>
            </w:pPr>
            <w:ins w:id="6765" w:author="XuanWen Chen" w:date="2019-01-02T08:04:00Z">
              <w:r>
                <w:rPr>
                  <w:rFonts w:hAnsi="宋体" w:hint="eastAsia"/>
                </w:rPr>
                <w:t>点击我的文档</w:t>
              </w:r>
            </w:ins>
          </w:p>
          <w:p w14:paraId="12CA6DA2" w14:textId="77777777" w:rsidR="00754881" w:rsidRDefault="00754881" w:rsidP="00754881">
            <w:pPr>
              <w:pStyle w:val="a9"/>
              <w:numPr>
                <w:ilvl w:val="0"/>
                <w:numId w:val="268"/>
              </w:numPr>
              <w:spacing w:line="240" w:lineRule="auto"/>
              <w:ind w:firstLineChars="0"/>
              <w:jc w:val="left"/>
              <w:rPr>
                <w:ins w:id="6766" w:author="XuanWen Chen" w:date="2019-01-02T08:04:00Z"/>
                <w:rFonts w:hAnsi="宋体"/>
              </w:rPr>
            </w:pPr>
            <w:ins w:id="6767" w:author="XuanWen Chen" w:date="2019-01-02T08:04:00Z">
              <w:r>
                <w:rPr>
                  <w:rFonts w:hAnsi="宋体" w:hint="eastAsia"/>
                </w:rPr>
                <w:t>选择参考文档上传</w:t>
              </w:r>
            </w:ins>
          </w:p>
          <w:p w14:paraId="7ADC9772" w14:textId="77777777" w:rsidR="00754881" w:rsidRDefault="00754881" w:rsidP="00754881">
            <w:pPr>
              <w:pStyle w:val="a9"/>
              <w:numPr>
                <w:ilvl w:val="0"/>
                <w:numId w:val="268"/>
              </w:numPr>
              <w:spacing w:line="240" w:lineRule="auto"/>
              <w:ind w:firstLineChars="0"/>
              <w:jc w:val="left"/>
              <w:rPr>
                <w:ins w:id="6768" w:author="XuanWen Chen" w:date="2019-01-02T08:04:00Z"/>
                <w:rFonts w:hAnsi="宋体"/>
              </w:rPr>
            </w:pPr>
            <w:ins w:id="6769" w:author="XuanWen Chen" w:date="2019-01-02T08:04:00Z">
              <w:r>
                <w:rPr>
                  <w:rFonts w:hAnsi="宋体" w:hint="eastAsia"/>
                </w:rPr>
                <w:t>选择</w:t>
              </w:r>
              <w:proofErr w:type="gramStart"/>
              <w:r>
                <w:rPr>
                  <w:rFonts w:hAnsi="宋体" w:hint="eastAsia"/>
                </w:rPr>
                <w:t>所相关</w:t>
              </w:r>
              <w:proofErr w:type="gramEnd"/>
              <w:r>
                <w:rPr>
                  <w:rFonts w:hAnsi="宋体" w:hint="eastAsia"/>
                </w:rPr>
                <w:t>的任务</w:t>
              </w:r>
            </w:ins>
          </w:p>
          <w:p w14:paraId="7BAAE812" w14:textId="77777777" w:rsidR="00754881" w:rsidRDefault="00754881" w:rsidP="00754881">
            <w:pPr>
              <w:pStyle w:val="a9"/>
              <w:numPr>
                <w:ilvl w:val="0"/>
                <w:numId w:val="268"/>
              </w:numPr>
              <w:spacing w:line="240" w:lineRule="auto"/>
              <w:ind w:firstLineChars="0"/>
              <w:jc w:val="left"/>
              <w:rPr>
                <w:ins w:id="6770" w:author="XuanWen Chen" w:date="2019-01-02T08:04:00Z"/>
                <w:rFonts w:hAnsi="宋体"/>
              </w:rPr>
            </w:pPr>
            <w:ins w:id="6771" w:author="XuanWen Chen" w:date="2019-01-02T08:04:00Z">
              <w:r>
                <w:rPr>
                  <w:rFonts w:hAnsi="宋体" w:hint="eastAsia"/>
                </w:rPr>
                <w:t>上传文件</w:t>
              </w:r>
            </w:ins>
          </w:p>
          <w:p w14:paraId="6695FDE3" w14:textId="77777777" w:rsidR="00754881" w:rsidRDefault="00754881" w:rsidP="00754881">
            <w:pPr>
              <w:pStyle w:val="a9"/>
              <w:numPr>
                <w:ilvl w:val="0"/>
                <w:numId w:val="268"/>
              </w:numPr>
              <w:spacing w:line="240" w:lineRule="auto"/>
              <w:ind w:firstLineChars="0"/>
              <w:jc w:val="left"/>
              <w:rPr>
                <w:ins w:id="6772" w:author="XuanWen Chen" w:date="2019-01-02T08:04:00Z"/>
                <w:rFonts w:hAnsi="宋体"/>
              </w:rPr>
            </w:pPr>
            <w:ins w:id="6773" w:author="XuanWen Chen" w:date="2019-01-02T08:04:00Z">
              <w:r>
                <w:rPr>
                  <w:rFonts w:hAnsi="宋体" w:hint="eastAsia"/>
                </w:rPr>
                <w:t>确认上传文件</w:t>
              </w:r>
            </w:ins>
          </w:p>
        </w:tc>
      </w:tr>
      <w:tr w:rsidR="00754881" w14:paraId="59181B97" w14:textId="77777777" w:rsidTr="00754881">
        <w:trPr>
          <w:ins w:id="677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F154" w14:textId="77777777" w:rsidR="00754881" w:rsidRDefault="00754881">
            <w:pPr>
              <w:rPr>
                <w:ins w:id="6775" w:author="XuanWen Chen" w:date="2019-01-02T08:04:00Z"/>
                <w:rFonts w:hAnsi="宋体"/>
              </w:rPr>
            </w:pPr>
            <w:ins w:id="6776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523B9" w14:textId="77777777" w:rsidR="00754881" w:rsidRDefault="00754881">
            <w:pPr>
              <w:jc w:val="left"/>
              <w:rPr>
                <w:ins w:id="6777" w:author="XuanWen Chen" w:date="2019-01-02T08:04:00Z"/>
                <w:rFonts w:hAnsi="宋体"/>
              </w:rPr>
            </w:pPr>
            <w:ins w:id="6778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2891D01F" w14:textId="77777777" w:rsidTr="00754881">
        <w:trPr>
          <w:ins w:id="6779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75037" w14:textId="77777777" w:rsidR="00754881" w:rsidRDefault="00754881">
            <w:pPr>
              <w:rPr>
                <w:ins w:id="6780" w:author="XuanWen Chen" w:date="2019-01-02T08:04:00Z"/>
                <w:rFonts w:hAnsi="宋体"/>
              </w:rPr>
            </w:pPr>
            <w:ins w:id="6781" w:author="XuanWen Chen" w:date="2019-01-02T08:04:00Z">
              <w:r>
                <w:rPr>
                  <w:rFonts w:hAnsi="宋体" w:hint="eastAsia"/>
                </w:rPr>
                <w:lastRenderedPageBreak/>
                <w:t>异常：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D1816" w14:textId="77777777" w:rsidR="00754881" w:rsidRDefault="00754881">
            <w:pPr>
              <w:spacing w:line="240" w:lineRule="auto"/>
              <w:jc w:val="left"/>
              <w:rPr>
                <w:ins w:id="6782" w:author="XuanWen Chen" w:date="2019-01-02T08:04:00Z"/>
                <w:rFonts w:hAnsi="宋体"/>
              </w:rPr>
            </w:pPr>
            <w:ins w:id="6783" w:author="XuanWen Chen" w:date="2019-01-02T08:04:00Z">
              <w:r>
                <w:rPr>
                  <w:rFonts w:hAnsi="宋体" w:hint="eastAsia"/>
                </w:rPr>
                <w:t>2.0 E1 文档格式不符合规范</w:t>
              </w:r>
            </w:ins>
          </w:p>
        </w:tc>
      </w:tr>
      <w:tr w:rsidR="00754881" w14:paraId="0D56A3CF" w14:textId="77777777" w:rsidTr="00754881">
        <w:trPr>
          <w:ins w:id="678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FDB7" w14:textId="77777777" w:rsidR="00754881" w:rsidRDefault="00754881">
            <w:pPr>
              <w:rPr>
                <w:ins w:id="6785" w:author="XuanWen Chen" w:date="2019-01-02T08:04:00Z"/>
                <w:rFonts w:hAnsi="宋体"/>
              </w:rPr>
            </w:pPr>
            <w:ins w:id="6786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7481F" w14:textId="77777777" w:rsidR="00754881" w:rsidRDefault="00754881">
            <w:pPr>
              <w:jc w:val="left"/>
              <w:rPr>
                <w:ins w:id="6787" w:author="XuanWen Chen" w:date="2019-01-02T08:04:00Z"/>
                <w:rFonts w:hAnsi="宋体"/>
              </w:rPr>
            </w:pPr>
            <w:ins w:id="6788" w:author="XuanWen Chen" w:date="2019-01-02T08:04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754881" w14:paraId="2CBB0630" w14:textId="77777777" w:rsidTr="00754881">
        <w:trPr>
          <w:ins w:id="6789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E7CF" w14:textId="77777777" w:rsidR="00754881" w:rsidRDefault="00754881">
            <w:pPr>
              <w:rPr>
                <w:ins w:id="6790" w:author="XuanWen Chen" w:date="2019-01-02T08:04:00Z"/>
                <w:rFonts w:hAnsi="宋体"/>
              </w:rPr>
            </w:pPr>
            <w:ins w:id="6791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BF1A" w14:textId="77777777" w:rsidR="00754881" w:rsidRDefault="00754881">
            <w:pPr>
              <w:jc w:val="left"/>
              <w:rPr>
                <w:ins w:id="6792" w:author="XuanWen Chen" w:date="2019-01-02T08:04:00Z"/>
                <w:rFonts w:hAnsi="宋体"/>
              </w:rPr>
            </w:pPr>
            <w:ins w:id="6793" w:author="XuanWen Chen" w:date="2019-01-02T08:04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54881" w14:paraId="4571EB49" w14:textId="77777777" w:rsidTr="00754881">
        <w:trPr>
          <w:ins w:id="6794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92CB1" w14:textId="77777777" w:rsidR="00754881" w:rsidRDefault="00754881">
            <w:pPr>
              <w:rPr>
                <w:ins w:id="6795" w:author="XuanWen Chen" w:date="2019-01-02T08:04:00Z"/>
                <w:rFonts w:hAnsi="宋体"/>
              </w:rPr>
            </w:pPr>
            <w:ins w:id="6796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5733" w14:textId="77777777" w:rsidR="00754881" w:rsidRDefault="00754881">
            <w:pPr>
              <w:jc w:val="left"/>
              <w:rPr>
                <w:ins w:id="6797" w:author="XuanWen Chen" w:date="2019-01-02T08:04:00Z"/>
                <w:rFonts w:hAnsi="宋体"/>
              </w:rPr>
            </w:pPr>
          </w:p>
        </w:tc>
      </w:tr>
      <w:tr w:rsidR="00754881" w14:paraId="395E7DBC" w14:textId="77777777" w:rsidTr="00754881">
        <w:trPr>
          <w:ins w:id="6798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2C5B" w14:textId="77777777" w:rsidR="00754881" w:rsidRDefault="00754881">
            <w:pPr>
              <w:rPr>
                <w:ins w:id="6799" w:author="XuanWen Chen" w:date="2019-01-02T08:04:00Z"/>
                <w:rFonts w:hAnsi="宋体"/>
              </w:rPr>
            </w:pPr>
            <w:ins w:id="6800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E7AEB" w14:textId="77777777" w:rsidR="00754881" w:rsidRDefault="00754881">
            <w:pPr>
              <w:jc w:val="left"/>
              <w:rPr>
                <w:ins w:id="6801" w:author="XuanWen Chen" w:date="2019-01-02T08:04:00Z"/>
                <w:rFonts w:hAnsi="宋体"/>
              </w:rPr>
            </w:pPr>
          </w:p>
        </w:tc>
      </w:tr>
      <w:tr w:rsidR="00754881" w14:paraId="2FC4289D" w14:textId="77777777" w:rsidTr="00754881">
        <w:trPr>
          <w:ins w:id="6802" w:author="XuanWen Chen" w:date="2019-01-02T08:04:00Z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A7294" w14:textId="77777777" w:rsidR="00754881" w:rsidRDefault="00754881">
            <w:pPr>
              <w:rPr>
                <w:ins w:id="6803" w:author="XuanWen Chen" w:date="2019-01-02T08:04:00Z"/>
              </w:rPr>
            </w:pPr>
            <w:ins w:id="6804" w:author="XuanWen Chen" w:date="2019-01-02T08:04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A9D71" w14:textId="77777777" w:rsidR="00754881" w:rsidRDefault="00754881">
            <w:pPr>
              <w:rPr>
                <w:ins w:id="6805" w:author="XuanWen Chen" w:date="2019-01-02T08:04:00Z"/>
                <w:rFonts w:hAnsi="宋体"/>
              </w:rPr>
            </w:pPr>
            <w:ins w:id="6806" w:author="XuanWen Chen" w:date="2019-01-02T08:04:00Z">
              <w:r>
                <w:rPr>
                  <w:rFonts w:hAnsi="宋体" w:hint="eastAsia"/>
                </w:rPr>
                <w:t>有一个项目正在进行</w:t>
              </w:r>
            </w:ins>
          </w:p>
          <w:p w14:paraId="7DD6AD52" w14:textId="77777777" w:rsidR="00754881" w:rsidRDefault="00754881">
            <w:pPr>
              <w:rPr>
                <w:ins w:id="6807" w:author="XuanWen Chen" w:date="2019-01-02T08:04:00Z"/>
              </w:rPr>
            </w:pPr>
          </w:p>
        </w:tc>
      </w:tr>
    </w:tbl>
    <w:p w14:paraId="1356D266" w14:textId="77777777" w:rsidR="00754881" w:rsidRDefault="00754881" w:rsidP="00754881">
      <w:pPr>
        <w:rPr>
          <w:ins w:id="6808" w:author="XuanWen Chen" w:date="2019-01-02T08:04:00Z"/>
          <w:color w:val="FF0000"/>
        </w:rPr>
      </w:pPr>
    </w:p>
    <w:p w14:paraId="04D251D9" w14:textId="77777777" w:rsidR="00754881" w:rsidRDefault="00754881" w:rsidP="00754881">
      <w:pPr>
        <w:pStyle w:val="4"/>
        <w:rPr>
          <w:ins w:id="6809" w:author="XuanWen Chen" w:date="2019-01-02T08:04:00Z"/>
        </w:rPr>
      </w:pPr>
      <w:ins w:id="6810" w:author="XuanWen Chen" w:date="2019-01-02T08:04:00Z">
        <w:r>
          <w:rPr>
            <w:rFonts w:hint="eastAsia"/>
          </w:rPr>
          <w:t>案例管理员加精帖子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97E2AE0" w14:textId="77777777" w:rsidTr="00754881">
        <w:trPr>
          <w:ins w:id="681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AAD8E" w14:textId="77777777" w:rsidR="00754881" w:rsidRDefault="00754881">
            <w:pPr>
              <w:rPr>
                <w:ins w:id="6812" w:author="XuanWen Chen" w:date="2019-01-02T08:04:00Z"/>
                <w:rFonts w:hAnsi="宋体"/>
                <w:b/>
              </w:rPr>
            </w:pPr>
            <w:ins w:id="6813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CB26" w14:textId="77777777" w:rsidR="00754881" w:rsidRDefault="00754881">
            <w:pPr>
              <w:rPr>
                <w:ins w:id="6814" w:author="XuanWen Chen" w:date="2019-01-02T08:04:00Z"/>
                <w:rFonts w:hAnsi="宋体"/>
                <w:b/>
              </w:rPr>
            </w:pPr>
            <w:ins w:id="6815" w:author="XuanWen Chen" w:date="2019-01-02T08:04:00Z">
              <w:r>
                <w:rPr>
                  <w:rFonts w:hAnsi="宋体" w:hint="eastAsia"/>
                  <w:b/>
                </w:rPr>
                <w:t>UC-1 : 案例管理员加精帖子</w:t>
              </w:r>
            </w:ins>
          </w:p>
        </w:tc>
      </w:tr>
      <w:tr w:rsidR="00754881" w14:paraId="3DDF6B6E" w14:textId="77777777" w:rsidTr="00754881">
        <w:trPr>
          <w:ins w:id="681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FA472" w14:textId="77777777" w:rsidR="00754881" w:rsidRDefault="00754881">
            <w:pPr>
              <w:rPr>
                <w:ins w:id="6817" w:author="XuanWen Chen" w:date="2019-01-02T08:04:00Z"/>
                <w:rFonts w:hAnsi="宋体"/>
              </w:rPr>
            </w:pPr>
            <w:ins w:id="6818" w:author="XuanWen Chen" w:date="2019-01-02T08:04:00Z">
              <w:r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97C8" w14:textId="77777777" w:rsidR="00754881" w:rsidRDefault="00754881">
            <w:pPr>
              <w:rPr>
                <w:ins w:id="6819" w:author="XuanWen Chen" w:date="2019-01-02T08:04:00Z"/>
                <w:rFonts w:hAnsi="宋体"/>
              </w:rPr>
            </w:pPr>
            <w:ins w:id="6820" w:author="XuanWen Chen" w:date="2019-01-02T08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C2DA" w14:textId="77777777" w:rsidR="00754881" w:rsidRDefault="00754881">
            <w:pPr>
              <w:rPr>
                <w:ins w:id="6821" w:author="XuanWen Chen" w:date="2019-01-02T08:04:00Z"/>
                <w:rFonts w:hAnsi="宋体"/>
              </w:rPr>
            </w:pPr>
            <w:ins w:id="6822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EDF3" w14:textId="77777777" w:rsidR="00754881" w:rsidRDefault="00754881">
            <w:pPr>
              <w:rPr>
                <w:ins w:id="6823" w:author="XuanWen Chen" w:date="2019-01-02T08:04:00Z"/>
                <w:rFonts w:hAnsi="宋体"/>
              </w:rPr>
            </w:pPr>
            <w:ins w:id="6824" w:author="XuanWen Chen" w:date="2019-01-02T08:04:00Z">
              <w:r>
                <w:rPr>
                  <w:rFonts w:hAnsi="宋体" w:hint="eastAsia"/>
                </w:rPr>
                <w:t>2018/12/30</w:t>
              </w:r>
            </w:ins>
          </w:p>
        </w:tc>
      </w:tr>
      <w:tr w:rsidR="00754881" w14:paraId="2778CBA6" w14:textId="77777777" w:rsidTr="00754881">
        <w:trPr>
          <w:ins w:id="682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2105" w14:textId="77777777" w:rsidR="00754881" w:rsidRDefault="00754881">
            <w:pPr>
              <w:rPr>
                <w:ins w:id="6826" w:author="XuanWen Chen" w:date="2019-01-02T08:04:00Z"/>
                <w:rFonts w:hAnsi="宋体"/>
              </w:rPr>
            </w:pPr>
            <w:ins w:id="6827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904A" w14:textId="77777777" w:rsidR="00754881" w:rsidRDefault="00754881">
            <w:pPr>
              <w:rPr>
                <w:ins w:id="6828" w:author="XuanWen Chen" w:date="2019-01-02T08:04:00Z"/>
                <w:rFonts w:hAnsi="宋体"/>
              </w:rPr>
            </w:pPr>
            <w:ins w:id="6829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27B3" w14:textId="77777777" w:rsidR="00754881" w:rsidRDefault="00754881">
            <w:pPr>
              <w:rPr>
                <w:ins w:id="6830" w:author="XuanWen Chen" w:date="2019-01-02T08:04:00Z"/>
                <w:rFonts w:hAnsi="宋体"/>
              </w:rPr>
            </w:pPr>
            <w:ins w:id="6831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FB612" w14:textId="77777777" w:rsidR="00754881" w:rsidRDefault="00754881">
            <w:pPr>
              <w:rPr>
                <w:ins w:id="6832" w:author="XuanWen Chen" w:date="2019-01-02T08:04:00Z"/>
                <w:rFonts w:hAnsi="宋体"/>
              </w:rPr>
            </w:pPr>
            <w:ins w:id="6833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0138DB6B" w14:textId="77777777" w:rsidTr="00754881">
        <w:trPr>
          <w:ins w:id="683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6390" w14:textId="77777777" w:rsidR="00754881" w:rsidRDefault="00754881">
            <w:pPr>
              <w:rPr>
                <w:ins w:id="6835" w:author="XuanWen Chen" w:date="2019-01-02T08:04:00Z"/>
                <w:rFonts w:hAnsi="宋体"/>
              </w:rPr>
            </w:pPr>
            <w:ins w:id="6836" w:author="XuanWen Chen" w:date="2019-01-02T08:04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775C" w14:textId="77777777" w:rsidR="00754881" w:rsidRDefault="00754881">
            <w:pPr>
              <w:rPr>
                <w:ins w:id="6837" w:author="XuanWen Chen" w:date="2019-01-02T08:04:00Z"/>
                <w:rFonts w:hAnsi="宋体"/>
              </w:rPr>
            </w:pPr>
          </w:p>
        </w:tc>
      </w:tr>
      <w:tr w:rsidR="00754881" w14:paraId="21D30ED2" w14:textId="77777777" w:rsidTr="00754881">
        <w:trPr>
          <w:ins w:id="683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646EC" w14:textId="77777777" w:rsidR="00754881" w:rsidRDefault="00754881">
            <w:pPr>
              <w:rPr>
                <w:ins w:id="6839" w:author="XuanWen Chen" w:date="2019-01-02T08:04:00Z"/>
                <w:rFonts w:hAnsi="宋体"/>
              </w:rPr>
            </w:pPr>
            <w:ins w:id="6840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BCEA4" w14:textId="77777777" w:rsidR="00754881" w:rsidRDefault="00754881">
            <w:pPr>
              <w:rPr>
                <w:ins w:id="6841" w:author="XuanWen Chen" w:date="2019-01-02T08:04:00Z"/>
                <w:rFonts w:hAnsi="宋体"/>
              </w:rPr>
            </w:pPr>
            <w:ins w:id="6842" w:author="XuanWen Chen" w:date="2019-01-02T08:04:00Z">
              <w:r>
                <w:rPr>
                  <w:rFonts w:hAnsi="宋体" w:hint="eastAsia"/>
                </w:rPr>
                <w:t>案例管理员进入的社区，设置板块加精帖子</w:t>
              </w:r>
            </w:ins>
          </w:p>
        </w:tc>
      </w:tr>
      <w:tr w:rsidR="00754881" w14:paraId="15E6365A" w14:textId="77777777" w:rsidTr="00754881">
        <w:trPr>
          <w:ins w:id="684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C4C55" w14:textId="77777777" w:rsidR="00754881" w:rsidRDefault="00754881">
            <w:pPr>
              <w:rPr>
                <w:ins w:id="6844" w:author="XuanWen Chen" w:date="2019-01-02T08:04:00Z"/>
                <w:rFonts w:hAnsi="宋体"/>
              </w:rPr>
            </w:pPr>
            <w:ins w:id="6845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1BA3" w14:textId="77777777" w:rsidR="00754881" w:rsidRDefault="00754881">
            <w:pPr>
              <w:rPr>
                <w:ins w:id="6846" w:author="XuanWen Chen" w:date="2019-01-02T08:04:00Z"/>
                <w:rFonts w:hAnsi="宋体"/>
              </w:rPr>
            </w:pPr>
            <w:ins w:id="6847" w:author="XuanWen Chen" w:date="2019-01-02T08:04:00Z">
              <w:r>
                <w:rPr>
                  <w:rFonts w:hAnsi="宋体" w:hint="eastAsia"/>
                </w:rPr>
                <w:t>案例管理员需要加精自己板块的某一帖子</w:t>
              </w:r>
            </w:ins>
          </w:p>
        </w:tc>
      </w:tr>
      <w:tr w:rsidR="00754881" w14:paraId="0B3F4CA5" w14:textId="77777777" w:rsidTr="00754881">
        <w:trPr>
          <w:ins w:id="684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FD105" w14:textId="77777777" w:rsidR="00754881" w:rsidRDefault="00754881">
            <w:pPr>
              <w:rPr>
                <w:ins w:id="6849" w:author="XuanWen Chen" w:date="2019-01-02T08:04:00Z"/>
                <w:rFonts w:hAnsi="宋体"/>
              </w:rPr>
            </w:pPr>
            <w:ins w:id="6850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27ABE" w14:textId="77777777" w:rsidR="00754881" w:rsidRDefault="00754881">
            <w:pPr>
              <w:rPr>
                <w:ins w:id="6851" w:author="XuanWen Chen" w:date="2019-01-02T08:04:00Z"/>
                <w:rFonts w:hAnsi="宋体"/>
              </w:rPr>
            </w:pPr>
            <w:ins w:id="6852" w:author="XuanWen Chen" w:date="2019-01-02T08:04:00Z">
              <w:r>
                <w:rPr>
                  <w:rFonts w:hAnsi="宋体" w:hint="eastAsia"/>
                </w:rPr>
                <w:t>PRE-1：案例管理员登录</w:t>
              </w:r>
            </w:ins>
          </w:p>
          <w:p w14:paraId="67EBA144" w14:textId="77777777" w:rsidR="00754881" w:rsidRDefault="00754881">
            <w:pPr>
              <w:rPr>
                <w:ins w:id="6853" w:author="XuanWen Chen" w:date="2019-01-02T08:04:00Z"/>
                <w:rFonts w:hAnsi="宋体"/>
              </w:rPr>
            </w:pPr>
            <w:ins w:id="6854" w:author="XuanWen Chen" w:date="2019-01-02T08:04:00Z">
              <w:r>
                <w:rPr>
                  <w:rFonts w:hAnsi="宋体" w:hint="eastAsia"/>
                </w:rPr>
                <w:t>PRE-2：案例管理员进入二级板块</w:t>
              </w:r>
            </w:ins>
          </w:p>
          <w:p w14:paraId="55968A2A" w14:textId="77777777" w:rsidR="00754881" w:rsidRDefault="00754881">
            <w:pPr>
              <w:rPr>
                <w:ins w:id="6855" w:author="XuanWen Chen" w:date="2019-01-02T08:04:00Z"/>
                <w:rFonts w:hAnsi="宋体"/>
              </w:rPr>
            </w:pPr>
            <w:ins w:id="6856" w:author="XuanWen Chen" w:date="2019-01-02T08:04:00Z">
              <w:r>
                <w:rPr>
                  <w:rFonts w:hAnsi="宋体" w:hint="eastAsia"/>
                </w:rPr>
                <w:t>PRE-3：案例管理员选择要加精的帖子</w:t>
              </w:r>
            </w:ins>
          </w:p>
        </w:tc>
      </w:tr>
      <w:tr w:rsidR="00754881" w14:paraId="379F5618" w14:textId="77777777" w:rsidTr="00754881">
        <w:trPr>
          <w:ins w:id="685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1230" w14:textId="77777777" w:rsidR="00754881" w:rsidRDefault="00754881">
            <w:pPr>
              <w:rPr>
                <w:ins w:id="6858" w:author="XuanWen Chen" w:date="2019-01-02T08:04:00Z"/>
                <w:rFonts w:hAnsi="宋体"/>
              </w:rPr>
            </w:pPr>
            <w:ins w:id="6859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7069" w14:textId="77777777" w:rsidR="00754881" w:rsidRDefault="00754881">
            <w:pPr>
              <w:rPr>
                <w:ins w:id="6860" w:author="XuanWen Chen" w:date="2019-01-02T08:04:00Z"/>
                <w:rFonts w:hAnsi="宋体"/>
              </w:rPr>
            </w:pPr>
            <w:ins w:id="6861" w:author="XuanWen Chen" w:date="2019-01-02T08:04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帖子被加精</w:t>
              </w:r>
            </w:ins>
          </w:p>
        </w:tc>
      </w:tr>
      <w:tr w:rsidR="00754881" w14:paraId="1EC1D51F" w14:textId="77777777" w:rsidTr="00754881">
        <w:trPr>
          <w:ins w:id="686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AA69" w14:textId="77777777" w:rsidR="00754881" w:rsidRDefault="00754881">
            <w:pPr>
              <w:rPr>
                <w:ins w:id="6863" w:author="XuanWen Chen" w:date="2019-01-02T08:04:00Z"/>
                <w:rFonts w:hAnsi="宋体"/>
              </w:rPr>
            </w:pPr>
            <w:ins w:id="6864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47A39" w14:textId="77777777" w:rsidR="00754881" w:rsidRDefault="00754881">
            <w:pPr>
              <w:rPr>
                <w:ins w:id="6865" w:author="XuanWen Chen" w:date="2019-01-02T08:04:00Z"/>
                <w:rFonts w:hAnsi="宋体"/>
              </w:rPr>
            </w:pPr>
            <w:ins w:id="6866" w:author="XuanWen Chen" w:date="2019-01-02T08:04:00Z">
              <w:r>
                <w:rPr>
                  <w:rFonts w:hAnsi="宋体" w:hint="eastAsia"/>
                </w:rPr>
                <w:t>选择要加精的帖子</w:t>
              </w:r>
            </w:ins>
          </w:p>
        </w:tc>
      </w:tr>
      <w:tr w:rsidR="00754881" w14:paraId="0D96FF11" w14:textId="77777777" w:rsidTr="00754881">
        <w:trPr>
          <w:ins w:id="686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9B5C5" w14:textId="77777777" w:rsidR="00754881" w:rsidRDefault="00754881">
            <w:pPr>
              <w:rPr>
                <w:ins w:id="6868" w:author="XuanWen Chen" w:date="2019-01-02T08:04:00Z"/>
                <w:rFonts w:hAnsi="宋体"/>
              </w:rPr>
            </w:pPr>
            <w:ins w:id="6869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0030" w14:textId="77777777" w:rsidR="00754881" w:rsidRDefault="00754881">
            <w:pPr>
              <w:rPr>
                <w:ins w:id="6870" w:author="XuanWen Chen" w:date="2019-01-02T08:04:00Z"/>
                <w:rFonts w:hAnsi="宋体"/>
              </w:rPr>
            </w:pPr>
            <w:ins w:id="6871" w:author="XuanWen Chen" w:date="2019-01-02T08:04:00Z">
              <w:r>
                <w:rPr>
                  <w:rFonts w:hAnsi="宋体" w:hint="eastAsia"/>
                </w:rPr>
                <w:t>被选择的帖子加精</w:t>
              </w:r>
            </w:ins>
          </w:p>
        </w:tc>
      </w:tr>
      <w:tr w:rsidR="00754881" w14:paraId="7A2AB341" w14:textId="77777777" w:rsidTr="00754881">
        <w:trPr>
          <w:ins w:id="687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3E98B" w14:textId="77777777" w:rsidR="00754881" w:rsidRDefault="00754881">
            <w:pPr>
              <w:rPr>
                <w:ins w:id="6873" w:author="XuanWen Chen" w:date="2019-01-02T08:04:00Z"/>
                <w:rFonts w:hAnsi="宋体"/>
              </w:rPr>
            </w:pPr>
            <w:ins w:id="6874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36672" w14:textId="77777777" w:rsidR="00754881" w:rsidRDefault="00754881">
            <w:pPr>
              <w:spacing w:line="240" w:lineRule="auto"/>
              <w:rPr>
                <w:ins w:id="6875" w:author="XuanWen Chen" w:date="2019-01-02T08:04:00Z"/>
                <w:rFonts w:hAnsi="宋体"/>
              </w:rPr>
            </w:pPr>
            <w:ins w:id="6876" w:author="XuanWen Chen" w:date="2019-01-02T08:04:00Z">
              <w:r>
                <w:rPr>
                  <w:rFonts w:hAnsi="宋体" w:hint="eastAsia"/>
                </w:rPr>
                <w:t>置顶帖子</w:t>
              </w:r>
            </w:ins>
          </w:p>
          <w:p w14:paraId="20DDDB17" w14:textId="77777777" w:rsidR="00754881" w:rsidRDefault="00754881" w:rsidP="00754881">
            <w:pPr>
              <w:pStyle w:val="a9"/>
              <w:numPr>
                <w:ilvl w:val="0"/>
                <w:numId w:val="269"/>
              </w:numPr>
              <w:spacing w:line="240" w:lineRule="auto"/>
              <w:ind w:firstLineChars="0"/>
              <w:rPr>
                <w:ins w:id="6877" w:author="XuanWen Chen" w:date="2019-01-02T08:04:00Z"/>
                <w:rFonts w:hAnsi="宋体"/>
              </w:rPr>
            </w:pPr>
            <w:ins w:id="6878" w:author="XuanWen Chen" w:date="2019-01-02T08:04:00Z">
              <w:r>
                <w:rPr>
                  <w:rFonts w:hAnsi="宋体" w:hint="eastAsia"/>
                </w:rPr>
                <w:t>选定某一帖子加精</w:t>
              </w:r>
            </w:ins>
          </w:p>
        </w:tc>
      </w:tr>
      <w:tr w:rsidR="00754881" w14:paraId="5898775F" w14:textId="77777777" w:rsidTr="00754881">
        <w:trPr>
          <w:ins w:id="687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BC3C4" w14:textId="77777777" w:rsidR="00754881" w:rsidRDefault="00754881">
            <w:pPr>
              <w:rPr>
                <w:ins w:id="6880" w:author="XuanWen Chen" w:date="2019-01-02T08:04:00Z"/>
                <w:rFonts w:hAnsi="宋体"/>
              </w:rPr>
            </w:pPr>
            <w:ins w:id="6881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2197B" w14:textId="77777777" w:rsidR="00754881" w:rsidRDefault="00754881">
            <w:pPr>
              <w:spacing w:line="240" w:lineRule="auto"/>
              <w:rPr>
                <w:ins w:id="6882" w:author="XuanWen Chen" w:date="2019-01-02T08:04:00Z"/>
                <w:rFonts w:hAnsi="宋体"/>
              </w:rPr>
            </w:pPr>
            <w:ins w:id="6883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6981D552" w14:textId="77777777" w:rsidTr="00754881">
        <w:trPr>
          <w:ins w:id="688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62BB" w14:textId="77777777" w:rsidR="00754881" w:rsidRDefault="00754881">
            <w:pPr>
              <w:rPr>
                <w:ins w:id="6885" w:author="XuanWen Chen" w:date="2019-01-02T08:04:00Z"/>
                <w:rFonts w:hAnsi="宋体"/>
              </w:rPr>
            </w:pPr>
            <w:ins w:id="6886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9D5D" w14:textId="77777777" w:rsidR="00754881" w:rsidRDefault="00754881">
            <w:pPr>
              <w:rPr>
                <w:ins w:id="6887" w:author="XuanWen Chen" w:date="2019-01-02T08:04:00Z"/>
                <w:rFonts w:hAnsi="宋体"/>
              </w:rPr>
            </w:pPr>
          </w:p>
        </w:tc>
      </w:tr>
      <w:tr w:rsidR="00754881" w14:paraId="62DEA006" w14:textId="77777777" w:rsidTr="00754881">
        <w:trPr>
          <w:ins w:id="688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19124" w14:textId="77777777" w:rsidR="00754881" w:rsidRDefault="00754881">
            <w:pPr>
              <w:rPr>
                <w:ins w:id="6889" w:author="XuanWen Chen" w:date="2019-01-02T08:04:00Z"/>
                <w:rFonts w:hAnsi="宋体"/>
              </w:rPr>
            </w:pPr>
            <w:ins w:id="6890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F090" w14:textId="77777777" w:rsidR="00754881" w:rsidRDefault="00754881">
            <w:pPr>
              <w:rPr>
                <w:ins w:id="6891" w:author="XuanWen Chen" w:date="2019-01-02T08:04:00Z"/>
                <w:rFonts w:hAnsi="宋体"/>
              </w:rPr>
            </w:pPr>
          </w:p>
        </w:tc>
      </w:tr>
      <w:tr w:rsidR="00754881" w14:paraId="30AD9F6F" w14:textId="77777777" w:rsidTr="00754881">
        <w:trPr>
          <w:ins w:id="689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DEC9C" w14:textId="77777777" w:rsidR="00754881" w:rsidRDefault="00754881">
            <w:pPr>
              <w:rPr>
                <w:ins w:id="6893" w:author="XuanWen Chen" w:date="2019-01-02T08:04:00Z"/>
                <w:rFonts w:hAnsi="宋体"/>
              </w:rPr>
            </w:pPr>
            <w:ins w:id="6894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DBC3" w14:textId="77777777" w:rsidR="00754881" w:rsidRDefault="00754881">
            <w:pPr>
              <w:rPr>
                <w:ins w:id="6895" w:author="XuanWen Chen" w:date="2019-01-02T08:04:00Z"/>
                <w:rFonts w:hAnsi="宋体"/>
              </w:rPr>
            </w:pPr>
            <w:ins w:id="6896" w:author="XuanWen Chen" w:date="2019-01-02T08:04:00Z">
              <w:r>
                <w:rPr>
                  <w:rFonts w:hAnsi="宋体" w:hint="eastAsia"/>
                </w:rPr>
                <w:t>案例管理员每天使用50次</w:t>
              </w:r>
            </w:ins>
          </w:p>
        </w:tc>
      </w:tr>
      <w:tr w:rsidR="00754881" w14:paraId="7759EDEA" w14:textId="77777777" w:rsidTr="00754881">
        <w:trPr>
          <w:ins w:id="689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A25C4" w14:textId="77777777" w:rsidR="00754881" w:rsidRDefault="00754881">
            <w:pPr>
              <w:rPr>
                <w:ins w:id="6898" w:author="XuanWen Chen" w:date="2019-01-02T08:04:00Z"/>
                <w:rFonts w:hAnsi="宋体"/>
              </w:rPr>
            </w:pPr>
            <w:ins w:id="6899" w:author="XuanWen Chen" w:date="2019-01-02T08:04:00Z">
              <w:r>
                <w:rPr>
                  <w:rFonts w:hAnsi="宋体" w:hint="eastAsia"/>
                </w:rPr>
                <w:lastRenderedPageBreak/>
                <w:t>业务规则：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8BC5" w14:textId="77777777" w:rsidR="00754881" w:rsidRDefault="00754881">
            <w:pPr>
              <w:rPr>
                <w:ins w:id="6900" w:author="XuanWen Chen" w:date="2019-01-02T08:04:00Z"/>
                <w:rFonts w:hAnsi="宋体"/>
              </w:rPr>
            </w:pPr>
          </w:p>
        </w:tc>
      </w:tr>
      <w:tr w:rsidR="00754881" w14:paraId="3B1F8D7A" w14:textId="77777777" w:rsidTr="00754881">
        <w:trPr>
          <w:ins w:id="690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912AF" w14:textId="77777777" w:rsidR="00754881" w:rsidRDefault="00754881">
            <w:pPr>
              <w:rPr>
                <w:ins w:id="6902" w:author="XuanWen Chen" w:date="2019-01-02T08:04:00Z"/>
                <w:rFonts w:hAnsi="宋体"/>
              </w:rPr>
            </w:pPr>
            <w:ins w:id="6903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93FA" w14:textId="77777777" w:rsidR="00754881" w:rsidRDefault="00754881">
            <w:pPr>
              <w:rPr>
                <w:ins w:id="6904" w:author="XuanWen Chen" w:date="2019-01-02T08:04:00Z"/>
                <w:rFonts w:hAnsi="宋体"/>
              </w:rPr>
            </w:pPr>
          </w:p>
        </w:tc>
      </w:tr>
      <w:tr w:rsidR="00754881" w14:paraId="50BE77BE" w14:textId="77777777" w:rsidTr="00754881">
        <w:trPr>
          <w:ins w:id="690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48E0" w14:textId="77777777" w:rsidR="00754881" w:rsidRDefault="00754881">
            <w:pPr>
              <w:rPr>
                <w:ins w:id="6906" w:author="XuanWen Chen" w:date="2019-01-02T08:04:00Z"/>
                <w:rFonts w:hAnsi="宋体"/>
              </w:rPr>
            </w:pPr>
            <w:ins w:id="6907" w:author="XuanWen Chen" w:date="2019-01-02T08:04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A51E" w14:textId="77777777" w:rsidR="00754881" w:rsidRDefault="00754881">
            <w:pPr>
              <w:rPr>
                <w:ins w:id="6908" w:author="XuanWen Chen" w:date="2019-01-02T08:04:00Z"/>
                <w:rFonts w:hAnsi="宋体"/>
              </w:rPr>
            </w:pPr>
          </w:p>
        </w:tc>
      </w:tr>
    </w:tbl>
    <w:p w14:paraId="36049A00" w14:textId="77777777" w:rsidR="00754881" w:rsidRDefault="00754881" w:rsidP="00754881">
      <w:pPr>
        <w:rPr>
          <w:ins w:id="6909" w:author="XuanWen Chen" w:date="2019-01-02T08:04:00Z"/>
        </w:rPr>
      </w:pPr>
    </w:p>
    <w:p w14:paraId="6994D401" w14:textId="77777777" w:rsidR="00754881" w:rsidRDefault="00754881" w:rsidP="00754881">
      <w:pPr>
        <w:pStyle w:val="4"/>
        <w:rPr>
          <w:ins w:id="6910" w:author="XuanWen Chen" w:date="2019-01-02T08:04:00Z"/>
        </w:rPr>
      </w:pPr>
      <w:ins w:id="6911" w:author="XuanWen Chen" w:date="2019-01-02T08:04:00Z">
        <w:r>
          <w:rPr>
            <w:rFonts w:hint="eastAsia"/>
          </w:rPr>
          <w:t>案例管理员置顶帖子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30854E7" w14:textId="77777777" w:rsidTr="00754881">
        <w:trPr>
          <w:ins w:id="691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61AAF" w14:textId="77777777" w:rsidR="00754881" w:rsidRDefault="00754881">
            <w:pPr>
              <w:rPr>
                <w:ins w:id="6913" w:author="XuanWen Chen" w:date="2019-01-02T08:04:00Z"/>
                <w:rFonts w:hAnsi="宋体"/>
                <w:b/>
              </w:rPr>
            </w:pPr>
            <w:ins w:id="6914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A69C4" w14:textId="77777777" w:rsidR="00754881" w:rsidRDefault="00754881">
            <w:pPr>
              <w:rPr>
                <w:ins w:id="6915" w:author="XuanWen Chen" w:date="2019-01-02T08:04:00Z"/>
                <w:rFonts w:hAnsi="宋体"/>
                <w:b/>
              </w:rPr>
            </w:pPr>
            <w:ins w:id="6916" w:author="XuanWen Chen" w:date="2019-01-02T08:04:00Z">
              <w:r>
                <w:rPr>
                  <w:rFonts w:hAnsi="宋体" w:hint="eastAsia"/>
                  <w:b/>
                </w:rPr>
                <w:t>UC-1 : 案例管理员置顶帖子</w:t>
              </w:r>
            </w:ins>
          </w:p>
        </w:tc>
      </w:tr>
      <w:tr w:rsidR="00754881" w14:paraId="26E9369B" w14:textId="77777777" w:rsidTr="00754881">
        <w:trPr>
          <w:ins w:id="691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DED73" w14:textId="77777777" w:rsidR="00754881" w:rsidRDefault="00754881">
            <w:pPr>
              <w:rPr>
                <w:ins w:id="6918" w:author="XuanWen Chen" w:date="2019-01-02T08:04:00Z"/>
                <w:rFonts w:hAnsi="宋体"/>
              </w:rPr>
            </w:pPr>
            <w:ins w:id="6919" w:author="XuanWen Chen" w:date="2019-01-02T08:04:00Z">
              <w:r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B0BD9" w14:textId="77777777" w:rsidR="00754881" w:rsidRDefault="00754881">
            <w:pPr>
              <w:rPr>
                <w:ins w:id="6920" w:author="XuanWen Chen" w:date="2019-01-02T08:04:00Z"/>
                <w:rFonts w:hAnsi="宋体"/>
              </w:rPr>
            </w:pPr>
            <w:ins w:id="6921" w:author="XuanWen Chen" w:date="2019-01-02T08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7115" w14:textId="77777777" w:rsidR="00754881" w:rsidRDefault="00754881">
            <w:pPr>
              <w:rPr>
                <w:ins w:id="6922" w:author="XuanWen Chen" w:date="2019-01-02T08:04:00Z"/>
                <w:rFonts w:hAnsi="宋体"/>
              </w:rPr>
            </w:pPr>
            <w:ins w:id="6923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DFA9" w14:textId="77777777" w:rsidR="00754881" w:rsidRDefault="00754881">
            <w:pPr>
              <w:rPr>
                <w:ins w:id="6924" w:author="XuanWen Chen" w:date="2019-01-02T08:04:00Z"/>
                <w:rFonts w:hAnsi="宋体"/>
              </w:rPr>
            </w:pPr>
            <w:ins w:id="6925" w:author="XuanWen Chen" w:date="2019-01-02T08:04:00Z">
              <w:r>
                <w:rPr>
                  <w:rFonts w:hAnsi="宋体" w:hint="eastAsia"/>
                </w:rPr>
                <w:t>2018/12/30</w:t>
              </w:r>
            </w:ins>
          </w:p>
        </w:tc>
      </w:tr>
      <w:tr w:rsidR="00754881" w14:paraId="3165E39A" w14:textId="77777777" w:rsidTr="00754881">
        <w:trPr>
          <w:ins w:id="692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947A" w14:textId="77777777" w:rsidR="00754881" w:rsidRDefault="00754881">
            <w:pPr>
              <w:rPr>
                <w:ins w:id="6927" w:author="XuanWen Chen" w:date="2019-01-02T08:04:00Z"/>
                <w:rFonts w:hAnsi="宋体"/>
              </w:rPr>
            </w:pPr>
            <w:ins w:id="6928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CE0B0" w14:textId="77777777" w:rsidR="00754881" w:rsidRDefault="00754881">
            <w:pPr>
              <w:rPr>
                <w:ins w:id="6929" w:author="XuanWen Chen" w:date="2019-01-02T08:04:00Z"/>
                <w:rFonts w:hAnsi="宋体"/>
              </w:rPr>
            </w:pPr>
            <w:ins w:id="6930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4AE01" w14:textId="77777777" w:rsidR="00754881" w:rsidRDefault="00754881">
            <w:pPr>
              <w:rPr>
                <w:ins w:id="6931" w:author="XuanWen Chen" w:date="2019-01-02T08:04:00Z"/>
                <w:rFonts w:hAnsi="宋体"/>
              </w:rPr>
            </w:pPr>
            <w:ins w:id="6932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4560C" w14:textId="77777777" w:rsidR="00754881" w:rsidRDefault="00754881">
            <w:pPr>
              <w:rPr>
                <w:ins w:id="6933" w:author="XuanWen Chen" w:date="2019-01-02T08:04:00Z"/>
                <w:rFonts w:hAnsi="宋体"/>
              </w:rPr>
            </w:pPr>
            <w:ins w:id="6934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71906F9" w14:textId="77777777" w:rsidTr="00754881">
        <w:trPr>
          <w:ins w:id="693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94B3C" w14:textId="77777777" w:rsidR="00754881" w:rsidRDefault="00754881">
            <w:pPr>
              <w:rPr>
                <w:ins w:id="6936" w:author="XuanWen Chen" w:date="2019-01-02T08:04:00Z"/>
                <w:rFonts w:hAnsi="宋体"/>
              </w:rPr>
            </w:pPr>
            <w:ins w:id="6937" w:author="XuanWen Chen" w:date="2019-01-02T08:04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810CB" w14:textId="77777777" w:rsidR="00754881" w:rsidRDefault="00754881">
            <w:pPr>
              <w:rPr>
                <w:ins w:id="6938" w:author="XuanWen Chen" w:date="2019-01-02T08:04:00Z"/>
                <w:rFonts w:hAnsi="宋体"/>
              </w:rPr>
            </w:pPr>
          </w:p>
        </w:tc>
      </w:tr>
      <w:tr w:rsidR="00754881" w14:paraId="2208BFFE" w14:textId="77777777" w:rsidTr="00754881">
        <w:trPr>
          <w:ins w:id="693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D6662" w14:textId="77777777" w:rsidR="00754881" w:rsidRDefault="00754881">
            <w:pPr>
              <w:rPr>
                <w:ins w:id="6940" w:author="XuanWen Chen" w:date="2019-01-02T08:04:00Z"/>
                <w:rFonts w:hAnsi="宋体"/>
              </w:rPr>
            </w:pPr>
            <w:ins w:id="6941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D94F8" w14:textId="77777777" w:rsidR="00754881" w:rsidRDefault="00754881">
            <w:pPr>
              <w:rPr>
                <w:ins w:id="6942" w:author="XuanWen Chen" w:date="2019-01-02T08:04:00Z"/>
                <w:rFonts w:hAnsi="宋体"/>
              </w:rPr>
            </w:pPr>
            <w:ins w:id="6943" w:author="XuanWen Chen" w:date="2019-01-02T08:04:00Z">
              <w:r>
                <w:rPr>
                  <w:rFonts w:hAnsi="宋体" w:hint="eastAsia"/>
                </w:rPr>
                <w:t>案例管理员进入的社区，设置板块置顶帖子</w:t>
              </w:r>
            </w:ins>
          </w:p>
        </w:tc>
      </w:tr>
      <w:tr w:rsidR="00754881" w14:paraId="7CEFA5C5" w14:textId="77777777" w:rsidTr="00754881">
        <w:trPr>
          <w:ins w:id="694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A3B34" w14:textId="77777777" w:rsidR="00754881" w:rsidRDefault="00754881">
            <w:pPr>
              <w:rPr>
                <w:ins w:id="6945" w:author="XuanWen Chen" w:date="2019-01-02T08:04:00Z"/>
                <w:rFonts w:hAnsi="宋体"/>
              </w:rPr>
            </w:pPr>
            <w:ins w:id="6946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E221E" w14:textId="77777777" w:rsidR="00754881" w:rsidRDefault="00754881">
            <w:pPr>
              <w:rPr>
                <w:ins w:id="6947" w:author="XuanWen Chen" w:date="2019-01-02T08:04:00Z"/>
                <w:rFonts w:hAnsi="宋体"/>
              </w:rPr>
            </w:pPr>
            <w:ins w:id="6948" w:author="XuanWen Chen" w:date="2019-01-02T08:04:00Z">
              <w:r>
                <w:rPr>
                  <w:rFonts w:hAnsi="宋体" w:hint="eastAsia"/>
                </w:rPr>
                <w:t>案例管理员需要置顶自己板块的某一帖子</w:t>
              </w:r>
            </w:ins>
          </w:p>
        </w:tc>
      </w:tr>
      <w:tr w:rsidR="00754881" w14:paraId="1E2E5371" w14:textId="77777777" w:rsidTr="00754881">
        <w:trPr>
          <w:ins w:id="694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784B5" w14:textId="77777777" w:rsidR="00754881" w:rsidRDefault="00754881">
            <w:pPr>
              <w:rPr>
                <w:ins w:id="6950" w:author="XuanWen Chen" w:date="2019-01-02T08:04:00Z"/>
                <w:rFonts w:hAnsi="宋体"/>
              </w:rPr>
            </w:pPr>
            <w:ins w:id="6951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DD42" w14:textId="77777777" w:rsidR="00754881" w:rsidRDefault="00754881">
            <w:pPr>
              <w:rPr>
                <w:ins w:id="6952" w:author="XuanWen Chen" w:date="2019-01-02T08:04:00Z"/>
                <w:rFonts w:hAnsi="宋体"/>
              </w:rPr>
            </w:pPr>
            <w:ins w:id="6953" w:author="XuanWen Chen" w:date="2019-01-02T08:04:00Z">
              <w:r>
                <w:rPr>
                  <w:rFonts w:hAnsi="宋体" w:hint="eastAsia"/>
                </w:rPr>
                <w:t>PRE-1：案例管理员登录</w:t>
              </w:r>
            </w:ins>
          </w:p>
          <w:p w14:paraId="7DB70E15" w14:textId="77777777" w:rsidR="00754881" w:rsidRDefault="00754881">
            <w:pPr>
              <w:rPr>
                <w:ins w:id="6954" w:author="XuanWen Chen" w:date="2019-01-02T08:04:00Z"/>
                <w:rFonts w:hAnsi="宋体"/>
              </w:rPr>
            </w:pPr>
            <w:ins w:id="6955" w:author="XuanWen Chen" w:date="2019-01-02T08:04:00Z">
              <w:r>
                <w:rPr>
                  <w:rFonts w:hAnsi="宋体" w:hint="eastAsia"/>
                </w:rPr>
                <w:t>PRE-2：案例管理员进入二级板块</w:t>
              </w:r>
            </w:ins>
          </w:p>
          <w:p w14:paraId="72A4250D" w14:textId="77777777" w:rsidR="00754881" w:rsidRDefault="00754881">
            <w:pPr>
              <w:rPr>
                <w:ins w:id="6956" w:author="XuanWen Chen" w:date="2019-01-02T08:04:00Z"/>
                <w:rFonts w:hAnsi="宋体"/>
              </w:rPr>
            </w:pPr>
            <w:ins w:id="6957" w:author="XuanWen Chen" w:date="2019-01-02T08:04:00Z">
              <w:r>
                <w:rPr>
                  <w:rFonts w:hAnsi="宋体" w:hint="eastAsia"/>
                </w:rPr>
                <w:t>PRE-3：案例管理员选择要置顶的帖子</w:t>
              </w:r>
            </w:ins>
          </w:p>
        </w:tc>
      </w:tr>
      <w:tr w:rsidR="00754881" w14:paraId="3C2ED4A9" w14:textId="77777777" w:rsidTr="00754881">
        <w:trPr>
          <w:ins w:id="695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E94B" w14:textId="77777777" w:rsidR="00754881" w:rsidRDefault="00754881">
            <w:pPr>
              <w:rPr>
                <w:ins w:id="6959" w:author="XuanWen Chen" w:date="2019-01-02T08:04:00Z"/>
                <w:rFonts w:hAnsi="宋体"/>
              </w:rPr>
            </w:pPr>
            <w:ins w:id="6960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DAE2" w14:textId="77777777" w:rsidR="00754881" w:rsidRDefault="00754881">
            <w:pPr>
              <w:rPr>
                <w:ins w:id="6961" w:author="XuanWen Chen" w:date="2019-01-02T08:04:00Z"/>
                <w:rFonts w:hAnsi="宋体"/>
              </w:rPr>
            </w:pPr>
            <w:ins w:id="6962" w:author="XuanWen Chen" w:date="2019-01-02T08:04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帖子被置顶</w:t>
              </w:r>
            </w:ins>
          </w:p>
        </w:tc>
      </w:tr>
      <w:tr w:rsidR="00754881" w14:paraId="1ED61BCC" w14:textId="77777777" w:rsidTr="00754881">
        <w:trPr>
          <w:ins w:id="696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138F3" w14:textId="77777777" w:rsidR="00754881" w:rsidRDefault="00754881">
            <w:pPr>
              <w:rPr>
                <w:ins w:id="6964" w:author="XuanWen Chen" w:date="2019-01-02T08:04:00Z"/>
                <w:rFonts w:hAnsi="宋体"/>
              </w:rPr>
            </w:pPr>
            <w:ins w:id="6965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AF26" w14:textId="77777777" w:rsidR="00754881" w:rsidRDefault="00754881">
            <w:pPr>
              <w:rPr>
                <w:ins w:id="6966" w:author="XuanWen Chen" w:date="2019-01-02T08:04:00Z"/>
                <w:rFonts w:hAnsi="宋体"/>
              </w:rPr>
            </w:pPr>
            <w:ins w:id="6967" w:author="XuanWen Chen" w:date="2019-01-02T08:04:00Z">
              <w:r>
                <w:rPr>
                  <w:rFonts w:hAnsi="宋体" w:hint="eastAsia"/>
                </w:rPr>
                <w:t>选择要置顶的帖子</w:t>
              </w:r>
            </w:ins>
          </w:p>
        </w:tc>
      </w:tr>
      <w:tr w:rsidR="00754881" w14:paraId="38F7D51E" w14:textId="77777777" w:rsidTr="00754881">
        <w:trPr>
          <w:ins w:id="696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3688" w14:textId="77777777" w:rsidR="00754881" w:rsidRDefault="00754881">
            <w:pPr>
              <w:rPr>
                <w:ins w:id="6969" w:author="XuanWen Chen" w:date="2019-01-02T08:04:00Z"/>
                <w:rFonts w:hAnsi="宋体"/>
              </w:rPr>
            </w:pPr>
            <w:ins w:id="6970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B594" w14:textId="77777777" w:rsidR="00754881" w:rsidRDefault="00754881">
            <w:pPr>
              <w:rPr>
                <w:ins w:id="6971" w:author="XuanWen Chen" w:date="2019-01-02T08:04:00Z"/>
                <w:rFonts w:hAnsi="宋体"/>
              </w:rPr>
            </w:pPr>
            <w:ins w:id="6972" w:author="XuanWen Chen" w:date="2019-01-02T08:04:00Z">
              <w:r>
                <w:rPr>
                  <w:rFonts w:hAnsi="宋体" w:hint="eastAsia"/>
                </w:rPr>
                <w:t>被选择的帖子置顶</w:t>
              </w:r>
            </w:ins>
          </w:p>
        </w:tc>
      </w:tr>
      <w:tr w:rsidR="00754881" w14:paraId="1021F0DE" w14:textId="77777777" w:rsidTr="00754881">
        <w:trPr>
          <w:ins w:id="697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BE63" w14:textId="77777777" w:rsidR="00754881" w:rsidRDefault="00754881">
            <w:pPr>
              <w:rPr>
                <w:ins w:id="6974" w:author="XuanWen Chen" w:date="2019-01-02T08:04:00Z"/>
                <w:rFonts w:hAnsi="宋体"/>
              </w:rPr>
            </w:pPr>
            <w:ins w:id="6975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9151" w14:textId="77777777" w:rsidR="00754881" w:rsidRDefault="00754881">
            <w:pPr>
              <w:spacing w:line="240" w:lineRule="auto"/>
              <w:rPr>
                <w:ins w:id="6976" w:author="XuanWen Chen" w:date="2019-01-02T08:04:00Z"/>
                <w:rFonts w:hAnsi="宋体"/>
              </w:rPr>
            </w:pPr>
            <w:ins w:id="6977" w:author="XuanWen Chen" w:date="2019-01-02T08:04:00Z">
              <w:r>
                <w:rPr>
                  <w:rFonts w:hAnsi="宋体" w:hint="eastAsia"/>
                </w:rPr>
                <w:t>置顶帖子</w:t>
              </w:r>
            </w:ins>
          </w:p>
          <w:p w14:paraId="4A46907D" w14:textId="77777777" w:rsidR="00754881" w:rsidRDefault="00754881" w:rsidP="00754881">
            <w:pPr>
              <w:pStyle w:val="a9"/>
              <w:numPr>
                <w:ilvl w:val="0"/>
                <w:numId w:val="270"/>
              </w:numPr>
              <w:spacing w:line="240" w:lineRule="auto"/>
              <w:ind w:firstLineChars="0"/>
              <w:rPr>
                <w:ins w:id="6978" w:author="XuanWen Chen" w:date="2019-01-02T08:04:00Z"/>
                <w:rFonts w:hAnsi="宋体"/>
              </w:rPr>
            </w:pPr>
            <w:ins w:id="6979" w:author="XuanWen Chen" w:date="2019-01-02T08:04:00Z">
              <w:r>
                <w:rPr>
                  <w:rFonts w:hAnsi="宋体" w:hint="eastAsia"/>
                </w:rPr>
                <w:t>选定某一帖子置顶</w:t>
              </w:r>
            </w:ins>
          </w:p>
        </w:tc>
      </w:tr>
      <w:tr w:rsidR="00754881" w14:paraId="14E54548" w14:textId="77777777" w:rsidTr="00754881">
        <w:trPr>
          <w:ins w:id="698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25E1" w14:textId="77777777" w:rsidR="00754881" w:rsidRDefault="00754881">
            <w:pPr>
              <w:rPr>
                <w:ins w:id="6981" w:author="XuanWen Chen" w:date="2019-01-02T08:04:00Z"/>
                <w:rFonts w:hAnsi="宋体"/>
              </w:rPr>
            </w:pPr>
            <w:ins w:id="6982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3E92E" w14:textId="77777777" w:rsidR="00754881" w:rsidRDefault="00754881">
            <w:pPr>
              <w:spacing w:line="240" w:lineRule="auto"/>
              <w:rPr>
                <w:ins w:id="6983" w:author="XuanWen Chen" w:date="2019-01-02T08:04:00Z"/>
                <w:rFonts w:hAnsi="宋体"/>
              </w:rPr>
            </w:pPr>
            <w:ins w:id="6984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086F41B2" w14:textId="77777777" w:rsidTr="00754881">
        <w:trPr>
          <w:ins w:id="698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A9A5" w14:textId="77777777" w:rsidR="00754881" w:rsidRDefault="00754881">
            <w:pPr>
              <w:rPr>
                <w:ins w:id="6986" w:author="XuanWen Chen" w:date="2019-01-02T08:04:00Z"/>
                <w:rFonts w:hAnsi="宋体"/>
              </w:rPr>
            </w:pPr>
            <w:ins w:id="6987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EFE7" w14:textId="77777777" w:rsidR="00754881" w:rsidRDefault="00754881">
            <w:pPr>
              <w:rPr>
                <w:ins w:id="6988" w:author="XuanWen Chen" w:date="2019-01-02T08:04:00Z"/>
                <w:rFonts w:hAnsi="宋体"/>
              </w:rPr>
            </w:pPr>
          </w:p>
        </w:tc>
      </w:tr>
      <w:tr w:rsidR="00754881" w14:paraId="199558DB" w14:textId="77777777" w:rsidTr="00754881">
        <w:trPr>
          <w:ins w:id="698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7F5CC" w14:textId="77777777" w:rsidR="00754881" w:rsidRDefault="00754881">
            <w:pPr>
              <w:rPr>
                <w:ins w:id="6990" w:author="XuanWen Chen" w:date="2019-01-02T08:04:00Z"/>
                <w:rFonts w:hAnsi="宋体"/>
              </w:rPr>
            </w:pPr>
            <w:ins w:id="6991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D6C6D" w14:textId="77777777" w:rsidR="00754881" w:rsidRDefault="00754881">
            <w:pPr>
              <w:rPr>
                <w:ins w:id="6992" w:author="XuanWen Chen" w:date="2019-01-02T08:04:00Z"/>
                <w:rFonts w:hAnsi="宋体"/>
              </w:rPr>
            </w:pPr>
          </w:p>
        </w:tc>
      </w:tr>
      <w:tr w:rsidR="00754881" w14:paraId="2D6A2281" w14:textId="77777777" w:rsidTr="00754881">
        <w:trPr>
          <w:ins w:id="699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E996F" w14:textId="77777777" w:rsidR="00754881" w:rsidRDefault="00754881">
            <w:pPr>
              <w:rPr>
                <w:ins w:id="6994" w:author="XuanWen Chen" w:date="2019-01-02T08:04:00Z"/>
                <w:rFonts w:hAnsi="宋体"/>
              </w:rPr>
            </w:pPr>
            <w:ins w:id="6995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102ED" w14:textId="77777777" w:rsidR="00754881" w:rsidRDefault="00754881">
            <w:pPr>
              <w:rPr>
                <w:ins w:id="6996" w:author="XuanWen Chen" w:date="2019-01-02T08:04:00Z"/>
                <w:rFonts w:hAnsi="宋体"/>
              </w:rPr>
            </w:pPr>
            <w:ins w:id="6997" w:author="XuanWen Chen" w:date="2019-01-02T08:04:00Z">
              <w:r>
                <w:rPr>
                  <w:rFonts w:hAnsi="宋体" w:hint="eastAsia"/>
                </w:rPr>
                <w:t>案例管理员每天使用50次</w:t>
              </w:r>
            </w:ins>
          </w:p>
        </w:tc>
      </w:tr>
      <w:tr w:rsidR="00754881" w14:paraId="67CB5FE0" w14:textId="77777777" w:rsidTr="00754881">
        <w:trPr>
          <w:ins w:id="699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719F" w14:textId="77777777" w:rsidR="00754881" w:rsidRDefault="00754881">
            <w:pPr>
              <w:rPr>
                <w:ins w:id="6999" w:author="XuanWen Chen" w:date="2019-01-02T08:04:00Z"/>
                <w:rFonts w:hAnsi="宋体"/>
              </w:rPr>
            </w:pPr>
            <w:ins w:id="7000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5DAE6" w14:textId="77777777" w:rsidR="00754881" w:rsidRDefault="00754881">
            <w:pPr>
              <w:rPr>
                <w:ins w:id="7001" w:author="XuanWen Chen" w:date="2019-01-02T08:04:00Z"/>
                <w:rFonts w:hAnsi="宋体"/>
              </w:rPr>
            </w:pPr>
          </w:p>
        </w:tc>
      </w:tr>
      <w:tr w:rsidR="00754881" w14:paraId="48C03476" w14:textId="77777777" w:rsidTr="00754881">
        <w:trPr>
          <w:ins w:id="700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A08AB" w14:textId="77777777" w:rsidR="00754881" w:rsidRDefault="00754881">
            <w:pPr>
              <w:rPr>
                <w:ins w:id="7003" w:author="XuanWen Chen" w:date="2019-01-02T08:04:00Z"/>
                <w:rFonts w:hAnsi="宋体"/>
              </w:rPr>
            </w:pPr>
            <w:ins w:id="7004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800" w14:textId="77777777" w:rsidR="00754881" w:rsidRDefault="00754881">
            <w:pPr>
              <w:rPr>
                <w:ins w:id="7005" w:author="XuanWen Chen" w:date="2019-01-02T08:04:00Z"/>
                <w:rFonts w:hAnsi="宋体"/>
              </w:rPr>
            </w:pPr>
          </w:p>
        </w:tc>
      </w:tr>
      <w:tr w:rsidR="00754881" w14:paraId="39518EE7" w14:textId="77777777" w:rsidTr="00754881">
        <w:trPr>
          <w:ins w:id="700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980A4" w14:textId="77777777" w:rsidR="00754881" w:rsidRDefault="00754881">
            <w:pPr>
              <w:rPr>
                <w:ins w:id="7007" w:author="XuanWen Chen" w:date="2019-01-02T08:04:00Z"/>
                <w:rFonts w:hAnsi="宋体"/>
              </w:rPr>
            </w:pPr>
            <w:ins w:id="7008" w:author="XuanWen Chen" w:date="2019-01-02T08:04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CB06" w14:textId="77777777" w:rsidR="00754881" w:rsidRDefault="00754881">
            <w:pPr>
              <w:rPr>
                <w:ins w:id="7009" w:author="XuanWen Chen" w:date="2019-01-02T08:04:00Z"/>
                <w:rFonts w:hAnsi="宋体"/>
              </w:rPr>
            </w:pPr>
          </w:p>
        </w:tc>
      </w:tr>
    </w:tbl>
    <w:p w14:paraId="08E41913" w14:textId="77777777" w:rsidR="00754881" w:rsidRDefault="00754881" w:rsidP="00754881">
      <w:pPr>
        <w:rPr>
          <w:ins w:id="7010" w:author="XuanWen Chen" w:date="2019-01-02T08:04:00Z"/>
        </w:rPr>
      </w:pPr>
    </w:p>
    <w:p w14:paraId="31A2A99F" w14:textId="77777777" w:rsidR="00754881" w:rsidRDefault="00754881" w:rsidP="00754881">
      <w:pPr>
        <w:pStyle w:val="4"/>
        <w:rPr>
          <w:ins w:id="7011" w:author="XuanWen Chen" w:date="2019-01-02T08:04:00Z"/>
        </w:rPr>
      </w:pPr>
      <w:ins w:id="7012" w:author="XuanWen Chen" w:date="2019-01-02T08:04:00Z">
        <w:r>
          <w:rPr>
            <w:rFonts w:hint="eastAsia"/>
          </w:rPr>
          <w:lastRenderedPageBreak/>
          <w:t>案例管理员删除帖子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562BA0CC" w14:textId="77777777" w:rsidTr="00754881">
        <w:trPr>
          <w:ins w:id="701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209AF" w14:textId="77777777" w:rsidR="00754881" w:rsidRDefault="00754881">
            <w:pPr>
              <w:rPr>
                <w:ins w:id="7014" w:author="XuanWen Chen" w:date="2019-01-02T08:04:00Z"/>
                <w:rFonts w:hAnsi="宋体"/>
                <w:b/>
              </w:rPr>
            </w:pPr>
            <w:ins w:id="7015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5F03" w14:textId="77777777" w:rsidR="00754881" w:rsidRDefault="00754881">
            <w:pPr>
              <w:rPr>
                <w:ins w:id="7016" w:author="XuanWen Chen" w:date="2019-01-02T08:04:00Z"/>
                <w:rFonts w:hAnsi="宋体"/>
                <w:b/>
              </w:rPr>
            </w:pPr>
            <w:ins w:id="7017" w:author="XuanWen Chen" w:date="2019-01-02T08:04:00Z">
              <w:r>
                <w:rPr>
                  <w:rFonts w:hAnsi="宋体" w:hint="eastAsia"/>
                  <w:b/>
                </w:rPr>
                <w:t>UC-1 : 案例管理员删除帖子</w:t>
              </w:r>
            </w:ins>
          </w:p>
        </w:tc>
      </w:tr>
      <w:tr w:rsidR="00754881" w14:paraId="2F1FD831" w14:textId="77777777" w:rsidTr="00754881">
        <w:trPr>
          <w:ins w:id="701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4A07A" w14:textId="77777777" w:rsidR="00754881" w:rsidRDefault="00754881">
            <w:pPr>
              <w:rPr>
                <w:ins w:id="7019" w:author="XuanWen Chen" w:date="2019-01-02T08:04:00Z"/>
                <w:rFonts w:hAnsi="宋体"/>
              </w:rPr>
            </w:pPr>
            <w:ins w:id="7020" w:author="XuanWen Chen" w:date="2019-01-02T08:04:00Z">
              <w:r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5784" w14:textId="77777777" w:rsidR="00754881" w:rsidRDefault="00754881">
            <w:pPr>
              <w:rPr>
                <w:ins w:id="7021" w:author="XuanWen Chen" w:date="2019-01-02T08:04:00Z"/>
                <w:rFonts w:hAnsi="宋体"/>
              </w:rPr>
            </w:pPr>
            <w:ins w:id="7022" w:author="XuanWen Chen" w:date="2019-01-02T08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32BB6" w14:textId="77777777" w:rsidR="00754881" w:rsidRDefault="00754881">
            <w:pPr>
              <w:rPr>
                <w:ins w:id="7023" w:author="XuanWen Chen" w:date="2019-01-02T08:04:00Z"/>
                <w:rFonts w:hAnsi="宋体"/>
              </w:rPr>
            </w:pPr>
            <w:ins w:id="7024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0A6E8" w14:textId="77777777" w:rsidR="00754881" w:rsidRDefault="00754881">
            <w:pPr>
              <w:rPr>
                <w:ins w:id="7025" w:author="XuanWen Chen" w:date="2019-01-02T08:04:00Z"/>
                <w:rFonts w:hAnsi="宋体"/>
              </w:rPr>
            </w:pPr>
            <w:ins w:id="7026" w:author="XuanWen Chen" w:date="2019-01-02T08:04:00Z">
              <w:r>
                <w:rPr>
                  <w:rFonts w:hAnsi="宋体" w:hint="eastAsia"/>
                </w:rPr>
                <w:t>2018/12/30</w:t>
              </w:r>
            </w:ins>
          </w:p>
        </w:tc>
      </w:tr>
      <w:tr w:rsidR="00754881" w14:paraId="7F67367A" w14:textId="77777777" w:rsidTr="00754881">
        <w:trPr>
          <w:ins w:id="702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9555" w14:textId="77777777" w:rsidR="00754881" w:rsidRDefault="00754881">
            <w:pPr>
              <w:rPr>
                <w:ins w:id="7028" w:author="XuanWen Chen" w:date="2019-01-02T08:04:00Z"/>
                <w:rFonts w:hAnsi="宋体"/>
              </w:rPr>
            </w:pPr>
            <w:ins w:id="7029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ECD4D" w14:textId="77777777" w:rsidR="00754881" w:rsidRDefault="00754881">
            <w:pPr>
              <w:rPr>
                <w:ins w:id="7030" w:author="XuanWen Chen" w:date="2019-01-02T08:04:00Z"/>
                <w:rFonts w:hAnsi="宋体"/>
              </w:rPr>
            </w:pPr>
            <w:ins w:id="7031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BA58" w14:textId="77777777" w:rsidR="00754881" w:rsidRDefault="00754881">
            <w:pPr>
              <w:rPr>
                <w:ins w:id="7032" w:author="XuanWen Chen" w:date="2019-01-02T08:04:00Z"/>
                <w:rFonts w:hAnsi="宋体"/>
              </w:rPr>
            </w:pPr>
            <w:ins w:id="7033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7A4BA" w14:textId="77777777" w:rsidR="00754881" w:rsidRDefault="00754881">
            <w:pPr>
              <w:rPr>
                <w:ins w:id="7034" w:author="XuanWen Chen" w:date="2019-01-02T08:04:00Z"/>
                <w:rFonts w:hAnsi="宋体"/>
              </w:rPr>
            </w:pPr>
            <w:ins w:id="7035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FFEE89B" w14:textId="77777777" w:rsidTr="00754881">
        <w:trPr>
          <w:ins w:id="703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1EE64" w14:textId="77777777" w:rsidR="00754881" w:rsidRDefault="00754881">
            <w:pPr>
              <w:rPr>
                <w:ins w:id="7037" w:author="XuanWen Chen" w:date="2019-01-02T08:04:00Z"/>
                <w:rFonts w:hAnsi="宋体"/>
              </w:rPr>
            </w:pPr>
            <w:ins w:id="7038" w:author="XuanWen Chen" w:date="2019-01-02T08:04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46C6" w14:textId="77777777" w:rsidR="00754881" w:rsidRDefault="00754881">
            <w:pPr>
              <w:rPr>
                <w:ins w:id="7039" w:author="XuanWen Chen" w:date="2019-01-02T08:04:00Z"/>
                <w:rFonts w:hAnsi="宋体"/>
              </w:rPr>
            </w:pPr>
          </w:p>
        </w:tc>
      </w:tr>
      <w:tr w:rsidR="00754881" w14:paraId="508E383C" w14:textId="77777777" w:rsidTr="00754881">
        <w:trPr>
          <w:ins w:id="704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5183" w14:textId="77777777" w:rsidR="00754881" w:rsidRDefault="00754881">
            <w:pPr>
              <w:rPr>
                <w:ins w:id="7041" w:author="XuanWen Chen" w:date="2019-01-02T08:04:00Z"/>
                <w:rFonts w:hAnsi="宋体"/>
              </w:rPr>
            </w:pPr>
            <w:ins w:id="7042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9C1D7" w14:textId="77777777" w:rsidR="00754881" w:rsidRDefault="00754881">
            <w:pPr>
              <w:rPr>
                <w:ins w:id="7043" w:author="XuanWen Chen" w:date="2019-01-02T08:04:00Z"/>
                <w:rFonts w:hAnsi="宋体"/>
              </w:rPr>
            </w:pPr>
            <w:ins w:id="7044" w:author="XuanWen Chen" w:date="2019-01-02T08:04:00Z">
              <w:r>
                <w:rPr>
                  <w:rFonts w:hAnsi="宋体" w:hint="eastAsia"/>
                </w:rPr>
                <w:t>案例管理员进入的社区，设置板块删除帖子</w:t>
              </w:r>
            </w:ins>
          </w:p>
        </w:tc>
      </w:tr>
      <w:tr w:rsidR="00754881" w14:paraId="082358E5" w14:textId="77777777" w:rsidTr="00754881">
        <w:trPr>
          <w:ins w:id="704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04703" w14:textId="77777777" w:rsidR="00754881" w:rsidRDefault="00754881">
            <w:pPr>
              <w:rPr>
                <w:ins w:id="7046" w:author="XuanWen Chen" w:date="2019-01-02T08:04:00Z"/>
                <w:rFonts w:hAnsi="宋体"/>
              </w:rPr>
            </w:pPr>
            <w:ins w:id="7047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298A" w14:textId="77777777" w:rsidR="00754881" w:rsidRDefault="00754881">
            <w:pPr>
              <w:rPr>
                <w:ins w:id="7048" w:author="XuanWen Chen" w:date="2019-01-02T08:04:00Z"/>
                <w:rFonts w:hAnsi="宋体"/>
              </w:rPr>
            </w:pPr>
            <w:ins w:id="7049" w:author="XuanWen Chen" w:date="2019-01-02T08:04:00Z">
              <w:r>
                <w:rPr>
                  <w:rFonts w:hAnsi="宋体" w:hint="eastAsia"/>
                </w:rPr>
                <w:t>案例管理员需要删除自己板块的某一帖子</w:t>
              </w:r>
            </w:ins>
          </w:p>
        </w:tc>
      </w:tr>
      <w:tr w:rsidR="00754881" w14:paraId="695EA899" w14:textId="77777777" w:rsidTr="00754881">
        <w:trPr>
          <w:ins w:id="705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00CA" w14:textId="77777777" w:rsidR="00754881" w:rsidRDefault="00754881">
            <w:pPr>
              <w:rPr>
                <w:ins w:id="7051" w:author="XuanWen Chen" w:date="2019-01-02T08:04:00Z"/>
                <w:rFonts w:hAnsi="宋体"/>
              </w:rPr>
            </w:pPr>
            <w:ins w:id="7052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916AF" w14:textId="77777777" w:rsidR="00754881" w:rsidRDefault="00754881">
            <w:pPr>
              <w:rPr>
                <w:ins w:id="7053" w:author="XuanWen Chen" w:date="2019-01-02T08:04:00Z"/>
                <w:rFonts w:hAnsi="宋体"/>
              </w:rPr>
            </w:pPr>
            <w:ins w:id="7054" w:author="XuanWen Chen" w:date="2019-01-02T08:04:00Z">
              <w:r>
                <w:rPr>
                  <w:rFonts w:hAnsi="宋体" w:hint="eastAsia"/>
                </w:rPr>
                <w:t>PRE-1：案例管理员登录</w:t>
              </w:r>
            </w:ins>
          </w:p>
          <w:p w14:paraId="3557EE1F" w14:textId="77777777" w:rsidR="00754881" w:rsidRDefault="00754881">
            <w:pPr>
              <w:rPr>
                <w:ins w:id="7055" w:author="XuanWen Chen" w:date="2019-01-02T08:04:00Z"/>
                <w:rFonts w:hAnsi="宋体"/>
              </w:rPr>
            </w:pPr>
            <w:ins w:id="7056" w:author="XuanWen Chen" w:date="2019-01-02T08:04:00Z">
              <w:r>
                <w:rPr>
                  <w:rFonts w:hAnsi="宋体" w:hint="eastAsia"/>
                </w:rPr>
                <w:t>PRE-2：案例管理员进入二级板块</w:t>
              </w:r>
            </w:ins>
          </w:p>
          <w:p w14:paraId="0956FE19" w14:textId="77777777" w:rsidR="00754881" w:rsidRDefault="00754881">
            <w:pPr>
              <w:rPr>
                <w:ins w:id="7057" w:author="XuanWen Chen" w:date="2019-01-02T08:04:00Z"/>
                <w:rFonts w:hAnsi="宋体"/>
              </w:rPr>
            </w:pPr>
            <w:ins w:id="7058" w:author="XuanWen Chen" w:date="2019-01-02T08:04:00Z">
              <w:r>
                <w:rPr>
                  <w:rFonts w:hAnsi="宋体" w:hint="eastAsia"/>
                </w:rPr>
                <w:t>PRE-3：案例管理员选择要删除的帖子</w:t>
              </w:r>
            </w:ins>
          </w:p>
        </w:tc>
      </w:tr>
      <w:tr w:rsidR="00754881" w14:paraId="7894D333" w14:textId="77777777" w:rsidTr="00754881">
        <w:trPr>
          <w:ins w:id="705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D32A" w14:textId="77777777" w:rsidR="00754881" w:rsidRDefault="00754881">
            <w:pPr>
              <w:rPr>
                <w:ins w:id="7060" w:author="XuanWen Chen" w:date="2019-01-02T08:04:00Z"/>
                <w:rFonts w:hAnsi="宋体"/>
              </w:rPr>
            </w:pPr>
            <w:ins w:id="7061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FED71" w14:textId="77777777" w:rsidR="00754881" w:rsidRDefault="00754881">
            <w:pPr>
              <w:rPr>
                <w:ins w:id="7062" w:author="XuanWen Chen" w:date="2019-01-02T08:04:00Z"/>
                <w:rFonts w:hAnsi="宋体"/>
              </w:rPr>
            </w:pPr>
            <w:ins w:id="7063" w:author="XuanWen Chen" w:date="2019-01-02T08:04:00Z">
              <w:r>
                <w:rPr>
                  <w:rFonts w:hint="eastAsia"/>
                </w:rPr>
                <w:t>POST-1：</w:t>
              </w:r>
              <w:r>
                <w:rPr>
                  <w:rFonts w:hAnsi="宋体" w:hint="eastAsia"/>
                </w:rPr>
                <w:t>帖子被删除</w:t>
              </w:r>
            </w:ins>
          </w:p>
        </w:tc>
      </w:tr>
      <w:tr w:rsidR="00754881" w14:paraId="5A141D0D" w14:textId="77777777" w:rsidTr="00754881">
        <w:trPr>
          <w:ins w:id="706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752DA" w14:textId="77777777" w:rsidR="00754881" w:rsidRDefault="00754881">
            <w:pPr>
              <w:rPr>
                <w:ins w:id="7065" w:author="XuanWen Chen" w:date="2019-01-02T08:04:00Z"/>
                <w:rFonts w:hAnsi="宋体"/>
              </w:rPr>
            </w:pPr>
            <w:ins w:id="7066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2A77" w14:textId="77777777" w:rsidR="00754881" w:rsidRDefault="00754881">
            <w:pPr>
              <w:rPr>
                <w:ins w:id="7067" w:author="XuanWen Chen" w:date="2019-01-02T08:04:00Z"/>
                <w:rFonts w:hAnsi="宋体"/>
              </w:rPr>
            </w:pPr>
            <w:ins w:id="7068" w:author="XuanWen Chen" w:date="2019-01-02T08:04:00Z">
              <w:r>
                <w:rPr>
                  <w:rFonts w:hAnsi="宋体" w:hint="eastAsia"/>
                </w:rPr>
                <w:t>选择要删除的帖子</w:t>
              </w:r>
            </w:ins>
          </w:p>
        </w:tc>
      </w:tr>
      <w:tr w:rsidR="00754881" w14:paraId="1D149B24" w14:textId="77777777" w:rsidTr="00754881">
        <w:trPr>
          <w:ins w:id="706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70D6" w14:textId="77777777" w:rsidR="00754881" w:rsidRDefault="00754881">
            <w:pPr>
              <w:rPr>
                <w:ins w:id="7070" w:author="XuanWen Chen" w:date="2019-01-02T08:04:00Z"/>
                <w:rFonts w:hAnsi="宋体"/>
              </w:rPr>
            </w:pPr>
            <w:ins w:id="7071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97E9" w14:textId="77777777" w:rsidR="00754881" w:rsidRDefault="00754881">
            <w:pPr>
              <w:rPr>
                <w:ins w:id="7072" w:author="XuanWen Chen" w:date="2019-01-02T08:04:00Z"/>
                <w:rFonts w:hAnsi="宋体"/>
              </w:rPr>
            </w:pPr>
            <w:ins w:id="7073" w:author="XuanWen Chen" w:date="2019-01-02T08:04:00Z">
              <w:r>
                <w:rPr>
                  <w:rFonts w:hAnsi="宋体" w:hint="eastAsia"/>
                </w:rPr>
                <w:t>被选择的帖子删除</w:t>
              </w:r>
            </w:ins>
          </w:p>
        </w:tc>
      </w:tr>
      <w:tr w:rsidR="00754881" w14:paraId="77649B87" w14:textId="77777777" w:rsidTr="00754881">
        <w:trPr>
          <w:ins w:id="707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07138" w14:textId="77777777" w:rsidR="00754881" w:rsidRDefault="00754881">
            <w:pPr>
              <w:rPr>
                <w:ins w:id="7075" w:author="XuanWen Chen" w:date="2019-01-02T08:04:00Z"/>
                <w:rFonts w:hAnsi="宋体"/>
              </w:rPr>
            </w:pPr>
            <w:ins w:id="7076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45393" w14:textId="77777777" w:rsidR="00754881" w:rsidRDefault="00754881">
            <w:pPr>
              <w:spacing w:line="240" w:lineRule="auto"/>
              <w:rPr>
                <w:ins w:id="7077" w:author="XuanWen Chen" w:date="2019-01-02T08:04:00Z"/>
                <w:rFonts w:hAnsi="宋体"/>
              </w:rPr>
            </w:pPr>
            <w:ins w:id="7078" w:author="XuanWen Chen" w:date="2019-01-02T08:04:00Z">
              <w:r>
                <w:rPr>
                  <w:rFonts w:hAnsi="宋体" w:hint="eastAsia"/>
                </w:rPr>
                <w:t>删除帖子</w:t>
              </w:r>
            </w:ins>
          </w:p>
          <w:p w14:paraId="08170D44" w14:textId="77777777" w:rsidR="00754881" w:rsidRDefault="00754881" w:rsidP="00754881">
            <w:pPr>
              <w:pStyle w:val="a9"/>
              <w:numPr>
                <w:ilvl w:val="0"/>
                <w:numId w:val="271"/>
              </w:numPr>
              <w:spacing w:line="240" w:lineRule="auto"/>
              <w:ind w:firstLineChars="0"/>
              <w:rPr>
                <w:ins w:id="7079" w:author="XuanWen Chen" w:date="2019-01-02T08:04:00Z"/>
                <w:rFonts w:hAnsi="宋体"/>
              </w:rPr>
            </w:pPr>
            <w:ins w:id="7080" w:author="XuanWen Chen" w:date="2019-01-02T08:04:00Z">
              <w:r>
                <w:rPr>
                  <w:rFonts w:hAnsi="宋体" w:hint="eastAsia"/>
                </w:rPr>
                <w:t>选定某一帖子删除</w:t>
              </w:r>
            </w:ins>
          </w:p>
        </w:tc>
      </w:tr>
      <w:tr w:rsidR="00754881" w14:paraId="324B590A" w14:textId="77777777" w:rsidTr="00754881">
        <w:trPr>
          <w:ins w:id="708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F823A" w14:textId="77777777" w:rsidR="00754881" w:rsidRDefault="00754881">
            <w:pPr>
              <w:rPr>
                <w:ins w:id="7082" w:author="XuanWen Chen" w:date="2019-01-02T08:04:00Z"/>
                <w:rFonts w:hAnsi="宋体"/>
              </w:rPr>
            </w:pPr>
            <w:ins w:id="7083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3D266" w14:textId="77777777" w:rsidR="00754881" w:rsidRDefault="00754881">
            <w:pPr>
              <w:spacing w:line="240" w:lineRule="auto"/>
              <w:rPr>
                <w:ins w:id="7084" w:author="XuanWen Chen" w:date="2019-01-02T08:04:00Z"/>
                <w:rFonts w:hAnsi="宋体"/>
              </w:rPr>
            </w:pPr>
            <w:ins w:id="7085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51793E57" w14:textId="77777777" w:rsidTr="00754881">
        <w:trPr>
          <w:ins w:id="708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3A123" w14:textId="77777777" w:rsidR="00754881" w:rsidRDefault="00754881">
            <w:pPr>
              <w:rPr>
                <w:ins w:id="7087" w:author="XuanWen Chen" w:date="2019-01-02T08:04:00Z"/>
                <w:rFonts w:hAnsi="宋体"/>
              </w:rPr>
            </w:pPr>
            <w:ins w:id="7088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80A7" w14:textId="77777777" w:rsidR="00754881" w:rsidRDefault="00754881">
            <w:pPr>
              <w:rPr>
                <w:ins w:id="7089" w:author="XuanWen Chen" w:date="2019-01-02T08:04:00Z"/>
                <w:rFonts w:hAnsi="宋体"/>
              </w:rPr>
            </w:pPr>
          </w:p>
        </w:tc>
      </w:tr>
      <w:tr w:rsidR="00754881" w14:paraId="0428D1AF" w14:textId="77777777" w:rsidTr="00754881">
        <w:trPr>
          <w:ins w:id="709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967DF" w14:textId="77777777" w:rsidR="00754881" w:rsidRDefault="00754881">
            <w:pPr>
              <w:rPr>
                <w:ins w:id="7091" w:author="XuanWen Chen" w:date="2019-01-02T08:04:00Z"/>
                <w:rFonts w:hAnsi="宋体"/>
              </w:rPr>
            </w:pPr>
            <w:ins w:id="7092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2AECE" w14:textId="77777777" w:rsidR="00754881" w:rsidRDefault="00754881">
            <w:pPr>
              <w:rPr>
                <w:ins w:id="7093" w:author="XuanWen Chen" w:date="2019-01-02T08:04:00Z"/>
                <w:rFonts w:hAnsi="宋体"/>
              </w:rPr>
            </w:pPr>
          </w:p>
        </w:tc>
      </w:tr>
      <w:tr w:rsidR="00754881" w14:paraId="3DAACE82" w14:textId="77777777" w:rsidTr="00754881">
        <w:trPr>
          <w:ins w:id="709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0C692" w14:textId="77777777" w:rsidR="00754881" w:rsidRDefault="00754881">
            <w:pPr>
              <w:rPr>
                <w:ins w:id="7095" w:author="XuanWen Chen" w:date="2019-01-02T08:04:00Z"/>
                <w:rFonts w:hAnsi="宋体"/>
              </w:rPr>
            </w:pPr>
            <w:ins w:id="7096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9806" w14:textId="77777777" w:rsidR="00754881" w:rsidRDefault="00754881">
            <w:pPr>
              <w:rPr>
                <w:ins w:id="7097" w:author="XuanWen Chen" w:date="2019-01-02T08:04:00Z"/>
                <w:rFonts w:hAnsi="宋体"/>
              </w:rPr>
            </w:pPr>
            <w:ins w:id="7098" w:author="XuanWen Chen" w:date="2019-01-02T08:04:00Z">
              <w:r>
                <w:rPr>
                  <w:rFonts w:hAnsi="宋体" w:hint="eastAsia"/>
                </w:rPr>
                <w:t>案例管理员每天使用50次</w:t>
              </w:r>
            </w:ins>
          </w:p>
        </w:tc>
      </w:tr>
      <w:tr w:rsidR="00754881" w14:paraId="21416B5E" w14:textId="77777777" w:rsidTr="00754881">
        <w:trPr>
          <w:ins w:id="709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3122" w14:textId="77777777" w:rsidR="00754881" w:rsidRDefault="00754881">
            <w:pPr>
              <w:rPr>
                <w:ins w:id="7100" w:author="XuanWen Chen" w:date="2019-01-02T08:04:00Z"/>
                <w:rFonts w:hAnsi="宋体"/>
              </w:rPr>
            </w:pPr>
            <w:ins w:id="7101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D25E" w14:textId="77777777" w:rsidR="00754881" w:rsidRDefault="00754881">
            <w:pPr>
              <w:rPr>
                <w:ins w:id="7102" w:author="XuanWen Chen" w:date="2019-01-02T08:04:00Z"/>
                <w:rFonts w:hAnsi="宋体"/>
              </w:rPr>
            </w:pPr>
          </w:p>
        </w:tc>
      </w:tr>
      <w:tr w:rsidR="00754881" w14:paraId="73474EF1" w14:textId="77777777" w:rsidTr="00754881">
        <w:trPr>
          <w:ins w:id="710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BB81" w14:textId="77777777" w:rsidR="00754881" w:rsidRDefault="00754881">
            <w:pPr>
              <w:rPr>
                <w:ins w:id="7104" w:author="XuanWen Chen" w:date="2019-01-02T08:04:00Z"/>
                <w:rFonts w:hAnsi="宋体"/>
              </w:rPr>
            </w:pPr>
            <w:ins w:id="7105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3335" w14:textId="77777777" w:rsidR="00754881" w:rsidRDefault="00754881">
            <w:pPr>
              <w:rPr>
                <w:ins w:id="7106" w:author="XuanWen Chen" w:date="2019-01-02T08:04:00Z"/>
                <w:rFonts w:hAnsi="宋体"/>
              </w:rPr>
            </w:pPr>
          </w:p>
        </w:tc>
      </w:tr>
      <w:tr w:rsidR="00754881" w14:paraId="0DF76D8E" w14:textId="77777777" w:rsidTr="00754881">
        <w:trPr>
          <w:ins w:id="710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79D3" w14:textId="77777777" w:rsidR="00754881" w:rsidRDefault="00754881">
            <w:pPr>
              <w:rPr>
                <w:ins w:id="7108" w:author="XuanWen Chen" w:date="2019-01-02T08:04:00Z"/>
                <w:rFonts w:hAnsi="宋体"/>
              </w:rPr>
            </w:pPr>
            <w:ins w:id="7109" w:author="XuanWen Chen" w:date="2019-01-02T08:04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A5A50" w14:textId="77777777" w:rsidR="00754881" w:rsidRDefault="00754881">
            <w:pPr>
              <w:rPr>
                <w:ins w:id="7110" w:author="XuanWen Chen" w:date="2019-01-02T08:04:00Z"/>
                <w:rFonts w:hAnsi="宋体"/>
              </w:rPr>
            </w:pPr>
          </w:p>
        </w:tc>
      </w:tr>
    </w:tbl>
    <w:p w14:paraId="6832A6CB" w14:textId="77777777" w:rsidR="00754881" w:rsidRDefault="00754881" w:rsidP="00754881">
      <w:pPr>
        <w:rPr>
          <w:ins w:id="7111" w:author="XuanWen Chen" w:date="2019-01-02T08:04:00Z"/>
        </w:rPr>
      </w:pPr>
    </w:p>
    <w:p w14:paraId="7A359B26" w14:textId="77777777" w:rsidR="00754881" w:rsidRDefault="00754881" w:rsidP="00754881">
      <w:pPr>
        <w:pStyle w:val="4"/>
        <w:rPr>
          <w:ins w:id="7112" w:author="XuanWen Chen" w:date="2019-01-02T08:04:00Z"/>
        </w:rPr>
      </w:pPr>
      <w:ins w:id="7113" w:author="XuanWen Chen" w:date="2019-01-02T08:04:00Z">
        <w:r>
          <w:rPr>
            <w:rFonts w:hint="eastAsia"/>
          </w:rPr>
          <w:t>案例管理员创建论坛主题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0E46D1F5" w14:textId="77777777" w:rsidTr="00754881">
        <w:trPr>
          <w:ins w:id="711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0619" w14:textId="77777777" w:rsidR="00754881" w:rsidRDefault="00754881">
            <w:pPr>
              <w:rPr>
                <w:ins w:id="7115" w:author="XuanWen Chen" w:date="2019-01-02T08:04:00Z"/>
                <w:rFonts w:hAnsi="宋体"/>
                <w:b/>
              </w:rPr>
            </w:pPr>
            <w:ins w:id="7116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CF2AD" w14:textId="77777777" w:rsidR="00754881" w:rsidRDefault="00754881">
            <w:pPr>
              <w:rPr>
                <w:ins w:id="7117" w:author="XuanWen Chen" w:date="2019-01-02T08:04:00Z"/>
                <w:rFonts w:hAnsi="宋体"/>
                <w:b/>
              </w:rPr>
            </w:pPr>
            <w:ins w:id="7118" w:author="XuanWen Chen" w:date="2019-01-02T08:04:00Z">
              <w:r>
                <w:rPr>
                  <w:rFonts w:hAnsi="宋体" w:hint="eastAsia"/>
                  <w:b/>
                </w:rPr>
                <w:t>UC-1 : 案例管理员创建论坛主题</w:t>
              </w:r>
            </w:ins>
          </w:p>
        </w:tc>
      </w:tr>
      <w:tr w:rsidR="00754881" w14:paraId="578AD27A" w14:textId="77777777" w:rsidTr="00754881">
        <w:trPr>
          <w:ins w:id="711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16830" w14:textId="77777777" w:rsidR="00754881" w:rsidRDefault="00754881">
            <w:pPr>
              <w:rPr>
                <w:ins w:id="7120" w:author="XuanWen Chen" w:date="2019-01-02T08:04:00Z"/>
                <w:rFonts w:hAnsi="宋体"/>
              </w:rPr>
            </w:pPr>
            <w:ins w:id="7121" w:author="XuanWen Chen" w:date="2019-01-02T08:04:00Z">
              <w:r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6DE84" w14:textId="77777777" w:rsidR="00754881" w:rsidRDefault="00754881">
            <w:pPr>
              <w:rPr>
                <w:ins w:id="7122" w:author="XuanWen Chen" w:date="2019-01-02T08:04:00Z"/>
                <w:rFonts w:hAnsi="宋体"/>
              </w:rPr>
            </w:pPr>
            <w:ins w:id="7123" w:author="XuanWen Chen" w:date="2019-01-02T08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4910" w14:textId="77777777" w:rsidR="00754881" w:rsidRDefault="00754881">
            <w:pPr>
              <w:rPr>
                <w:ins w:id="7124" w:author="XuanWen Chen" w:date="2019-01-02T08:04:00Z"/>
                <w:rFonts w:hAnsi="宋体"/>
              </w:rPr>
            </w:pPr>
            <w:ins w:id="7125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E639" w14:textId="77777777" w:rsidR="00754881" w:rsidRDefault="00754881">
            <w:pPr>
              <w:rPr>
                <w:ins w:id="7126" w:author="XuanWen Chen" w:date="2019-01-02T08:04:00Z"/>
                <w:rFonts w:hAnsi="宋体"/>
              </w:rPr>
            </w:pPr>
            <w:ins w:id="7127" w:author="XuanWen Chen" w:date="2019-01-02T08:04:00Z">
              <w:r>
                <w:rPr>
                  <w:rFonts w:hAnsi="宋体" w:hint="eastAsia"/>
                </w:rPr>
                <w:t>2018/12/30</w:t>
              </w:r>
            </w:ins>
          </w:p>
        </w:tc>
      </w:tr>
      <w:tr w:rsidR="00754881" w14:paraId="4F4D74A8" w14:textId="77777777" w:rsidTr="00754881">
        <w:trPr>
          <w:ins w:id="712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96DE3" w14:textId="77777777" w:rsidR="00754881" w:rsidRDefault="00754881">
            <w:pPr>
              <w:rPr>
                <w:ins w:id="7129" w:author="XuanWen Chen" w:date="2019-01-02T08:04:00Z"/>
                <w:rFonts w:hAnsi="宋体"/>
              </w:rPr>
            </w:pPr>
            <w:ins w:id="7130" w:author="XuanWen Chen" w:date="2019-01-02T08:04:00Z">
              <w:r>
                <w:rPr>
                  <w:rFonts w:hAnsi="宋体" w:hint="eastAsia"/>
                </w:rPr>
                <w:lastRenderedPageBreak/>
                <w:t>主要操作者：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94F97" w14:textId="77777777" w:rsidR="00754881" w:rsidRDefault="00754881">
            <w:pPr>
              <w:rPr>
                <w:ins w:id="7131" w:author="XuanWen Chen" w:date="2019-01-02T08:04:00Z"/>
                <w:rFonts w:hAnsi="宋体"/>
              </w:rPr>
            </w:pPr>
            <w:ins w:id="7132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418E" w14:textId="77777777" w:rsidR="00754881" w:rsidRDefault="00754881">
            <w:pPr>
              <w:rPr>
                <w:ins w:id="7133" w:author="XuanWen Chen" w:date="2019-01-02T08:04:00Z"/>
                <w:rFonts w:hAnsi="宋体"/>
              </w:rPr>
            </w:pPr>
            <w:ins w:id="7134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9511" w14:textId="77777777" w:rsidR="00754881" w:rsidRDefault="00754881">
            <w:pPr>
              <w:rPr>
                <w:ins w:id="7135" w:author="XuanWen Chen" w:date="2019-01-02T08:04:00Z"/>
                <w:rFonts w:hAnsi="宋体"/>
              </w:rPr>
            </w:pPr>
            <w:ins w:id="7136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446F3D00" w14:textId="77777777" w:rsidTr="00754881">
        <w:trPr>
          <w:ins w:id="713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135CF" w14:textId="77777777" w:rsidR="00754881" w:rsidRDefault="00754881">
            <w:pPr>
              <w:rPr>
                <w:ins w:id="7138" w:author="XuanWen Chen" w:date="2019-01-02T08:04:00Z"/>
                <w:rFonts w:hAnsi="宋体"/>
              </w:rPr>
            </w:pPr>
            <w:ins w:id="7139" w:author="XuanWen Chen" w:date="2019-01-02T08:04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2BCE" w14:textId="77777777" w:rsidR="00754881" w:rsidRDefault="00754881">
            <w:pPr>
              <w:rPr>
                <w:ins w:id="7140" w:author="XuanWen Chen" w:date="2019-01-02T08:04:00Z"/>
                <w:rFonts w:hAnsi="宋体"/>
              </w:rPr>
            </w:pPr>
          </w:p>
        </w:tc>
      </w:tr>
      <w:tr w:rsidR="00754881" w14:paraId="725091DE" w14:textId="77777777" w:rsidTr="00754881">
        <w:trPr>
          <w:ins w:id="714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4078E" w14:textId="77777777" w:rsidR="00754881" w:rsidRDefault="00754881">
            <w:pPr>
              <w:rPr>
                <w:ins w:id="7142" w:author="XuanWen Chen" w:date="2019-01-02T08:04:00Z"/>
                <w:rFonts w:hAnsi="宋体"/>
              </w:rPr>
            </w:pPr>
            <w:ins w:id="7143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2DBA1" w14:textId="77777777" w:rsidR="00754881" w:rsidRDefault="00754881">
            <w:pPr>
              <w:rPr>
                <w:ins w:id="7144" w:author="XuanWen Chen" w:date="2019-01-02T08:04:00Z"/>
                <w:rFonts w:hAnsi="宋体"/>
              </w:rPr>
            </w:pPr>
            <w:ins w:id="7145" w:author="XuanWen Chen" w:date="2019-01-02T08:04:00Z">
              <w:r>
                <w:rPr>
                  <w:rFonts w:hAnsi="宋体" w:hint="eastAsia"/>
                </w:rPr>
                <w:t>案例管理员进入的社区，创建新的论坛主题</w:t>
              </w:r>
            </w:ins>
          </w:p>
        </w:tc>
      </w:tr>
      <w:tr w:rsidR="00754881" w14:paraId="1541415C" w14:textId="77777777" w:rsidTr="00754881">
        <w:trPr>
          <w:ins w:id="714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8DE72" w14:textId="77777777" w:rsidR="00754881" w:rsidRDefault="00754881">
            <w:pPr>
              <w:rPr>
                <w:ins w:id="7147" w:author="XuanWen Chen" w:date="2019-01-02T08:04:00Z"/>
                <w:rFonts w:hAnsi="宋体"/>
              </w:rPr>
            </w:pPr>
            <w:ins w:id="7148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A8B5D" w14:textId="77777777" w:rsidR="00754881" w:rsidRDefault="00754881">
            <w:pPr>
              <w:rPr>
                <w:ins w:id="7149" w:author="XuanWen Chen" w:date="2019-01-02T08:04:00Z"/>
                <w:rFonts w:hAnsi="宋体"/>
              </w:rPr>
            </w:pPr>
            <w:ins w:id="7150" w:author="XuanWen Chen" w:date="2019-01-02T08:04:00Z">
              <w:r>
                <w:rPr>
                  <w:rFonts w:hAnsi="宋体" w:hint="eastAsia"/>
                </w:rPr>
                <w:t>案例管理员需要创建新的论坛主题</w:t>
              </w:r>
            </w:ins>
          </w:p>
        </w:tc>
      </w:tr>
      <w:tr w:rsidR="00754881" w14:paraId="0A225735" w14:textId="77777777" w:rsidTr="00754881">
        <w:trPr>
          <w:ins w:id="715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52058" w14:textId="77777777" w:rsidR="00754881" w:rsidRDefault="00754881">
            <w:pPr>
              <w:rPr>
                <w:ins w:id="7152" w:author="XuanWen Chen" w:date="2019-01-02T08:04:00Z"/>
                <w:rFonts w:hAnsi="宋体"/>
              </w:rPr>
            </w:pPr>
            <w:ins w:id="7153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6931B" w14:textId="77777777" w:rsidR="00754881" w:rsidRDefault="00754881">
            <w:pPr>
              <w:rPr>
                <w:ins w:id="7154" w:author="XuanWen Chen" w:date="2019-01-02T08:04:00Z"/>
                <w:rFonts w:hAnsi="宋体"/>
              </w:rPr>
            </w:pPr>
            <w:ins w:id="7155" w:author="XuanWen Chen" w:date="2019-01-02T08:04:00Z">
              <w:r>
                <w:rPr>
                  <w:rFonts w:hAnsi="宋体" w:hint="eastAsia"/>
                </w:rPr>
                <w:t>PRE-1：案例管理员登录</w:t>
              </w:r>
            </w:ins>
          </w:p>
          <w:p w14:paraId="5D26430E" w14:textId="77777777" w:rsidR="00754881" w:rsidRDefault="00754881">
            <w:pPr>
              <w:rPr>
                <w:ins w:id="7156" w:author="XuanWen Chen" w:date="2019-01-02T08:04:00Z"/>
                <w:rFonts w:hAnsi="宋体"/>
              </w:rPr>
            </w:pPr>
            <w:ins w:id="7157" w:author="XuanWen Chen" w:date="2019-01-02T08:04:00Z">
              <w:r>
                <w:rPr>
                  <w:rFonts w:hAnsi="宋体" w:hint="eastAsia"/>
                </w:rPr>
                <w:t>PRE-2：案例管理员进入二级板块</w:t>
              </w:r>
            </w:ins>
          </w:p>
          <w:p w14:paraId="1FE75E88" w14:textId="77777777" w:rsidR="00754881" w:rsidRDefault="00754881">
            <w:pPr>
              <w:rPr>
                <w:ins w:id="7158" w:author="XuanWen Chen" w:date="2019-01-02T08:04:00Z"/>
                <w:rFonts w:hAnsi="宋体"/>
              </w:rPr>
            </w:pPr>
            <w:ins w:id="7159" w:author="XuanWen Chen" w:date="2019-01-02T08:04:00Z">
              <w:r>
                <w:rPr>
                  <w:rFonts w:hAnsi="宋体" w:hint="eastAsia"/>
                </w:rPr>
                <w:t>PRE-3：案例管理员创建新的论坛主题</w:t>
              </w:r>
            </w:ins>
          </w:p>
        </w:tc>
      </w:tr>
      <w:tr w:rsidR="00754881" w14:paraId="45CD5EA9" w14:textId="77777777" w:rsidTr="00754881">
        <w:trPr>
          <w:ins w:id="716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850E3" w14:textId="77777777" w:rsidR="00754881" w:rsidRDefault="00754881">
            <w:pPr>
              <w:rPr>
                <w:ins w:id="7161" w:author="XuanWen Chen" w:date="2019-01-02T08:04:00Z"/>
                <w:rFonts w:hAnsi="宋体"/>
              </w:rPr>
            </w:pPr>
            <w:ins w:id="7162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3FCFE" w14:textId="77777777" w:rsidR="00754881" w:rsidRDefault="00754881">
            <w:pPr>
              <w:rPr>
                <w:ins w:id="7163" w:author="XuanWen Chen" w:date="2019-01-02T08:04:00Z"/>
                <w:rFonts w:hAnsi="宋体"/>
              </w:rPr>
            </w:pPr>
            <w:ins w:id="7164" w:author="XuanWen Chen" w:date="2019-01-02T08:04:00Z">
              <w:r>
                <w:rPr>
                  <w:rFonts w:hint="eastAsia"/>
                </w:rPr>
                <w:t>POST-1：新的论坛主题创建成功</w:t>
              </w:r>
            </w:ins>
          </w:p>
        </w:tc>
      </w:tr>
      <w:tr w:rsidR="00754881" w14:paraId="651022B3" w14:textId="77777777" w:rsidTr="00754881">
        <w:trPr>
          <w:ins w:id="716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550AF" w14:textId="77777777" w:rsidR="00754881" w:rsidRDefault="00754881">
            <w:pPr>
              <w:rPr>
                <w:ins w:id="7166" w:author="XuanWen Chen" w:date="2019-01-02T08:04:00Z"/>
                <w:rFonts w:hAnsi="宋体"/>
              </w:rPr>
            </w:pPr>
            <w:ins w:id="7167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53ADE" w14:textId="77777777" w:rsidR="00754881" w:rsidRDefault="00754881">
            <w:pPr>
              <w:rPr>
                <w:ins w:id="7168" w:author="XuanWen Chen" w:date="2019-01-02T08:04:00Z"/>
                <w:rFonts w:hAnsi="宋体"/>
              </w:rPr>
            </w:pPr>
            <w:ins w:id="7169" w:author="XuanWen Chen" w:date="2019-01-02T08:04:00Z">
              <w:r>
                <w:rPr>
                  <w:rFonts w:hAnsi="宋体" w:hint="eastAsia"/>
                </w:rPr>
                <w:t>填写创建信息</w:t>
              </w:r>
            </w:ins>
          </w:p>
        </w:tc>
      </w:tr>
      <w:tr w:rsidR="00754881" w14:paraId="698D30BB" w14:textId="77777777" w:rsidTr="00754881">
        <w:trPr>
          <w:ins w:id="717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014E1" w14:textId="77777777" w:rsidR="00754881" w:rsidRDefault="00754881">
            <w:pPr>
              <w:rPr>
                <w:ins w:id="7171" w:author="XuanWen Chen" w:date="2019-01-02T08:04:00Z"/>
                <w:rFonts w:hAnsi="宋体"/>
              </w:rPr>
            </w:pPr>
            <w:ins w:id="7172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CC22" w14:textId="77777777" w:rsidR="00754881" w:rsidRDefault="00754881">
            <w:pPr>
              <w:rPr>
                <w:ins w:id="7173" w:author="XuanWen Chen" w:date="2019-01-02T08:04:00Z"/>
                <w:rFonts w:hAnsi="宋体"/>
              </w:rPr>
            </w:pPr>
            <w:ins w:id="7174" w:author="XuanWen Chen" w:date="2019-01-02T08:04:00Z">
              <w:r>
                <w:rPr>
                  <w:rFonts w:hAnsi="宋体" w:hint="eastAsia"/>
                </w:rPr>
                <w:t>新的主题创建成功</w:t>
              </w:r>
            </w:ins>
          </w:p>
        </w:tc>
      </w:tr>
      <w:tr w:rsidR="00754881" w14:paraId="737670E1" w14:textId="77777777" w:rsidTr="00754881">
        <w:trPr>
          <w:ins w:id="717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363DA" w14:textId="77777777" w:rsidR="00754881" w:rsidRDefault="00754881">
            <w:pPr>
              <w:rPr>
                <w:ins w:id="7176" w:author="XuanWen Chen" w:date="2019-01-02T08:04:00Z"/>
                <w:rFonts w:hAnsi="宋体"/>
              </w:rPr>
            </w:pPr>
            <w:ins w:id="7177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8DF0" w14:textId="77777777" w:rsidR="00754881" w:rsidRDefault="00754881">
            <w:pPr>
              <w:spacing w:line="240" w:lineRule="auto"/>
              <w:rPr>
                <w:ins w:id="7178" w:author="XuanWen Chen" w:date="2019-01-02T08:04:00Z"/>
                <w:rFonts w:hAnsi="宋体"/>
              </w:rPr>
            </w:pPr>
            <w:ins w:id="7179" w:author="XuanWen Chen" w:date="2019-01-02T08:04:00Z">
              <w:r>
                <w:rPr>
                  <w:rFonts w:hAnsi="宋体" w:hint="eastAsia"/>
                </w:rPr>
                <w:t>创建新的论坛主题</w:t>
              </w:r>
            </w:ins>
          </w:p>
          <w:p w14:paraId="07D43809" w14:textId="77777777" w:rsidR="00754881" w:rsidRDefault="00754881" w:rsidP="00754881">
            <w:pPr>
              <w:pStyle w:val="a9"/>
              <w:numPr>
                <w:ilvl w:val="0"/>
                <w:numId w:val="272"/>
              </w:numPr>
              <w:spacing w:line="240" w:lineRule="auto"/>
              <w:ind w:firstLineChars="0"/>
              <w:rPr>
                <w:ins w:id="7180" w:author="XuanWen Chen" w:date="2019-01-02T08:04:00Z"/>
                <w:rFonts w:hAnsi="宋体"/>
              </w:rPr>
            </w:pPr>
            <w:ins w:id="7181" w:author="XuanWen Chen" w:date="2019-01-02T08:04:00Z">
              <w:r>
                <w:rPr>
                  <w:rFonts w:hAnsi="宋体" w:hint="eastAsia"/>
                </w:rPr>
                <w:t>填写创建信息</w:t>
              </w:r>
            </w:ins>
          </w:p>
        </w:tc>
      </w:tr>
      <w:tr w:rsidR="00754881" w14:paraId="29EA2C2E" w14:textId="77777777" w:rsidTr="00754881">
        <w:trPr>
          <w:ins w:id="718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5701C" w14:textId="77777777" w:rsidR="00754881" w:rsidRDefault="00754881">
            <w:pPr>
              <w:rPr>
                <w:ins w:id="7183" w:author="XuanWen Chen" w:date="2019-01-02T08:04:00Z"/>
                <w:rFonts w:hAnsi="宋体"/>
              </w:rPr>
            </w:pPr>
            <w:ins w:id="7184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AAC21" w14:textId="77777777" w:rsidR="00754881" w:rsidRDefault="00754881">
            <w:pPr>
              <w:spacing w:line="240" w:lineRule="auto"/>
              <w:rPr>
                <w:ins w:id="7185" w:author="XuanWen Chen" w:date="2019-01-02T08:04:00Z"/>
                <w:rFonts w:hAnsi="宋体"/>
              </w:rPr>
            </w:pPr>
            <w:ins w:id="7186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129AA7EC" w14:textId="77777777" w:rsidTr="00754881">
        <w:trPr>
          <w:ins w:id="718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B169" w14:textId="77777777" w:rsidR="00754881" w:rsidRDefault="00754881">
            <w:pPr>
              <w:rPr>
                <w:ins w:id="7188" w:author="XuanWen Chen" w:date="2019-01-02T08:04:00Z"/>
                <w:rFonts w:hAnsi="宋体"/>
              </w:rPr>
            </w:pPr>
            <w:ins w:id="7189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BD4AB" w14:textId="77777777" w:rsidR="00754881" w:rsidRDefault="00754881">
            <w:pPr>
              <w:rPr>
                <w:ins w:id="7190" w:author="XuanWen Chen" w:date="2019-01-02T08:04:00Z"/>
                <w:rFonts w:hAnsi="宋体"/>
              </w:rPr>
            </w:pPr>
          </w:p>
        </w:tc>
      </w:tr>
      <w:tr w:rsidR="00754881" w14:paraId="6491BCD8" w14:textId="77777777" w:rsidTr="00754881">
        <w:trPr>
          <w:ins w:id="719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8CFB1" w14:textId="77777777" w:rsidR="00754881" w:rsidRDefault="00754881">
            <w:pPr>
              <w:rPr>
                <w:ins w:id="7192" w:author="XuanWen Chen" w:date="2019-01-02T08:04:00Z"/>
                <w:rFonts w:hAnsi="宋体"/>
              </w:rPr>
            </w:pPr>
            <w:ins w:id="7193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493AB" w14:textId="77777777" w:rsidR="00754881" w:rsidRDefault="00754881">
            <w:pPr>
              <w:rPr>
                <w:ins w:id="7194" w:author="XuanWen Chen" w:date="2019-01-02T08:04:00Z"/>
                <w:rFonts w:hAnsi="宋体"/>
              </w:rPr>
            </w:pPr>
          </w:p>
        </w:tc>
      </w:tr>
      <w:tr w:rsidR="00754881" w14:paraId="054C46F9" w14:textId="77777777" w:rsidTr="00754881">
        <w:trPr>
          <w:ins w:id="719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8D60" w14:textId="77777777" w:rsidR="00754881" w:rsidRDefault="00754881">
            <w:pPr>
              <w:rPr>
                <w:ins w:id="7196" w:author="XuanWen Chen" w:date="2019-01-02T08:04:00Z"/>
                <w:rFonts w:hAnsi="宋体"/>
              </w:rPr>
            </w:pPr>
            <w:ins w:id="7197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83BB" w14:textId="77777777" w:rsidR="00754881" w:rsidRDefault="00754881">
            <w:pPr>
              <w:rPr>
                <w:ins w:id="7198" w:author="XuanWen Chen" w:date="2019-01-02T08:04:00Z"/>
                <w:rFonts w:hAnsi="宋体"/>
              </w:rPr>
            </w:pPr>
            <w:ins w:id="7199" w:author="XuanWen Chen" w:date="2019-01-02T08:04:00Z">
              <w:r>
                <w:rPr>
                  <w:rFonts w:hAnsi="宋体" w:hint="eastAsia"/>
                </w:rPr>
                <w:t>案例管理员每天使用50次</w:t>
              </w:r>
            </w:ins>
          </w:p>
        </w:tc>
      </w:tr>
      <w:tr w:rsidR="00754881" w14:paraId="22785C1B" w14:textId="77777777" w:rsidTr="00754881">
        <w:trPr>
          <w:ins w:id="720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E1C" w14:textId="77777777" w:rsidR="00754881" w:rsidRDefault="00754881">
            <w:pPr>
              <w:rPr>
                <w:ins w:id="7201" w:author="XuanWen Chen" w:date="2019-01-02T08:04:00Z"/>
                <w:rFonts w:hAnsi="宋体"/>
              </w:rPr>
            </w:pPr>
            <w:ins w:id="7202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1618" w14:textId="77777777" w:rsidR="00754881" w:rsidRDefault="00754881">
            <w:pPr>
              <w:rPr>
                <w:ins w:id="7203" w:author="XuanWen Chen" w:date="2019-01-02T08:04:00Z"/>
                <w:rFonts w:hAnsi="宋体"/>
              </w:rPr>
            </w:pPr>
          </w:p>
        </w:tc>
      </w:tr>
      <w:tr w:rsidR="00754881" w14:paraId="0FF29F0B" w14:textId="77777777" w:rsidTr="00754881">
        <w:trPr>
          <w:ins w:id="720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232EC" w14:textId="77777777" w:rsidR="00754881" w:rsidRDefault="00754881">
            <w:pPr>
              <w:rPr>
                <w:ins w:id="7205" w:author="XuanWen Chen" w:date="2019-01-02T08:04:00Z"/>
                <w:rFonts w:hAnsi="宋体"/>
              </w:rPr>
            </w:pPr>
            <w:ins w:id="7206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893FF" w14:textId="77777777" w:rsidR="00754881" w:rsidRDefault="00754881">
            <w:pPr>
              <w:rPr>
                <w:ins w:id="7207" w:author="XuanWen Chen" w:date="2019-01-02T08:04:00Z"/>
                <w:rFonts w:hAnsi="宋体"/>
              </w:rPr>
            </w:pPr>
          </w:p>
        </w:tc>
      </w:tr>
      <w:tr w:rsidR="00754881" w14:paraId="007AB5F0" w14:textId="77777777" w:rsidTr="00754881">
        <w:trPr>
          <w:ins w:id="720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C10C8" w14:textId="77777777" w:rsidR="00754881" w:rsidRDefault="00754881">
            <w:pPr>
              <w:rPr>
                <w:ins w:id="7209" w:author="XuanWen Chen" w:date="2019-01-02T08:04:00Z"/>
                <w:rFonts w:hAnsi="宋体"/>
              </w:rPr>
            </w:pPr>
            <w:ins w:id="7210" w:author="XuanWen Chen" w:date="2019-01-02T08:04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B3CE" w14:textId="77777777" w:rsidR="00754881" w:rsidRDefault="00754881">
            <w:pPr>
              <w:rPr>
                <w:ins w:id="7211" w:author="XuanWen Chen" w:date="2019-01-02T08:04:00Z"/>
                <w:rFonts w:hAnsi="宋体"/>
              </w:rPr>
            </w:pPr>
          </w:p>
        </w:tc>
      </w:tr>
    </w:tbl>
    <w:p w14:paraId="7EA27254" w14:textId="77777777" w:rsidR="00754881" w:rsidRDefault="00754881" w:rsidP="00754881">
      <w:pPr>
        <w:rPr>
          <w:ins w:id="7212" w:author="XuanWen Chen" w:date="2019-01-02T08:04:00Z"/>
        </w:rPr>
      </w:pPr>
    </w:p>
    <w:p w14:paraId="3908FEEC" w14:textId="77777777" w:rsidR="00754881" w:rsidRDefault="00754881" w:rsidP="00754881">
      <w:pPr>
        <w:pStyle w:val="4"/>
        <w:rPr>
          <w:ins w:id="7213" w:author="XuanWen Chen" w:date="2019-01-02T08:04:00Z"/>
        </w:rPr>
      </w:pPr>
      <w:ins w:id="7214" w:author="XuanWen Chen" w:date="2019-01-02T08:04:00Z">
        <w:r>
          <w:rPr>
            <w:rFonts w:hint="eastAsia"/>
          </w:rPr>
          <w:t>案例管理员修改论坛主题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90C9762" w14:textId="77777777" w:rsidTr="00754881">
        <w:trPr>
          <w:ins w:id="721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8733C" w14:textId="77777777" w:rsidR="00754881" w:rsidRDefault="00754881">
            <w:pPr>
              <w:rPr>
                <w:ins w:id="7216" w:author="XuanWen Chen" w:date="2019-01-02T08:04:00Z"/>
                <w:rFonts w:hAnsi="宋体"/>
                <w:b/>
              </w:rPr>
            </w:pPr>
            <w:ins w:id="7217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993ED" w14:textId="77777777" w:rsidR="00754881" w:rsidRDefault="00754881">
            <w:pPr>
              <w:rPr>
                <w:ins w:id="7218" w:author="XuanWen Chen" w:date="2019-01-02T08:04:00Z"/>
                <w:rFonts w:hAnsi="宋体"/>
                <w:b/>
              </w:rPr>
            </w:pPr>
            <w:ins w:id="7219" w:author="XuanWen Chen" w:date="2019-01-02T08:04:00Z">
              <w:r>
                <w:rPr>
                  <w:rFonts w:hAnsi="宋体" w:hint="eastAsia"/>
                  <w:b/>
                </w:rPr>
                <w:t>UC-1 : 案例管理员修改论坛主题</w:t>
              </w:r>
            </w:ins>
          </w:p>
        </w:tc>
      </w:tr>
      <w:tr w:rsidR="00754881" w14:paraId="170FA014" w14:textId="77777777" w:rsidTr="00754881">
        <w:trPr>
          <w:ins w:id="722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84B7D" w14:textId="77777777" w:rsidR="00754881" w:rsidRDefault="00754881">
            <w:pPr>
              <w:rPr>
                <w:ins w:id="7221" w:author="XuanWen Chen" w:date="2019-01-02T08:04:00Z"/>
                <w:rFonts w:hAnsi="宋体"/>
              </w:rPr>
            </w:pPr>
            <w:ins w:id="7222" w:author="XuanWen Chen" w:date="2019-01-02T08:04:00Z">
              <w:r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4DFCA" w14:textId="77777777" w:rsidR="00754881" w:rsidRDefault="00754881">
            <w:pPr>
              <w:rPr>
                <w:ins w:id="7223" w:author="XuanWen Chen" w:date="2019-01-02T08:04:00Z"/>
                <w:rFonts w:hAnsi="宋体"/>
              </w:rPr>
            </w:pPr>
            <w:ins w:id="7224" w:author="XuanWen Chen" w:date="2019-01-02T08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1901" w14:textId="77777777" w:rsidR="00754881" w:rsidRDefault="00754881">
            <w:pPr>
              <w:rPr>
                <w:ins w:id="7225" w:author="XuanWen Chen" w:date="2019-01-02T08:04:00Z"/>
                <w:rFonts w:hAnsi="宋体"/>
              </w:rPr>
            </w:pPr>
            <w:ins w:id="7226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264A" w14:textId="77777777" w:rsidR="00754881" w:rsidRDefault="00754881">
            <w:pPr>
              <w:rPr>
                <w:ins w:id="7227" w:author="XuanWen Chen" w:date="2019-01-02T08:04:00Z"/>
                <w:rFonts w:hAnsi="宋体"/>
              </w:rPr>
            </w:pPr>
            <w:ins w:id="7228" w:author="XuanWen Chen" w:date="2019-01-02T08:04:00Z">
              <w:r>
                <w:rPr>
                  <w:rFonts w:hAnsi="宋体" w:hint="eastAsia"/>
                </w:rPr>
                <w:t>2018/12/30</w:t>
              </w:r>
            </w:ins>
          </w:p>
        </w:tc>
      </w:tr>
      <w:tr w:rsidR="00754881" w14:paraId="365C7D8A" w14:textId="77777777" w:rsidTr="00754881">
        <w:trPr>
          <w:ins w:id="722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E5C6" w14:textId="77777777" w:rsidR="00754881" w:rsidRDefault="00754881">
            <w:pPr>
              <w:rPr>
                <w:ins w:id="7230" w:author="XuanWen Chen" w:date="2019-01-02T08:04:00Z"/>
                <w:rFonts w:hAnsi="宋体"/>
              </w:rPr>
            </w:pPr>
            <w:ins w:id="7231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B3D9" w14:textId="77777777" w:rsidR="00754881" w:rsidRDefault="00754881">
            <w:pPr>
              <w:rPr>
                <w:ins w:id="7232" w:author="XuanWen Chen" w:date="2019-01-02T08:04:00Z"/>
                <w:rFonts w:hAnsi="宋体"/>
              </w:rPr>
            </w:pPr>
            <w:ins w:id="7233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5A49" w14:textId="77777777" w:rsidR="00754881" w:rsidRDefault="00754881">
            <w:pPr>
              <w:rPr>
                <w:ins w:id="7234" w:author="XuanWen Chen" w:date="2019-01-02T08:04:00Z"/>
                <w:rFonts w:hAnsi="宋体"/>
              </w:rPr>
            </w:pPr>
            <w:ins w:id="7235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5CD0" w14:textId="77777777" w:rsidR="00754881" w:rsidRDefault="00754881">
            <w:pPr>
              <w:rPr>
                <w:ins w:id="7236" w:author="XuanWen Chen" w:date="2019-01-02T08:04:00Z"/>
                <w:rFonts w:hAnsi="宋体"/>
              </w:rPr>
            </w:pPr>
            <w:ins w:id="7237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00C3AB77" w14:textId="77777777" w:rsidTr="00754881">
        <w:trPr>
          <w:ins w:id="723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8F924" w14:textId="77777777" w:rsidR="00754881" w:rsidRDefault="00754881">
            <w:pPr>
              <w:rPr>
                <w:ins w:id="7239" w:author="XuanWen Chen" w:date="2019-01-02T08:04:00Z"/>
                <w:rFonts w:hAnsi="宋体"/>
              </w:rPr>
            </w:pPr>
            <w:ins w:id="7240" w:author="XuanWen Chen" w:date="2019-01-02T08:04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A409" w14:textId="77777777" w:rsidR="00754881" w:rsidRDefault="00754881">
            <w:pPr>
              <w:rPr>
                <w:ins w:id="7241" w:author="XuanWen Chen" w:date="2019-01-02T08:04:00Z"/>
                <w:rFonts w:hAnsi="宋体"/>
              </w:rPr>
            </w:pPr>
          </w:p>
        </w:tc>
      </w:tr>
      <w:tr w:rsidR="00754881" w14:paraId="78A26FDD" w14:textId="77777777" w:rsidTr="00754881">
        <w:trPr>
          <w:ins w:id="724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9E90" w14:textId="77777777" w:rsidR="00754881" w:rsidRDefault="00754881">
            <w:pPr>
              <w:rPr>
                <w:ins w:id="7243" w:author="XuanWen Chen" w:date="2019-01-02T08:04:00Z"/>
                <w:rFonts w:hAnsi="宋体"/>
              </w:rPr>
            </w:pPr>
            <w:ins w:id="7244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EC35" w14:textId="77777777" w:rsidR="00754881" w:rsidRDefault="00754881">
            <w:pPr>
              <w:rPr>
                <w:ins w:id="7245" w:author="XuanWen Chen" w:date="2019-01-02T08:04:00Z"/>
                <w:rFonts w:hAnsi="宋体"/>
              </w:rPr>
            </w:pPr>
            <w:ins w:id="7246" w:author="XuanWen Chen" w:date="2019-01-02T08:04:00Z">
              <w:r>
                <w:rPr>
                  <w:rFonts w:hAnsi="宋体" w:hint="eastAsia"/>
                </w:rPr>
                <w:t>案例管理员进入的社区，修改某一个论坛主题</w:t>
              </w:r>
            </w:ins>
          </w:p>
        </w:tc>
      </w:tr>
      <w:tr w:rsidR="00754881" w14:paraId="25438037" w14:textId="77777777" w:rsidTr="00754881">
        <w:trPr>
          <w:ins w:id="724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5D7C" w14:textId="77777777" w:rsidR="00754881" w:rsidRDefault="00754881">
            <w:pPr>
              <w:rPr>
                <w:ins w:id="7248" w:author="XuanWen Chen" w:date="2019-01-02T08:04:00Z"/>
                <w:rFonts w:hAnsi="宋体"/>
              </w:rPr>
            </w:pPr>
            <w:ins w:id="7249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11C9D" w14:textId="77777777" w:rsidR="00754881" w:rsidRDefault="00754881">
            <w:pPr>
              <w:rPr>
                <w:ins w:id="7250" w:author="XuanWen Chen" w:date="2019-01-02T08:04:00Z"/>
                <w:rFonts w:hAnsi="宋体"/>
              </w:rPr>
            </w:pPr>
            <w:ins w:id="7251" w:author="XuanWen Chen" w:date="2019-01-02T08:04:00Z">
              <w:r>
                <w:rPr>
                  <w:rFonts w:hAnsi="宋体" w:hint="eastAsia"/>
                </w:rPr>
                <w:t>案例管理员需要修改论坛主题</w:t>
              </w:r>
            </w:ins>
          </w:p>
        </w:tc>
      </w:tr>
      <w:tr w:rsidR="00754881" w14:paraId="4D17B531" w14:textId="77777777" w:rsidTr="00754881">
        <w:trPr>
          <w:ins w:id="725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74E8" w14:textId="77777777" w:rsidR="00754881" w:rsidRDefault="00754881">
            <w:pPr>
              <w:rPr>
                <w:ins w:id="7253" w:author="XuanWen Chen" w:date="2019-01-02T08:04:00Z"/>
                <w:rFonts w:hAnsi="宋体"/>
              </w:rPr>
            </w:pPr>
            <w:ins w:id="7254" w:author="XuanWen Chen" w:date="2019-01-02T08:04:00Z">
              <w:r>
                <w:rPr>
                  <w:rFonts w:hAnsi="宋体" w:hint="eastAsia"/>
                </w:rPr>
                <w:lastRenderedPageBreak/>
                <w:t>前置条件：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A13B" w14:textId="77777777" w:rsidR="00754881" w:rsidRDefault="00754881">
            <w:pPr>
              <w:rPr>
                <w:ins w:id="7255" w:author="XuanWen Chen" w:date="2019-01-02T08:04:00Z"/>
                <w:rFonts w:hAnsi="宋体"/>
              </w:rPr>
            </w:pPr>
            <w:ins w:id="7256" w:author="XuanWen Chen" w:date="2019-01-02T08:04:00Z">
              <w:r>
                <w:rPr>
                  <w:rFonts w:hAnsi="宋体" w:hint="eastAsia"/>
                </w:rPr>
                <w:t>PRE-1：案例管理员登录</w:t>
              </w:r>
            </w:ins>
          </w:p>
          <w:p w14:paraId="45CD09B5" w14:textId="77777777" w:rsidR="00754881" w:rsidRDefault="00754881">
            <w:pPr>
              <w:rPr>
                <w:ins w:id="7257" w:author="XuanWen Chen" w:date="2019-01-02T08:04:00Z"/>
                <w:rFonts w:hAnsi="宋体"/>
              </w:rPr>
            </w:pPr>
            <w:ins w:id="7258" w:author="XuanWen Chen" w:date="2019-01-02T08:04:00Z">
              <w:r>
                <w:rPr>
                  <w:rFonts w:hAnsi="宋体" w:hint="eastAsia"/>
                </w:rPr>
                <w:t>PRE-2：案例管理员进入二级板块</w:t>
              </w:r>
            </w:ins>
          </w:p>
          <w:p w14:paraId="65FA4436" w14:textId="77777777" w:rsidR="00754881" w:rsidRDefault="00754881">
            <w:pPr>
              <w:rPr>
                <w:ins w:id="7259" w:author="XuanWen Chen" w:date="2019-01-02T08:04:00Z"/>
                <w:rFonts w:hAnsi="宋体"/>
              </w:rPr>
            </w:pPr>
            <w:ins w:id="7260" w:author="XuanWen Chen" w:date="2019-01-02T08:04:00Z">
              <w:r>
                <w:rPr>
                  <w:rFonts w:hAnsi="宋体" w:hint="eastAsia"/>
                </w:rPr>
                <w:t>PRE-3：案例管理员修改论坛主题</w:t>
              </w:r>
            </w:ins>
          </w:p>
        </w:tc>
      </w:tr>
      <w:tr w:rsidR="00754881" w14:paraId="60EFA977" w14:textId="77777777" w:rsidTr="00754881">
        <w:trPr>
          <w:ins w:id="726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EF005" w14:textId="77777777" w:rsidR="00754881" w:rsidRDefault="00754881">
            <w:pPr>
              <w:rPr>
                <w:ins w:id="7262" w:author="XuanWen Chen" w:date="2019-01-02T08:04:00Z"/>
                <w:rFonts w:hAnsi="宋体"/>
              </w:rPr>
            </w:pPr>
            <w:ins w:id="7263" w:author="XuanWen Chen" w:date="2019-01-02T08:04:00Z">
              <w:r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B3C8" w14:textId="77777777" w:rsidR="00754881" w:rsidRDefault="00754881">
            <w:pPr>
              <w:rPr>
                <w:ins w:id="7264" w:author="XuanWen Chen" w:date="2019-01-02T08:04:00Z"/>
                <w:rFonts w:hAnsi="宋体"/>
              </w:rPr>
            </w:pPr>
            <w:ins w:id="7265" w:author="XuanWen Chen" w:date="2019-01-02T08:04:00Z">
              <w:r>
                <w:rPr>
                  <w:rFonts w:hint="eastAsia"/>
                </w:rPr>
                <w:t>POST-1：论坛主题被修改</w:t>
              </w:r>
            </w:ins>
          </w:p>
        </w:tc>
      </w:tr>
      <w:tr w:rsidR="00754881" w14:paraId="125FE11C" w14:textId="77777777" w:rsidTr="00754881">
        <w:trPr>
          <w:ins w:id="726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521B4" w14:textId="77777777" w:rsidR="00754881" w:rsidRDefault="00754881">
            <w:pPr>
              <w:rPr>
                <w:ins w:id="7267" w:author="XuanWen Chen" w:date="2019-01-02T08:04:00Z"/>
                <w:rFonts w:hAnsi="宋体"/>
              </w:rPr>
            </w:pPr>
            <w:ins w:id="7268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AF0AD" w14:textId="77777777" w:rsidR="00754881" w:rsidRDefault="00754881">
            <w:pPr>
              <w:rPr>
                <w:ins w:id="7269" w:author="XuanWen Chen" w:date="2019-01-02T08:04:00Z"/>
                <w:rFonts w:hAnsi="宋体"/>
              </w:rPr>
            </w:pPr>
            <w:ins w:id="7270" w:author="XuanWen Chen" w:date="2019-01-02T08:04:00Z">
              <w:r>
                <w:rPr>
                  <w:rFonts w:hAnsi="宋体" w:hint="eastAsia"/>
                </w:rPr>
                <w:t>填写修改信息</w:t>
              </w:r>
            </w:ins>
          </w:p>
        </w:tc>
      </w:tr>
      <w:tr w:rsidR="00754881" w14:paraId="07FC52A6" w14:textId="77777777" w:rsidTr="00754881">
        <w:trPr>
          <w:ins w:id="727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BB4DC" w14:textId="77777777" w:rsidR="00754881" w:rsidRDefault="00754881">
            <w:pPr>
              <w:rPr>
                <w:ins w:id="7272" w:author="XuanWen Chen" w:date="2019-01-02T08:04:00Z"/>
                <w:rFonts w:hAnsi="宋体"/>
              </w:rPr>
            </w:pPr>
            <w:ins w:id="7273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0C8E" w14:textId="77777777" w:rsidR="00754881" w:rsidRDefault="00754881">
            <w:pPr>
              <w:rPr>
                <w:ins w:id="7274" w:author="XuanWen Chen" w:date="2019-01-02T08:04:00Z"/>
                <w:rFonts w:hAnsi="宋体"/>
              </w:rPr>
            </w:pPr>
            <w:ins w:id="7275" w:author="XuanWen Chen" w:date="2019-01-02T08:04:00Z">
              <w:r>
                <w:rPr>
                  <w:rFonts w:hAnsi="宋体" w:hint="eastAsia"/>
                </w:rPr>
                <w:t>新的主题修改成功</w:t>
              </w:r>
            </w:ins>
          </w:p>
        </w:tc>
      </w:tr>
      <w:tr w:rsidR="00754881" w14:paraId="3F0DDBEF" w14:textId="77777777" w:rsidTr="00754881">
        <w:trPr>
          <w:ins w:id="727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B511B" w14:textId="77777777" w:rsidR="00754881" w:rsidRDefault="00754881">
            <w:pPr>
              <w:rPr>
                <w:ins w:id="7277" w:author="XuanWen Chen" w:date="2019-01-02T08:04:00Z"/>
                <w:rFonts w:hAnsi="宋体"/>
              </w:rPr>
            </w:pPr>
            <w:ins w:id="7278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36D33" w14:textId="77777777" w:rsidR="00754881" w:rsidRDefault="00754881">
            <w:pPr>
              <w:spacing w:line="240" w:lineRule="auto"/>
              <w:rPr>
                <w:ins w:id="7279" w:author="XuanWen Chen" w:date="2019-01-02T08:04:00Z"/>
                <w:rFonts w:hAnsi="宋体"/>
              </w:rPr>
            </w:pPr>
            <w:ins w:id="7280" w:author="XuanWen Chen" w:date="2019-01-02T08:04:00Z">
              <w:r>
                <w:rPr>
                  <w:rFonts w:hAnsi="宋体" w:hint="eastAsia"/>
                </w:rPr>
                <w:t>修改新的论坛主题</w:t>
              </w:r>
            </w:ins>
          </w:p>
          <w:p w14:paraId="12612229" w14:textId="77777777" w:rsidR="00754881" w:rsidRDefault="00754881" w:rsidP="00754881">
            <w:pPr>
              <w:pStyle w:val="a9"/>
              <w:numPr>
                <w:ilvl w:val="0"/>
                <w:numId w:val="273"/>
              </w:numPr>
              <w:spacing w:line="240" w:lineRule="auto"/>
              <w:ind w:firstLineChars="0"/>
              <w:rPr>
                <w:ins w:id="7281" w:author="XuanWen Chen" w:date="2019-01-02T08:04:00Z"/>
                <w:rFonts w:hAnsi="宋体"/>
              </w:rPr>
            </w:pPr>
            <w:ins w:id="7282" w:author="XuanWen Chen" w:date="2019-01-02T08:04:00Z">
              <w:r>
                <w:rPr>
                  <w:rFonts w:hAnsi="宋体" w:hint="eastAsia"/>
                </w:rPr>
                <w:t>点击编辑按钮</w:t>
              </w:r>
            </w:ins>
          </w:p>
          <w:p w14:paraId="33683033" w14:textId="77777777" w:rsidR="00754881" w:rsidRDefault="00754881" w:rsidP="00754881">
            <w:pPr>
              <w:pStyle w:val="a9"/>
              <w:numPr>
                <w:ilvl w:val="0"/>
                <w:numId w:val="273"/>
              </w:numPr>
              <w:spacing w:line="240" w:lineRule="auto"/>
              <w:ind w:firstLineChars="0"/>
              <w:rPr>
                <w:ins w:id="7283" w:author="XuanWen Chen" w:date="2019-01-02T08:04:00Z"/>
                <w:rFonts w:hAnsi="宋体"/>
              </w:rPr>
            </w:pPr>
            <w:ins w:id="7284" w:author="XuanWen Chen" w:date="2019-01-02T08:04:00Z">
              <w:r>
                <w:rPr>
                  <w:rFonts w:hAnsi="宋体" w:hint="eastAsia"/>
                </w:rPr>
                <w:t>填写修改信息</w:t>
              </w:r>
            </w:ins>
          </w:p>
        </w:tc>
      </w:tr>
      <w:tr w:rsidR="00754881" w14:paraId="27D1418F" w14:textId="77777777" w:rsidTr="00754881">
        <w:trPr>
          <w:ins w:id="728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3DA3" w14:textId="77777777" w:rsidR="00754881" w:rsidRDefault="00754881">
            <w:pPr>
              <w:rPr>
                <w:ins w:id="7286" w:author="XuanWen Chen" w:date="2019-01-02T08:04:00Z"/>
                <w:rFonts w:hAnsi="宋体"/>
              </w:rPr>
            </w:pPr>
            <w:ins w:id="7287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85993" w14:textId="77777777" w:rsidR="00754881" w:rsidRDefault="00754881">
            <w:pPr>
              <w:spacing w:line="240" w:lineRule="auto"/>
              <w:rPr>
                <w:ins w:id="7288" w:author="XuanWen Chen" w:date="2019-01-02T08:04:00Z"/>
                <w:rFonts w:hAnsi="宋体"/>
              </w:rPr>
            </w:pPr>
            <w:ins w:id="7289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1EC1096E" w14:textId="77777777" w:rsidTr="00754881">
        <w:trPr>
          <w:ins w:id="729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CC6AB" w14:textId="77777777" w:rsidR="00754881" w:rsidRDefault="00754881">
            <w:pPr>
              <w:rPr>
                <w:ins w:id="7291" w:author="XuanWen Chen" w:date="2019-01-02T08:04:00Z"/>
                <w:rFonts w:hAnsi="宋体"/>
              </w:rPr>
            </w:pPr>
            <w:ins w:id="7292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E5F0B" w14:textId="77777777" w:rsidR="00754881" w:rsidRDefault="00754881">
            <w:pPr>
              <w:rPr>
                <w:ins w:id="7293" w:author="XuanWen Chen" w:date="2019-01-02T08:04:00Z"/>
                <w:rFonts w:hAnsi="宋体"/>
              </w:rPr>
            </w:pPr>
          </w:p>
        </w:tc>
      </w:tr>
      <w:tr w:rsidR="00754881" w14:paraId="3AC70BB3" w14:textId="77777777" w:rsidTr="00754881">
        <w:trPr>
          <w:ins w:id="729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9208" w14:textId="77777777" w:rsidR="00754881" w:rsidRDefault="00754881">
            <w:pPr>
              <w:rPr>
                <w:ins w:id="7295" w:author="XuanWen Chen" w:date="2019-01-02T08:04:00Z"/>
                <w:rFonts w:hAnsi="宋体"/>
              </w:rPr>
            </w:pPr>
            <w:ins w:id="7296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62B47" w14:textId="77777777" w:rsidR="00754881" w:rsidRDefault="00754881">
            <w:pPr>
              <w:rPr>
                <w:ins w:id="7297" w:author="XuanWen Chen" w:date="2019-01-02T08:04:00Z"/>
                <w:rFonts w:hAnsi="宋体"/>
              </w:rPr>
            </w:pPr>
          </w:p>
        </w:tc>
      </w:tr>
      <w:tr w:rsidR="00754881" w14:paraId="52968CF0" w14:textId="77777777" w:rsidTr="00754881">
        <w:trPr>
          <w:ins w:id="729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A1C1" w14:textId="77777777" w:rsidR="00754881" w:rsidRDefault="00754881">
            <w:pPr>
              <w:rPr>
                <w:ins w:id="7299" w:author="XuanWen Chen" w:date="2019-01-02T08:04:00Z"/>
                <w:rFonts w:hAnsi="宋体"/>
              </w:rPr>
            </w:pPr>
            <w:ins w:id="7300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26C8" w14:textId="77777777" w:rsidR="00754881" w:rsidRDefault="00754881">
            <w:pPr>
              <w:rPr>
                <w:ins w:id="7301" w:author="XuanWen Chen" w:date="2019-01-02T08:04:00Z"/>
                <w:rFonts w:hAnsi="宋体"/>
              </w:rPr>
            </w:pPr>
            <w:ins w:id="7302" w:author="XuanWen Chen" w:date="2019-01-02T08:04:00Z">
              <w:r>
                <w:rPr>
                  <w:rFonts w:hAnsi="宋体" w:hint="eastAsia"/>
                </w:rPr>
                <w:t>案例管理员每天使用50次</w:t>
              </w:r>
            </w:ins>
          </w:p>
        </w:tc>
      </w:tr>
      <w:tr w:rsidR="00754881" w14:paraId="1F9ABF50" w14:textId="77777777" w:rsidTr="00754881">
        <w:trPr>
          <w:ins w:id="730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C710" w14:textId="77777777" w:rsidR="00754881" w:rsidRDefault="00754881">
            <w:pPr>
              <w:rPr>
                <w:ins w:id="7304" w:author="XuanWen Chen" w:date="2019-01-02T08:04:00Z"/>
                <w:rFonts w:hAnsi="宋体"/>
              </w:rPr>
            </w:pPr>
            <w:ins w:id="7305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69A50" w14:textId="77777777" w:rsidR="00754881" w:rsidRDefault="00754881">
            <w:pPr>
              <w:rPr>
                <w:ins w:id="7306" w:author="XuanWen Chen" w:date="2019-01-02T08:04:00Z"/>
                <w:rFonts w:hAnsi="宋体"/>
              </w:rPr>
            </w:pPr>
          </w:p>
        </w:tc>
      </w:tr>
      <w:tr w:rsidR="00754881" w14:paraId="25648629" w14:textId="77777777" w:rsidTr="00754881">
        <w:trPr>
          <w:ins w:id="730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A2826" w14:textId="77777777" w:rsidR="00754881" w:rsidRDefault="00754881">
            <w:pPr>
              <w:rPr>
                <w:ins w:id="7308" w:author="XuanWen Chen" w:date="2019-01-02T08:04:00Z"/>
                <w:rFonts w:hAnsi="宋体"/>
              </w:rPr>
            </w:pPr>
            <w:ins w:id="7309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2E33E" w14:textId="77777777" w:rsidR="00754881" w:rsidRDefault="00754881">
            <w:pPr>
              <w:rPr>
                <w:ins w:id="7310" w:author="XuanWen Chen" w:date="2019-01-02T08:04:00Z"/>
                <w:rFonts w:hAnsi="宋体"/>
              </w:rPr>
            </w:pPr>
          </w:p>
        </w:tc>
      </w:tr>
      <w:tr w:rsidR="00754881" w14:paraId="6ECF4308" w14:textId="77777777" w:rsidTr="00754881">
        <w:trPr>
          <w:ins w:id="731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B950F" w14:textId="77777777" w:rsidR="00754881" w:rsidRDefault="00754881">
            <w:pPr>
              <w:rPr>
                <w:ins w:id="7312" w:author="XuanWen Chen" w:date="2019-01-02T08:04:00Z"/>
                <w:rFonts w:hAnsi="宋体"/>
              </w:rPr>
            </w:pPr>
            <w:ins w:id="7313" w:author="XuanWen Chen" w:date="2019-01-02T08:04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222D6" w14:textId="77777777" w:rsidR="00754881" w:rsidRDefault="00754881">
            <w:pPr>
              <w:rPr>
                <w:ins w:id="7314" w:author="XuanWen Chen" w:date="2019-01-02T08:04:00Z"/>
                <w:rFonts w:hAnsi="宋体"/>
              </w:rPr>
            </w:pPr>
          </w:p>
        </w:tc>
      </w:tr>
    </w:tbl>
    <w:p w14:paraId="204B7B33" w14:textId="77777777" w:rsidR="00754881" w:rsidRDefault="00754881" w:rsidP="00754881">
      <w:pPr>
        <w:rPr>
          <w:ins w:id="7315" w:author="XuanWen Chen" w:date="2019-01-02T08:04:00Z"/>
        </w:rPr>
      </w:pPr>
    </w:p>
    <w:p w14:paraId="0AC21F95" w14:textId="77777777" w:rsidR="00754881" w:rsidRDefault="00754881" w:rsidP="00754881">
      <w:pPr>
        <w:pStyle w:val="4"/>
        <w:rPr>
          <w:ins w:id="7316" w:author="XuanWen Chen" w:date="2019-01-02T08:04:00Z"/>
        </w:rPr>
      </w:pPr>
      <w:ins w:id="7317" w:author="XuanWen Chen" w:date="2019-01-02T08:04:00Z">
        <w:r>
          <w:rPr>
            <w:rFonts w:hint="eastAsia"/>
          </w:rPr>
          <w:t>案例管理员删除论坛主题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D09E921" w14:textId="77777777" w:rsidTr="00754881">
        <w:trPr>
          <w:ins w:id="731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589E" w14:textId="77777777" w:rsidR="00754881" w:rsidRDefault="00754881">
            <w:pPr>
              <w:rPr>
                <w:ins w:id="7319" w:author="XuanWen Chen" w:date="2019-01-02T08:04:00Z"/>
                <w:rFonts w:hAnsi="宋体"/>
                <w:b/>
              </w:rPr>
            </w:pPr>
            <w:ins w:id="7320" w:author="XuanWen Chen" w:date="2019-01-02T08:04:00Z">
              <w:r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75CD" w14:textId="77777777" w:rsidR="00754881" w:rsidRDefault="00754881">
            <w:pPr>
              <w:rPr>
                <w:ins w:id="7321" w:author="XuanWen Chen" w:date="2019-01-02T08:04:00Z"/>
                <w:rFonts w:hAnsi="宋体"/>
                <w:b/>
              </w:rPr>
            </w:pPr>
            <w:ins w:id="7322" w:author="XuanWen Chen" w:date="2019-01-02T08:04:00Z">
              <w:r>
                <w:rPr>
                  <w:rFonts w:hAnsi="宋体" w:hint="eastAsia"/>
                  <w:b/>
                </w:rPr>
                <w:t>UC-1 : 案例管理员删除论坛主题</w:t>
              </w:r>
            </w:ins>
          </w:p>
        </w:tc>
      </w:tr>
      <w:tr w:rsidR="00754881" w14:paraId="09E64587" w14:textId="77777777" w:rsidTr="00754881">
        <w:trPr>
          <w:ins w:id="732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5E8B" w14:textId="77777777" w:rsidR="00754881" w:rsidRDefault="00754881">
            <w:pPr>
              <w:rPr>
                <w:ins w:id="7324" w:author="XuanWen Chen" w:date="2019-01-02T08:04:00Z"/>
                <w:rFonts w:hAnsi="宋体"/>
              </w:rPr>
            </w:pPr>
            <w:ins w:id="7325" w:author="XuanWen Chen" w:date="2019-01-02T08:04:00Z">
              <w:r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4E63F" w14:textId="77777777" w:rsidR="00754881" w:rsidRDefault="00754881">
            <w:pPr>
              <w:rPr>
                <w:ins w:id="7326" w:author="XuanWen Chen" w:date="2019-01-02T08:04:00Z"/>
                <w:rFonts w:hAnsi="宋体"/>
              </w:rPr>
            </w:pPr>
            <w:ins w:id="7327" w:author="XuanWen Chen" w:date="2019-01-02T08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BA29" w14:textId="77777777" w:rsidR="00754881" w:rsidRDefault="00754881">
            <w:pPr>
              <w:rPr>
                <w:ins w:id="7328" w:author="XuanWen Chen" w:date="2019-01-02T08:04:00Z"/>
                <w:rFonts w:hAnsi="宋体"/>
              </w:rPr>
            </w:pPr>
            <w:ins w:id="7329" w:author="XuanWen Chen" w:date="2019-01-02T08:04:00Z">
              <w:r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F5E01" w14:textId="77777777" w:rsidR="00754881" w:rsidRDefault="00754881">
            <w:pPr>
              <w:rPr>
                <w:ins w:id="7330" w:author="XuanWen Chen" w:date="2019-01-02T08:04:00Z"/>
                <w:rFonts w:hAnsi="宋体"/>
              </w:rPr>
            </w:pPr>
            <w:ins w:id="7331" w:author="XuanWen Chen" w:date="2019-01-02T08:04:00Z">
              <w:r>
                <w:rPr>
                  <w:rFonts w:hAnsi="宋体" w:hint="eastAsia"/>
                </w:rPr>
                <w:t>2018/12/30</w:t>
              </w:r>
            </w:ins>
          </w:p>
        </w:tc>
      </w:tr>
      <w:tr w:rsidR="00754881" w14:paraId="712F283B" w14:textId="77777777" w:rsidTr="00754881">
        <w:trPr>
          <w:ins w:id="7332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001E" w14:textId="77777777" w:rsidR="00754881" w:rsidRDefault="00754881">
            <w:pPr>
              <w:rPr>
                <w:ins w:id="7333" w:author="XuanWen Chen" w:date="2019-01-02T08:04:00Z"/>
                <w:rFonts w:hAnsi="宋体"/>
              </w:rPr>
            </w:pPr>
            <w:ins w:id="7334" w:author="XuanWen Chen" w:date="2019-01-02T08:04:00Z">
              <w:r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61F5" w14:textId="77777777" w:rsidR="00754881" w:rsidRDefault="00754881">
            <w:pPr>
              <w:rPr>
                <w:ins w:id="7335" w:author="XuanWen Chen" w:date="2019-01-02T08:04:00Z"/>
                <w:rFonts w:hAnsi="宋体"/>
              </w:rPr>
            </w:pPr>
            <w:ins w:id="7336" w:author="XuanWen Chen" w:date="2019-01-02T08:04:00Z">
              <w:r>
                <w:rPr>
                  <w:rFonts w:hAnsi="宋体" w:hint="eastAsia"/>
                </w:rPr>
                <w:t>案例管理员</w:t>
              </w:r>
            </w:ins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DAC6C" w14:textId="77777777" w:rsidR="00754881" w:rsidRDefault="00754881">
            <w:pPr>
              <w:rPr>
                <w:ins w:id="7337" w:author="XuanWen Chen" w:date="2019-01-02T08:04:00Z"/>
                <w:rFonts w:hAnsi="宋体"/>
              </w:rPr>
            </w:pPr>
            <w:ins w:id="7338" w:author="XuanWen Chen" w:date="2019-01-02T08:04:00Z">
              <w:r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CA2D1" w14:textId="77777777" w:rsidR="00754881" w:rsidRDefault="00754881">
            <w:pPr>
              <w:rPr>
                <w:ins w:id="7339" w:author="XuanWen Chen" w:date="2019-01-02T08:04:00Z"/>
                <w:rFonts w:hAnsi="宋体"/>
              </w:rPr>
            </w:pPr>
            <w:ins w:id="7340" w:author="XuanWen Chen" w:date="2019-01-02T08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54881" w14:paraId="264B5572" w14:textId="77777777" w:rsidTr="00754881">
        <w:trPr>
          <w:ins w:id="734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4663" w14:textId="77777777" w:rsidR="00754881" w:rsidRDefault="00754881">
            <w:pPr>
              <w:rPr>
                <w:ins w:id="7342" w:author="XuanWen Chen" w:date="2019-01-02T08:04:00Z"/>
                <w:rFonts w:hAnsi="宋体"/>
              </w:rPr>
            </w:pPr>
            <w:ins w:id="7343" w:author="XuanWen Chen" w:date="2019-01-02T08:04:00Z">
              <w:r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0D9F" w14:textId="77777777" w:rsidR="00754881" w:rsidRDefault="00754881">
            <w:pPr>
              <w:rPr>
                <w:ins w:id="7344" w:author="XuanWen Chen" w:date="2019-01-02T08:04:00Z"/>
                <w:rFonts w:hAnsi="宋体"/>
              </w:rPr>
            </w:pPr>
          </w:p>
        </w:tc>
      </w:tr>
      <w:tr w:rsidR="00754881" w14:paraId="5378CE2C" w14:textId="77777777" w:rsidTr="00754881">
        <w:trPr>
          <w:ins w:id="734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9B13C" w14:textId="77777777" w:rsidR="00754881" w:rsidRDefault="00754881">
            <w:pPr>
              <w:rPr>
                <w:ins w:id="7346" w:author="XuanWen Chen" w:date="2019-01-02T08:04:00Z"/>
                <w:rFonts w:hAnsi="宋体"/>
              </w:rPr>
            </w:pPr>
            <w:ins w:id="7347" w:author="XuanWen Chen" w:date="2019-01-02T08:04:00Z">
              <w:r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114D3" w14:textId="77777777" w:rsidR="00754881" w:rsidRDefault="00754881">
            <w:pPr>
              <w:rPr>
                <w:ins w:id="7348" w:author="XuanWen Chen" w:date="2019-01-02T08:04:00Z"/>
                <w:rFonts w:hAnsi="宋体"/>
              </w:rPr>
            </w:pPr>
            <w:ins w:id="7349" w:author="XuanWen Chen" w:date="2019-01-02T08:04:00Z">
              <w:r>
                <w:rPr>
                  <w:rFonts w:hAnsi="宋体" w:hint="eastAsia"/>
                </w:rPr>
                <w:t>案例管理员进入的社区，删除某一个论坛主题</w:t>
              </w:r>
            </w:ins>
          </w:p>
        </w:tc>
      </w:tr>
      <w:tr w:rsidR="00754881" w14:paraId="0745B3CF" w14:textId="77777777" w:rsidTr="00754881">
        <w:trPr>
          <w:ins w:id="735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A60FF" w14:textId="77777777" w:rsidR="00754881" w:rsidRDefault="00754881">
            <w:pPr>
              <w:rPr>
                <w:ins w:id="7351" w:author="XuanWen Chen" w:date="2019-01-02T08:04:00Z"/>
                <w:rFonts w:hAnsi="宋体"/>
              </w:rPr>
            </w:pPr>
            <w:ins w:id="7352" w:author="XuanWen Chen" w:date="2019-01-02T08:04:00Z">
              <w:r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80FDF" w14:textId="77777777" w:rsidR="00754881" w:rsidRDefault="00754881">
            <w:pPr>
              <w:rPr>
                <w:ins w:id="7353" w:author="XuanWen Chen" w:date="2019-01-02T08:04:00Z"/>
                <w:rFonts w:hAnsi="宋体"/>
              </w:rPr>
            </w:pPr>
            <w:ins w:id="7354" w:author="XuanWen Chen" w:date="2019-01-02T08:04:00Z">
              <w:r>
                <w:rPr>
                  <w:rFonts w:hAnsi="宋体" w:hint="eastAsia"/>
                </w:rPr>
                <w:t>案例管理员需要删除论坛主题</w:t>
              </w:r>
            </w:ins>
          </w:p>
        </w:tc>
      </w:tr>
      <w:tr w:rsidR="00754881" w14:paraId="568524E1" w14:textId="77777777" w:rsidTr="00754881">
        <w:trPr>
          <w:ins w:id="7355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FBEDA" w14:textId="77777777" w:rsidR="00754881" w:rsidRDefault="00754881">
            <w:pPr>
              <w:rPr>
                <w:ins w:id="7356" w:author="XuanWen Chen" w:date="2019-01-02T08:04:00Z"/>
                <w:rFonts w:hAnsi="宋体"/>
              </w:rPr>
            </w:pPr>
            <w:ins w:id="7357" w:author="XuanWen Chen" w:date="2019-01-02T08:04:00Z">
              <w:r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82F2" w14:textId="77777777" w:rsidR="00754881" w:rsidRDefault="00754881">
            <w:pPr>
              <w:rPr>
                <w:ins w:id="7358" w:author="XuanWen Chen" w:date="2019-01-02T08:04:00Z"/>
                <w:rFonts w:hAnsi="宋体"/>
              </w:rPr>
            </w:pPr>
            <w:ins w:id="7359" w:author="XuanWen Chen" w:date="2019-01-02T08:04:00Z">
              <w:r>
                <w:rPr>
                  <w:rFonts w:hAnsi="宋体" w:hint="eastAsia"/>
                </w:rPr>
                <w:t>PRE-1：案例管理员登录</w:t>
              </w:r>
            </w:ins>
          </w:p>
          <w:p w14:paraId="00C137EA" w14:textId="77777777" w:rsidR="00754881" w:rsidRDefault="00754881">
            <w:pPr>
              <w:rPr>
                <w:ins w:id="7360" w:author="XuanWen Chen" w:date="2019-01-02T08:04:00Z"/>
                <w:rFonts w:hAnsi="宋体"/>
              </w:rPr>
            </w:pPr>
            <w:ins w:id="7361" w:author="XuanWen Chen" w:date="2019-01-02T08:04:00Z">
              <w:r>
                <w:rPr>
                  <w:rFonts w:hAnsi="宋体" w:hint="eastAsia"/>
                </w:rPr>
                <w:t>PRE-2：案例管理员进入二级板块</w:t>
              </w:r>
            </w:ins>
          </w:p>
          <w:p w14:paraId="0F8AAFC0" w14:textId="77777777" w:rsidR="00754881" w:rsidRDefault="00754881">
            <w:pPr>
              <w:rPr>
                <w:ins w:id="7362" w:author="XuanWen Chen" w:date="2019-01-02T08:04:00Z"/>
                <w:rFonts w:hAnsi="宋体"/>
              </w:rPr>
            </w:pPr>
            <w:ins w:id="7363" w:author="XuanWen Chen" w:date="2019-01-02T08:04:00Z">
              <w:r>
                <w:rPr>
                  <w:rFonts w:hAnsi="宋体" w:hint="eastAsia"/>
                </w:rPr>
                <w:t>PRE-3：案例管理员删除论坛主题</w:t>
              </w:r>
            </w:ins>
          </w:p>
        </w:tc>
      </w:tr>
      <w:tr w:rsidR="00754881" w14:paraId="206EC999" w14:textId="77777777" w:rsidTr="00754881">
        <w:trPr>
          <w:ins w:id="736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9FB2" w14:textId="77777777" w:rsidR="00754881" w:rsidRDefault="00754881">
            <w:pPr>
              <w:rPr>
                <w:ins w:id="7365" w:author="XuanWen Chen" w:date="2019-01-02T08:04:00Z"/>
                <w:rFonts w:hAnsi="宋体"/>
              </w:rPr>
            </w:pPr>
            <w:ins w:id="7366" w:author="XuanWen Chen" w:date="2019-01-02T08:04:00Z">
              <w:r>
                <w:rPr>
                  <w:rFonts w:hAnsi="宋体" w:hint="eastAsia"/>
                </w:rPr>
                <w:lastRenderedPageBreak/>
                <w:t>后置条件：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4AA0" w14:textId="77777777" w:rsidR="00754881" w:rsidRDefault="00754881">
            <w:pPr>
              <w:rPr>
                <w:ins w:id="7367" w:author="XuanWen Chen" w:date="2019-01-02T08:04:00Z"/>
                <w:rFonts w:hAnsi="宋体"/>
              </w:rPr>
            </w:pPr>
            <w:ins w:id="7368" w:author="XuanWen Chen" w:date="2019-01-02T08:04:00Z">
              <w:r>
                <w:rPr>
                  <w:rFonts w:hint="eastAsia"/>
                </w:rPr>
                <w:t>POST-1：论坛主题被</w:t>
              </w:r>
              <w:r>
                <w:rPr>
                  <w:rFonts w:hAnsi="宋体" w:hint="eastAsia"/>
                </w:rPr>
                <w:t>删除</w:t>
              </w:r>
            </w:ins>
          </w:p>
        </w:tc>
      </w:tr>
      <w:tr w:rsidR="00754881" w14:paraId="53754070" w14:textId="77777777" w:rsidTr="00754881">
        <w:trPr>
          <w:ins w:id="736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8B498" w14:textId="77777777" w:rsidR="00754881" w:rsidRDefault="00754881">
            <w:pPr>
              <w:rPr>
                <w:ins w:id="7370" w:author="XuanWen Chen" w:date="2019-01-02T08:04:00Z"/>
                <w:rFonts w:hAnsi="宋体"/>
              </w:rPr>
            </w:pPr>
            <w:ins w:id="7371" w:author="XuanWen Chen" w:date="2019-01-02T08:0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50607" w14:textId="77777777" w:rsidR="00754881" w:rsidRDefault="00754881">
            <w:pPr>
              <w:rPr>
                <w:ins w:id="7372" w:author="XuanWen Chen" w:date="2019-01-02T08:04:00Z"/>
                <w:rFonts w:hAnsi="宋体"/>
              </w:rPr>
            </w:pPr>
            <w:ins w:id="7373" w:author="XuanWen Chen" w:date="2019-01-02T08:04:00Z">
              <w:r>
                <w:rPr>
                  <w:rFonts w:hAnsi="宋体" w:hint="eastAsia"/>
                </w:rPr>
                <w:t>点击删除按钮</w:t>
              </w:r>
            </w:ins>
          </w:p>
        </w:tc>
      </w:tr>
      <w:tr w:rsidR="00754881" w14:paraId="55B7D2A1" w14:textId="77777777" w:rsidTr="00754881">
        <w:trPr>
          <w:ins w:id="737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5F94E" w14:textId="77777777" w:rsidR="00754881" w:rsidRDefault="00754881">
            <w:pPr>
              <w:rPr>
                <w:ins w:id="7375" w:author="XuanWen Chen" w:date="2019-01-02T08:04:00Z"/>
                <w:rFonts w:hAnsi="宋体"/>
              </w:rPr>
            </w:pPr>
            <w:ins w:id="7376" w:author="XuanWen Chen" w:date="2019-01-02T08:0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FF67" w14:textId="77777777" w:rsidR="00754881" w:rsidRDefault="00754881">
            <w:pPr>
              <w:rPr>
                <w:ins w:id="7377" w:author="XuanWen Chen" w:date="2019-01-02T08:04:00Z"/>
                <w:rFonts w:hAnsi="宋体"/>
              </w:rPr>
            </w:pPr>
            <w:ins w:id="7378" w:author="XuanWen Chen" w:date="2019-01-02T08:04:00Z">
              <w:r>
                <w:rPr>
                  <w:rFonts w:hAnsi="宋体" w:hint="eastAsia"/>
                </w:rPr>
                <w:t>主题被删除</w:t>
              </w:r>
            </w:ins>
          </w:p>
        </w:tc>
      </w:tr>
      <w:tr w:rsidR="00754881" w14:paraId="6860C41A" w14:textId="77777777" w:rsidTr="00754881">
        <w:trPr>
          <w:ins w:id="7379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5DE2" w14:textId="77777777" w:rsidR="00754881" w:rsidRDefault="00754881">
            <w:pPr>
              <w:rPr>
                <w:ins w:id="7380" w:author="XuanWen Chen" w:date="2019-01-02T08:04:00Z"/>
                <w:rFonts w:hAnsi="宋体"/>
              </w:rPr>
            </w:pPr>
            <w:ins w:id="7381" w:author="XuanWen Chen" w:date="2019-01-02T08:04:00Z">
              <w:r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5017" w14:textId="77777777" w:rsidR="00754881" w:rsidRDefault="00754881">
            <w:pPr>
              <w:spacing w:line="240" w:lineRule="auto"/>
              <w:rPr>
                <w:ins w:id="7382" w:author="XuanWen Chen" w:date="2019-01-02T08:04:00Z"/>
                <w:rFonts w:hAnsi="宋体"/>
              </w:rPr>
            </w:pPr>
            <w:ins w:id="7383" w:author="XuanWen Chen" w:date="2019-01-02T08:04:00Z">
              <w:r>
                <w:rPr>
                  <w:rFonts w:hAnsi="宋体" w:hint="eastAsia"/>
                </w:rPr>
                <w:t>删除论坛主题</w:t>
              </w:r>
            </w:ins>
          </w:p>
          <w:p w14:paraId="1DCB438C" w14:textId="77777777" w:rsidR="00754881" w:rsidRDefault="00754881" w:rsidP="00754881">
            <w:pPr>
              <w:pStyle w:val="a9"/>
              <w:numPr>
                <w:ilvl w:val="0"/>
                <w:numId w:val="274"/>
              </w:numPr>
              <w:spacing w:line="240" w:lineRule="auto"/>
              <w:ind w:firstLineChars="0"/>
              <w:rPr>
                <w:ins w:id="7384" w:author="XuanWen Chen" w:date="2019-01-02T08:04:00Z"/>
                <w:rFonts w:hAnsi="宋体"/>
              </w:rPr>
            </w:pPr>
            <w:ins w:id="7385" w:author="XuanWen Chen" w:date="2019-01-02T08:04:00Z">
              <w:r>
                <w:rPr>
                  <w:rFonts w:hAnsi="宋体" w:hint="eastAsia"/>
                </w:rPr>
                <w:t>点击编辑按钮</w:t>
              </w:r>
            </w:ins>
          </w:p>
          <w:p w14:paraId="19EB0663" w14:textId="77777777" w:rsidR="00754881" w:rsidRDefault="00754881" w:rsidP="00754881">
            <w:pPr>
              <w:pStyle w:val="a9"/>
              <w:numPr>
                <w:ilvl w:val="0"/>
                <w:numId w:val="274"/>
              </w:numPr>
              <w:spacing w:line="240" w:lineRule="auto"/>
              <w:ind w:firstLineChars="0"/>
              <w:rPr>
                <w:ins w:id="7386" w:author="XuanWen Chen" w:date="2019-01-02T08:04:00Z"/>
                <w:rFonts w:hAnsi="宋体"/>
              </w:rPr>
            </w:pPr>
            <w:ins w:id="7387" w:author="XuanWen Chen" w:date="2019-01-02T08:04:00Z">
              <w:r>
                <w:rPr>
                  <w:rFonts w:hAnsi="宋体" w:hint="eastAsia"/>
                </w:rPr>
                <w:t>选择删除主题</w:t>
              </w:r>
            </w:ins>
          </w:p>
        </w:tc>
      </w:tr>
      <w:tr w:rsidR="00754881" w14:paraId="1AE50B14" w14:textId="77777777" w:rsidTr="00754881">
        <w:trPr>
          <w:ins w:id="7388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05DD" w14:textId="77777777" w:rsidR="00754881" w:rsidRDefault="00754881">
            <w:pPr>
              <w:rPr>
                <w:ins w:id="7389" w:author="XuanWen Chen" w:date="2019-01-02T08:04:00Z"/>
                <w:rFonts w:hAnsi="宋体"/>
              </w:rPr>
            </w:pPr>
            <w:ins w:id="7390" w:author="XuanWen Chen" w:date="2019-01-02T08:04:00Z">
              <w:r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E91F" w14:textId="77777777" w:rsidR="00754881" w:rsidRDefault="00754881">
            <w:pPr>
              <w:spacing w:line="240" w:lineRule="auto"/>
              <w:rPr>
                <w:ins w:id="7391" w:author="XuanWen Chen" w:date="2019-01-02T08:04:00Z"/>
                <w:rFonts w:hAnsi="宋体"/>
              </w:rPr>
            </w:pPr>
            <w:ins w:id="7392" w:author="XuanWen Chen" w:date="2019-01-02T08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54881" w14:paraId="0CB89C63" w14:textId="77777777" w:rsidTr="00754881">
        <w:trPr>
          <w:ins w:id="7393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6B64F" w14:textId="77777777" w:rsidR="00754881" w:rsidRDefault="00754881">
            <w:pPr>
              <w:rPr>
                <w:ins w:id="7394" w:author="XuanWen Chen" w:date="2019-01-02T08:04:00Z"/>
                <w:rFonts w:hAnsi="宋体"/>
              </w:rPr>
            </w:pPr>
            <w:ins w:id="7395" w:author="XuanWen Chen" w:date="2019-01-02T08:04:00Z">
              <w:r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EFCF" w14:textId="77777777" w:rsidR="00754881" w:rsidRDefault="00754881">
            <w:pPr>
              <w:rPr>
                <w:ins w:id="7396" w:author="XuanWen Chen" w:date="2019-01-02T08:04:00Z"/>
                <w:rFonts w:hAnsi="宋体"/>
              </w:rPr>
            </w:pPr>
          </w:p>
        </w:tc>
      </w:tr>
      <w:tr w:rsidR="00754881" w14:paraId="5DF7FB32" w14:textId="77777777" w:rsidTr="00754881">
        <w:trPr>
          <w:ins w:id="7397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440AF" w14:textId="77777777" w:rsidR="00754881" w:rsidRDefault="00754881">
            <w:pPr>
              <w:rPr>
                <w:ins w:id="7398" w:author="XuanWen Chen" w:date="2019-01-02T08:04:00Z"/>
                <w:rFonts w:hAnsi="宋体"/>
              </w:rPr>
            </w:pPr>
            <w:ins w:id="7399" w:author="XuanWen Chen" w:date="2019-01-02T08:04:00Z">
              <w:r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2E53" w14:textId="77777777" w:rsidR="00754881" w:rsidRDefault="00754881">
            <w:pPr>
              <w:rPr>
                <w:ins w:id="7400" w:author="XuanWen Chen" w:date="2019-01-02T08:04:00Z"/>
                <w:rFonts w:hAnsi="宋体"/>
              </w:rPr>
            </w:pPr>
          </w:p>
        </w:tc>
      </w:tr>
      <w:tr w:rsidR="00754881" w14:paraId="7F499E95" w14:textId="77777777" w:rsidTr="00754881">
        <w:trPr>
          <w:ins w:id="7401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8D3A" w14:textId="77777777" w:rsidR="00754881" w:rsidRDefault="00754881">
            <w:pPr>
              <w:rPr>
                <w:ins w:id="7402" w:author="XuanWen Chen" w:date="2019-01-02T08:04:00Z"/>
                <w:rFonts w:hAnsi="宋体"/>
              </w:rPr>
            </w:pPr>
            <w:ins w:id="7403" w:author="XuanWen Chen" w:date="2019-01-02T08:04:00Z">
              <w:r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2984E" w14:textId="77777777" w:rsidR="00754881" w:rsidRDefault="00754881">
            <w:pPr>
              <w:rPr>
                <w:ins w:id="7404" w:author="XuanWen Chen" w:date="2019-01-02T08:04:00Z"/>
                <w:rFonts w:hAnsi="宋体"/>
              </w:rPr>
            </w:pPr>
            <w:ins w:id="7405" w:author="XuanWen Chen" w:date="2019-01-02T08:04:00Z">
              <w:r>
                <w:rPr>
                  <w:rFonts w:hAnsi="宋体" w:hint="eastAsia"/>
                </w:rPr>
                <w:t>案例管理员每天使用50次</w:t>
              </w:r>
            </w:ins>
          </w:p>
        </w:tc>
      </w:tr>
      <w:tr w:rsidR="00754881" w14:paraId="7AD23E08" w14:textId="77777777" w:rsidTr="00754881">
        <w:trPr>
          <w:ins w:id="7406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A773" w14:textId="77777777" w:rsidR="00754881" w:rsidRDefault="00754881">
            <w:pPr>
              <w:rPr>
                <w:ins w:id="7407" w:author="XuanWen Chen" w:date="2019-01-02T08:04:00Z"/>
                <w:rFonts w:hAnsi="宋体"/>
              </w:rPr>
            </w:pPr>
            <w:ins w:id="7408" w:author="XuanWen Chen" w:date="2019-01-02T08:04:00Z">
              <w:r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5C137" w14:textId="77777777" w:rsidR="00754881" w:rsidRDefault="00754881">
            <w:pPr>
              <w:rPr>
                <w:ins w:id="7409" w:author="XuanWen Chen" w:date="2019-01-02T08:04:00Z"/>
                <w:rFonts w:hAnsi="宋体"/>
              </w:rPr>
            </w:pPr>
          </w:p>
        </w:tc>
      </w:tr>
      <w:tr w:rsidR="00754881" w14:paraId="6C4FBC96" w14:textId="77777777" w:rsidTr="00754881">
        <w:trPr>
          <w:ins w:id="7410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2BE0D" w14:textId="77777777" w:rsidR="00754881" w:rsidRDefault="00754881">
            <w:pPr>
              <w:rPr>
                <w:ins w:id="7411" w:author="XuanWen Chen" w:date="2019-01-02T08:04:00Z"/>
                <w:rFonts w:hAnsi="宋体"/>
              </w:rPr>
            </w:pPr>
            <w:ins w:id="7412" w:author="XuanWen Chen" w:date="2019-01-02T08:04:00Z">
              <w:r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F061" w14:textId="77777777" w:rsidR="00754881" w:rsidRDefault="00754881">
            <w:pPr>
              <w:rPr>
                <w:ins w:id="7413" w:author="XuanWen Chen" w:date="2019-01-02T08:04:00Z"/>
                <w:rFonts w:hAnsi="宋体"/>
              </w:rPr>
            </w:pPr>
          </w:p>
        </w:tc>
      </w:tr>
      <w:tr w:rsidR="00754881" w14:paraId="598D9515" w14:textId="77777777" w:rsidTr="00754881">
        <w:trPr>
          <w:ins w:id="7414" w:author="XuanWen Chen" w:date="2019-01-02T08:04:00Z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2B05E" w14:textId="77777777" w:rsidR="00754881" w:rsidRDefault="00754881">
            <w:pPr>
              <w:rPr>
                <w:ins w:id="7415" w:author="XuanWen Chen" w:date="2019-01-02T08:04:00Z"/>
                <w:rFonts w:hAnsi="宋体"/>
              </w:rPr>
            </w:pPr>
            <w:ins w:id="7416" w:author="XuanWen Chen" w:date="2019-01-02T08:04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4D2F3" w14:textId="77777777" w:rsidR="00754881" w:rsidRDefault="00754881">
            <w:pPr>
              <w:rPr>
                <w:ins w:id="7417" w:author="XuanWen Chen" w:date="2019-01-02T08:04:00Z"/>
                <w:rFonts w:hAnsi="宋体"/>
              </w:rPr>
            </w:pPr>
          </w:p>
        </w:tc>
      </w:tr>
    </w:tbl>
    <w:p w14:paraId="279D3A8B" w14:textId="77777777" w:rsidR="00754881" w:rsidRDefault="00754881" w:rsidP="00754881">
      <w:pPr>
        <w:rPr>
          <w:ins w:id="7418" w:author="XuanWen Chen" w:date="2019-01-02T08:04:00Z"/>
          <w:color w:val="FF0000"/>
        </w:rPr>
      </w:pPr>
    </w:p>
    <w:p w14:paraId="1CF987E9" w14:textId="77777777" w:rsidR="00754881" w:rsidRPr="00754881" w:rsidRDefault="00754881">
      <w:pPr>
        <w:rPr>
          <w:bCs/>
          <w:rPrChange w:id="7419" w:author="XuanWen Chen" w:date="2019-01-02T08:01:00Z">
            <w:rPr>
              <w:rFonts w:ascii="Times New Roman" w:hAnsi="Times New Roman" w:cs="Times New Roman"/>
              <w:bCs w:val="0"/>
              <w:kern w:val="44"/>
              <w:sz w:val="44"/>
              <w:szCs w:val="20"/>
            </w:rPr>
          </w:rPrChange>
        </w:rPr>
        <w:pPrChange w:id="7420" w:author="XuanWen Chen" w:date="2019-01-02T08:01:00Z">
          <w:pPr>
            <w:pStyle w:val="1"/>
            <w:keepLines/>
            <w:numPr>
              <w:numId w:val="1"/>
            </w:numPr>
            <w:spacing w:before="340" w:after="330" w:line="578" w:lineRule="auto"/>
            <w:ind w:left="360" w:hanging="360"/>
          </w:pPr>
        </w:pPrChange>
      </w:pPr>
    </w:p>
    <w:p w14:paraId="2217D139" w14:textId="0E7E8F2B" w:rsidR="0040689B" w:rsidRPr="000179DF" w:rsidDel="00754881" w:rsidRDefault="0040689B" w:rsidP="0040689B">
      <w:pPr>
        <w:pStyle w:val="2"/>
        <w:rPr>
          <w:del w:id="7421" w:author="XuanWen Chen" w:date="2019-01-02T08:00:00Z"/>
        </w:rPr>
      </w:pPr>
      <w:bookmarkStart w:id="7422" w:name="_Toc533537399"/>
      <w:bookmarkStart w:id="7423" w:name="_Toc533621415"/>
      <w:del w:id="7424" w:author="XuanWen Chen" w:date="2019-01-02T08:00:00Z">
        <w:r w:rsidDel="00754881">
          <w:lastRenderedPageBreak/>
          <w:delText>2</w:delText>
        </w:r>
        <w:r w:rsidDel="00754881">
          <w:rPr>
            <w:rFonts w:hint="eastAsia"/>
          </w:rPr>
          <w:delText>.1</w:delText>
        </w:r>
        <w:r w:rsidDel="00754881">
          <w:rPr>
            <w:rFonts w:hint="eastAsia"/>
          </w:rPr>
          <w:delText>用例场景</w:delText>
        </w:r>
        <w:bookmarkEnd w:id="7422"/>
        <w:bookmarkEnd w:id="7423"/>
      </w:del>
    </w:p>
    <w:p w14:paraId="06C23D2B" w14:textId="1BF709B1" w:rsidR="0040689B" w:rsidDel="00754881" w:rsidRDefault="0040689B" w:rsidP="0040689B">
      <w:pPr>
        <w:pStyle w:val="3"/>
        <w:rPr>
          <w:del w:id="7425" w:author="XuanWen Chen" w:date="2019-01-02T08:00:00Z"/>
        </w:rPr>
      </w:pPr>
      <w:bookmarkStart w:id="7426" w:name="_Toc533338065"/>
      <w:bookmarkStart w:id="7427" w:name="_Toc533537400"/>
      <w:bookmarkStart w:id="7428" w:name="_Toc533621416"/>
      <w:del w:id="7429" w:author="XuanWen Chen" w:date="2019-01-02T08:00:00Z">
        <w:r w:rsidDel="00754881">
          <w:delText>2</w:delText>
        </w:r>
        <w:r w:rsidDel="00754881">
          <w:rPr>
            <w:rFonts w:hint="eastAsia"/>
          </w:rPr>
          <w:delText>.1.1游客</w:delText>
        </w:r>
        <w:bookmarkEnd w:id="7426"/>
        <w:bookmarkEnd w:id="7427"/>
        <w:bookmarkEnd w:id="7428"/>
      </w:del>
    </w:p>
    <w:p w14:paraId="1B287161" w14:textId="58D9845F" w:rsidR="00720356" w:rsidRPr="00720356" w:rsidDel="00754881" w:rsidRDefault="00720356" w:rsidP="00720356">
      <w:pPr>
        <w:pStyle w:val="4"/>
        <w:rPr>
          <w:del w:id="7430" w:author="XuanWen Chen" w:date="2019-01-02T08:00:00Z"/>
        </w:rPr>
      </w:pPr>
      <w:bookmarkStart w:id="7431" w:name="_Toc533621417"/>
      <w:del w:id="7432" w:author="XuanWen Chen" w:date="2019-01-02T08:00:00Z">
        <w:r w:rsidDel="00754881">
          <w:rPr>
            <w:rFonts w:hint="eastAsia"/>
          </w:rPr>
          <w:delText>用户注册</w:delText>
        </w:r>
        <w:bookmarkEnd w:id="7431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0CFCFC2F" w14:textId="360FC8D8" w:rsidTr="0040689B">
        <w:trPr>
          <w:del w:id="7433" w:author="XuanWen Chen" w:date="2019-01-02T08:00:00Z"/>
        </w:trPr>
        <w:tc>
          <w:tcPr>
            <w:tcW w:w="1656" w:type="dxa"/>
          </w:tcPr>
          <w:p w14:paraId="64B15CB5" w14:textId="75D5FA3C" w:rsidR="0040689B" w:rsidDel="00754881" w:rsidRDefault="0040689B" w:rsidP="0040689B">
            <w:pPr>
              <w:rPr>
                <w:del w:id="7434" w:author="XuanWen Chen" w:date="2019-01-02T08:00:00Z"/>
              </w:rPr>
            </w:pPr>
            <w:del w:id="7435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033E6D8A" w14:textId="66A3D42E" w:rsidR="0040689B" w:rsidRPr="008035F1" w:rsidDel="00754881" w:rsidRDefault="0040689B" w:rsidP="0040689B">
            <w:pPr>
              <w:jc w:val="left"/>
              <w:rPr>
                <w:del w:id="7436" w:author="XuanWen Chen" w:date="2019-01-02T08:00:00Z"/>
                <w:rFonts w:hAnsi="宋体"/>
                <w:b/>
              </w:rPr>
            </w:pPr>
            <w:del w:id="7437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用户注册</w:delText>
              </w:r>
            </w:del>
          </w:p>
        </w:tc>
      </w:tr>
      <w:tr w:rsidR="0040689B" w:rsidRPr="008035F1" w:rsidDel="00754881" w14:paraId="08C640FB" w14:textId="7D8D8FB4" w:rsidTr="0040689B">
        <w:trPr>
          <w:del w:id="7438" w:author="XuanWen Chen" w:date="2019-01-02T08:00:00Z"/>
        </w:trPr>
        <w:tc>
          <w:tcPr>
            <w:tcW w:w="1656" w:type="dxa"/>
          </w:tcPr>
          <w:p w14:paraId="606361A1" w14:textId="02242567" w:rsidR="0040689B" w:rsidDel="00754881" w:rsidRDefault="0040689B" w:rsidP="0040689B">
            <w:pPr>
              <w:rPr>
                <w:del w:id="7439" w:author="XuanWen Chen" w:date="2019-01-02T08:00:00Z"/>
              </w:rPr>
            </w:pPr>
            <w:del w:id="7440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5FA5440E" w14:textId="175F89D0" w:rsidR="0040689B" w:rsidRPr="008035F1" w:rsidDel="00754881" w:rsidRDefault="0040689B" w:rsidP="0040689B">
            <w:pPr>
              <w:jc w:val="left"/>
              <w:rPr>
                <w:del w:id="7441" w:author="XuanWen Chen" w:date="2019-01-02T08:00:00Z"/>
                <w:rFonts w:hAnsi="宋体"/>
              </w:rPr>
            </w:pPr>
            <w:del w:id="7442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6230B130" w14:textId="16F21D4A" w:rsidR="0040689B" w:rsidRPr="008035F1" w:rsidDel="00754881" w:rsidRDefault="0040689B" w:rsidP="0040689B">
            <w:pPr>
              <w:jc w:val="left"/>
              <w:rPr>
                <w:del w:id="7443" w:author="XuanWen Chen" w:date="2019-01-02T08:00:00Z"/>
                <w:rFonts w:hAnsi="宋体"/>
              </w:rPr>
            </w:pPr>
            <w:del w:id="7444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010A720E" w14:textId="7D6DEF98" w:rsidR="0040689B" w:rsidRPr="008035F1" w:rsidDel="00754881" w:rsidRDefault="0040689B" w:rsidP="0040689B">
            <w:pPr>
              <w:jc w:val="left"/>
              <w:rPr>
                <w:del w:id="7445" w:author="XuanWen Chen" w:date="2019-01-02T08:00:00Z"/>
                <w:rFonts w:hAnsi="宋体"/>
              </w:rPr>
            </w:pPr>
            <w:del w:id="7446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05792E3D" w14:textId="52DF5059" w:rsidTr="0040689B">
        <w:trPr>
          <w:del w:id="7447" w:author="XuanWen Chen" w:date="2019-01-02T08:00:00Z"/>
        </w:trPr>
        <w:tc>
          <w:tcPr>
            <w:tcW w:w="1656" w:type="dxa"/>
          </w:tcPr>
          <w:p w14:paraId="38B79203" w14:textId="2E436162" w:rsidR="0040689B" w:rsidDel="00754881" w:rsidRDefault="0040689B" w:rsidP="0040689B">
            <w:pPr>
              <w:rPr>
                <w:del w:id="7448" w:author="XuanWen Chen" w:date="2019-01-02T08:00:00Z"/>
              </w:rPr>
            </w:pPr>
            <w:del w:id="7449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75693E3D" w14:textId="77FEF0FE" w:rsidR="0040689B" w:rsidRPr="008035F1" w:rsidDel="00754881" w:rsidRDefault="0040689B" w:rsidP="0040689B">
            <w:pPr>
              <w:jc w:val="left"/>
              <w:rPr>
                <w:del w:id="7450" w:author="XuanWen Chen" w:date="2019-01-02T08:00:00Z"/>
                <w:rFonts w:hAnsi="宋体"/>
              </w:rPr>
            </w:pPr>
            <w:del w:id="7451" w:author="XuanWen Chen" w:date="2019-01-02T08:00:00Z">
              <w:r w:rsidDel="00754881">
                <w:rPr>
                  <w:rFonts w:hAnsi="宋体" w:hint="eastAsia"/>
                </w:rPr>
                <w:delText>游客</w:delText>
              </w:r>
            </w:del>
          </w:p>
        </w:tc>
        <w:tc>
          <w:tcPr>
            <w:tcW w:w="1645" w:type="dxa"/>
          </w:tcPr>
          <w:p w14:paraId="618594B5" w14:textId="0C445E14" w:rsidR="0040689B" w:rsidRPr="008035F1" w:rsidDel="00754881" w:rsidRDefault="0040689B" w:rsidP="0040689B">
            <w:pPr>
              <w:jc w:val="left"/>
              <w:rPr>
                <w:del w:id="7452" w:author="XuanWen Chen" w:date="2019-01-02T08:00:00Z"/>
                <w:rFonts w:hAnsi="宋体"/>
              </w:rPr>
            </w:pPr>
            <w:del w:id="7453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5CA6C8FB" w14:textId="0120656A" w:rsidR="0040689B" w:rsidRPr="008035F1" w:rsidDel="00754881" w:rsidRDefault="0040689B" w:rsidP="0040689B">
            <w:pPr>
              <w:jc w:val="left"/>
              <w:rPr>
                <w:del w:id="7454" w:author="XuanWen Chen" w:date="2019-01-02T08:00:00Z"/>
                <w:rFonts w:hAnsi="宋体"/>
              </w:rPr>
            </w:pPr>
            <w:del w:id="7455" w:author="XuanWen Chen" w:date="2019-01-02T08:00:00Z">
              <w:r w:rsidDel="00754881">
                <w:rPr>
                  <w:rFonts w:hAnsi="宋体" w:hint="eastAsia"/>
                </w:rPr>
                <w:delText>管理员</w:delText>
              </w:r>
            </w:del>
          </w:p>
        </w:tc>
      </w:tr>
      <w:tr w:rsidR="0040689B" w:rsidRPr="008035F1" w:rsidDel="00754881" w14:paraId="093D1FE2" w14:textId="1C0A1660" w:rsidTr="0040689B">
        <w:trPr>
          <w:del w:id="7456" w:author="XuanWen Chen" w:date="2019-01-02T08:00:00Z"/>
        </w:trPr>
        <w:tc>
          <w:tcPr>
            <w:tcW w:w="1656" w:type="dxa"/>
          </w:tcPr>
          <w:p w14:paraId="14EF809A" w14:textId="78F11487" w:rsidR="0040689B" w:rsidDel="00754881" w:rsidRDefault="0040689B" w:rsidP="0040689B">
            <w:pPr>
              <w:rPr>
                <w:del w:id="7457" w:author="XuanWen Chen" w:date="2019-01-02T08:00:00Z"/>
              </w:rPr>
            </w:pPr>
            <w:del w:id="7458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43254E64" w14:textId="404B18FA" w:rsidR="0040689B" w:rsidRPr="008035F1" w:rsidDel="00754881" w:rsidRDefault="0040689B" w:rsidP="0040689B">
            <w:pPr>
              <w:jc w:val="left"/>
              <w:rPr>
                <w:del w:id="7459" w:author="XuanWen Chen" w:date="2019-01-02T08:00:00Z"/>
                <w:rFonts w:hAnsi="宋体"/>
              </w:rPr>
            </w:pPr>
            <w:del w:id="7460" w:author="XuanWen Chen" w:date="2019-01-02T08:00:00Z">
              <w:r w:rsidDel="00754881">
                <w:rPr>
                  <w:rFonts w:hAnsi="宋体" w:hint="eastAsia"/>
                </w:rPr>
                <w:delText>游客注册为网站用户。</w:delText>
              </w:r>
            </w:del>
          </w:p>
        </w:tc>
      </w:tr>
      <w:tr w:rsidR="0040689B" w:rsidRPr="008035F1" w:rsidDel="00754881" w14:paraId="1D6E4F30" w14:textId="3DF9E957" w:rsidTr="0040689B">
        <w:trPr>
          <w:del w:id="7461" w:author="XuanWen Chen" w:date="2019-01-02T08:00:00Z"/>
        </w:trPr>
        <w:tc>
          <w:tcPr>
            <w:tcW w:w="1656" w:type="dxa"/>
          </w:tcPr>
          <w:p w14:paraId="08FCD482" w14:textId="5986D08E" w:rsidR="0040689B" w:rsidDel="00754881" w:rsidRDefault="0040689B" w:rsidP="0040689B">
            <w:pPr>
              <w:rPr>
                <w:del w:id="7462" w:author="XuanWen Chen" w:date="2019-01-02T08:00:00Z"/>
              </w:rPr>
            </w:pPr>
            <w:del w:id="7463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66712391" w14:textId="0C9B5433" w:rsidR="0040689B" w:rsidRPr="008035F1" w:rsidDel="00754881" w:rsidRDefault="0040689B" w:rsidP="0040689B">
            <w:pPr>
              <w:jc w:val="left"/>
              <w:rPr>
                <w:del w:id="7464" w:author="XuanWen Chen" w:date="2019-01-02T08:00:00Z"/>
                <w:rFonts w:hAnsi="宋体"/>
              </w:rPr>
            </w:pPr>
            <w:del w:id="7465" w:author="XuanWen Chen" w:date="2019-01-02T08:00:00Z">
              <w:r w:rsidDel="00754881">
                <w:rPr>
                  <w:rFonts w:hAnsi="宋体" w:hint="eastAsia"/>
                </w:rPr>
                <w:delText>游客注册或管理员添加用户</w:delText>
              </w:r>
            </w:del>
          </w:p>
        </w:tc>
      </w:tr>
      <w:tr w:rsidR="0040689B" w:rsidDel="00754881" w14:paraId="23BB2F1E" w14:textId="53030E90" w:rsidTr="0040689B">
        <w:trPr>
          <w:del w:id="7466" w:author="XuanWen Chen" w:date="2019-01-02T08:00:00Z"/>
        </w:trPr>
        <w:tc>
          <w:tcPr>
            <w:tcW w:w="1656" w:type="dxa"/>
          </w:tcPr>
          <w:p w14:paraId="2BE0B24A" w14:textId="4D23A732" w:rsidR="0040689B" w:rsidDel="00754881" w:rsidRDefault="0040689B" w:rsidP="0040689B">
            <w:pPr>
              <w:rPr>
                <w:del w:id="7467" w:author="XuanWen Chen" w:date="2019-01-02T08:00:00Z"/>
              </w:rPr>
            </w:pPr>
            <w:del w:id="7468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66249028" w14:textId="68EFCFC8" w:rsidR="0040689B" w:rsidDel="00754881" w:rsidRDefault="0040689B" w:rsidP="0040689B">
            <w:pPr>
              <w:rPr>
                <w:del w:id="7469" w:author="XuanWen Chen" w:date="2019-01-02T08:00:00Z"/>
              </w:rPr>
            </w:pPr>
            <w:del w:id="747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：网站中不存在该用户</w:delText>
              </w:r>
            </w:del>
          </w:p>
        </w:tc>
      </w:tr>
      <w:tr w:rsidR="0040689B" w:rsidDel="00754881" w14:paraId="23806FB5" w14:textId="2C16DDB9" w:rsidTr="0040689B">
        <w:trPr>
          <w:del w:id="7471" w:author="XuanWen Chen" w:date="2019-01-02T08:00:00Z"/>
        </w:trPr>
        <w:tc>
          <w:tcPr>
            <w:tcW w:w="1656" w:type="dxa"/>
          </w:tcPr>
          <w:p w14:paraId="5F0B4A8B" w14:textId="724BAD5B" w:rsidR="0040689B" w:rsidDel="00754881" w:rsidRDefault="0040689B" w:rsidP="0040689B">
            <w:pPr>
              <w:rPr>
                <w:del w:id="7472" w:author="XuanWen Chen" w:date="2019-01-02T08:00:00Z"/>
              </w:rPr>
            </w:pPr>
            <w:del w:id="7473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4F379C9F" w14:textId="65A5FE3A" w:rsidR="0040689B" w:rsidDel="00754881" w:rsidRDefault="0040689B" w:rsidP="0040689B">
            <w:pPr>
              <w:rPr>
                <w:del w:id="7474" w:author="XuanWen Chen" w:date="2019-01-02T08:00:00Z"/>
              </w:rPr>
            </w:pPr>
            <w:del w:id="7475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：学生用户注册成功，注册教师和案例管理员用户需要等待管理员审核。</w:delText>
              </w:r>
            </w:del>
          </w:p>
        </w:tc>
      </w:tr>
      <w:tr w:rsidR="00AF7A5C" w:rsidDel="00754881" w14:paraId="5263E18B" w14:textId="739329B6" w:rsidTr="0040689B">
        <w:trPr>
          <w:del w:id="7476" w:author="XuanWen Chen" w:date="2019-01-02T08:00:00Z"/>
        </w:trPr>
        <w:tc>
          <w:tcPr>
            <w:tcW w:w="1656" w:type="dxa"/>
          </w:tcPr>
          <w:p w14:paraId="7F0F90A8" w14:textId="5FDA541E" w:rsidR="00AF7A5C" w:rsidRPr="008035F1" w:rsidDel="00754881" w:rsidRDefault="00AF7A5C" w:rsidP="0040689B">
            <w:pPr>
              <w:rPr>
                <w:del w:id="7477" w:author="XuanWen Chen" w:date="2019-01-02T08:00:00Z"/>
                <w:rFonts w:hAnsi="宋体"/>
              </w:rPr>
            </w:pPr>
            <w:del w:id="7478" w:author="XuanWen Chen" w:date="2019-01-02T08:00:00Z">
              <w:r w:rsidDel="00754881">
                <w:rPr>
                  <w:rFonts w:hAnsi="宋体" w:hint="eastAsia"/>
                </w:rPr>
                <w:delText>输入</w:delText>
              </w:r>
            </w:del>
          </w:p>
        </w:tc>
        <w:tc>
          <w:tcPr>
            <w:tcW w:w="6561" w:type="dxa"/>
            <w:gridSpan w:val="3"/>
          </w:tcPr>
          <w:p w14:paraId="132D7811" w14:textId="24127805" w:rsidR="00AF7A5C" w:rsidRPr="007E49B8" w:rsidDel="00754881" w:rsidRDefault="007E49B8" w:rsidP="007E49B8">
            <w:pPr>
              <w:spacing w:line="240" w:lineRule="auto"/>
              <w:jc w:val="left"/>
              <w:rPr>
                <w:del w:id="7479" w:author="XuanWen Chen" w:date="2019-01-02T08:00:00Z"/>
                <w:rFonts w:hAnsi="宋体"/>
              </w:rPr>
            </w:pPr>
            <w:del w:id="7480" w:author="XuanWen Chen" w:date="2019-01-02T08:00:00Z">
              <w:r w:rsidDel="00754881">
                <w:rPr>
                  <w:rFonts w:hint="eastAsia"/>
                </w:rPr>
                <w:delText>用户点击任意按钮</w:delText>
              </w:r>
            </w:del>
          </w:p>
        </w:tc>
      </w:tr>
      <w:tr w:rsidR="00AF7A5C" w:rsidDel="00754881" w14:paraId="6B40DC17" w14:textId="5139E337" w:rsidTr="0040689B">
        <w:trPr>
          <w:del w:id="7481" w:author="XuanWen Chen" w:date="2019-01-02T08:00:00Z"/>
        </w:trPr>
        <w:tc>
          <w:tcPr>
            <w:tcW w:w="1656" w:type="dxa"/>
          </w:tcPr>
          <w:p w14:paraId="6AEA9BBE" w14:textId="6B3FB95E" w:rsidR="00AF7A5C" w:rsidDel="00754881" w:rsidRDefault="00AF7A5C" w:rsidP="0040689B">
            <w:pPr>
              <w:rPr>
                <w:del w:id="7482" w:author="XuanWen Chen" w:date="2019-01-02T08:00:00Z"/>
                <w:rFonts w:hAnsi="宋体"/>
              </w:rPr>
            </w:pPr>
            <w:del w:id="7483" w:author="XuanWen Chen" w:date="2019-01-02T08:00:00Z">
              <w:r w:rsidDel="00754881">
                <w:rPr>
                  <w:rFonts w:hAnsi="宋体" w:hint="eastAsia"/>
                </w:rPr>
                <w:delText>输出</w:delText>
              </w:r>
            </w:del>
          </w:p>
        </w:tc>
        <w:tc>
          <w:tcPr>
            <w:tcW w:w="6561" w:type="dxa"/>
            <w:gridSpan w:val="3"/>
          </w:tcPr>
          <w:p w14:paraId="4565BE43" w14:textId="3EE423B0" w:rsidR="00AF7A5C" w:rsidDel="00754881" w:rsidRDefault="00AF7A5C" w:rsidP="0040689B">
            <w:pPr>
              <w:rPr>
                <w:del w:id="7484" w:author="XuanWen Chen" w:date="2019-01-02T08:00:00Z"/>
              </w:rPr>
            </w:pPr>
            <w:del w:id="7485" w:author="XuanWen Chen" w:date="2019-01-02T08:00:00Z">
              <w:r w:rsidRPr="007E49B8" w:rsidDel="00754881">
                <w:rPr>
                  <w:rFonts w:hAnsi="宋体" w:hint="eastAsia"/>
                  <w:color w:val="000000" w:themeColor="text1"/>
                </w:rPr>
                <w:delText>注册成功</w:delText>
              </w:r>
            </w:del>
          </w:p>
        </w:tc>
      </w:tr>
      <w:tr w:rsidR="0040689B" w:rsidRPr="00380ABA" w:rsidDel="00754881" w14:paraId="552E515A" w14:textId="0CBD0D59" w:rsidTr="0040689B">
        <w:trPr>
          <w:del w:id="7486" w:author="XuanWen Chen" w:date="2019-01-02T08:00:00Z"/>
        </w:trPr>
        <w:tc>
          <w:tcPr>
            <w:tcW w:w="1656" w:type="dxa"/>
          </w:tcPr>
          <w:p w14:paraId="114A3478" w14:textId="72C5A5E8" w:rsidR="0040689B" w:rsidDel="00754881" w:rsidRDefault="0040689B" w:rsidP="0040689B">
            <w:pPr>
              <w:rPr>
                <w:del w:id="7487" w:author="XuanWen Chen" w:date="2019-01-02T08:00:00Z"/>
              </w:rPr>
            </w:pPr>
            <w:del w:id="7488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37885D54" w14:textId="3529AC73" w:rsidR="007E49B8" w:rsidRPr="007E49B8" w:rsidDel="00754881" w:rsidRDefault="007E49B8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489" w:author="XuanWen Chen" w:date="2019-01-02T08:00:00Z"/>
                <w:rFonts w:hAnsi="宋体"/>
              </w:rPr>
            </w:pPr>
            <w:del w:id="7490" w:author="XuanWen Chen" w:date="2019-01-02T08:00:00Z">
              <w:r w:rsidDel="00754881">
                <w:rPr>
                  <w:rFonts w:hint="eastAsia"/>
                </w:rPr>
                <w:delText>用户点击任意按钮</w:delText>
              </w:r>
            </w:del>
          </w:p>
          <w:p w14:paraId="63C648D3" w14:textId="01C4778B" w:rsidR="007E49B8" w:rsidDel="00754881" w:rsidRDefault="007E49B8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491" w:author="XuanWen Chen" w:date="2019-01-02T08:00:00Z"/>
                <w:rFonts w:hAnsi="宋体"/>
              </w:rPr>
            </w:pPr>
            <w:del w:id="7492" w:author="XuanWen Chen" w:date="2019-01-02T08:00:00Z">
              <w:r w:rsidDel="00754881">
                <w:rPr>
                  <w:rFonts w:hAnsi="宋体" w:hint="eastAsia"/>
                </w:rPr>
                <w:delText>跳出</w:delText>
              </w:r>
              <w:r w:rsidR="00543F4D" w:rsidDel="00754881">
                <w:rPr>
                  <w:rFonts w:hAnsi="宋体" w:hint="eastAsia"/>
                </w:rPr>
                <w:delText>登录</w:delText>
              </w:r>
              <w:r w:rsidDel="00754881">
                <w:rPr>
                  <w:rFonts w:hAnsi="宋体" w:hint="eastAsia"/>
                </w:rPr>
                <w:delText>界面</w:delText>
              </w:r>
            </w:del>
          </w:p>
          <w:p w14:paraId="31148FB8" w14:textId="27E2C381" w:rsidR="00543F4D" w:rsidRPr="007E49B8" w:rsidDel="00754881" w:rsidRDefault="00543F4D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493" w:author="XuanWen Chen" w:date="2019-01-02T08:00:00Z"/>
                <w:rFonts w:hAnsi="宋体"/>
              </w:rPr>
            </w:pPr>
            <w:del w:id="7494" w:author="XuanWen Chen" w:date="2019-01-02T08:00:00Z">
              <w:r w:rsidDel="00754881">
                <w:rPr>
                  <w:rFonts w:hAnsi="宋体" w:hint="eastAsia"/>
                </w:rPr>
                <w:delText>点击注册按钮，转到注册界面</w:delText>
              </w:r>
            </w:del>
          </w:p>
          <w:p w14:paraId="2C8DB76D" w14:textId="73052F33" w:rsidR="0040689B" w:rsidRPr="007C3582" w:rsidDel="00754881" w:rsidRDefault="0040689B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495" w:author="XuanWen Chen" w:date="2019-01-02T08:00:00Z"/>
                <w:rFonts w:hAnsi="宋体"/>
              </w:rPr>
            </w:pPr>
            <w:del w:id="7496" w:author="XuanWen Chen" w:date="2019-01-02T08:00:00Z">
              <w:r w:rsidRPr="007C3582" w:rsidDel="00754881">
                <w:rPr>
                  <w:rFonts w:hAnsi="宋体" w:hint="eastAsia"/>
                </w:rPr>
                <w:delText>输入必要信息（用户名，密码）</w:delText>
              </w:r>
            </w:del>
          </w:p>
          <w:p w14:paraId="53C29947" w14:textId="351E9A2F" w:rsidR="0040689B" w:rsidRPr="007C3582" w:rsidDel="00754881" w:rsidRDefault="007E49B8" w:rsidP="00AE77A1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497" w:author="XuanWen Chen" w:date="2019-01-02T08:00:00Z"/>
                <w:rFonts w:hAnsi="宋体"/>
              </w:rPr>
            </w:pPr>
            <w:del w:id="7498" w:author="XuanWen Chen" w:date="2019-01-02T08:00:00Z">
              <w:r w:rsidDel="00754881">
                <w:rPr>
                  <w:rFonts w:hAnsi="宋体" w:hint="eastAsia"/>
                </w:rPr>
                <w:delText>点击确认注册</w:delText>
              </w:r>
            </w:del>
          </w:p>
          <w:p w14:paraId="02D1E73E" w14:textId="14882863" w:rsidR="00AF7A5C" w:rsidDel="00754881" w:rsidRDefault="0040689B" w:rsidP="00D75704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499" w:author="XuanWen Chen" w:date="2019-01-02T08:00:00Z"/>
                <w:rFonts w:hAnsi="宋体"/>
              </w:rPr>
            </w:pPr>
            <w:del w:id="7500" w:author="XuanWen Chen" w:date="2019-01-02T08:00:00Z">
              <w:r w:rsidRPr="007C3582" w:rsidDel="00754881">
                <w:rPr>
                  <w:rFonts w:hAnsi="宋体" w:hint="eastAsia"/>
                </w:rPr>
                <w:delText>系统校验</w:delText>
              </w:r>
            </w:del>
          </w:p>
          <w:p w14:paraId="061455DA" w14:textId="06B5EFCC" w:rsidR="007E49B8" w:rsidRPr="007E49B8" w:rsidDel="00754881" w:rsidRDefault="007E49B8" w:rsidP="00D75704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jc w:val="left"/>
              <w:rPr>
                <w:del w:id="7501" w:author="XuanWen Chen" w:date="2019-01-02T08:00:00Z"/>
                <w:rFonts w:hAnsi="宋体"/>
              </w:rPr>
            </w:pPr>
            <w:del w:id="7502" w:author="XuanWen Chen" w:date="2019-01-02T08:00:00Z">
              <w:r w:rsidDel="00754881">
                <w:rPr>
                  <w:rFonts w:hAnsi="宋体" w:hint="eastAsia"/>
                </w:rPr>
                <w:delText>注册成功</w:delText>
              </w:r>
            </w:del>
          </w:p>
        </w:tc>
      </w:tr>
      <w:tr w:rsidR="0040689B" w:rsidRPr="00380ABA" w:rsidDel="00754881" w14:paraId="36F0C9E3" w14:textId="63991C63" w:rsidTr="0040689B">
        <w:trPr>
          <w:del w:id="7503" w:author="XuanWen Chen" w:date="2019-01-02T08:00:00Z"/>
        </w:trPr>
        <w:tc>
          <w:tcPr>
            <w:tcW w:w="1656" w:type="dxa"/>
          </w:tcPr>
          <w:p w14:paraId="6CF3DCA2" w14:textId="1A1B8D0D" w:rsidR="0040689B" w:rsidRPr="008035F1" w:rsidDel="00754881" w:rsidRDefault="0040689B" w:rsidP="0040689B">
            <w:pPr>
              <w:rPr>
                <w:del w:id="7504" w:author="XuanWen Chen" w:date="2019-01-02T08:00:00Z"/>
                <w:rFonts w:hAnsi="宋体"/>
              </w:rPr>
            </w:pPr>
            <w:del w:id="7505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67FA7F05" w14:textId="271B89D0" w:rsidR="007E49B8" w:rsidRPr="007E49B8" w:rsidDel="00754881" w:rsidRDefault="007E49B8" w:rsidP="00543F4D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jc w:val="left"/>
              <w:rPr>
                <w:del w:id="7506" w:author="XuanWen Chen" w:date="2019-01-02T08:00:00Z"/>
                <w:rFonts w:hAnsi="宋体"/>
              </w:rPr>
            </w:pPr>
            <w:del w:id="7507" w:author="XuanWen Chen" w:date="2019-01-02T08:00:00Z">
              <w:r w:rsidDel="00754881">
                <w:rPr>
                  <w:rFonts w:hint="eastAsia"/>
                </w:rPr>
                <w:delText>用户点击任意按钮</w:delText>
              </w:r>
            </w:del>
          </w:p>
          <w:p w14:paraId="448B40CA" w14:textId="3E09B7BA" w:rsidR="00543F4D" w:rsidDel="00754881" w:rsidRDefault="00543F4D" w:rsidP="00543F4D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jc w:val="left"/>
              <w:rPr>
                <w:del w:id="7508" w:author="XuanWen Chen" w:date="2019-01-02T08:00:00Z"/>
                <w:rFonts w:hAnsi="宋体"/>
              </w:rPr>
            </w:pPr>
            <w:del w:id="7509" w:author="XuanWen Chen" w:date="2019-01-02T08:00:00Z">
              <w:r w:rsidDel="00754881">
                <w:rPr>
                  <w:rFonts w:hAnsi="宋体" w:hint="eastAsia"/>
                </w:rPr>
                <w:delText>跳出登录界面</w:delText>
              </w:r>
            </w:del>
          </w:p>
          <w:p w14:paraId="2D41643E" w14:textId="6D6D2515" w:rsidR="00543F4D" w:rsidDel="00754881" w:rsidRDefault="00543F4D" w:rsidP="00543F4D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jc w:val="left"/>
              <w:rPr>
                <w:del w:id="7510" w:author="XuanWen Chen" w:date="2019-01-02T08:00:00Z"/>
                <w:rFonts w:hAnsi="宋体"/>
              </w:rPr>
            </w:pPr>
            <w:del w:id="7511" w:author="XuanWen Chen" w:date="2019-01-02T08:00:00Z">
              <w:r w:rsidDel="00754881">
                <w:rPr>
                  <w:rFonts w:hAnsi="宋体" w:hint="eastAsia"/>
                </w:rPr>
                <w:delText>点击注册按钮，转到注册界面</w:delText>
              </w:r>
            </w:del>
          </w:p>
          <w:p w14:paraId="4FCC9D4C" w14:textId="6F829B70" w:rsidR="00543F4D" w:rsidRPr="00DA5EC1" w:rsidDel="00754881" w:rsidRDefault="00543F4D" w:rsidP="00DA5EC1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jc w:val="left"/>
              <w:rPr>
                <w:del w:id="7512" w:author="XuanWen Chen" w:date="2019-01-02T08:00:00Z"/>
                <w:rFonts w:hAnsi="宋体"/>
              </w:rPr>
            </w:pPr>
            <w:del w:id="7513" w:author="XuanWen Chen" w:date="2019-01-02T08:00:00Z">
              <w:r w:rsidRPr="007C3582" w:rsidDel="00754881">
                <w:rPr>
                  <w:rFonts w:hAnsi="宋体" w:hint="eastAsia"/>
                </w:rPr>
                <w:delText>输入必要信息（用户名，密码）</w:delText>
              </w:r>
            </w:del>
          </w:p>
          <w:p w14:paraId="4DFB9FB5" w14:textId="7BB4A54C" w:rsidR="007E49B8" w:rsidRPr="007E49B8" w:rsidDel="00754881" w:rsidRDefault="007E49B8" w:rsidP="00543F4D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jc w:val="left"/>
              <w:rPr>
                <w:del w:id="7514" w:author="XuanWen Chen" w:date="2019-01-02T08:00:00Z"/>
                <w:rFonts w:hAnsi="宋体"/>
              </w:rPr>
            </w:pPr>
            <w:del w:id="7515" w:author="XuanWen Chen" w:date="2019-01-02T08:00:00Z">
              <w:r w:rsidRPr="007E49B8" w:rsidDel="00754881">
                <w:rPr>
                  <w:rFonts w:hAnsi="宋体" w:hint="eastAsia"/>
                </w:rPr>
                <w:delText>点击确认注册</w:delText>
              </w:r>
            </w:del>
          </w:p>
          <w:p w14:paraId="492AB4BA" w14:textId="2CF01ACC" w:rsidR="007E49B8" w:rsidRPr="007E49B8" w:rsidDel="00754881" w:rsidRDefault="007E49B8" w:rsidP="00543F4D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jc w:val="left"/>
              <w:rPr>
                <w:del w:id="7516" w:author="XuanWen Chen" w:date="2019-01-02T08:00:00Z"/>
                <w:rFonts w:hAnsi="宋体"/>
              </w:rPr>
            </w:pPr>
            <w:del w:id="7517" w:author="XuanWen Chen" w:date="2019-01-02T08:00:00Z">
              <w:r w:rsidRPr="007E49B8" w:rsidDel="00754881">
                <w:rPr>
                  <w:rFonts w:hAnsi="宋体" w:hint="eastAsia"/>
                </w:rPr>
                <w:delText>系统校验</w:delText>
              </w:r>
            </w:del>
          </w:p>
          <w:p w14:paraId="6264251E" w14:textId="5C0C6C06" w:rsidR="0040689B" w:rsidRPr="007E49B8" w:rsidDel="00754881" w:rsidRDefault="007E49B8" w:rsidP="00543F4D">
            <w:pPr>
              <w:pStyle w:val="a9"/>
              <w:numPr>
                <w:ilvl w:val="0"/>
                <w:numId w:val="75"/>
              </w:numPr>
              <w:ind w:firstLineChars="0"/>
              <w:jc w:val="left"/>
              <w:rPr>
                <w:del w:id="7518" w:author="XuanWen Chen" w:date="2019-01-02T08:00:00Z"/>
                <w:rFonts w:hAnsi="宋体"/>
              </w:rPr>
            </w:pPr>
            <w:del w:id="7519" w:author="XuanWen Chen" w:date="2019-01-02T08:00:00Z">
              <w:r w:rsidRPr="007E49B8" w:rsidDel="00754881">
                <w:rPr>
                  <w:rFonts w:hAnsi="宋体" w:hint="eastAsia"/>
                </w:rPr>
                <w:delText>注册</w:delText>
              </w:r>
              <w:r w:rsidDel="00754881">
                <w:rPr>
                  <w:rFonts w:hAnsi="宋体" w:hint="eastAsia"/>
                </w:rPr>
                <w:delText>失败</w:delText>
              </w:r>
            </w:del>
          </w:p>
        </w:tc>
      </w:tr>
      <w:tr w:rsidR="0040689B" w:rsidRPr="00380ABA" w:rsidDel="00754881" w14:paraId="3AB00ACA" w14:textId="1EF047E1" w:rsidTr="0040689B">
        <w:trPr>
          <w:del w:id="7520" w:author="XuanWen Chen" w:date="2019-01-02T08:00:00Z"/>
        </w:trPr>
        <w:tc>
          <w:tcPr>
            <w:tcW w:w="1656" w:type="dxa"/>
          </w:tcPr>
          <w:p w14:paraId="4E7DE913" w14:textId="328FCE91" w:rsidR="0040689B" w:rsidRPr="008035F1" w:rsidDel="00754881" w:rsidRDefault="0040689B" w:rsidP="0040689B">
            <w:pPr>
              <w:rPr>
                <w:del w:id="7521" w:author="XuanWen Chen" w:date="2019-01-02T08:00:00Z"/>
                <w:rFonts w:hAnsi="宋体"/>
              </w:rPr>
            </w:pPr>
            <w:del w:id="752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4F634F0D" w14:textId="5024F775" w:rsidR="0040689B" w:rsidRPr="009D2B18" w:rsidDel="00754881" w:rsidRDefault="0040689B" w:rsidP="00AE77A1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jc w:val="left"/>
              <w:rPr>
                <w:del w:id="7523" w:author="XuanWen Chen" w:date="2019-01-02T08:00:00Z"/>
                <w:rFonts w:hAnsi="宋体"/>
              </w:rPr>
            </w:pPr>
            <w:del w:id="7524" w:author="XuanWen Chen" w:date="2019-01-02T08:00:00Z">
              <w:r w:rsidRPr="009D2B18" w:rsidDel="00754881">
                <w:rPr>
                  <w:rFonts w:hAnsi="宋体" w:hint="eastAsia"/>
                </w:rPr>
                <w:delText>用户关键信息重复（</w:delText>
              </w:r>
              <w:r w:rsidR="004D1252" w:rsidDel="00754881">
                <w:rPr>
                  <w:rFonts w:hAnsi="宋体" w:hint="eastAsia"/>
                </w:rPr>
                <w:delText>用户名</w:delText>
              </w:r>
              <w:r w:rsidRPr="009D2B18" w:rsidDel="00754881">
                <w:rPr>
                  <w:rFonts w:hAnsi="宋体" w:hint="eastAsia"/>
                </w:rPr>
                <w:delText>）</w:delText>
              </w:r>
            </w:del>
          </w:p>
          <w:p w14:paraId="2FDC74B3" w14:textId="7B66443A" w:rsidR="0040689B" w:rsidRPr="009D2B18" w:rsidDel="00754881" w:rsidRDefault="0040689B" w:rsidP="00AE77A1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jc w:val="left"/>
              <w:rPr>
                <w:del w:id="7525" w:author="XuanWen Chen" w:date="2019-01-02T08:00:00Z"/>
                <w:rFonts w:hAnsi="宋体"/>
              </w:rPr>
            </w:pPr>
            <w:del w:id="7526" w:author="XuanWen Chen" w:date="2019-01-02T08:00:00Z">
              <w:r w:rsidRPr="009D2B18" w:rsidDel="00754881">
                <w:rPr>
                  <w:rFonts w:hAnsi="宋体" w:hint="eastAsia"/>
                </w:rPr>
                <w:delText>用户输入参数不完整</w:delText>
              </w:r>
            </w:del>
          </w:p>
          <w:p w14:paraId="3775BBBD" w14:textId="4A399AB1" w:rsidR="0040689B" w:rsidRPr="009D2B18" w:rsidDel="00754881" w:rsidRDefault="0040689B" w:rsidP="00AE77A1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jc w:val="left"/>
              <w:rPr>
                <w:del w:id="7527" w:author="XuanWen Chen" w:date="2019-01-02T08:00:00Z"/>
                <w:rFonts w:hAnsi="宋体"/>
              </w:rPr>
            </w:pPr>
            <w:del w:id="7528" w:author="XuanWen Chen" w:date="2019-01-02T08:00:00Z">
              <w:r w:rsidRPr="009D2B18" w:rsidDel="00754881">
                <w:rPr>
                  <w:rFonts w:hAnsi="宋体" w:hint="eastAsia"/>
                </w:rPr>
                <w:delText>用户输入参数不合法</w:delText>
              </w:r>
            </w:del>
          </w:p>
        </w:tc>
      </w:tr>
      <w:tr w:rsidR="0040689B" w:rsidRPr="00380ABA" w:rsidDel="00754881" w14:paraId="5C1FE7E2" w14:textId="3E00AF88" w:rsidTr="0040689B">
        <w:trPr>
          <w:del w:id="7529" w:author="XuanWen Chen" w:date="2019-01-02T08:00:00Z"/>
        </w:trPr>
        <w:tc>
          <w:tcPr>
            <w:tcW w:w="1656" w:type="dxa"/>
          </w:tcPr>
          <w:p w14:paraId="0E9ACC04" w14:textId="0656F41F" w:rsidR="0040689B" w:rsidRPr="008035F1" w:rsidDel="00754881" w:rsidRDefault="0040689B" w:rsidP="0040689B">
            <w:pPr>
              <w:rPr>
                <w:del w:id="7530" w:author="XuanWen Chen" w:date="2019-01-02T08:00:00Z"/>
                <w:rFonts w:hAnsi="宋体"/>
              </w:rPr>
            </w:pPr>
            <w:del w:id="7531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639166C1" w14:textId="50E00A87" w:rsidR="0040689B" w:rsidRPr="00380ABA" w:rsidDel="00754881" w:rsidRDefault="0040689B" w:rsidP="0040689B">
            <w:pPr>
              <w:jc w:val="left"/>
              <w:rPr>
                <w:del w:id="7532" w:author="XuanWen Chen" w:date="2019-01-02T08:00:00Z"/>
                <w:rFonts w:hAnsi="宋体"/>
              </w:rPr>
            </w:pPr>
          </w:p>
        </w:tc>
      </w:tr>
      <w:tr w:rsidR="0040689B" w:rsidRPr="00380ABA" w:rsidDel="00754881" w14:paraId="0FCA554E" w14:textId="169FE2AC" w:rsidTr="0040689B">
        <w:trPr>
          <w:del w:id="7533" w:author="XuanWen Chen" w:date="2019-01-02T08:00:00Z"/>
        </w:trPr>
        <w:tc>
          <w:tcPr>
            <w:tcW w:w="1656" w:type="dxa"/>
          </w:tcPr>
          <w:p w14:paraId="4F0FA6E9" w14:textId="234893D9" w:rsidR="0040689B" w:rsidRPr="008035F1" w:rsidDel="00754881" w:rsidRDefault="0040689B" w:rsidP="0040689B">
            <w:pPr>
              <w:rPr>
                <w:del w:id="7534" w:author="XuanWen Chen" w:date="2019-01-02T08:00:00Z"/>
                <w:rFonts w:hAnsi="宋体"/>
              </w:rPr>
            </w:pPr>
            <w:del w:id="7535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2683225F" w14:textId="27E4FBE2" w:rsidR="0040689B" w:rsidRPr="00380ABA" w:rsidDel="00754881" w:rsidRDefault="006519E4" w:rsidP="0040689B">
            <w:pPr>
              <w:jc w:val="left"/>
              <w:rPr>
                <w:del w:id="7536" w:author="XuanWen Chen" w:date="2019-01-02T08:00:00Z"/>
                <w:rFonts w:hAnsi="宋体"/>
              </w:rPr>
            </w:pPr>
            <w:del w:id="7537" w:author="XuanWen Chen" w:date="2019-01-02T08:00:00Z">
              <w:r w:rsidDel="00754881">
                <w:rPr>
                  <w:rFonts w:hAnsi="宋体" w:hint="eastAsia"/>
                </w:rPr>
                <w:delText>每天1</w:delText>
              </w:r>
              <w:r w:rsidDel="00754881">
                <w:rPr>
                  <w:rFonts w:hAnsi="宋体"/>
                </w:rPr>
                <w:delText>00</w:delText>
              </w:r>
              <w:r w:rsidDel="00754881">
                <w:rPr>
                  <w:rFonts w:hAnsi="宋体" w:hint="eastAsia"/>
                </w:rPr>
                <w:delText>份新的注册</w:delText>
              </w:r>
            </w:del>
          </w:p>
        </w:tc>
      </w:tr>
      <w:tr w:rsidR="0040689B" w:rsidRPr="00380ABA" w:rsidDel="00754881" w14:paraId="7878A428" w14:textId="1DDCF38C" w:rsidTr="0040689B">
        <w:trPr>
          <w:del w:id="7538" w:author="XuanWen Chen" w:date="2019-01-02T08:00:00Z"/>
        </w:trPr>
        <w:tc>
          <w:tcPr>
            <w:tcW w:w="1656" w:type="dxa"/>
          </w:tcPr>
          <w:p w14:paraId="60374D0D" w14:textId="1DBB757B" w:rsidR="0040689B" w:rsidRPr="008035F1" w:rsidDel="00754881" w:rsidRDefault="0040689B" w:rsidP="0040689B">
            <w:pPr>
              <w:rPr>
                <w:del w:id="7539" w:author="XuanWen Chen" w:date="2019-01-02T08:00:00Z"/>
                <w:rFonts w:hAnsi="宋体"/>
              </w:rPr>
            </w:pPr>
            <w:del w:id="7540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4493E302" w14:textId="3B96A8F8" w:rsidR="0040689B" w:rsidRPr="00380ABA" w:rsidDel="00754881" w:rsidRDefault="0040689B" w:rsidP="0040689B">
            <w:pPr>
              <w:jc w:val="left"/>
              <w:rPr>
                <w:del w:id="7541" w:author="XuanWen Chen" w:date="2019-01-02T08:00:00Z"/>
                <w:rFonts w:hAnsi="宋体"/>
              </w:rPr>
            </w:pPr>
          </w:p>
        </w:tc>
      </w:tr>
      <w:tr w:rsidR="0040689B" w:rsidRPr="006519E4" w:rsidDel="00754881" w14:paraId="3865E905" w14:textId="72DE3847" w:rsidTr="0040689B">
        <w:trPr>
          <w:del w:id="7542" w:author="XuanWen Chen" w:date="2019-01-02T08:00:00Z"/>
        </w:trPr>
        <w:tc>
          <w:tcPr>
            <w:tcW w:w="1656" w:type="dxa"/>
          </w:tcPr>
          <w:p w14:paraId="473E89F8" w14:textId="55FA4B2E" w:rsidR="0040689B" w:rsidRPr="008035F1" w:rsidDel="00754881" w:rsidRDefault="0040689B" w:rsidP="0040689B">
            <w:pPr>
              <w:rPr>
                <w:del w:id="7543" w:author="XuanWen Chen" w:date="2019-01-02T08:00:00Z"/>
                <w:rFonts w:hAnsi="宋体"/>
              </w:rPr>
            </w:pPr>
            <w:del w:id="7544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453FB740" w14:textId="428E945B" w:rsidR="0040689B" w:rsidRPr="00380ABA" w:rsidDel="00754881" w:rsidRDefault="00994737" w:rsidP="0040689B">
            <w:pPr>
              <w:jc w:val="left"/>
              <w:rPr>
                <w:del w:id="7545" w:author="XuanWen Chen" w:date="2019-01-02T08:00:00Z"/>
                <w:rFonts w:hAnsi="宋体"/>
              </w:rPr>
            </w:pPr>
            <w:del w:id="7546" w:author="XuanWen Chen" w:date="2019-01-02T08:00:00Z">
              <w:r w:rsidDel="00754881">
                <w:rPr>
                  <w:rFonts w:hAnsi="宋体" w:hint="eastAsia"/>
                </w:rPr>
                <w:delText>未登录用户</w:delText>
              </w:r>
              <w:r w:rsidR="006519E4" w:rsidDel="00754881">
                <w:rPr>
                  <w:rFonts w:hAnsi="宋体" w:hint="eastAsia"/>
                </w:rPr>
                <w:delText>在点击界面上任何按钮都会跳出</w:delText>
              </w:r>
              <w:r w:rsidDel="00754881">
                <w:rPr>
                  <w:rFonts w:hAnsi="宋体" w:hint="eastAsia"/>
                </w:rPr>
                <w:delText>登录</w:delText>
              </w:r>
              <w:r w:rsidR="006519E4" w:rsidDel="00754881">
                <w:rPr>
                  <w:rFonts w:hAnsi="宋体" w:hint="eastAsia"/>
                </w:rPr>
                <w:delText>界面</w:delText>
              </w:r>
            </w:del>
          </w:p>
        </w:tc>
      </w:tr>
      <w:tr w:rsidR="0040689B" w:rsidDel="00754881" w14:paraId="5424D058" w14:textId="6C7CF3A3" w:rsidTr="0040689B">
        <w:trPr>
          <w:del w:id="7547" w:author="XuanWen Chen" w:date="2019-01-02T08:00:00Z"/>
        </w:trPr>
        <w:tc>
          <w:tcPr>
            <w:tcW w:w="1656" w:type="dxa"/>
          </w:tcPr>
          <w:p w14:paraId="38A92555" w14:textId="7C37BE1B" w:rsidR="0040689B" w:rsidDel="00754881" w:rsidRDefault="0040689B" w:rsidP="0040689B">
            <w:pPr>
              <w:rPr>
                <w:del w:id="7548" w:author="XuanWen Chen" w:date="2019-01-02T08:00:00Z"/>
              </w:rPr>
            </w:pPr>
            <w:del w:id="7549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4C09F06A" w14:textId="018508A6" w:rsidR="0040689B" w:rsidDel="00754881" w:rsidRDefault="0040689B" w:rsidP="0040689B">
            <w:pPr>
              <w:rPr>
                <w:del w:id="7550" w:author="XuanWen Chen" w:date="2019-01-02T08:00:00Z"/>
              </w:rPr>
            </w:pPr>
          </w:p>
          <w:p w14:paraId="3458F7BD" w14:textId="67A97F13" w:rsidR="0040689B" w:rsidDel="00754881" w:rsidRDefault="0040689B" w:rsidP="0040689B">
            <w:pPr>
              <w:rPr>
                <w:del w:id="7551" w:author="XuanWen Chen" w:date="2019-01-02T08:00:00Z"/>
              </w:rPr>
            </w:pPr>
          </w:p>
        </w:tc>
      </w:tr>
    </w:tbl>
    <w:p w14:paraId="1E84D718" w14:textId="194583CC" w:rsidR="00994737" w:rsidDel="00754881" w:rsidRDefault="0040689B" w:rsidP="00994737">
      <w:pPr>
        <w:pStyle w:val="3"/>
        <w:rPr>
          <w:del w:id="7552" w:author="XuanWen Chen" w:date="2019-01-02T08:00:00Z"/>
        </w:rPr>
      </w:pPr>
      <w:bookmarkStart w:id="7553" w:name="_Toc533338066"/>
      <w:bookmarkStart w:id="7554" w:name="_Toc533537401"/>
      <w:bookmarkStart w:id="7555" w:name="_Toc533621418"/>
      <w:del w:id="7556" w:author="XuanWen Chen" w:date="2019-01-02T08:00:00Z">
        <w:r w:rsidDel="00754881">
          <w:delText>2</w:delText>
        </w:r>
        <w:r w:rsidDel="00754881">
          <w:rPr>
            <w:rFonts w:hint="eastAsia"/>
          </w:rPr>
          <w:delText>.1.2用户</w:delText>
        </w:r>
        <w:bookmarkEnd w:id="7553"/>
        <w:bookmarkEnd w:id="7554"/>
        <w:bookmarkEnd w:id="7555"/>
      </w:del>
    </w:p>
    <w:p w14:paraId="74DE35BD" w14:textId="4DA9098D" w:rsidR="00CE3A1E" w:rsidRPr="00C135C0" w:rsidDel="00754881" w:rsidRDefault="00C135C0" w:rsidP="00CE3A1E">
      <w:pPr>
        <w:rPr>
          <w:del w:id="7557" w:author="XuanWen Chen" w:date="2019-01-02T08:00:00Z"/>
          <w:color w:val="FF0000"/>
        </w:rPr>
      </w:pPr>
      <w:del w:id="7558" w:author="XuanWen Chen" w:date="2019-01-02T08:00:00Z">
        <w:r w:rsidRPr="00C135C0" w:rsidDel="00754881">
          <w:rPr>
            <w:rFonts w:hint="eastAsia"/>
            <w:color w:val="FF0000"/>
          </w:rPr>
          <w:delText>进入案例列表</w:delText>
        </w:r>
      </w:del>
    </w:p>
    <w:p w14:paraId="76494674" w14:textId="7D292170" w:rsidR="00C135C0" w:rsidRPr="00C135C0" w:rsidDel="00754881" w:rsidRDefault="00C135C0" w:rsidP="00CE3A1E">
      <w:pPr>
        <w:rPr>
          <w:del w:id="7559" w:author="XuanWen Chen" w:date="2019-01-02T08:00:00Z"/>
          <w:color w:val="FF0000"/>
        </w:rPr>
      </w:pPr>
      <w:del w:id="7560" w:author="XuanWen Chen" w:date="2019-01-02T08:00:00Z">
        <w:r w:rsidRPr="00C135C0" w:rsidDel="00754881">
          <w:rPr>
            <w:rFonts w:hint="eastAsia"/>
            <w:color w:val="FF0000"/>
          </w:rPr>
          <w:delText>进入项目列表、</w:delText>
        </w:r>
      </w:del>
    </w:p>
    <w:p w14:paraId="1502DAD9" w14:textId="04CE445A" w:rsidR="00C135C0" w:rsidRPr="00C135C0" w:rsidDel="00754881" w:rsidRDefault="00C135C0" w:rsidP="00CE3A1E">
      <w:pPr>
        <w:rPr>
          <w:del w:id="7561" w:author="XuanWen Chen" w:date="2019-01-02T08:00:00Z"/>
          <w:color w:val="FF0000"/>
        </w:rPr>
      </w:pPr>
      <w:del w:id="7562" w:author="XuanWen Chen" w:date="2019-01-02T08:00:00Z">
        <w:r w:rsidRPr="00C135C0" w:rsidDel="00754881">
          <w:rPr>
            <w:rFonts w:hint="eastAsia"/>
            <w:color w:val="FF0000"/>
          </w:rPr>
          <w:delText>进入FAQ</w:delText>
        </w:r>
      </w:del>
    </w:p>
    <w:p w14:paraId="305D4B59" w14:textId="20D87DEB" w:rsidR="00C135C0" w:rsidRPr="00C135C0" w:rsidDel="00754881" w:rsidRDefault="00C135C0" w:rsidP="00CE3A1E">
      <w:pPr>
        <w:rPr>
          <w:del w:id="7563" w:author="XuanWen Chen" w:date="2019-01-02T08:00:00Z"/>
          <w:color w:val="FF0000"/>
        </w:rPr>
      </w:pPr>
      <w:del w:id="7564" w:author="XuanWen Chen" w:date="2019-01-02T08:00:00Z">
        <w:r w:rsidRPr="00C135C0" w:rsidDel="00754881">
          <w:rPr>
            <w:rFonts w:hint="eastAsia"/>
            <w:color w:val="FF0000"/>
          </w:rPr>
          <w:delText>进入个人信息</w:delText>
        </w:r>
      </w:del>
    </w:p>
    <w:p w14:paraId="6F131E0F" w14:textId="7ABF700D" w:rsidR="00C135C0" w:rsidRPr="00C135C0" w:rsidDel="00754881" w:rsidRDefault="00C135C0" w:rsidP="00CE3A1E">
      <w:pPr>
        <w:rPr>
          <w:del w:id="7565" w:author="XuanWen Chen" w:date="2019-01-02T08:00:00Z"/>
          <w:color w:val="FF0000"/>
        </w:rPr>
      </w:pPr>
      <w:del w:id="7566" w:author="XuanWen Chen" w:date="2019-01-02T08:00:00Z">
        <w:r w:rsidRPr="00C135C0" w:rsidDel="00754881">
          <w:rPr>
            <w:rFonts w:hint="eastAsia"/>
            <w:color w:val="FF0000"/>
          </w:rPr>
          <w:delText>进入通知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994737" w:rsidRPr="008035F1" w:rsidDel="00754881" w14:paraId="76CA3A45" w14:textId="79BB7F66" w:rsidTr="009961DA">
        <w:trPr>
          <w:del w:id="7567" w:author="XuanWen Chen" w:date="2019-01-02T08:00:00Z"/>
        </w:trPr>
        <w:tc>
          <w:tcPr>
            <w:tcW w:w="1656" w:type="dxa"/>
          </w:tcPr>
          <w:p w14:paraId="28C62320" w14:textId="4522701B" w:rsidR="00994737" w:rsidDel="00754881" w:rsidRDefault="00994737" w:rsidP="009961DA">
            <w:pPr>
              <w:rPr>
                <w:del w:id="7568" w:author="XuanWen Chen" w:date="2019-01-02T08:00:00Z"/>
              </w:rPr>
            </w:pPr>
            <w:del w:id="7569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543E5831" w14:textId="2ED9EF3B" w:rsidR="00994737" w:rsidRPr="008035F1" w:rsidDel="00754881" w:rsidRDefault="00994737" w:rsidP="009961DA">
            <w:pPr>
              <w:jc w:val="left"/>
              <w:rPr>
                <w:del w:id="7570" w:author="XuanWen Chen" w:date="2019-01-02T08:00:00Z"/>
                <w:rFonts w:hAnsi="宋体"/>
                <w:b/>
              </w:rPr>
            </w:pPr>
            <w:del w:id="7571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用户登陆</w:delText>
              </w:r>
            </w:del>
          </w:p>
        </w:tc>
      </w:tr>
      <w:tr w:rsidR="00994737" w:rsidRPr="008035F1" w:rsidDel="00754881" w14:paraId="073EF724" w14:textId="55C0753E" w:rsidTr="009961DA">
        <w:trPr>
          <w:del w:id="7572" w:author="XuanWen Chen" w:date="2019-01-02T08:00:00Z"/>
        </w:trPr>
        <w:tc>
          <w:tcPr>
            <w:tcW w:w="1656" w:type="dxa"/>
          </w:tcPr>
          <w:p w14:paraId="472A6D8A" w14:textId="69103304" w:rsidR="00994737" w:rsidDel="00754881" w:rsidRDefault="00994737" w:rsidP="009961DA">
            <w:pPr>
              <w:rPr>
                <w:del w:id="7573" w:author="XuanWen Chen" w:date="2019-01-02T08:00:00Z"/>
              </w:rPr>
            </w:pPr>
            <w:del w:id="7574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41B9265E" w14:textId="6FD330C0" w:rsidR="00994737" w:rsidRPr="008035F1" w:rsidDel="00754881" w:rsidRDefault="00994737" w:rsidP="009961DA">
            <w:pPr>
              <w:jc w:val="left"/>
              <w:rPr>
                <w:del w:id="7575" w:author="XuanWen Chen" w:date="2019-01-02T08:00:00Z"/>
                <w:rFonts w:hAnsi="宋体"/>
              </w:rPr>
            </w:pPr>
            <w:del w:id="7576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7701B8D0" w14:textId="3155E090" w:rsidR="00994737" w:rsidRPr="008035F1" w:rsidDel="00754881" w:rsidRDefault="00994737" w:rsidP="009961DA">
            <w:pPr>
              <w:jc w:val="left"/>
              <w:rPr>
                <w:del w:id="7577" w:author="XuanWen Chen" w:date="2019-01-02T08:00:00Z"/>
                <w:rFonts w:hAnsi="宋体"/>
              </w:rPr>
            </w:pPr>
            <w:del w:id="7578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181C0D82" w14:textId="7338667B" w:rsidR="00994737" w:rsidRPr="008035F1" w:rsidDel="00754881" w:rsidRDefault="00994737" w:rsidP="009961DA">
            <w:pPr>
              <w:jc w:val="left"/>
              <w:rPr>
                <w:del w:id="7579" w:author="XuanWen Chen" w:date="2019-01-02T08:00:00Z"/>
                <w:rFonts w:hAnsi="宋体"/>
              </w:rPr>
            </w:pPr>
            <w:del w:id="7580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994737" w:rsidRPr="008035F1" w:rsidDel="00754881" w14:paraId="37627D5F" w14:textId="0172C7BB" w:rsidTr="009961DA">
        <w:trPr>
          <w:del w:id="7581" w:author="XuanWen Chen" w:date="2019-01-02T08:00:00Z"/>
        </w:trPr>
        <w:tc>
          <w:tcPr>
            <w:tcW w:w="1656" w:type="dxa"/>
          </w:tcPr>
          <w:p w14:paraId="159BDB6D" w14:textId="727BE120" w:rsidR="00994737" w:rsidDel="00754881" w:rsidRDefault="00994737" w:rsidP="009961DA">
            <w:pPr>
              <w:rPr>
                <w:del w:id="7582" w:author="XuanWen Chen" w:date="2019-01-02T08:00:00Z"/>
              </w:rPr>
            </w:pPr>
            <w:del w:id="7583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173D92AE" w14:textId="49D019A9" w:rsidR="00994737" w:rsidRPr="008035F1" w:rsidDel="00754881" w:rsidRDefault="00994737" w:rsidP="009961DA">
            <w:pPr>
              <w:jc w:val="left"/>
              <w:rPr>
                <w:del w:id="7584" w:author="XuanWen Chen" w:date="2019-01-02T08:00:00Z"/>
                <w:rFonts w:hAnsi="宋体"/>
              </w:rPr>
            </w:pPr>
            <w:del w:id="7585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3030EBE3" w14:textId="636EC774" w:rsidR="00994737" w:rsidRPr="008035F1" w:rsidDel="00754881" w:rsidRDefault="00994737" w:rsidP="009961DA">
            <w:pPr>
              <w:jc w:val="left"/>
              <w:rPr>
                <w:del w:id="7586" w:author="XuanWen Chen" w:date="2019-01-02T08:00:00Z"/>
                <w:rFonts w:hAnsi="宋体"/>
              </w:rPr>
            </w:pPr>
            <w:del w:id="7587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5FD632AA" w14:textId="4A10CC19" w:rsidR="00994737" w:rsidRPr="008035F1" w:rsidDel="00754881" w:rsidRDefault="00994737" w:rsidP="009961DA">
            <w:pPr>
              <w:jc w:val="left"/>
              <w:rPr>
                <w:del w:id="7588" w:author="XuanWen Chen" w:date="2019-01-02T08:00:00Z"/>
                <w:rFonts w:hAnsi="宋体"/>
              </w:rPr>
            </w:pPr>
            <w:del w:id="7589" w:author="XuanWen Chen" w:date="2019-01-02T08:00:00Z">
              <w:r w:rsidDel="00754881">
                <w:rPr>
                  <w:rFonts w:hAnsi="宋体" w:hint="eastAsia"/>
                </w:rPr>
                <w:delText>管理员</w:delText>
              </w:r>
            </w:del>
          </w:p>
        </w:tc>
      </w:tr>
      <w:tr w:rsidR="00994737" w:rsidRPr="008035F1" w:rsidDel="00754881" w14:paraId="046F46FC" w14:textId="71504B28" w:rsidTr="009961DA">
        <w:trPr>
          <w:del w:id="7590" w:author="XuanWen Chen" w:date="2019-01-02T08:00:00Z"/>
        </w:trPr>
        <w:tc>
          <w:tcPr>
            <w:tcW w:w="1656" w:type="dxa"/>
          </w:tcPr>
          <w:p w14:paraId="587088A4" w14:textId="5F94A8BA" w:rsidR="00994737" w:rsidDel="00754881" w:rsidRDefault="00994737" w:rsidP="009961DA">
            <w:pPr>
              <w:rPr>
                <w:del w:id="7591" w:author="XuanWen Chen" w:date="2019-01-02T08:00:00Z"/>
              </w:rPr>
            </w:pPr>
            <w:del w:id="7592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7036E154" w14:textId="2AB15D2D" w:rsidR="00994737" w:rsidRPr="008035F1" w:rsidDel="00754881" w:rsidRDefault="00994737" w:rsidP="009961DA">
            <w:pPr>
              <w:jc w:val="left"/>
              <w:rPr>
                <w:del w:id="7593" w:author="XuanWen Chen" w:date="2019-01-02T08:00:00Z"/>
                <w:rFonts w:hAnsi="宋体"/>
              </w:rPr>
            </w:pPr>
            <w:del w:id="7594" w:author="XuanWen Chen" w:date="2019-01-02T08:00:00Z">
              <w:r w:rsidDel="00754881">
                <w:rPr>
                  <w:rFonts w:hAnsi="宋体" w:hint="eastAsia"/>
                </w:rPr>
                <w:delText>未登录用户登录</w:delText>
              </w:r>
            </w:del>
          </w:p>
        </w:tc>
      </w:tr>
      <w:tr w:rsidR="00994737" w:rsidRPr="008035F1" w:rsidDel="00754881" w14:paraId="4402C59D" w14:textId="655A17B0" w:rsidTr="009961DA">
        <w:trPr>
          <w:del w:id="7595" w:author="XuanWen Chen" w:date="2019-01-02T08:00:00Z"/>
        </w:trPr>
        <w:tc>
          <w:tcPr>
            <w:tcW w:w="1656" w:type="dxa"/>
          </w:tcPr>
          <w:p w14:paraId="3C02E194" w14:textId="73A3AFB4" w:rsidR="00994737" w:rsidDel="00754881" w:rsidRDefault="00994737" w:rsidP="009961DA">
            <w:pPr>
              <w:rPr>
                <w:del w:id="7596" w:author="XuanWen Chen" w:date="2019-01-02T08:00:00Z"/>
              </w:rPr>
            </w:pPr>
            <w:del w:id="7597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5594AECD" w14:textId="1B56A08E" w:rsidR="00994737" w:rsidRPr="008035F1" w:rsidDel="00754881" w:rsidRDefault="00994737" w:rsidP="009961DA">
            <w:pPr>
              <w:jc w:val="left"/>
              <w:rPr>
                <w:del w:id="7598" w:author="XuanWen Chen" w:date="2019-01-02T08:00:00Z"/>
                <w:rFonts w:hAnsi="宋体"/>
              </w:rPr>
            </w:pPr>
            <w:del w:id="7599" w:author="XuanWen Chen" w:date="2019-01-02T08:00:00Z">
              <w:r w:rsidDel="00754881">
                <w:rPr>
                  <w:rFonts w:hAnsi="宋体" w:hint="eastAsia"/>
                </w:rPr>
                <w:delText>用户进入网页，需要登录网站</w:delText>
              </w:r>
            </w:del>
          </w:p>
        </w:tc>
      </w:tr>
      <w:tr w:rsidR="00994737" w:rsidDel="00754881" w14:paraId="39EE5DDD" w14:textId="5EECF02D" w:rsidTr="009961DA">
        <w:trPr>
          <w:del w:id="7600" w:author="XuanWen Chen" w:date="2019-01-02T08:00:00Z"/>
        </w:trPr>
        <w:tc>
          <w:tcPr>
            <w:tcW w:w="1656" w:type="dxa"/>
          </w:tcPr>
          <w:p w14:paraId="3963FB64" w14:textId="0E1DFF5C" w:rsidR="00994737" w:rsidDel="00754881" w:rsidRDefault="00994737" w:rsidP="009961DA">
            <w:pPr>
              <w:rPr>
                <w:del w:id="7601" w:author="XuanWen Chen" w:date="2019-01-02T08:00:00Z"/>
              </w:rPr>
            </w:pPr>
            <w:del w:id="7602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4BAFFF9F" w14:textId="7446E5DB" w:rsidR="00994737" w:rsidDel="00754881" w:rsidRDefault="00994737" w:rsidP="009961DA">
            <w:pPr>
              <w:rPr>
                <w:del w:id="7603" w:author="XuanWen Chen" w:date="2019-01-02T08:00:00Z"/>
              </w:rPr>
            </w:pPr>
            <w:del w:id="7604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：用户已有网站账号</w:delText>
              </w:r>
            </w:del>
          </w:p>
        </w:tc>
      </w:tr>
      <w:tr w:rsidR="00994737" w:rsidDel="00754881" w14:paraId="157E9280" w14:textId="2B1347ED" w:rsidTr="009961DA">
        <w:trPr>
          <w:del w:id="7605" w:author="XuanWen Chen" w:date="2019-01-02T08:00:00Z"/>
        </w:trPr>
        <w:tc>
          <w:tcPr>
            <w:tcW w:w="1656" w:type="dxa"/>
          </w:tcPr>
          <w:p w14:paraId="0893BEBB" w14:textId="633EF9F7" w:rsidR="00994737" w:rsidDel="00754881" w:rsidRDefault="00994737" w:rsidP="009961DA">
            <w:pPr>
              <w:rPr>
                <w:del w:id="7606" w:author="XuanWen Chen" w:date="2019-01-02T08:00:00Z"/>
              </w:rPr>
            </w:pPr>
            <w:del w:id="7607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2708BE70" w14:textId="62D1F0E4" w:rsidR="00994737" w:rsidDel="00754881" w:rsidRDefault="00994737" w:rsidP="009961DA">
            <w:pPr>
              <w:rPr>
                <w:del w:id="7608" w:author="XuanWen Chen" w:date="2019-01-02T08:00:00Z"/>
              </w:rPr>
            </w:pPr>
            <w:del w:id="7609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：用户完成了登录</w:delText>
              </w:r>
            </w:del>
          </w:p>
        </w:tc>
      </w:tr>
      <w:tr w:rsidR="00994737" w:rsidDel="00754881" w14:paraId="26F0E2A0" w14:textId="3EB47645" w:rsidTr="009961DA">
        <w:trPr>
          <w:del w:id="7610" w:author="XuanWen Chen" w:date="2019-01-02T08:00:00Z"/>
        </w:trPr>
        <w:tc>
          <w:tcPr>
            <w:tcW w:w="1656" w:type="dxa"/>
          </w:tcPr>
          <w:p w14:paraId="33C6FABD" w14:textId="2D10740A" w:rsidR="00994737" w:rsidRPr="008035F1" w:rsidDel="00754881" w:rsidRDefault="00994737" w:rsidP="009961DA">
            <w:pPr>
              <w:rPr>
                <w:del w:id="7611" w:author="XuanWen Chen" w:date="2019-01-02T08:00:00Z"/>
                <w:rFonts w:hAnsi="宋体"/>
              </w:rPr>
            </w:pPr>
            <w:del w:id="7612" w:author="XuanWen Chen" w:date="2019-01-02T08:00:00Z">
              <w:r w:rsidDel="00754881">
                <w:rPr>
                  <w:rFonts w:hAnsi="宋体" w:hint="eastAsia"/>
                </w:rPr>
                <w:delText>输入</w:delText>
              </w:r>
            </w:del>
          </w:p>
        </w:tc>
        <w:tc>
          <w:tcPr>
            <w:tcW w:w="6561" w:type="dxa"/>
            <w:gridSpan w:val="3"/>
          </w:tcPr>
          <w:p w14:paraId="738DEE03" w14:textId="1F8B5123" w:rsidR="00994737" w:rsidRPr="007E49B8" w:rsidDel="00754881" w:rsidRDefault="00994737" w:rsidP="009961DA">
            <w:pPr>
              <w:spacing w:line="240" w:lineRule="auto"/>
              <w:jc w:val="left"/>
              <w:rPr>
                <w:del w:id="7613" w:author="XuanWen Chen" w:date="2019-01-02T08:00:00Z"/>
                <w:rFonts w:hAnsi="宋体"/>
              </w:rPr>
            </w:pPr>
            <w:del w:id="7614" w:author="XuanWen Chen" w:date="2019-01-02T08:00:00Z">
              <w:r w:rsidDel="00754881">
                <w:rPr>
                  <w:rFonts w:hint="eastAsia"/>
                </w:rPr>
                <w:delText>用户点击任意按钮</w:delText>
              </w:r>
            </w:del>
          </w:p>
        </w:tc>
      </w:tr>
      <w:tr w:rsidR="00994737" w:rsidDel="00754881" w14:paraId="52FA53CD" w14:textId="6E3453C0" w:rsidTr="009961DA">
        <w:trPr>
          <w:del w:id="7615" w:author="XuanWen Chen" w:date="2019-01-02T08:00:00Z"/>
        </w:trPr>
        <w:tc>
          <w:tcPr>
            <w:tcW w:w="1656" w:type="dxa"/>
          </w:tcPr>
          <w:p w14:paraId="0232DF95" w14:textId="6300DDAB" w:rsidR="00994737" w:rsidDel="00754881" w:rsidRDefault="00994737" w:rsidP="009961DA">
            <w:pPr>
              <w:rPr>
                <w:del w:id="7616" w:author="XuanWen Chen" w:date="2019-01-02T08:00:00Z"/>
                <w:rFonts w:hAnsi="宋体"/>
              </w:rPr>
            </w:pPr>
            <w:del w:id="7617" w:author="XuanWen Chen" w:date="2019-01-02T08:00:00Z">
              <w:r w:rsidDel="00754881">
                <w:rPr>
                  <w:rFonts w:hAnsi="宋体" w:hint="eastAsia"/>
                </w:rPr>
                <w:delText>输出</w:delText>
              </w:r>
            </w:del>
          </w:p>
        </w:tc>
        <w:tc>
          <w:tcPr>
            <w:tcW w:w="6561" w:type="dxa"/>
            <w:gridSpan w:val="3"/>
          </w:tcPr>
          <w:p w14:paraId="74B8073B" w14:textId="1F96908E" w:rsidR="00994737" w:rsidDel="00754881" w:rsidRDefault="00994737" w:rsidP="009961DA">
            <w:pPr>
              <w:rPr>
                <w:del w:id="7618" w:author="XuanWen Chen" w:date="2019-01-02T08:00:00Z"/>
              </w:rPr>
            </w:pPr>
            <w:del w:id="7619" w:author="XuanWen Chen" w:date="2019-01-02T08:00:00Z">
              <w:r w:rsidDel="00754881">
                <w:rPr>
                  <w:rFonts w:hint="eastAsia"/>
                </w:rPr>
                <w:delText>登录</w:delText>
              </w:r>
              <w:r w:rsidRPr="007E49B8" w:rsidDel="00754881">
                <w:rPr>
                  <w:rFonts w:hAnsi="宋体" w:hint="eastAsia"/>
                  <w:color w:val="000000" w:themeColor="text1"/>
                </w:rPr>
                <w:delText>成功</w:delText>
              </w:r>
            </w:del>
          </w:p>
        </w:tc>
      </w:tr>
      <w:tr w:rsidR="00994737" w:rsidRPr="00380ABA" w:rsidDel="00754881" w14:paraId="145FB82E" w14:textId="0ADBD22A" w:rsidTr="009961DA">
        <w:trPr>
          <w:del w:id="7620" w:author="XuanWen Chen" w:date="2019-01-02T08:00:00Z"/>
        </w:trPr>
        <w:tc>
          <w:tcPr>
            <w:tcW w:w="1656" w:type="dxa"/>
          </w:tcPr>
          <w:p w14:paraId="686DC97E" w14:textId="412647E7" w:rsidR="00994737" w:rsidDel="00754881" w:rsidRDefault="00994737" w:rsidP="009961DA">
            <w:pPr>
              <w:rPr>
                <w:del w:id="7621" w:author="XuanWen Chen" w:date="2019-01-02T08:00:00Z"/>
              </w:rPr>
            </w:pPr>
            <w:del w:id="7622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56D7E7CD" w14:textId="6AA77158" w:rsidR="00994737" w:rsidRPr="00543F4D" w:rsidDel="00754881" w:rsidRDefault="00994737" w:rsidP="00543F4D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jc w:val="left"/>
              <w:rPr>
                <w:del w:id="7623" w:author="XuanWen Chen" w:date="2019-01-02T08:00:00Z"/>
                <w:rFonts w:hAnsi="宋体"/>
              </w:rPr>
            </w:pPr>
            <w:del w:id="7624" w:author="XuanWen Chen" w:date="2019-01-02T08:00:00Z">
              <w:r w:rsidDel="00754881">
                <w:rPr>
                  <w:rFonts w:hint="eastAsia"/>
                </w:rPr>
                <w:delText>用户点击任意按钮</w:delText>
              </w:r>
            </w:del>
          </w:p>
          <w:p w14:paraId="33E47512" w14:textId="68616A9F" w:rsidR="00994737" w:rsidRPr="00543F4D" w:rsidDel="00754881" w:rsidRDefault="00994737" w:rsidP="00543F4D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jc w:val="left"/>
              <w:rPr>
                <w:del w:id="7625" w:author="XuanWen Chen" w:date="2019-01-02T08:00:00Z"/>
                <w:rFonts w:hAnsi="宋体"/>
              </w:rPr>
            </w:pPr>
            <w:del w:id="7626" w:author="XuanWen Chen" w:date="2019-01-02T08:00:00Z">
              <w:r w:rsidRPr="00543F4D" w:rsidDel="00754881">
                <w:rPr>
                  <w:rFonts w:hAnsi="宋体" w:hint="eastAsia"/>
                </w:rPr>
                <w:delText>跳出</w:delText>
              </w:r>
              <w:r w:rsidR="00543F4D" w:rsidDel="00754881">
                <w:rPr>
                  <w:rFonts w:hAnsi="宋体" w:hint="eastAsia"/>
                </w:rPr>
                <w:delText>登录</w:delText>
              </w:r>
              <w:r w:rsidRPr="00543F4D" w:rsidDel="00754881">
                <w:rPr>
                  <w:rFonts w:hAnsi="宋体" w:hint="eastAsia"/>
                </w:rPr>
                <w:delText>界面</w:delText>
              </w:r>
            </w:del>
          </w:p>
          <w:p w14:paraId="5E6C05F5" w14:textId="5F811181" w:rsidR="00994737" w:rsidRPr="00543F4D" w:rsidDel="00754881" w:rsidRDefault="00994737" w:rsidP="00543F4D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jc w:val="left"/>
              <w:rPr>
                <w:del w:id="7627" w:author="XuanWen Chen" w:date="2019-01-02T08:00:00Z"/>
                <w:rFonts w:hAnsi="宋体"/>
              </w:rPr>
            </w:pPr>
            <w:del w:id="7628" w:author="XuanWen Chen" w:date="2019-01-02T08:00:00Z">
              <w:r w:rsidRPr="00543F4D" w:rsidDel="00754881">
                <w:rPr>
                  <w:rFonts w:hAnsi="宋体" w:hint="eastAsia"/>
                </w:rPr>
                <w:delText>输入必要信息（用户名，密码）</w:delText>
              </w:r>
            </w:del>
          </w:p>
          <w:p w14:paraId="712D80B6" w14:textId="0E3AD09D" w:rsidR="00994737" w:rsidRPr="00543F4D" w:rsidDel="00754881" w:rsidRDefault="00994737" w:rsidP="00543F4D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jc w:val="left"/>
              <w:rPr>
                <w:del w:id="7629" w:author="XuanWen Chen" w:date="2019-01-02T08:00:00Z"/>
                <w:rFonts w:hAnsi="宋体"/>
              </w:rPr>
            </w:pPr>
            <w:del w:id="7630" w:author="XuanWen Chen" w:date="2019-01-02T08:00:00Z">
              <w:r w:rsidRPr="00543F4D" w:rsidDel="00754881">
                <w:rPr>
                  <w:rFonts w:hAnsi="宋体" w:hint="eastAsia"/>
                </w:rPr>
                <w:delText>点击</w:delText>
              </w:r>
              <w:r w:rsidR="00B60A92" w:rsidDel="00754881">
                <w:rPr>
                  <w:rFonts w:hAnsi="宋体" w:hint="eastAsia"/>
                </w:rPr>
                <w:delText>登录按钮</w:delText>
              </w:r>
            </w:del>
          </w:p>
          <w:p w14:paraId="79AFB7DB" w14:textId="2040EE27" w:rsidR="00994737" w:rsidRPr="00543F4D" w:rsidDel="00754881" w:rsidRDefault="00994737" w:rsidP="00543F4D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jc w:val="left"/>
              <w:rPr>
                <w:del w:id="7631" w:author="XuanWen Chen" w:date="2019-01-02T08:00:00Z"/>
                <w:rFonts w:hAnsi="宋体"/>
              </w:rPr>
            </w:pPr>
            <w:del w:id="7632" w:author="XuanWen Chen" w:date="2019-01-02T08:00:00Z">
              <w:r w:rsidRPr="00543F4D" w:rsidDel="00754881">
                <w:rPr>
                  <w:rFonts w:hAnsi="宋体" w:hint="eastAsia"/>
                </w:rPr>
                <w:delText>系统校验</w:delText>
              </w:r>
            </w:del>
          </w:p>
          <w:p w14:paraId="652D4292" w14:textId="61CCDA33" w:rsidR="00994737" w:rsidRPr="00543F4D" w:rsidDel="00754881" w:rsidRDefault="00B60A92" w:rsidP="00543F4D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jc w:val="left"/>
              <w:rPr>
                <w:del w:id="7633" w:author="XuanWen Chen" w:date="2019-01-02T08:00:00Z"/>
                <w:rFonts w:hAnsi="宋体"/>
              </w:rPr>
            </w:pPr>
            <w:del w:id="7634" w:author="XuanWen Chen" w:date="2019-01-02T08:00:00Z">
              <w:r w:rsidDel="00754881">
                <w:rPr>
                  <w:rFonts w:hAnsi="宋体" w:hint="eastAsia"/>
                </w:rPr>
                <w:delText>登录成</w:delText>
              </w:r>
              <w:r w:rsidR="00994737" w:rsidRPr="00543F4D" w:rsidDel="00754881">
                <w:rPr>
                  <w:rFonts w:hAnsi="宋体" w:hint="eastAsia"/>
                </w:rPr>
                <w:delText>功</w:delText>
              </w:r>
            </w:del>
          </w:p>
        </w:tc>
      </w:tr>
      <w:tr w:rsidR="00994737" w:rsidRPr="00380ABA" w:rsidDel="00754881" w14:paraId="5009DD08" w14:textId="6A070C6E" w:rsidTr="009961DA">
        <w:trPr>
          <w:del w:id="7635" w:author="XuanWen Chen" w:date="2019-01-02T08:00:00Z"/>
        </w:trPr>
        <w:tc>
          <w:tcPr>
            <w:tcW w:w="1656" w:type="dxa"/>
          </w:tcPr>
          <w:p w14:paraId="372967B8" w14:textId="3FB5F95E" w:rsidR="00994737" w:rsidRPr="008035F1" w:rsidDel="00754881" w:rsidRDefault="00994737" w:rsidP="009961DA">
            <w:pPr>
              <w:rPr>
                <w:del w:id="7636" w:author="XuanWen Chen" w:date="2019-01-02T08:00:00Z"/>
                <w:rFonts w:hAnsi="宋体"/>
              </w:rPr>
            </w:pPr>
            <w:del w:id="7637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4A7CE1B9" w14:textId="19C088DC" w:rsidR="00994737" w:rsidRPr="00B60A92" w:rsidDel="00754881" w:rsidRDefault="00994737" w:rsidP="00B60A92">
            <w:pPr>
              <w:pStyle w:val="a9"/>
              <w:numPr>
                <w:ilvl w:val="0"/>
                <w:numId w:val="77"/>
              </w:numPr>
              <w:spacing w:line="240" w:lineRule="auto"/>
              <w:ind w:firstLineChars="0"/>
              <w:jc w:val="left"/>
              <w:rPr>
                <w:del w:id="7638" w:author="XuanWen Chen" w:date="2019-01-02T08:00:00Z"/>
                <w:rFonts w:hAnsi="宋体"/>
              </w:rPr>
            </w:pPr>
            <w:del w:id="7639" w:author="XuanWen Chen" w:date="2019-01-02T08:00:00Z">
              <w:r w:rsidDel="00754881">
                <w:rPr>
                  <w:rFonts w:hint="eastAsia"/>
                </w:rPr>
                <w:delText>用户点击任意按钮</w:delText>
              </w:r>
            </w:del>
          </w:p>
          <w:p w14:paraId="33EC54EB" w14:textId="3D5AD65D" w:rsidR="00994737" w:rsidRPr="00B60A92" w:rsidDel="00754881" w:rsidRDefault="00994737" w:rsidP="00B60A92">
            <w:pPr>
              <w:pStyle w:val="a9"/>
              <w:numPr>
                <w:ilvl w:val="0"/>
                <w:numId w:val="77"/>
              </w:numPr>
              <w:spacing w:line="240" w:lineRule="auto"/>
              <w:ind w:firstLineChars="0"/>
              <w:jc w:val="left"/>
              <w:rPr>
                <w:del w:id="7640" w:author="XuanWen Chen" w:date="2019-01-02T08:00:00Z"/>
                <w:rFonts w:hAnsi="宋体"/>
              </w:rPr>
            </w:pPr>
            <w:del w:id="7641" w:author="XuanWen Chen" w:date="2019-01-02T08:00:00Z">
              <w:r w:rsidRPr="00B60A92" w:rsidDel="00754881">
                <w:rPr>
                  <w:rFonts w:hAnsi="宋体" w:hint="eastAsia"/>
                </w:rPr>
                <w:delText>跳出</w:delText>
              </w:r>
              <w:r w:rsidR="00B60A92" w:rsidDel="00754881">
                <w:rPr>
                  <w:rFonts w:hAnsi="宋体" w:hint="eastAsia"/>
                </w:rPr>
                <w:delText>登录</w:delText>
              </w:r>
              <w:r w:rsidRPr="00B60A92" w:rsidDel="00754881">
                <w:rPr>
                  <w:rFonts w:hAnsi="宋体" w:hint="eastAsia"/>
                </w:rPr>
                <w:delText>界面</w:delText>
              </w:r>
            </w:del>
          </w:p>
          <w:p w14:paraId="0C8285A1" w14:textId="526DC02A" w:rsidR="00994737" w:rsidRPr="00B60A92" w:rsidDel="00754881" w:rsidRDefault="00994737" w:rsidP="00B60A92">
            <w:pPr>
              <w:pStyle w:val="a9"/>
              <w:numPr>
                <w:ilvl w:val="0"/>
                <w:numId w:val="77"/>
              </w:numPr>
              <w:spacing w:line="240" w:lineRule="auto"/>
              <w:ind w:firstLineChars="0"/>
              <w:jc w:val="left"/>
              <w:rPr>
                <w:del w:id="7642" w:author="XuanWen Chen" w:date="2019-01-02T08:00:00Z"/>
                <w:rFonts w:hAnsi="宋体"/>
              </w:rPr>
            </w:pPr>
            <w:del w:id="7643" w:author="XuanWen Chen" w:date="2019-01-02T08:00:00Z">
              <w:r w:rsidRPr="00B60A92" w:rsidDel="00754881">
                <w:rPr>
                  <w:rFonts w:hAnsi="宋体" w:hint="eastAsia"/>
                </w:rPr>
                <w:delText>输入必要信息（用户名，密码）</w:delText>
              </w:r>
            </w:del>
          </w:p>
          <w:p w14:paraId="064D2531" w14:textId="49DF202D" w:rsidR="00994737" w:rsidRPr="00B60A92" w:rsidDel="00754881" w:rsidRDefault="00994737" w:rsidP="00B60A92">
            <w:pPr>
              <w:pStyle w:val="a9"/>
              <w:numPr>
                <w:ilvl w:val="0"/>
                <w:numId w:val="77"/>
              </w:numPr>
              <w:spacing w:line="240" w:lineRule="auto"/>
              <w:ind w:firstLineChars="0"/>
              <w:jc w:val="left"/>
              <w:rPr>
                <w:del w:id="7644" w:author="XuanWen Chen" w:date="2019-01-02T08:00:00Z"/>
                <w:rFonts w:hAnsi="宋体"/>
              </w:rPr>
            </w:pPr>
            <w:del w:id="7645" w:author="XuanWen Chen" w:date="2019-01-02T08:00:00Z">
              <w:r w:rsidRPr="00B60A92" w:rsidDel="00754881">
                <w:rPr>
                  <w:rFonts w:hAnsi="宋体" w:hint="eastAsia"/>
                </w:rPr>
                <w:delText>点击确认</w:delText>
              </w:r>
              <w:r w:rsidR="00B60A92" w:rsidDel="00754881">
                <w:rPr>
                  <w:rFonts w:hAnsi="宋体" w:hint="eastAsia"/>
                </w:rPr>
                <w:delText>登录</w:delText>
              </w:r>
            </w:del>
          </w:p>
          <w:p w14:paraId="58988903" w14:textId="72FFED36" w:rsidR="00994737" w:rsidRPr="00B60A92" w:rsidDel="00754881" w:rsidRDefault="00994737" w:rsidP="00B60A92">
            <w:pPr>
              <w:pStyle w:val="a9"/>
              <w:numPr>
                <w:ilvl w:val="0"/>
                <w:numId w:val="77"/>
              </w:numPr>
              <w:spacing w:line="240" w:lineRule="auto"/>
              <w:ind w:firstLineChars="0"/>
              <w:jc w:val="left"/>
              <w:rPr>
                <w:del w:id="7646" w:author="XuanWen Chen" w:date="2019-01-02T08:00:00Z"/>
                <w:rFonts w:hAnsi="宋体"/>
              </w:rPr>
            </w:pPr>
            <w:del w:id="7647" w:author="XuanWen Chen" w:date="2019-01-02T08:00:00Z">
              <w:r w:rsidRPr="00B60A92" w:rsidDel="00754881">
                <w:rPr>
                  <w:rFonts w:hAnsi="宋体" w:hint="eastAsia"/>
                </w:rPr>
                <w:delText>系统校验</w:delText>
              </w:r>
            </w:del>
          </w:p>
          <w:p w14:paraId="6ECD2B7A" w14:textId="1AAC9619" w:rsidR="00994737" w:rsidRPr="00B60A92" w:rsidDel="00754881" w:rsidRDefault="00B60A92" w:rsidP="00B60A92">
            <w:pPr>
              <w:pStyle w:val="a9"/>
              <w:numPr>
                <w:ilvl w:val="0"/>
                <w:numId w:val="77"/>
              </w:numPr>
              <w:ind w:firstLineChars="0"/>
              <w:jc w:val="left"/>
              <w:rPr>
                <w:del w:id="7648" w:author="XuanWen Chen" w:date="2019-01-02T08:00:00Z"/>
                <w:rFonts w:hAnsi="宋体"/>
              </w:rPr>
            </w:pPr>
            <w:del w:id="7649" w:author="XuanWen Chen" w:date="2019-01-02T08:00:00Z">
              <w:r w:rsidDel="00754881">
                <w:rPr>
                  <w:rFonts w:hAnsi="宋体" w:hint="eastAsia"/>
                </w:rPr>
                <w:delText>登录</w:delText>
              </w:r>
              <w:r w:rsidR="00994737" w:rsidRPr="00B60A92" w:rsidDel="00754881">
                <w:rPr>
                  <w:rFonts w:hAnsi="宋体" w:hint="eastAsia"/>
                </w:rPr>
                <w:delText>失败</w:delText>
              </w:r>
            </w:del>
          </w:p>
        </w:tc>
      </w:tr>
      <w:tr w:rsidR="00994737" w:rsidRPr="00380ABA" w:rsidDel="00754881" w14:paraId="0E55F488" w14:textId="5115A326" w:rsidTr="009961DA">
        <w:trPr>
          <w:del w:id="7650" w:author="XuanWen Chen" w:date="2019-01-02T08:00:00Z"/>
        </w:trPr>
        <w:tc>
          <w:tcPr>
            <w:tcW w:w="1656" w:type="dxa"/>
          </w:tcPr>
          <w:p w14:paraId="25716389" w14:textId="38E3DF7B" w:rsidR="00994737" w:rsidRPr="008035F1" w:rsidDel="00754881" w:rsidRDefault="00994737" w:rsidP="009961DA">
            <w:pPr>
              <w:rPr>
                <w:del w:id="7651" w:author="XuanWen Chen" w:date="2019-01-02T08:00:00Z"/>
                <w:rFonts w:hAnsi="宋体"/>
              </w:rPr>
            </w:pPr>
            <w:del w:id="765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0A043A44" w14:textId="233CE697" w:rsidR="00994737" w:rsidDel="00754881" w:rsidRDefault="00994737" w:rsidP="00B60A92">
            <w:pPr>
              <w:pStyle w:val="a9"/>
              <w:numPr>
                <w:ilvl w:val="0"/>
                <w:numId w:val="78"/>
              </w:numPr>
              <w:spacing w:line="240" w:lineRule="auto"/>
              <w:ind w:firstLineChars="0"/>
              <w:jc w:val="left"/>
              <w:rPr>
                <w:del w:id="7653" w:author="XuanWen Chen" w:date="2019-01-02T08:00:00Z"/>
                <w:rFonts w:hAnsi="宋体"/>
              </w:rPr>
            </w:pPr>
            <w:del w:id="7654" w:author="XuanWen Chen" w:date="2019-01-02T08:00:00Z">
              <w:r w:rsidRPr="00B60A92" w:rsidDel="00754881">
                <w:rPr>
                  <w:rFonts w:hAnsi="宋体" w:hint="eastAsia"/>
                </w:rPr>
                <w:delText>用户</w:delText>
              </w:r>
              <w:r w:rsidR="00B60A92" w:rsidDel="00754881">
                <w:rPr>
                  <w:rFonts w:hAnsi="宋体" w:hint="eastAsia"/>
                </w:rPr>
                <w:delText>名不存在</w:delText>
              </w:r>
            </w:del>
          </w:p>
          <w:p w14:paraId="1BA7C5A4" w14:textId="72055187" w:rsidR="00994737" w:rsidRPr="00B60A92" w:rsidDel="00754881" w:rsidRDefault="00B60A92" w:rsidP="00B60A92">
            <w:pPr>
              <w:pStyle w:val="a9"/>
              <w:numPr>
                <w:ilvl w:val="0"/>
                <w:numId w:val="78"/>
              </w:numPr>
              <w:spacing w:line="240" w:lineRule="auto"/>
              <w:ind w:firstLineChars="0"/>
              <w:jc w:val="left"/>
              <w:rPr>
                <w:del w:id="7655" w:author="XuanWen Chen" w:date="2019-01-02T08:00:00Z"/>
                <w:rFonts w:hAnsi="宋体"/>
              </w:rPr>
            </w:pPr>
            <w:del w:id="7656" w:author="XuanWen Chen" w:date="2019-01-02T08:00:00Z">
              <w:r w:rsidDel="00754881">
                <w:rPr>
                  <w:rFonts w:hAnsi="宋体" w:hint="eastAsia"/>
                </w:rPr>
                <w:delText>密码错误</w:delText>
              </w:r>
            </w:del>
          </w:p>
        </w:tc>
      </w:tr>
      <w:tr w:rsidR="00994737" w:rsidRPr="00380ABA" w:rsidDel="00754881" w14:paraId="4F7670ED" w14:textId="59A71E51" w:rsidTr="009961DA">
        <w:trPr>
          <w:del w:id="7657" w:author="XuanWen Chen" w:date="2019-01-02T08:00:00Z"/>
        </w:trPr>
        <w:tc>
          <w:tcPr>
            <w:tcW w:w="1656" w:type="dxa"/>
          </w:tcPr>
          <w:p w14:paraId="1292B19E" w14:textId="745BE8A4" w:rsidR="00994737" w:rsidRPr="008035F1" w:rsidDel="00754881" w:rsidRDefault="00994737" w:rsidP="009961DA">
            <w:pPr>
              <w:rPr>
                <w:del w:id="7658" w:author="XuanWen Chen" w:date="2019-01-02T08:00:00Z"/>
                <w:rFonts w:hAnsi="宋体"/>
              </w:rPr>
            </w:pPr>
            <w:del w:id="7659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20B4B452" w14:textId="04F8D8F0" w:rsidR="00994737" w:rsidRPr="00380ABA" w:rsidDel="00754881" w:rsidRDefault="00994737" w:rsidP="009961DA">
            <w:pPr>
              <w:jc w:val="left"/>
              <w:rPr>
                <w:del w:id="7660" w:author="XuanWen Chen" w:date="2019-01-02T08:00:00Z"/>
                <w:rFonts w:hAnsi="宋体"/>
              </w:rPr>
            </w:pPr>
          </w:p>
        </w:tc>
      </w:tr>
      <w:tr w:rsidR="00994737" w:rsidRPr="00380ABA" w:rsidDel="00754881" w14:paraId="6BD3BC4E" w14:textId="5D41E8F1" w:rsidTr="009961DA">
        <w:trPr>
          <w:del w:id="7661" w:author="XuanWen Chen" w:date="2019-01-02T08:00:00Z"/>
        </w:trPr>
        <w:tc>
          <w:tcPr>
            <w:tcW w:w="1656" w:type="dxa"/>
          </w:tcPr>
          <w:p w14:paraId="0DD70459" w14:textId="518848B1" w:rsidR="00994737" w:rsidRPr="008035F1" w:rsidDel="00754881" w:rsidRDefault="00994737" w:rsidP="009961DA">
            <w:pPr>
              <w:rPr>
                <w:del w:id="7662" w:author="XuanWen Chen" w:date="2019-01-02T08:00:00Z"/>
                <w:rFonts w:hAnsi="宋体"/>
              </w:rPr>
            </w:pPr>
            <w:del w:id="7663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0CCE926B" w14:textId="70A74D00" w:rsidR="00994737" w:rsidRPr="00380ABA" w:rsidDel="00754881" w:rsidRDefault="00994737" w:rsidP="009961DA">
            <w:pPr>
              <w:jc w:val="left"/>
              <w:rPr>
                <w:del w:id="7664" w:author="XuanWen Chen" w:date="2019-01-02T08:00:00Z"/>
                <w:rFonts w:hAnsi="宋体"/>
              </w:rPr>
            </w:pPr>
            <w:del w:id="7665" w:author="XuanWen Chen" w:date="2019-01-02T08:00:00Z">
              <w:r w:rsidDel="00754881">
                <w:rPr>
                  <w:rFonts w:hAnsi="宋体" w:hint="eastAsia"/>
                </w:rPr>
                <w:delText>每天1</w:delText>
              </w:r>
              <w:r w:rsidDel="00754881">
                <w:rPr>
                  <w:rFonts w:hAnsi="宋体"/>
                </w:rPr>
                <w:delText>00</w:delText>
              </w:r>
              <w:r w:rsidR="00AB6601" w:rsidDel="00754881">
                <w:rPr>
                  <w:rFonts w:hAnsi="宋体"/>
                </w:rPr>
                <w:delText>00</w:delText>
              </w:r>
              <w:r w:rsidDel="00754881">
                <w:rPr>
                  <w:rFonts w:hAnsi="宋体" w:hint="eastAsia"/>
                </w:rPr>
                <w:delText>份新的</w:delText>
              </w:r>
              <w:r w:rsidR="00AB6601" w:rsidDel="00754881">
                <w:rPr>
                  <w:rFonts w:hAnsi="宋体" w:hint="eastAsia"/>
                </w:rPr>
                <w:delText>登录</w:delText>
              </w:r>
            </w:del>
          </w:p>
        </w:tc>
      </w:tr>
      <w:tr w:rsidR="00994737" w:rsidRPr="00380ABA" w:rsidDel="00754881" w14:paraId="51AEA82B" w14:textId="5736BF7C" w:rsidTr="009961DA">
        <w:trPr>
          <w:del w:id="7666" w:author="XuanWen Chen" w:date="2019-01-02T08:00:00Z"/>
        </w:trPr>
        <w:tc>
          <w:tcPr>
            <w:tcW w:w="1656" w:type="dxa"/>
          </w:tcPr>
          <w:p w14:paraId="34EBE756" w14:textId="3BBE982C" w:rsidR="00994737" w:rsidRPr="008035F1" w:rsidDel="00754881" w:rsidRDefault="00994737" w:rsidP="009961DA">
            <w:pPr>
              <w:rPr>
                <w:del w:id="7667" w:author="XuanWen Chen" w:date="2019-01-02T08:00:00Z"/>
                <w:rFonts w:hAnsi="宋体"/>
              </w:rPr>
            </w:pPr>
            <w:del w:id="7668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59169067" w14:textId="19E09166" w:rsidR="00994737" w:rsidRPr="00380ABA" w:rsidDel="00754881" w:rsidRDefault="00994737" w:rsidP="009961DA">
            <w:pPr>
              <w:jc w:val="left"/>
              <w:rPr>
                <w:del w:id="7669" w:author="XuanWen Chen" w:date="2019-01-02T08:00:00Z"/>
                <w:rFonts w:hAnsi="宋体"/>
              </w:rPr>
            </w:pPr>
          </w:p>
        </w:tc>
      </w:tr>
      <w:tr w:rsidR="00994737" w:rsidRPr="006519E4" w:rsidDel="00754881" w14:paraId="500A223D" w14:textId="5EF15B7F" w:rsidTr="009961DA">
        <w:trPr>
          <w:del w:id="7670" w:author="XuanWen Chen" w:date="2019-01-02T08:00:00Z"/>
        </w:trPr>
        <w:tc>
          <w:tcPr>
            <w:tcW w:w="1656" w:type="dxa"/>
          </w:tcPr>
          <w:p w14:paraId="347650EA" w14:textId="05F842A0" w:rsidR="00994737" w:rsidRPr="008035F1" w:rsidDel="00754881" w:rsidRDefault="00994737" w:rsidP="009961DA">
            <w:pPr>
              <w:rPr>
                <w:del w:id="7671" w:author="XuanWen Chen" w:date="2019-01-02T08:00:00Z"/>
                <w:rFonts w:hAnsi="宋体"/>
              </w:rPr>
            </w:pPr>
            <w:del w:id="7672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3A0AEBF0" w14:textId="1D40EDD9" w:rsidR="00994737" w:rsidRPr="00380ABA" w:rsidDel="00754881" w:rsidRDefault="00994737" w:rsidP="009961DA">
            <w:pPr>
              <w:jc w:val="left"/>
              <w:rPr>
                <w:del w:id="7673" w:author="XuanWen Chen" w:date="2019-01-02T08:00:00Z"/>
                <w:rFonts w:hAnsi="宋体"/>
              </w:rPr>
            </w:pPr>
            <w:del w:id="7674" w:author="XuanWen Chen" w:date="2019-01-02T08:00:00Z">
              <w:r w:rsidDel="00754881">
                <w:rPr>
                  <w:rFonts w:hAnsi="宋体" w:hint="eastAsia"/>
                </w:rPr>
                <w:delText>未登录用户在点击界面上任何按钮都会跳出登录界面</w:delText>
              </w:r>
            </w:del>
          </w:p>
        </w:tc>
      </w:tr>
      <w:tr w:rsidR="00994737" w:rsidDel="00754881" w14:paraId="7ABD8984" w14:textId="79E3C33F" w:rsidTr="009961DA">
        <w:trPr>
          <w:del w:id="7675" w:author="XuanWen Chen" w:date="2019-01-02T08:00:00Z"/>
        </w:trPr>
        <w:tc>
          <w:tcPr>
            <w:tcW w:w="1656" w:type="dxa"/>
          </w:tcPr>
          <w:p w14:paraId="2FD06603" w14:textId="54ADF808" w:rsidR="00994737" w:rsidDel="00754881" w:rsidRDefault="00994737" w:rsidP="009961DA">
            <w:pPr>
              <w:rPr>
                <w:del w:id="7676" w:author="XuanWen Chen" w:date="2019-01-02T08:00:00Z"/>
              </w:rPr>
            </w:pPr>
            <w:del w:id="7677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66D0FE6D" w14:textId="311125CC" w:rsidR="00994737" w:rsidDel="00754881" w:rsidRDefault="00994737" w:rsidP="009961DA">
            <w:pPr>
              <w:rPr>
                <w:del w:id="7678" w:author="XuanWen Chen" w:date="2019-01-02T08:00:00Z"/>
              </w:rPr>
            </w:pPr>
          </w:p>
        </w:tc>
      </w:tr>
    </w:tbl>
    <w:p w14:paraId="4F451868" w14:textId="31C6344F" w:rsidR="00994737" w:rsidDel="00754881" w:rsidRDefault="00994737" w:rsidP="00994737">
      <w:pPr>
        <w:rPr>
          <w:del w:id="7679" w:author="XuanWen Chen" w:date="2019-01-02T08:00:00Z"/>
        </w:rPr>
      </w:pPr>
    </w:p>
    <w:p w14:paraId="19F72494" w14:textId="514ACEAB" w:rsidR="007361C2" w:rsidDel="00754881" w:rsidRDefault="007361C2" w:rsidP="00994737">
      <w:pPr>
        <w:rPr>
          <w:del w:id="7680" w:author="XuanWen Chen" w:date="2019-01-02T08:00:00Z"/>
          <w:color w:val="FF0000"/>
        </w:rPr>
      </w:pPr>
      <w:del w:id="7681" w:author="XuanWen Chen" w:date="2019-01-02T08:00:00Z">
        <w:r w:rsidRPr="007361C2" w:rsidDel="00754881">
          <w:rPr>
            <w:rFonts w:hint="eastAsia"/>
            <w:color w:val="FF0000"/>
          </w:rPr>
          <w:delText>任意搜索</w:delText>
        </w:r>
      </w:del>
    </w:p>
    <w:p w14:paraId="320629AA" w14:textId="3DE75069" w:rsidR="007361C2" w:rsidRPr="007361C2" w:rsidDel="00754881" w:rsidRDefault="007361C2" w:rsidP="00994737">
      <w:pPr>
        <w:rPr>
          <w:del w:id="7682" w:author="XuanWen Chen" w:date="2019-01-02T08:00:00Z"/>
          <w:color w:val="FF0000"/>
        </w:rPr>
      </w:pPr>
    </w:p>
    <w:p w14:paraId="73AC91C1" w14:textId="42AB6E5E" w:rsidR="007E49B8" w:rsidRPr="007E49B8" w:rsidDel="00754881" w:rsidRDefault="007E49B8" w:rsidP="007E49B8">
      <w:pPr>
        <w:rPr>
          <w:del w:id="7683" w:author="XuanWen Chen" w:date="2019-01-02T08:00:00Z"/>
          <w:color w:val="FF0000"/>
        </w:rPr>
      </w:pPr>
      <w:del w:id="7684" w:author="XuanWen Chen" w:date="2019-01-02T08:00:00Z">
        <w:r w:rsidRPr="007E49B8" w:rsidDel="00754881">
          <w:rPr>
            <w:rFonts w:hint="eastAsia"/>
            <w:color w:val="FF0000"/>
          </w:rPr>
          <w:delText>案例创建者注册</w:delText>
        </w:r>
      </w:del>
    </w:p>
    <w:p w14:paraId="1B9E81E6" w14:textId="45B5DCB2" w:rsidR="007E49B8" w:rsidDel="00754881" w:rsidRDefault="007E49B8" w:rsidP="007E49B8">
      <w:pPr>
        <w:rPr>
          <w:del w:id="7685" w:author="XuanWen Chen" w:date="2019-01-02T08:00:00Z"/>
        </w:rPr>
      </w:pPr>
    </w:p>
    <w:p w14:paraId="79F021F2" w14:textId="7B199F13" w:rsidR="00E4292C" w:rsidRPr="00E4292C" w:rsidDel="00754881" w:rsidRDefault="00E4292C" w:rsidP="007E49B8">
      <w:pPr>
        <w:rPr>
          <w:del w:id="7686" w:author="XuanWen Chen" w:date="2019-01-02T08:00:00Z"/>
          <w:color w:val="FF0000"/>
          <w:sz w:val="28"/>
        </w:rPr>
      </w:pPr>
      <w:del w:id="7687" w:author="XuanWen Chen" w:date="2019-01-02T08:00:00Z">
        <w:r w:rsidRPr="00E4292C" w:rsidDel="00754881">
          <w:rPr>
            <w:rFonts w:hint="eastAsia"/>
            <w:color w:val="FF0000"/>
            <w:sz w:val="28"/>
          </w:rPr>
          <w:delText>蓝色按钮？</w:delText>
        </w:r>
      </w:del>
    </w:p>
    <w:p w14:paraId="6D6C764E" w14:textId="20F8887A" w:rsidR="00E4292C" w:rsidDel="00754881" w:rsidRDefault="00E4292C" w:rsidP="007E49B8">
      <w:pPr>
        <w:rPr>
          <w:del w:id="7688" w:author="XuanWen Chen" w:date="2019-01-02T08:00:00Z"/>
        </w:rPr>
      </w:pPr>
    </w:p>
    <w:p w14:paraId="115419CA" w14:textId="79986B70" w:rsidR="00E4292C" w:rsidDel="00754881" w:rsidRDefault="00E4292C" w:rsidP="007E49B8">
      <w:pPr>
        <w:rPr>
          <w:del w:id="7689" w:author="XuanWen Chen" w:date="2019-01-02T08:00:00Z"/>
        </w:rPr>
      </w:pPr>
    </w:p>
    <w:p w14:paraId="334A4044" w14:textId="675E8D97" w:rsidR="00E4292C" w:rsidRPr="007E49B8" w:rsidDel="00754881" w:rsidRDefault="00E4292C" w:rsidP="007E49B8">
      <w:pPr>
        <w:rPr>
          <w:del w:id="7690" w:author="XuanWen Chen" w:date="2019-01-02T08:00:00Z"/>
        </w:rPr>
      </w:pPr>
    </w:p>
    <w:p w14:paraId="2FB9FDF3" w14:textId="547B374C" w:rsidR="00720356" w:rsidRPr="00720356" w:rsidDel="00754881" w:rsidRDefault="00720356" w:rsidP="00720356">
      <w:pPr>
        <w:pStyle w:val="4"/>
        <w:rPr>
          <w:del w:id="7691" w:author="XuanWen Chen" w:date="2019-01-02T08:00:00Z"/>
        </w:rPr>
      </w:pPr>
      <w:bookmarkStart w:id="7692" w:name="_Toc533621419"/>
      <w:del w:id="7693" w:author="XuanWen Chen" w:date="2019-01-02T08:00:00Z">
        <w:r w:rsidDel="00754881">
          <w:rPr>
            <w:rFonts w:hint="eastAsia"/>
          </w:rPr>
          <w:delText>案例查询</w:delText>
        </w:r>
        <w:bookmarkEnd w:id="7692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Del="00754881" w14:paraId="5B75D92D" w14:textId="60EBCC45" w:rsidTr="0040689B">
        <w:trPr>
          <w:del w:id="7694" w:author="XuanWen Chen" w:date="2019-01-02T08:00:00Z"/>
        </w:trPr>
        <w:tc>
          <w:tcPr>
            <w:tcW w:w="1656" w:type="dxa"/>
          </w:tcPr>
          <w:p w14:paraId="433A0029" w14:textId="16745423" w:rsidR="0040689B" w:rsidDel="00754881" w:rsidRDefault="0040689B" w:rsidP="0040689B">
            <w:pPr>
              <w:rPr>
                <w:del w:id="7695" w:author="XuanWen Chen" w:date="2019-01-02T08:00:00Z"/>
              </w:rPr>
            </w:pPr>
            <w:del w:id="769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2324F273" w14:textId="05672464" w:rsidR="0040689B" w:rsidRPr="008035F1" w:rsidDel="00754881" w:rsidRDefault="0040689B" w:rsidP="0040689B">
            <w:pPr>
              <w:jc w:val="left"/>
              <w:rPr>
                <w:del w:id="7697" w:author="XuanWen Chen" w:date="2019-01-02T08:00:00Z"/>
                <w:rFonts w:hAnsi="宋体"/>
                <w:b/>
              </w:rPr>
            </w:pPr>
            <w:del w:id="769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2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案例查询</w:delText>
              </w:r>
              <w:r w:rsidR="00E4292C" w:rsidRPr="00E4292C" w:rsidDel="00754881">
                <w:rPr>
                  <w:rFonts w:hAnsi="宋体" w:hint="eastAsia"/>
                  <w:b/>
                  <w:color w:val="FF0000"/>
                </w:rPr>
                <w:delText>（看）</w:delText>
              </w:r>
            </w:del>
          </w:p>
        </w:tc>
      </w:tr>
      <w:tr w:rsidR="0040689B" w:rsidDel="00754881" w14:paraId="77C98F45" w14:textId="0A28B8BA" w:rsidTr="0040689B">
        <w:trPr>
          <w:del w:id="7699" w:author="XuanWen Chen" w:date="2019-01-02T08:00:00Z"/>
        </w:trPr>
        <w:tc>
          <w:tcPr>
            <w:tcW w:w="1656" w:type="dxa"/>
          </w:tcPr>
          <w:p w14:paraId="5319846A" w14:textId="48471D43" w:rsidR="0040689B" w:rsidDel="00754881" w:rsidRDefault="0040689B" w:rsidP="0040689B">
            <w:pPr>
              <w:rPr>
                <w:del w:id="7700" w:author="XuanWen Chen" w:date="2019-01-02T08:00:00Z"/>
              </w:rPr>
            </w:pPr>
            <w:del w:id="7701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14F9B405" w14:textId="3A561C93" w:rsidR="0040689B" w:rsidRPr="008035F1" w:rsidDel="00754881" w:rsidRDefault="0040689B" w:rsidP="0040689B">
            <w:pPr>
              <w:jc w:val="left"/>
              <w:rPr>
                <w:del w:id="7702" w:author="XuanWen Chen" w:date="2019-01-02T08:00:00Z"/>
                <w:rFonts w:hAnsi="宋体"/>
              </w:rPr>
            </w:pPr>
            <w:del w:id="7703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4A7BF1AB" w14:textId="681F58D0" w:rsidR="0040689B" w:rsidRPr="008035F1" w:rsidDel="00754881" w:rsidRDefault="0040689B" w:rsidP="0040689B">
            <w:pPr>
              <w:jc w:val="left"/>
              <w:rPr>
                <w:del w:id="7704" w:author="XuanWen Chen" w:date="2019-01-02T08:00:00Z"/>
                <w:rFonts w:hAnsi="宋体"/>
              </w:rPr>
            </w:pPr>
            <w:del w:id="7705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0FF2FC66" w14:textId="3186599D" w:rsidR="0040689B" w:rsidRPr="008035F1" w:rsidDel="00754881" w:rsidRDefault="0040689B" w:rsidP="0040689B">
            <w:pPr>
              <w:jc w:val="left"/>
              <w:rPr>
                <w:del w:id="7706" w:author="XuanWen Chen" w:date="2019-01-02T08:00:00Z"/>
                <w:rFonts w:hAnsi="宋体"/>
              </w:rPr>
            </w:pPr>
            <w:del w:id="7707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Del="00754881" w14:paraId="0B9C803C" w14:textId="3B3C8AC1" w:rsidTr="0040689B">
        <w:trPr>
          <w:del w:id="7708" w:author="XuanWen Chen" w:date="2019-01-02T08:00:00Z"/>
        </w:trPr>
        <w:tc>
          <w:tcPr>
            <w:tcW w:w="1656" w:type="dxa"/>
          </w:tcPr>
          <w:p w14:paraId="0A8A4F71" w14:textId="4EA57198" w:rsidR="0040689B" w:rsidDel="00754881" w:rsidRDefault="0040689B" w:rsidP="0040689B">
            <w:pPr>
              <w:rPr>
                <w:del w:id="7709" w:author="XuanWen Chen" w:date="2019-01-02T08:00:00Z"/>
              </w:rPr>
            </w:pPr>
            <w:del w:id="7710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771661D0" w14:textId="749DE297" w:rsidR="0040689B" w:rsidRPr="008035F1" w:rsidDel="00754881" w:rsidRDefault="0040689B" w:rsidP="0040689B">
            <w:pPr>
              <w:jc w:val="left"/>
              <w:rPr>
                <w:del w:id="7711" w:author="XuanWen Chen" w:date="2019-01-02T08:00:00Z"/>
                <w:rFonts w:hAnsi="宋体"/>
              </w:rPr>
            </w:pPr>
            <w:del w:id="7712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30B35882" w14:textId="000750FF" w:rsidR="0040689B" w:rsidRPr="008035F1" w:rsidDel="00754881" w:rsidRDefault="0040689B" w:rsidP="0040689B">
            <w:pPr>
              <w:jc w:val="left"/>
              <w:rPr>
                <w:del w:id="7713" w:author="XuanWen Chen" w:date="2019-01-02T08:00:00Z"/>
                <w:rFonts w:hAnsi="宋体"/>
              </w:rPr>
            </w:pPr>
            <w:del w:id="7714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6B573516" w14:textId="23C4429F" w:rsidR="0040689B" w:rsidRPr="008035F1" w:rsidDel="00754881" w:rsidRDefault="0040689B" w:rsidP="0040689B">
            <w:pPr>
              <w:jc w:val="left"/>
              <w:rPr>
                <w:del w:id="7715" w:author="XuanWen Chen" w:date="2019-01-02T08:00:00Z"/>
                <w:rFonts w:hAnsi="宋体"/>
              </w:rPr>
            </w:pPr>
            <w:del w:id="7716" w:author="XuanWen Chen" w:date="2019-01-02T08:00:00Z">
              <w:r w:rsidDel="00754881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Del="00754881" w14:paraId="38BBAE48" w14:textId="62799798" w:rsidTr="0040689B">
        <w:trPr>
          <w:del w:id="7717" w:author="XuanWen Chen" w:date="2019-01-02T08:00:00Z"/>
        </w:trPr>
        <w:tc>
          <w:tcPr>
            <w:tcW w:w="1656" w:type="dxa"/>
          </w:tcPr>
          <w:p w14:paraId="0DF03F5D" w14:textId="563196E2" w:rsidR="0040689B" w:rsidDel="00754881" w:rsidRDefault="0040689B" w:rsidP="0040689B">
            <w:pPr>
              <w:rPr>
                <w:del w:id="7718" w:author="XuanWen Chen" w:date="2019-01-02T08:00:00Z"/>
              </w:rPr>
            </w:pPr>
            <w:del w:id="7719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54BB83CA" w14:textId="1CA4345D" w:rsidR="0040689B" w:rsidRPr="00296214" w:rsidDel="00754881" w:rsidRDefault="0040689B" w:rsidP="0040689B">
            <w:pPr>
              <w:jc w:val="left"/>
              <w:rPr>
                <w:del w:id="7720" w:author="XuanWen Chen" w:date="2019-01-02T08:00:00Z"/>
                <w:rFonts w:hAnsi="宋体"/>
              </w:rPr>
            </w:pPr>
            <w:del w:id="7721" w:author="XuanWen Chen" w:date="2019-01-02T08:00:00Z">
              <w:r w:rsidRPr="00296214" w:rsidDel="00754881">
                <w:rPr>
                  <w:rFonts w:hAnsi="宋体" w:hint="eastAsia"/>
                </w:rPr>
                <w:delText>查看者点击案例列表来查看所有案例，并在单个案例中查看详细信息</w:delText>
              </w:r>
            </w:del>
          </w:p>
        </w:tc>
      </w:tr>
      <w:tr w:rsidR="0040689B" w:rsidDel="00754881" w14:paraId="17961D39" w14:textId="4F18DC87" w:rsidTr="0040689B">
        <w:trPr>
          <w:del w:id="7722" w:author="XuanWen Chen" w:date="2019-01-02T08:00:00Z"/>
        </w:trPr>
        <w:tc>
          <w:tcPr>
            <w:tcW w:w="1656" w:type="dxa"/>
          </w:tcPr>
          <w:p w14:paraId="1319C817" w14:textId="020F63A6" w:rsidR="0040689B" w:rsidDel="00754881" w:rsidRDefault="0040689B" w:rsidP="0040689B">
            <w:pPr>
              <w:rPr>
                <w:del w:id="7723" w:author="XuanWen Chen" w:date="2019-01-02T08:00:00Z"/>
              </w:rPr>
            </w:pPr>
            <w:del w:id="7724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5F1DDC37" w14:textId="61D1F7B6" w:rsidR="0040689B" w:rsidRPr="00296214" w:rsidDel="00754881" w:rsidRDefault="0040689B" w:rsidP="0040689B">
            <w:pPr>
              <w:jc w:val="left"/>
              <w:rPr>
                <w:del w:id="7725" w:author="XuanWen Chen" w:date="2019-01-02T08:00:00Z"/>
                <w:rFonts w:hAnsi="宋体"/>
              </w:rPr>
            </w:pPr>
            <w:del w:id="7726" w:author="XuanWen Chen" w:date="2019-01-02T08:00:00Z">
              <w:r w:rsidRPr="00296214" w:rsidDel="00754881">
                <w:rPr>
                  <w:rFonts w:hAnsi="宋体" w:hint="eastAsia"/>
                </w:rPr>
                <w:delText>查看者表示想查看案例</w:delText>
              </w:r>
            </w:del>
          </w:p>
        </w:tc>
      </w:tr>
      <w:tr w:rsidR="0040689B" w:rsidDel="00754881" w14:paraId="17941D3C" w14:textId="7E39F06B" w:rsidTr="0040689B">
        <w:trPr>
          <w:del w:id="7727" w:author="XuanWen Chen" w:date="2019-01-02T08:00:00Z"/>
        </w:trPr>
        <w:tc>
          <w:tcPr>
            <w:tcW w:w="1656" w:type="dxa"/>
          </w:tcPr>
          <w:p w14:paraId="74EBD51E" w14:textId="7B9107F0" w:rsidR="0040689B" w:rsidDel="00754881" w:rsidRDefault="0040689B" w:rsidP="0040689B">
            <w:pPr>
              <w:rPr>
                <w:del w:id="7728" w:author="XuanWen Chen" w:date="2019-01-02T08:00:00Z"/>
              </w:rPr>
            </w:pPr>
            <w:del w:id="7729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165BCFB2" w14:textId="1B6AA74F" w:rsidR="0040689B" w:rsidRPr="00237CE5" w:rsidDel="00754881" w:rsidRDefault="0040689B" w:rsidP="0040689B">
            <w:pPr>
              <w:jc w:val="left"/>
              <w:rPr>
                <w:del w:id="7730" w:author="XuanWen Chen" w:date="2019-01-02T08:00:00Z"/>
                <w:rFonts w:hAnsi="宋体"/>
              </w:rPr>
            </w:pPr>
            <w:del w:id="773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RE-1: </w:delText>
              </w:r>
              <w:r w:rsidRPr="00237CE5" w:rsidDel="00754881">
                <w:rPr>
                  <w:rFonts w:hAnsi="宋体" w:hint="eastAsia"/>
                </w:rPr>
                <w:delText>查看者登陆</w:delText>
              </w:r>
            </w:del>
          </w:p>
          <w:p w14:paraId="5B3B9370" w14:textId="3C6EB59C" w:rsidR="0040689B" w:rsidRPr="00237CE5" w:rsidDel="00754881" w:rsidRDefault="0040689B" w:rsidP="0040689B">
            <w:pPr>
              <w:jc w:val="left"/>
              <w:rPr>
                <w:del w:id="7732" w:author="XuanWen Chen" w:date="2019-01-02T08:00:00Z"/>
                <w:rFonts w:hAnsi="宋体"/>
              </w:rPr>
            </w:pPr>
            <w:del w:id="7733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</w:delText>
              </w:r>
              <w:r w:rsidRPr="00237CE5" w:rsidDel="00754881">
                <w:rPr>
                  <w:rFonts w:hAnsi="宋体" w:hint="eastAsia"/>
                </w:rPr>
                <w:delText>案例数据库中存在案例</w:delText>
              </w:r>
            </w:del>
          </w:p>
        </w:tc>
      </w:tr>
      <w:tr w:rsidR="0040689B" w:rsidDel="00754881" w14:paraId="5BA2A8F5" w14:textId="414502E8" w:rsidTr="0040689B">
        <w:trPr>
          <w:del w:id="7734" w:author="XuanWen Chen" w:date="2019-01-02T08:00:00Z"/>
        </w:trPr>
        <w:tc>
          <w:tcPr>
            <w:tcW w:w="1656" w:type="dxa"/>
          </w:tcPr>
          <w:p w14:paraId="28324FB4" w14:textId="35128610" w:rsidR="0040689B" w:rsidDel="00754881" w:rsidRDefault="0040689B" w:rsidP="0040689B">
            <w:pPr>
              <w:rPr>
                <w:del w:id="7735" w:author="XuanWen Chen" w:date="2019-01-02T08:00:00Z"/>
              </w:rPr>
            </w:pPr>
            <w:del w:id="7736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2D287C1E" w14:textId="6E2A9856" w:rsidR="0040689B" w:rsidRPr="00237CE5" w:rsidDel="00754881" w:rsidRDefault="0040689B" w:rsidP="0040689B">
            <w:pPr>
              <w:jc w:val="left"/>
              <w:rPr>
                <w:del w:id="7737" w:author="XuanWen Chen" w:date="2019-01-02T08:00:00Z"/>
                <w:rFonts w:hAnsi="宋体"/>
              </w:rPr>
            </w:pPr>
            <w:del w:id="7738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-1：</w:delText>
              </w:r>
              <w:r w:rsidRPr="00237CE5" w:rsidDel="00754881">
                <w:rPr>
                  <w:rFonts w:hAnsi="宋体" w:hint="eastAsia"/>
                </w:rPr>
                <w:delText>系统显示案例列表</w:delText>
              </w:r>
            </w:del>
          </w:p>
          <w:p w14:paraId="052E4891" w14:textId="7A238F7F" w:rsidR="0040689B" w:rsidRPr="00237CE5" w:rsidDel="00754881" w:rsidRDefault="0040689B" w:rsidP="0040689B">
            <w:pPr>
              <w:jc w:val="left"/>
              <w:rPr>
                <w:del w:id="7739" w:author="XuanWen Chen" w:date="2019-01-02T08:00:00Z"/>
                <w:rFonts w:hAnsi="宋体"/>
              </w:rPr>
            </w:pPr>
            <w:del w:id="774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</w:delText>
              </w:r>
              <w:r w:rsidDel="00754881">
                <w:delText>2</w:delText>
              </w:r>
              <w:r w:rsidDel="00754881">
                <w:rPr>
                  <w:rFonts w:hint="eastAsia"/>
                </w:rPr>
                <w:delText>：</w:delText>
              </w:r>
              <w:r w:rsidRPr="00237CE5" w:rsidDel="00754881">
                <w:rPr>
                  <w:rFonts w:hAnsi="宋体" w:hint="eastAsia"/>
                </w:rPr>
                <w:delText>系统显示案例详情</w:delText>
              </w:r>
            </w:del>
          </w:p>
        </w:tc>
      </w:tr>
      <w:tr w:rsidR="0040689B" w:rsidDel="00754881" w14:paraId="5207E716" w14:textId="6E5189F2" w:rsidTr="0040689B">
        <w:trPr>
          <w:del w:id="7741" w:author="XuanWen Chen" w:date="2019-01-02T08:00:00Z"/>
        </w:trPr>
        <w:tc>
          <w:tcPr>
            <w:tcW w:w="1656" w:type="dxa"/>
          </w:tcPr>
          <w:p w14:paraId="0A38A762" w14:textId="3D3DE624" w:rsidR="0040689B" w:rsidDel="00754881" w:rsidRDefault="0040689B" w:rsidP="0040689B">
            <w:pPr>
              <w:rPr>
                <w:del w:id="7742" w:author="XuanWen Chen" w:date="2019-01-02T08:00:00Z"/>
              </w:rPr>
            </w:pPr>
            <w:del w:id="774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3A7A0F0D" w14:textId="35D7DDED" w:rsidR="0040689B" w:rsidRPr="00296214" w:rsidDel="00754881" w:rsidRDefault="0040689B" w:rsidP="0040689B">
            <w:pPr>
              <w:jc w:val="left"/>
              <w:rPr>
                <w:del w:id="7744" w:author="XuanWen Chen" w:date="2019-01-02T08:00:00Z"/>
                <w:rFonts w:hAnsi="宋体"/>
              </w:rPr>
            </w:pPr>
            <w:del w:id="7745" w:author="XuanWen Chen" w:date="2019-01-02T08:00:00Z">
              <w:r w:rsidDel="00754881">
                <w:rPr>
                  <w:rFonts w:hAnsi="宋体"/>
                </w:rPr>
                <w:delText>3</w:delText>
              </w:r>
              <w:r w:rsidRPr="00296214" w:rsidDel="00754881">
                <w:rPr>
                  <w:rFonts w:hAnsi="宋体" w:hint="eastAsia"/>
                </w:rPr>
                <w:delText>.0</w:delText>
              </w:r>
              <w:r w:rsidRPr="00296214" w:rsidDel="00754881">
                <w:rPr>
                  <w:rFonts w:hAnsi="宋体"/>
                </w:rPr>
                <w:delText xml:space="preserve"> </w:delText>
              </w:r>
              <w:r w:rsidRPr="00296214" w:rsidDel="00754881">
                <w:rPr>
                  <w:rFonts w:hAnsi="宋体" w:hint="eastAsia"/>
                </w:rPr>
                <w:delText>查看案例</w:delText>
              </w:r>
            </w:del>
          </w:p>
          <w:p w14:paraId="77A04541" w14:textId="314A35F5" w:rsidR="0040689B" w:rsidRPr="009D2B18" w:rsidDel="00754881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del w:id="7746" w:author="XuanWen Chen" w:date="2019-01-02T08:00:00Z"/>
                <w:rFonts w:hAnsi="宋体"/>
              </w:rPr>
            </w:pPr>
            <w:del w:id="7747" w:author="XuanWen Chen" w:date="2019-01-02T08:00:00Z">
              <w:r w:rsidRPr="009D2B18" w:rsidDel="00754881">
                <w:rPr>
                  <w:rFonts w:hAnsi="宋体" w:hint="eastAsia"/>
                </w:rPr>
                <w:delText>查看者点击案例列表</w:delText>
              </w:r>
            </w:del>
          </w:p>
          <w:p w14:paraId="5A8DBF27" w14:textId="5A8F2FB5" w:rsidR="0040689B" w:rsidRPr="009D2B18" w:rsidDel="00754881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del w:id="7748" w:author="XuanWen Chen" w:date="2019-01-02T08:00:00Z"/>
                <w:rFonts w:hAnsi="宋体"/>
              </w:rPr>
            </w:pPr>
            <w:del w:id="7749" w:author="XuanWen Chen" w:date="2019-01-02T08:00:00Z">
              <w:r w:rsidRPr="009D2B18" w:rsidDel="00754881">
                <w:rPr>
                  <w:rFonts w:hAnsi="宋体" w:hint="eastAsia"/>
                </w:rPr>
                <w:delText>系统显示所有案例</w:delText>
              </w:r>
            </w:del>
          </w:p>
          <w:p w14:paraId="0AEB34C8" w14:textId="48AF9589" w:rsidR="0040689B" w:rsidRPr="009D2B18" w:rsidDel="00754881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del w:id="7750" w:author="XuanWen Chen" w:date="2019-01-02T08:00:00Z"/>
                <w:rFonts w:hAnsi="宋体"/>
              </w:rPr>
            </w:pPr>
            <w:del w:id="7751" w:author="XuanWen Chen" w:date="2019-01-02T08:00:00Z">
              <w:r w:rsidRPr="009D2B18" w:rsidDel="00754881">
                <w:rPr>
                  <w:rFonts w:hAnsi="宋体" w:hint="eastAsia"/>
                </w:rPr>
                <w:delText>查看者点击案例详细信息</w:delText>
              </w:r>
            </w:del>
          </w:p>
          <w:p w14:paraId="7C548890" w14:textId="4B8CA98E" w:rsidR="0040689B" w:rsidRPr="009D2B18" w:rsidDel="00754881" w:rsidRDefault="0040689B" w:rsidP="00AE77A1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jc w:val="left"/>
              <w:rPr>
                <w:del w:id="7752" w:author="XuanWen Chen" w:date="2019-01-02T08:00:00Z"/>
                <w:rFonts w:hAnsi="宋体"/>
              </w:rPr>
            </w:pPr>
            <w:del w:id="7753" w:author="XuanWen Chen" w:date="2019-01-02T08:00:00Z">
              <w:r w:rsidRPr="009D2B18" w:rsidDel="00754881">
                <w:rPr>
                  <w:rFonts w:hAnsi="宋体" w:hint="eastAsia"/>
                </w:rPr>
                <w:delText>系统显示案例详细信息</w:delText>
              </w:r>
            </w:del>
          </w:p>
        </w:tc>
      </w:tr>
      <w:tr w:rsidR="0040689B" w:rsidDel="00754881" w14:paraId="3D6D1A14" w14:textId="5FE6DCEB" w:rsidTr="0040689B">
        <w:trPr>
          <w:del w:id="7754" w:author="XuanWen Chen" w:date="2019-01-02T08:00:00Z"/>
        </w:trPr>
        <w:tc>
          <w:tcPr>
            <w:tcW w:w="1656" w:type="dxa"/>
          </w:tcPr>
          <w:p w14:paraId="14390AB1" w14:textId="4F560264" w:rsidR="0040689B" w:rsidRPr="008035F1" w:rsidDel="00754881" w:rsidRDefault="0040689B" w:rsidP="0040689B">
            <w:pPr>
              <w:rPr>
                <w:del w:id="7755" w:author="XuanWen Chen" w:date="2019-01-02T08:00:00Z"/>
                <w:rFonts w:hAnsi="宋体"/>
              </w:rPr>
            </w:pPr>
            <w:del w:id="7756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6B5BD7A7" w14:textId="31A69D22" w:rsidR="0040689B" w:rsidRPr="00296214" w:rsidDel="00754881" w:rsidRDefault="0040689B" w:rsidP="0040689B">
            <w:pPr>
              <w:jc w:val="left"/>
              <w:rPr>
                <w:del w:id="7757" w:author="XuanWen Chen" w:date="2019-01-02T08:00:00Z"/>
                <w:rFonts w:hAnsi="宋体"/>
              </w:rPr>
            </w:pPr>
          </w:p>
        </w:tc>
      </w:tr>
      <w:tr w:rsidR="0040689B" w:rsidRPr="005A7753" w:rsidDel="00754881" w14:paraId="41D7F1C2" w14:textId="7BC437A0" w:rsidTr="0040689B">
        <w:trPr>
          <w:del w:id="7758" w:author="XuanWen Chen" w:date="2019-01-02T08:00:00Z"/>
        </w:trPr>
        <w:tc>
          <w:tcPr>
            <w:tcW w:w="1656" w:type="dxa"/>
          </w:tcPr>
          <w:p w14:paraId="1D8E4736" w14:textId="0112D786" w:rsidR="0040689B" w:rsidRPr="008035F1" w:rsidDel="00754881" w:rsidRDefault="0040689B" w:rsidP="0040689B">
            <w:pPr>
              <w:rPr>
                <w:del w:id="7759" w:author="XuanWen Chen" w:date="2019-01-02T08:00:00Z"/>
                <w:rFonts w:hAnsi="宋体"/>
              </w:rPr>
            </w:pPr>
            <w:del w:id="7760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764EA334" w14:textId="4AE2D9A4" w:rsidR="0040689B" w:rsidRPr="00296214" w:rsidDel="00754881" w:rsidRDefault="0040689B" w:rsidP="0040689B">
            <w:pPr>
              <w:jc w:val="left"/>
              <w:rPr>
                <w:del w:id="7761" w:author="XuanWen Chen" w:date="2019-01-02T08:00:00Z"/>
                <w:rFonts w:hAnsi="宋体"/>
              </w:rPr>
            </w:pPr>
          </w:p>
        </w:tc>
      </w:tr>
      <w:tr w:rsidR="0040689B" w:rsidDel="00754881" w14:paraId="5A1A23C1" w14:textId="22756B32" w:rsidTr="0040689B">
        <w:trPr>
          <w:del w:id="7762" w:author="XuanWen Chen" w:date="2019-01-02T08:00:00Z"/>
        </w:trPr>
        <w:tc>
          <w:tcPr>
            <w:tcW w:w="1656" w:type="dxa"/>
          </w:tcPr>
          <w:p w14:paraId="146280A9" w14:textId="06E6EDEC" w:rsidR="0040689B" w:rsidRPr="008035F1" w:rsidDel="00754881" w:rsidRDefault="0040689B" w:rsidP="0040689B">
            <w:pPr>
              <w:rPr>
                <w:del w:id="7763" w:author="XuanWen Chen" w:date="2019-01-02T08:00:00Z"/>
                <w:rFonts w:hAnsi="宋体"/>
              </w:rPr>
            </w:pPr>
            <w:del w:id="7764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21EE9D6D" w14:textId="5990C8D5" w:rsidR="0040689B" w:rsidRPr="00296214" w:rsidDel="00754881" w:rsidRDefault="0040689B" w:rsidP="0040689B">
            <w:pPr>
              <w:jc w:val="left"/>
              <w:rPr>
                <w:del w:id="7765" w:author="XuanWen Chen" w:date="2019-01-02T08:00:00Z"/>
                <w:rFonts w:hAnsi="宋体"/>
              </w:rPr>
            </w:pPr>
            <w:del w:id="7766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Del="00754881" w14:paraId="4AD15DD3" w14:textId="518E2360" w:rsidTr="0040689B">
        <w:trPr>
          <w:del w:id="7767" w:author="XuanWen Chen" w:date="2019-01-02T08:00:00Z"/>
        </w:trPr>
        <w:tc>
          <w:tcPr>
            <w:tcW w:w="1656" w:type="dxa"/>
          </w:tcPr>
          <w:p w14:paraId="37DA960E" w14:textId="09047ACC" w:rsidR="0040689B" w:rsidRPr="008035F1" w:rsidDel="00754881" w:rsidRDefault="0040689B" w:rsidP="0040689B">
            <w:pPr>
              <w:rPr>
                <w:del w:id="7768" w:author="XuanWen Chen" w:date="2019-01-02T08:00:00Z"/>
                <w:rFonts w:hAnsi="宋体"/>
              </w:rPr>
            </w:pPr>
            <w:del w:id="7769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57BB62FD" w14:textId="512D4A74" w:rsidR="0040689B" w:rsidRPr="00296214" w:rsidDel="00754881" w:rsidRDefault="0040689B" w:rsidP="0040689B">
            <w:pPr>
              <w:jc w:val="left"/>
              <w:rPr>
                <w:del w:id="7770" w:author="XuanWen Chen" w:date="2019-01-02T08:00:00Z"/>
                <w:rFonts w:hAnsi="宋体"/>
              </w:rPr>
            </w:pPr>
            <w:del w:id="7771" w:author="XuanWen Chen" w:date="2019-01-02T08:00:00Z">
              <w:r w:rsidRPr="00296214"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Del="00754881" w14:paraId="260E608E" w14:textId="05875830" w:rsidTr="0040689B">
        <w:trPr>
          <w:del w:id="7772" w:author="XuanWen Chen" w:date="2019-01-02T08:00:00Z"/>
        </w:trPr>
        <w:tc>
          <w:tcPr>
            <w:tcW w:w="1656" w:type="dxa"/>
          </w:tcPr>
          <w:p w14:paraId="5D09404B" w14:textId="139F2E14" w:rsidR="0040689B" w:rsidRPr="008035F1" w:rsidDel="00754881" w:rsidRDefault="0040689B" w:rsidP="0040689B">
            <w:pPr>
              <w:rPr>
                <w:del w:id="7773" w:author="XuanWen Chen" w:date="2019-01-02T08:00:00Z"/>
                <w:rFonts w:hAnsi="宋体"/>
              </w:rPr>
            </w:pPr>
            <w:del w:id="7774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46F45284" w14:textId="5CB7781A" w:rsidR="0040689B" w:rsidRPr="00296214" w:rsidDel="00754881" w:rsidRDefault="0040689B" w:rsidP="0040689B">
            <w:pPr>
              <w:jc w:val="left"/>
              <w:rPr>
                <w:del w:id="7775" w:author="XuanWen Chen" w:date="2019-01-02T08:00:00Z"/>
                <w:rFonts w:hAnsi="宋体"/>
              </w:rPr>
            </w:pPr>
          </w:p>
        </w:tc>
      </w:tr>
      <w:tr w:rsidR="0040689B" w:rsidDel="00754881" w14:paraId="4645F026" w14:textId="212A8277" w:rsidTr="0040689B">
        <w:trPr>
          <w:del w:id="7776" w:author="XuanWen Chen" w:date="2019-01-02T08:00:00Z"/>
        </w:trPr>
        <w:tc>
          <w:tcPr>
            <w:tcW w:w="1656" w:type="dxa"/>
          </w:tcPr>
          <w:p w14:paraId="109AEFD2" w14:textId="504CF0E1" w:rsidR="0040689B" w:rsidRPr="008035F1" w:rsidDel="00754881" w:rsidRDefault="0040689B" w:rsidP="0040689B">
            <w:pPr>
              <w:rPr>
                <w:del w:id="7777" w:author="XuanWen Chen" w:date="2019-01-02T08:00:00Z"/>
                <w:rFonts w:hAnsi="宋体"/>
              </w:rPr>
            </w:pPr>
            <w:del w:id="7778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22EF02AA" w14:textId="4D1B08B9" w:rsidR="0040689B" w:rsidRPr="00296214" w:rsidDel="00754881" w:rsidRDefault="0040689B" w:rsidP="0040689B">
            <w:pPr>
              <w:jc w:val="left"/>
              <w:rPr>
                <w:del w:id="7779" w:author="XuanWen Chen" w:date="2019-01-02T08:00:00Z"/>
                <w:rFonts w:hAnsi="宋体"/>
              </w:rPr>
            </w:pPr>
            <w:del w:id="7780" w:author="XuanWen Chen" w:date="2019-01-02T08:00:00Z">
              <w:r w:rsidRPr="00296214" w:rsidDel="00754881">
                <w:rPr>
                  <w:rFonts w:hAnsi="宋体" w:hint="eastAsia"/>
                </w:rPr>
                <w:delText>所有已被创建的案例保存在案例数据库中</w:delText>
              </w:r>
            </w:del>
          </w:p>
        </w:tc>
      </w:tr>
      <w:tr w:rsidR="0040689B" w:rsidDel="00754881" w14:paraId="59B35797" w14:textId="71C36ECB" w:rsidTr="0040689B">
        <w:trPr>
          <w:del w:id="7781" w:author="XuanWen Chen" w:date="2019-01-02T08:00:00Z"/>
        </w:trPr>
        <w:tc>
          <w:tcPr>
            <w:tcW w:w="1656" w:type="dxa"/>
          </w:tcPr>
          <w:p w14:paraId="041ACB15" w14:textId="6C35F878" w:rsidR="0040689B" w:rsidDel="00754881" w:rsidRDefault="0040689B" w:rsidP="0040689B">
            <w:pPr>
              <w:rPr>
                <w:del w:id="7782" w:author="XuanWen Chen" w:date="2019-01-02T08:00:00Z"/>
              </w:rPr>
            </w:pPr>
            <w:del w:id="7783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12ED9FFA" w14:textId="6D8A06E8" w:rsidR="0040689B" w:rsidDel="00754881" w:rsidRDefault="0040689B" w:rsidP="0040689B">
            <w:pPr>
              <w:rPr>
                <w:del w:id="7784" w:author="XuanWen Chen" w:date="2019-01-02T08:00:00Z"/>
              </w:rPr>
            </w:pPr>
          </w:p>
          <w:p w14:paraId="411EE7E7" w14:textId="6337E119" w:rsidR="0040689B" w:rsidDel="00754881" w:rsidRDefault="0040689B" w:rsidP="0040689B">
            <w:pPr>
              <w:rPr>
                <w:del w:id="7785" w:author="XuanWen Chen" w:date="2019-01-02T08:00:00Z"/>
              </w:rPr>
            </w:pPr>
          </w:p>
        </w:tc>
      </w:tr>
    </w:tbl>
    <w:p w14:paraId="5034316B" w14:textId="52A00C58" w:rsidR="00720356" w:rsidDel="00754881" w:rsidRDefault="00217829" w:rsidP="0040689B">
      <w:pPr>
        <w:rPr>
          <w:del w:id="7786" w:author="XuanWen Chen" w:date="2019-01-02T08:00:00Z"/>
          <w:color w:val="FF0000"/>
        </w:rPr>
      </w:pPr>
      <w:del w:id="7787" w:author="XuanWen Chen" w:date="2019-01-02T08:00:00Z">
        <w:r w:rsidRPr="00217829" w:rsidDel="00754881">
          <w:rPr>
            <w:rFonts w:hint="eastAsia"/>
            <w:color w:val="FF0000"/>
          </w:rPr>
          <w:delText>筛选案例</w:delText>
        </w:r>
        <w:r w:rsidDel="00754881">
          <w:rPr>
            <w:rFonts w:hint="eastAsia"/>
            <w:color w:val="FF0000"/>
          </w:rPr>
          <w:delText>（两个流程）</w:delText>
        </w:r>
      </w:del>
    </w:p>
    <w:p w14:paraId="4F9A7404" w14:textId="4E319FB9" w:rsidR="00217829" w:rsidRPr="00217829" w:rsidDel="00754881" w:rsidRDefault="00217829" w:rsidP="0040689B">
      <w:pPr>
        <w:rPr>
          <w:del w:id="7788" w:author="XuanWen Chen" w:date="2019-01-02T08:00:00Z"/>
          <w:color w:val="FF0000"/>
        </w:rPr>
      </w:pPr>
      <w:del w:id="7789" w:author="XuanWen Chen" w:date="2019-01-02T08:00:00Z">
        <w:r w:rsidDel="00754881">
          <w:rPr>
            <w:rFonts w:hint="eastAsia"/>
            <w:color w:val="FF0000"/>
          </w:rPr>
          <w:delText>案例排序</w:delText>
        </w:r>
      </w:del>
    </w:p>
    <w:p w14:paraId="4522A0F1" w14:textId="283BAD6B" w:rsidR="00720356" w:rsidDel="00754881" w:rsidRDefault="00720356">
      <w:pPr>
        <w:widowControl/>
        <w:spacing w:line="240" w:lineRule="auto"/>
        <w:jc w:val="left"/>
        <w:rPr>
          <w:del w:id="7790" w:author="XuanWen Chen" w:date="2019-01-02T08:00:00Z"/>
        </w:rPr>
      </w:pPr>
      <w:del w:id="7791" w:author="XuanWen Chen" w:date="2019-01-02T08:00:00Z">
        <w:r w:rsidDel="00754881">
          <w:br w:type="page"/>
        </w:r>
      </w:del>
    </w:p>
    <w:p w14:paraId="353FC0F4" w14:textId="503CF68B" w:rsidR="00217829" w:rsidDel="00754881" w:rsidRDefault="00217829" w:rsidP="00217829">
      <w:pPr>
        <w:rPr>
          <w:del w:id="7792" w:author="XuanWen Chen" w:date="2019-01-02T08:00:00Z"/>
          <w:color w:val="FF0000"/>
        </w:rPr>
      </w:pPr>
      <w:bookmarkStart w:id="7793" w:name="_Toc533621420"/>
      <w:del w:id="7794" w:author="XuanWen Chen" w:date="2019-01-02T08:00:00Z">
        <w:r w:rsidRPr="00CE3A1E" w:rsidDel="00754881">
          <w:rPr>
            <w:rFonts w:hint="eastAsia"/>
            <w:color w:val="FF0000"/>
          </w:rPr>
          <w:delText>项目</w:delText>
        </w:r>
        <w:r w:rsidDel="00754881">
          <w:rPr>
            <w:rFonts w:hint="eastAsia"/>
            <w:color w:val="FF0000"/>
          </w:rPr>
          <w:delText>查询</w:delText>
        </w:r>
        <w:r w:rsidR="00B363E6" w:rsidDel="00754881">
          <w:rPr>
            <w:rFonts w:hint="eastAsia"/>
            <w:color w:val="FF0000"/>
          </w:rPr>
          <w:delText>（从案例详情页进入）</w:delText>
        </w:r>
      </w:del>
    </w:p>
    <w:p w14:paraId="74C4B5F7" w14:textId="3AB7DB04" w:rsidR="00CE681D" w:rsidDel="00754881" w:rsidRDefault="00CE681D" w:rsidP="00CE681D">
      <w:pPr>
        <w:rPr>
          <w:del w:id="7795" w:author="XuanWen Chen" w:date="2019-01-02T08:00:00Z"/>
          <w:color w:val="FF0000"/>
        </w:rPr>
      </w:pPr>
      <w:del w:id="7796" w:author="XuanWen Chen" w:date="2019-01-02T08:00:00Z">
        <w:r w:rsidRPr="00217829" w:rsidDel="00754881">
          <w:rPr>
            <w:rFonts w:hint="eastAsia"/>
            <w:color w:val="FF0000"/>
          </w:rPr>
          <w:delText>筛选</w:delText>
        </w:r>
        <w:r w:rsidDel="00754881">
          <w:rPr>
            <w:rFonts w:hint="eastAsia"/>
            <w:color w:val="FF0000"/>
          </w:rPr>
          <w:delText>项目（两个流程）</w:delText>
        </w:r>
      </w:del>
    </w:p>
    <w:p w14:paraId="0C39C984" w14:textId="2B52FAB2" w:rsidR="00CE681D" w:rsidDel="00754881" w:rsidRDefault="00CE681D" w:rsidP="00CE681D">
      <w:pPr>
        <w:rPr>
          <w:del w:id="7797" w:author="XuanWen Chen" w:date="2019-01-02T08:00:00Z"/>
          <w:color w:val="FF0000"/>
        </w:rPr>
      </w:pPr>
      <w:del w:id="7798" w:author="XuanWen Chen" w:date="2019-01-02T08:00:00Z">
        <w:r w:rsidDel="00754881">
          <w:rPr>
            <w:rFonts w:hint="eastAsia"/>
            <w:color w:val="FF0000"/>
          </w:rPr>
          <w:delText>项目排序</w:delText>
        </w:r>
      </w:del>
    </w:p>
    <w:p w14:paraId="41C5004C" w14:textId="296838BC" w:rsidR="00207155" w:rsidRPr="00217829" w:rsidDel="00754881" w:rsidRDefault="00207155" w:rsidP="00CE681D">
      <w:pPr>
        <w:rPr>
          <w:del w:id="7799" w:author="XuanWen Chen" w:date="2019-01-02T08:00:00Z"/>
          <w:color w:val="FF0000"/>
        </w:rPr>
      </w:pPr>
    </w:p>
    <w:p w14:paraId="4EECFD78" w14:textId="585BC28F" w:rsidR="00CE681D" w:rsidDel="00754881" w:rsidRDefault="00207155" w:rsidP="00217829">
      <w:pPr>
        <w:rPr>
          <w:del w:id="7800" w:author="XuanWen Chen" w:date="2019-01-02T08:00:00Z"/>
          <w:color w:val="FF0000"/>
        </w:rPr>
      </w:pPr>
      <w:del w:id="7801" w:author="XuanWen Chen" w:date="2019-01-02T08:00:00Z">
        <w:r w:rsidDel="00754881">
          <w:rPr>
            <w:rFonts w:hint="eastAsia"/>
            <w:color w:val="FF0000"/>
          </w:rPr>
          <w:delText>（项目首页-我的项目）查看我的项目</w:delText>
        </w:r>
      </w:del>
    </w:p>
    <w:p w14:paraId="109400A7" w14:textId="0D53AB47" w:rsidR="00207155" w:rsidRPr="00217829" w:rsidDel="00754881" w:rsidRDefault="00207155" w:rsidP="00217829">
      <w:pPr>
        <w:rPr>
          <w:del w:id="7802" w:author="XuanWen Chen" w:date="2019-01-02T08:00:00Z"/>
          <w:color w:val="FF0000"/>
        </w:rPr>
      </w:pPr>
      <w:del w:id="7803" w:author="XuanWen Chen" w:date="2019-01-02T08:00:00Z">
        <w:r w:rsidDel="00754881">
          <w:rPr>
            <w:rFonts w:hint="eastAsia"/>
            <w:color w:val="FF0000"/>
          </w:rPr>
          <w:delText>（项目首页-我的项目）搜索我的项目</w:delText>
        </w:r>
      </w:del>
    </w:p>
    <w:p w14:paraId="7CA20F63" w14:textId="57517F17" w:rsidR="0040689B" w:rsidDel="00754881" w:rsidRDefault="00720356" w:rsidP="007361C2">
      <w:pPr>
        <w:pStyle w:val="4"/>
        <w:tabs>
          <w:tab w:val="left" w:pos="2216"/>
        </w:tabs>
        <w:rPr>
          <w:del w:id="7804" w:author="XuanWen Chen" w:date="2019-01-02T08:00:00Z"/>
        </w:rPr>
      </w:pPr>
      <w:del w:id="7805" w:author="XuanWen Chen" w:date="2019-01-02T08:00:00Z">
        <w:r w:rsidDel="00754881">
          <w:rPr>
            <w:rFonts w:hint="eastAsia"/>
          </w:rPr>
          <w:delText>项目</w:delText>
        </w:r>
        <w:bookmarkEnd w:id="7793"/>
        <w:r w:rsidR="00217829" w:rsidDel="00754881">
          <w:rPr>
            <w:rFonts w:hint="eastAsia"/>
          </w:rPr>
          <w:delText>详细信息查看</w:delText>
        </w:r>
        <w:r w:rsidR="007361C2" w:rsidDel="00754881">
          <w:tab/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Del="00754881" w14:paraId="1626A32E" w14:textId="33A94F4D" w:rsidTr="0040689B">
        <w:trPr>
          <w:del w:id="7806" w:author="XuanWen Chen" w:date="2019-01-02T08:00:00Z"/>
        </w:trPr>
        <w:tc>
          <w:tcPr>
            <w:tcW w:w="1656" w:type="dxa"/>
          </w:tcPr>
          <w:p w14:paraId="7D58AF7B" w14:textId="6C452F18" w:rsidR="0040689B" w:rsidDel="00754881" w:rsidRDefault="0040689B" w:rsidP="0040689B">
            <w:pPr>
              <w:rPr>
                <w:del w:id="7807" w:author="XuanWen Chen" w:date="2019-01-02T08:00:00Z"/>
              </w:rPr>
            </w:pPr>
            <w:del w:id="780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4E510B2D" w14:textId="1ADD3790" w:rsidR="0040689B" w:rsidRPr="008035F1" w:rsidDel="00754881" w:rsidRDefault="0040689B" w:rsidP="0040689B">
            <w:pPr>
              <w:jc w:val="left"/>
              <w:rPr>
                <w:del w:id="7809" w:author="XuanWen Chen" w:date="2019-01-02T08:00:00Z"/>
                <w:rFonts w:hAnsi="宋体"/>
                <w:b/>
              </w:rPr>
            </w:pPr>
            <w:del w:id="781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2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项目</w:delText>
              </w:r>
              <w:r w:rsidR="00217829" w:rsidDel="00754881">
                <w:rPr>
                  <w:rFonts w:hAnsi="宋体" w:hint="eastAsia"/>
                  <w:b/>
                </w:rPr>
                <w:delText>详细信息查看</w:delText>
              </w:r>
            </w:del>
          </w:p>
        </w:tc>
      </w:tr>
      <w:tr w:rsidR="0040689B" w:rsidDel="00754881" w14:paraId="68A6FD78" w14:textId="6FA62D2F" w:rsidTr="0040689B">
        <w:trPr>
          <w:del w:id="7811" w:author="XuanWen Chen" w:date="2019-01-02T08:00:00Z"/>
        </w:trPr>
        <w:tc>
          <w:tcPr>
            <w:tcW w:w="1656" w:type="dxa"/>
          </w:tcPr>
          <w:p w14:paraId="634EC96A" w14:textId="12AE3338" w:rsidR="0040689B" w:rsidDel="00754881" w:rsidRDefault="0040689B" w:rsidP="0040689B">
            <w:pPr>
              <w:rPr>
                <w:del w:id="7812" w:author="XuanWen Chen" w:date="2019-01-02T08:00:00Z"/>
              </w:rPr>
            </w:pPr>
            <w:del w:id="7813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6091E011" w14:textId="688FA5BC" w:rsidR="0040689B" w:rsidRPr="008035F1" w:rsidDel="00754881" w:rsidRDefault="0040689B" w:rsidP="0040689B">
            <w:pPr>
              <w:jc w:val="left"/>
              <w:rPr>
                <w:del w:id="7814" w:author="XuanWen Chen" w:date="2019-01-02T08:00:00Z"/>
                <w:rFonts w:hAnsi="宋体"/>
              </w:rPr>
            </w:pPr>
            <w:del w:id="7815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574DCFFB" w14:textId="5251160C" w:rsidR="0040689B" w:rsidRPr="008035F1" w:rsidDel="00754881" w:rsidRDefault="0040689B" w:rsidP="0040689B">
            <w:pPr>
              <w:jc w:val="left"/>
              <w:rPr>
                <w:del w:id="7816" w:author="XuanWen Chen" w:date="2019-01-02T08:00:00Z"/>
                <w:rFonts w:hAnsi="宋体"/>
              </w:rPr>
            </w:pPr>
            <w:del w:id="7817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5F30A7EC" w14:textId="297E5C43" w:rsidR="0040689B" w:rsidRPr="008035F1" w:rsidDel="00754881" w:rsidRDefault="0040689B" w:rsidP="0040689B">
            <w:pPr>
              <w:jc w:val="left"/>
              <w:rPr>
                <w:del w:id="7818" w:author="XuanWen Chen" w:date="2019-01-02T08:00:00Z"/>
                <w:rFonts w:hAnsi="宋体"/>
              </w:rPr>
            </w:pPr>
            <w:del w:id="7819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Del="00754881" w14:paraId="28917E82" w14:textId="13C8DFF0" w:rsidTr="0040689B">
        <w:trPr>
          <w:del w:id="7820" w:author="XuanWen Chen" w:date="2019-01-02T08:00:00Z"/>
        </w:trPr>
        <w:tc>
          <w:tcPr>
            <w:tcW w:w="1656" w:type="dxa"/>
          </w:tcPr>
          <w:p w14:paraId="6956E4A5" w14:textId="567A4C20" w:rsidR="0040689B" w:rsidDel="00754881" w:rsidRDefault="0040689B" w:rsidP="0040689B">
            <w:pPr>
              <w:rPr>
                <w:del w:id="7821" w:author="XuanWen Chen" w:date="2019-01-02T08:00:00Z"/>
              </w:rPr>
            </w:pPr>
            <w:del w:id="7822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458E780A" w14:textId="74FBCED2" w:rsidR="0040689B" w:rsidRPr="008035F1" w:rsidDel="00754881" w:rsidRDefault="0040689B" w:rsidP="0040689B">
            <w:pPr>
              <w:jc w:val="left"/>
              <w:rPr>
                <w:del w:id="7823" w:author="XuanWen Chen" w:date="2019-01-02T08:00:00Z"/>
                <w:rFonts w:hAnsi="宋体"/>
              </w:rPr>
            </w:pPr>
            <w:del w:id="7824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059FF945" w14:textId="03E28BFB" w:rsidR="0040689B" w:rsidRPr="008035F1" w:rsidDel="00754881" w:rsidRDefault="0040689B" w:rsidP="0040689B">
            <w:pPr>
              <w:jc w:val="left"/>
              <w:rPr>
                <w:del w:id="7825" w:author="XuanWen Chen" w:date="2019-01-02T08:00:00Z"/>
                <w:rFonts w:hAnsi="宋体"/>
              </w:rPr>
            </w:pPr>
            <w:del w:id="7826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652A732D" w14:textId="74E86DCA" w:rsidR="0040689B" w:rsidRPr="008035F1" w:rsidDel="00754881" w:rsidRDefault="0040689B" w:rsidP="0040689B">
            <w:pPr>
              <w:jc w:val="left"/>
              <w:rPr>
                <w:del w:id="7827" w:author="XuanWen Chen" w:date="2019-01-02T08:00:00Z"/>
                <w:rFonts w:hAnsi="宋体"/>
              </w:rPr>
            </w:pPr>
            <w:del w:id="7828" w:author="XuanWen Chen" w:date="2019-01-02T08:00:00Z">
              <w:r w:rsidDel="00754881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Del="00754881" w14:paraId="4A8C8C5E" w14:textId="68859D2D" w:rsidTr="0040689B">
        <w:trPr>
          <w:del w:id="7829" w:author="XuanWen Chen" w:date="2019-01-02T08:00:00Z"/>
        </w:trPr>
        <w:tc>
          <w:tcPr>
            <w:tcW w:w="1656" w:type="dxa"/>
          </w:tcPr>
          <w:p w14:paraId="70AF100C" w14:textId="6BC0608C" w:rsidR="0040689B" w:rsidDel="00754881" w:rsidRDefault="0040689B" w:rsidP="0040689B">
            <w:pPr>
              <w:rPr>
                <w:del w:id="7830" w:author="XuanWen Chen" w:date="2019-01-02T08:00:00Z"/>
              </w:rPr>
            </w:pPr>
            <w:del w:id="7831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07079FDD" w14:textId="6F8BFD69" w:rsidR="0040689B" w:rsidRPr="00296214" w:rsidDel="00754881" w:rsidRDefault="0040689B" w:rsidP="0040689B">
            <w:pPr>
              <w:jc w:val="left"/>
              <w:rPr>
                <w:del w:id="7832" w:author="XuanWen Chen" w:date="2019-01-02T08:00:00Z"/>
                <w:rFonts w:hAnsi="宋体"/>
              </w:rPr>
            </w:pPr>
            <w:del w:id="7833" w:author="XuanWen Chen" w:date="2019-01-02T08:00:00Z">
              <w:r w:rsidRPr="00296214" w:rsidDel="00754881">
                <w:rPr>
                  <w:rFonts w:hAnsi="宋体" w:hint="eastAsia"/>
                </w:rPr>
                <w:delText>查看者点击</w:delText>
              </w:r>
              <w:r w:rsidDel="00754881">
                <w:rPr>
                  <w:rFonts w:hAnsi="宋体" w:hint="eastAsia"/>
                </w:rPr>
                <w:delText>项目</w:delText>
              </w:r>
              <w:r w:rsidRPr="00296214" w:rsidDel="00754881">
                <w:rPr>
                  <w:rFonts w:hAnsi="宋体" w:hint="eastAsia"/>
                </w:rPr>
                <w:delText>列表来查看所有案例，并在单个</w:delText>
              </w:r>
              <w:r w:rsidDel="00754881">
                <w:rPr>
                  <w:rFonts w:hAnsi="宋体" w:hint="eastAsia"/>
                </w:rPr>
                <w:delText>项目</w:delText>
              </w:r>
              <w:r w:rsidRPr="00296214" w:rsidDel="00754881">
                <w:rPr>
                  <w:rFonts w:hAnsi="宋体" w:hint="eastAsia"/>
                </w:rPr>
                <w:delText>中查看详细信息</w:delText>
              </w:r>
            </w:del>
          </w:p>
        </w:tc>
      </w:tr>
      <w:tr w:rsidR="0040689B" w:rsidDel="00754881" w14:paraId="6E7A64B2" w14:textId="736C32E9" w:rsidTr="0040689B">
        <w:trPr>
          <w:del w:id="7834" w:author="XuanWen Chen" w:date="2019-01-02T08:00:00Z"/>
        </w:trPr>
        <w:tc>
          <w:tcPr>
            <w:tcW w:w="1656" w:type="dxa"/>
          </w:tcPr>
          <w:p w14:paraId="0CF1DD00" w14:textId="3847BE6A" w:rsidR="0040689B" w:rsidDel="00754881" w:rsidRDefault="0040689B" w:rsidP="0040689B">
            <w:pPr>
              <w:rPr>
                <w:del w:id="7835" w:author="XuanWen Chen" w:date="2019-01-02T08:00:00Z"/>
              </w:rPr>
            </w:pPr>
            <w:del w:id="7836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35B7FD3A" w14:textId="7BB89655" w:rsidR="0040689B" w:rsidRPr="00296214" w:rsidDel="00754881" w:rsidRDefault="0040689B" w:rsidP="0040689B">
            <w:pPr>
              <w:jc w:val="left"/>
              <w:rPr>
                <w:del w:id="7837" w:author="XuanWen Chen" w:date="2019-01-02T08:00:00Z"/>
                <w:rFonts w:hAnsi="宋体"/>
              </w:rPr>
            </w:pPr>
            <w:del w:id="7838" w:author="XuanWen Chen" w:date="2019-01-02T08:00:00Z">
              <w:r w:rsidRPr="00296214" w:rsidDel="00754881">
                <w:rPr>
                  <w:rFonts w:hAnsi="宋体" w:hint="eastAsia"/>
                </w:rPr>
                <w:delText>查看者表示想查看</w:delText>
              </w:r>
              <w:r w:rsidDel="00754881">
                <w:rPr>
                  <w:rFonts w:hAnsi="宋体" w:hint="eastAsia"/>
                </w:rPr>
                <w:delText>的项目</w:delText>
              </w:r>
            </w:del>
          </w:p>
        </w:tc>
      </w:tr>
      <w:tr w:rsidR="0040689B" w:rsidDel="00754881" w14:paraId="0D4B50E9" w14:textId="4F376F99" w:rsidTr="0040689B">
        <w:trPr>
          <w:del w:id="7839" w:author="XuanWen Chen" w:date="2019-01-02T08:00:00Z"/>
        </w:trPr>
        <w:tc>
          <w:tcPr>
            <w:tcW w:w="1656" w:type="dxa"/>
          </w:tcPr>
          <w:p w14:paraId="6875FD91" w14:textId="67231B18" w:rsidR="0040689B" w:rsidDel="00754881" w:rsidRDefault="0040689B" w:rsidP="0040689B">
            <w:pPr>
              <w:rPr>
                <w:del w:id="7840" w:author="XuanWen Chen" w:date="2019-01-02T08:00:00Z"/>
              </w:rPr>
            </w:pPr>
            <w:del w:id="7841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118D9C17" w14:textId="7EE669A4" w:rsidR="0040689B" w:rsidRPr="00237CE5" w:rsidDel="00754881" w:rsidRDefault="0040689B" w:rsidP="0040689B">
            <w:pPr>
              <w:jc w:val="left"/>
              <w:rPr>
                <w:del w:id="7842" w:author="XuanWen Chen" w:date="2019-01-02T08:00:00Z"/>
                <w:rFonts w:hAnsi="宋体"/>
              </w:rPr>
            </w:pPr>
            <w:del w:id="7843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RE-1: </w:delText>
              </w:r>
              <w:r w:rsidRPr="00237CE5" w:rsidDel="00754881">
                <w:rPr>
                  <w:rFonts w:hAnsi="宋体" w:hint="eastAsia"/>
                </w:rPr>
                <w:delText>查看者登陆</w:delText>
              </w:r>
            </w:del>
          </w:p>
          <w:p w14:paraId="00A9CDDD" w14:textId="574362F0" w:rsidR="0040689B" w:rsidRPr="00237CE5" w:rsidDel="00754881" w:rsidRDefault="0040689B" w:rsidP="0040689B">
            <w:pPr>
              <w:jc w:val="left"/>
              <w:rPr>
                <w:del w:id="7844" w:author="XuanWen Chen" w:date="2019-01-02T08:00:00Z"/>
                <w:rFonts w:hAnsi="宋体"/>
              </w:rPr>
            </w:pPr>
            <w:del w:id="7845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</w:delText>
              </w:r>
              <w:r w:rsidRPr="00237CE5" w:rsidDel="00754881">
                <w:rPr>
                  <w:rFonts w:hAnsi="宋体" w:hint="eastAsia"/>
                </w:rPr>
                <w:delText>案例数据库中存在</w:delText>
              </w:r>
              <w:r w:rsidDel="00754881">
                <w:rPr>
                  <w:rFonts w:hAnsi="宋体" w:hint="eastAsia"/>
                </w:rPr>
                <w:delText>项目</w:delText>
              </w:r>
            </w:del>
          </w:p>
        </w:tc>
      </w:tr>
      <w:tr w:rsidR="0040689B" w:rsidDel="00754881" w14:paraId="067E4756" w14:textId="4DAFD3B6" w:rsidTr="0040689B">
        <w:trPr>
          <w:del w:id="7846" w:author="XuanWen Chen" w:date="2019-01-02T08:00:00Z"/>
        </w:trPr>
        <w:tc>
          <w:tcPr>
            <w:tcW w:w="1656" w:type="dxa"/>
          </w:tcPr>
          <w:p w14:paraId="1D6BA1E9" w14:textId="365BFBB4" w:rsidR="0040689B" w:rsidDel="00754881" w:rsidRDefault="0040689B" w:rsidP="0040689B">
            <w:pPr>
              <w:rPr>
                <w:del w:id="7847" w:author="XuanWen Chen" w:date="2019-01-02T08:00:00Z"/>
              </w:rPr>
            </w:pPr>
            <w:del w:id="7848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452F2D84" w14:textId="4C3F313C" w:rsidR="0040689B" w:rsidRPr="00237CE5" w:rsidDel="00754881" w:rsidRDefault="0040689B" w:rsidP="0040689B">
            <w:pPr>
              <w:jc w:val="left"/>
              <w:rPr>
                <w:del w:id="7849" w:author="XuanWen Chen" w:date="2019-01-02T08:00:00Z"/>
                <w:rFonts w:hAnsi="宋体"/>
              </w:rPr>
            </w:pPr>
            <w:del w:id="785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-1：</w:delText>
              </w:r>
              <w:r w:rsidRPr="00237CE5" w:rsidDel="00754881">
                <w:rPr>
                  <w:rFonts w:hAnsi="宋体" w:hint="eastAsia"/>
                </w:rPr>
                <w:delText>系统显示</w:delText>
              </w:r>
              <w:r w:rsidDel="00754881">
                <w:rPr>
                  <w:rFonts w:hAnsi="宋体" w:hint="eastAsia"/>
                </w:rPr>
                <w:delText>项目</w:delText>
              </w:r>
              <w:r w:rsidRPr="00237CE5" w:rsidDel="00754881">
                <w:rPr>
                  <w:rFonts w:hAnsi="宋体" w:hint="eastAsia"/>
                </w:rPr>
                <w:delText>列表</w:delText>
              </w:r>
            </w:del>
          </w:p>
          <w:p w14:paraId="3DF1F62F" w14:textId="1FC7C3D0" w:rsidR="0040689B" w:rsidRPr="00237CE5" w:rsidDel="00754881" w:rsidRDefault="0040689B" w:rsidP="0040689B">
            <w:pPr>
              <w:jc w:val="left"/>
              <w:rPr>
                <w:del w:id="7851" w:author="XuanWen Chen" w:date="2019-01-02T08:00:00Z"/>
                <w:rFonts w:hAnsi="宋体"/>
              </w:rPr>
            </w:pPr>
            <w:del w:id="7852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</w:delText>
              </w:r>
              <w:r w:rsidDel="00754881">
                <w:delText>2</w:delText>
              </w:r>
              <w:r w:rsidDel="00754881">
                <w:rPr>
                  <w:rFonts w:hint="eastAsia"/>
                </w:rPr>
                <w:delText>：</w:delText>
              </w:r>
              <w:r w:rsidRPr="00237CE5" w:rsidDel="00754881">
                <w:rPr>
                  <w:rFonts w:hAnsi="宋体" w:hint="eastAsia"/>
                </w:rPr>
                <w:delText>系统显示</w:delText>
              </w:r>
              <w:r w:rsidDel="00754881">
                <w:rPr>
                  <w:rFonts w:hAnsi="宋体" w:hint="eastAsia"/>
                </w:rPr>
                <w:delText>项目</w:delText>
              </w:r>
              <w:r w:rsidRPr="00237CE5" w:rsidDel="00754881">
                <w:rPr>
                  <w:rFonts w:hAnsi="宋体" w:hint="eastAsia"/>
                </w:rPr>
                <w:delText>详情</w:delText>
              </w:r>
            </w:del>
          </w:p>
        </w:tc>
      </w:tr>
      <w:tr w:rsidR="0040689B" w:rsidDel="00754881" w14:paraId="711B8ED8" w14:textId="0096D1C7" w:rsidTr="0040689B">
        <w:trPr>
          <w:del w:id="7853" w:author="XuanWen Chen" w:date="2019-01-02T08:00:00Z"/>
        </w:trPr>
        <w:tc>
          <w:tcPr>
            <w:tcW w:w="1656" w:type="dxa"/>
          </w:tcPr>
          <w:p w14:paraId="3583750D" w14:textId="2691A96E" w:rsidR="0040689B" w:rsidDel="00754881" w:rsidRDefault="0040689B" w:rsidP="0040689B">
            <w:pPr>
              <w:rPr>
                <w:del w:id="7854" w:author="XuanWen Chen" w:date="2019-01-02T08:00:00Z"/>
              </w:rPr>
            </w:pPr>
            <w:del w:id="7855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0F2E4027" w14:textId="02B86BA4" w:rsidR="0040689B" w:rsidRPr="00296214" w:rsidDel="00754881" w:rsidRDefault="0040689B" w:rsidP="0040689B">
            <w:pPr>
              <w:jc w:val="left"/>
              <w:rPr>
                <w:del w:id="7856" w:author="XuanWen Chen" w:date="2019-01-02T08:00:00Z"/>
                <w:rFonts w:hAnsi="宋体"/>
              </w:rPr>
            </w:pPr>
            <w:del w:id="7857" w:author="XuanWen Chen" w:date="2019-01-02T08:00:00Z">
              <w:r w:rsidDel="00754881">
                <w:rPr>
                  <w:rFonts w:hAnsi="宋体"/>
                </w:rPr>
                <w:delText>3</w:delText>
              </w:r>
              <w:r w:rsidRPr="00296214" w:rsidDel="00754881">
                <w:rPr>
                  <w:rFonts w:hAnsi="宋体" w:hint="eastAsia"/>
                </w:rPr>
                <w:delText>.0</w:delText>
              </w:r>
              <w:r w:rsidRPr="00296214" w:rsidDel="00754881">
                <w:rPr>
                  <w:rFonts w:hAnsi="宋体"/>
                </w:rPr>
                <w:delText xml:space="preserve"> </w:delText>
              </w:r>
              <w:r w:rsidRPr="00296214" w:rsidDel="00754881">
                <w:rPr>
                  <w:rFonts w:hAnsi="宋体" w:hint="eastAsia"/>
                </w:rPr>
                <w:delText>查看</w:delText>
              </w:r>
              <w:r w:rsidDel="00754881">
                <w:rPr>
                  <w:rFonts w:hAnsi="宋体" w:hint="eastAsia"/>
                </w:rPr>
                <w:delText>项目</w:delText>
              </w:r>
            </w:del>
          </w:p>
          <w:p w14:paraId="7C5FD621" w14:textId="1C343830" w:rsidR="0040689B" w:rsidRPr="009D2B18" w:rsidDel="00754881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del w:id="7858" w:author="XuanWen Chen" w:date="2019-01-02T08:00:00Z"/>
                <w:rFonts w:hAnsi="宋体"/>
              </w:rPr>
            </w:pPr>
            <w:del w:id="7859" w:author="XuanWen Chen" w:date="2019-01-02T08:00:00Z">
              <w:r w:rsidRPr="009D2B18" w:rsidDel="00754881">
                <w:rPr>
                  <w:rFonts w:hAnsi="宋体" w:hint="eastAsia"/>
                </w:rPr>
                <w:delText>查看者点击项目列表</w:delText>
              </w:r>
            </w:del>
          </w:p>
          <w:p w14:paraId="03A6B883" w14:textId="639340E5" w:rsidR="0040689B" w:rsidRPr="009D2B18" w:rsidDel="00754881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del w:id="7860" w:author="XuanWen Chen" w:date="2019-01-02T08:00:00Z"/>
                <w:rFonts w:hAnsi="宋体"/>
              </w:rPr>
            </w:pPr>
            <w:del w:id="7861" w:author="XuanWen Chen" w:date="2019-01-02T08:00:00Z">
              <w:r w:rsidRPr="009D2B18" w:rsidDel="00754881">
                <w:rPr>
                  <w:rFonts w:hAnsi="宋体" w:hint="eastAsia"/>
                </w:rPr>
                <w:delText>系统显示所有项目</w:delText>
              </w:r>
            </w:del>
          </w:p>
          <w:p w14:paraId="2E012B45" w14:textId="25F623F4" w:rsidR="0040689B" w:rsidRPr="009D2B18" w:rsidDel="00754881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del w:id="7862" w:author="XuanWen Chen" w:date="2019-01-02T08:00:00Z"/>
                <w:rFonts w:hAnsi="宋体"/>
              </w:rPr>
            </w:pPr>
            <w:del w:id="7863" w:author="XuanWen Chen" w:date="2019-01-02T08:00:00Z">
              <w:r w:rsidRPr="009D2B18" w:rsidDel="00754881">
                <w:rPr>
                  <w:rFonts w:hAnsi="宋体" w:hint="eastAsia"/>
                </w:rPr>
                <w:delText>查看者点击项目详细信息</w:delText>
              </w:r>
            </w:del>
          </w:p>
          <w:p w14:paraId="7DE5B9F3" w14:textId="6FF0B684" w:rsidR="0040689B" w:rsidRPr="009D2B18" w:rsidDel="00754881" w:rsidRDefault="0040689B" w:rsidP="00AE77A1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jc w:val="left"/>
              <w:rPr>
                <w:del w:id="7864" w:author="XuanWen Chen" w:date="2019-01-02T08:00:00Z"/>
                <w:rFonts w:hAnsi="宋体"/>
              </w:rPr>
            </w:pPr>
            <w:del w:id="7865" w:author="XuanWen Chen" w:date="2019-01-02T08:00:00Z">
              <w:r w:rsidRPr="009D2B18" w:rsidDel="00754881">
                <w:rPr>
                  <w:rFonts w:hAnsi="宋体" w:hint="eastAsia"/>
                </w:rPr>
                <w:delText>系统显示项目详细信息</w:delText>
              </w:r>
            </w:del>
          </w:p>
        </w:tc>
      </w:tr>
      <w:tr w:rsidR="0040689B" w:rsidDel="00754881" w14:paraId="68CC2DBF" w14:textId="65410556" w:rsidTr="0040689B">
        <w:trPr>
          <w:del w:id="7866" w:author="XuanWen Chen" w:date="2019-01-02T08:00:00Z"/>
        </w:trPr>
        <w:tc>
          <w:tcPr>
            <w:tcW w:w="1656" w:type="dxa"/>
          </w:tcPr>
          <w:p w14:paraId="4943E024" w14:textId="094527E5" w:rsidR="0040689B" w:rsidRPr="008035F1" w:rsidDel="00754881" w:rsidRDefault="0040689B" w:rsidP="0040689B">
            <w:pPr>
              <w:rPr>
                <w:del w:id="7867" w:author="XuanWen Chen" w:date="2019-01-02T08:00:00Z"/>
                <w:rFonts w:hAnsi="宋体"/>
              </w:rPr>
            </w:pPr>
            <w:del w:id="7868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4BFA9FAB" w14:textId="3D18389F" w:rsidR="0040689B" w:rsidRPr="00296214" w:rsidDel="00754881" w:rsidRDefault="0040689B" w:rsidP="0040689B">
            <w:pPr>
              <w:jc w:val="left"/>
              <w:rPr>
                <w:del w:id="7869" w:author="XuanWen Chen" w:date="2019-01-02T08:00:00Z"/>
                <w:rFonts w:hAnsi="宋体"/>
              </w:rPr>
            </w:pPr>
          </w:p>
        </w:tc>
      </w:tr>
      <w:tr w:rsidR="0040689B" w:rsidRPr="005A7753" w:rsidDel="00754881" w14:paraId="1B090365" w14:textId="0B11BD89" w:rsidTr="0040689B">
        <w:trPr>
          <w:del w:id="7870" w:author="XuanWen Chen" w:date="2019-01-02T08:00:00Z"/>
        </w:trPr>
        <w:tc>
          <w:tcPr>
            <w:tcW w:w="1656" w:type="dxa"/>
          </w:tcPr>
          <w:p w14:paraId="7C03F54A" w14:textId="04F2C23D" w:rsidR="0040689B" w:rsidRPr="008035F1" w:rsidDel="00754881" w:rsidRDefault="0040689B" w:rsidP="0040689B">
            <w:pPr>
              <w:rPr>
                <w:del w:id="7871" w:author="XuanWen Chen" w:date="2019-01-02T08:00:00Z"/>
                <w:rFonts w:hAnsi="宋体"/>
              </w:rPr>
            </w:pPr>
            <w:del w:id="787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3EE61038" w14:textId="701259F3" w:rsidR="0040689B" w:rsidRPr="00296214" w:rsidDel="00754881" w:rsidRDefault="0040689B" w:rsidP="0040689B">
            <w:pPr>
              <w:jc w:val="left"/>
              <w:rPr>
                <w:del w:id="7873" w:author="XuanWen Chen" w:date="2019-01-02T08:00:00Z"/>
                <w:rFonts w:hAnsi="宋体"/>
              </w:rPr>
            </w:pPr>
          </w:p>
        </w:tc>
      </w:tr>
      <w:tr w:rsidR="0040689B" w:rsidDel="00754881" w14:paraId="7A3F1D51" w14:textId="324099AE" w:rsidTr="0040689B">
        <w:trPr>
          <w:del w:id="7874" w:author="XuanWen Chen" w:date="2019-01-02T08:00:00Z"/>
        </w:trPr>
        <w:tc>
          <w:tcPr>
            <w:tcW w:w="1656" w:type="dxa"/>
          </w:tcPr>
          <w:p w14:paraId="43D4055E" w14:textId="31C2D22A" w:rsidR="0040689B" w:rsidRPr="008035F1" w:rsidDel="00754881" w:rsidRDefault="0040689B" w:rsidP="0040689B">
            <w:pPr>
              <w:rPr>
                <w:del w:id="7875" w:author="XuanWen Chen" w:date="2019-01-02T08:00:00Z"/>
                <w:rFonts w:hAnsi="宋体"/>
              </w:rPr>
            </w:pPr>
            <w:del w:id="7876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37DED286" w14:textId="59B28FB9" w:rsidR="0040689B" w:rsidRPr="00296214" w:rsidDel="00754881" w:rsidRDefault="0040689B" w:rsidP="0040689B">
            <w:pPr>
              <w:jc w:val="left"/>
              <w:rPr>
                <w:del w:id="7877" w:author="XuanWen Chen" w:date="2019-01-02T08:00:00Z"/>
                <w:rFonts w:hAnsi="宋体"/>
              </w:rPr>
            </w:pPr>
            <w:del w:id="7878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Del="00754881" w14:paraId="41FD6477" w14:textId="749FC17D" w:rsidTr="0040689B">
        <w:trPr>
          <w:del w:id="7879" w:author="XuanWen Chen" w:date="2019-01-02T08:00:00Z"/>
        </w:trPr>
        <w:tc>
          <w:tcPr>
            <w:tcW w:w="1656" w:type="dxa"/>
          </w:tcPr>
          <w:p w14:paraId="6254A6EF" w14:textId="087907A7" w:rsidR="0040689B" w:rsidRPr="008035F1" w:rsidDel="00754881" w:rsidRDefault="0040689B" w:rsidP="0040689B">
            <w:pPr>
              <w:rPr>
                <w:del w:id="7880" w:author="XuanWen Chen" w:date="2019-01-02T08:00:00Z"/>
                <w:rFonts w:hAnsi="宋体"/>
              </w:rPr>
            </w:pPr>
            <w:del w:id="7881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6494F810" w14:textId="4D0FDD0B" w:rsidR="0040689B" w:rsidRPr="00296214" w:rsidDel="00754881" w:rsidRDefault="0040689B" w:rsidP="0040689B">
            <w:pPr>
              <w:jc w:val="left"/>
              <w:rPr>
                <w:del w:id="7882" w:author="XuanWen Chen" w:date="2019-01-02T08:00:00Z"/>
                <w:rFonts w:hAnsi="宋体"/>
              </w:rPr>
            </w:pPr>
            <w:del w:id="7883" w:author="XuanWen Chen" w:date="2019-01-02T08:00:00Z">
              <w:r w:rsidRPr="00296214"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Del="00754881" w14:paraId="5338FC89" w14:textId="2CC2ED40" w:rsidTr="0040689B">
        <w:trPr>
          <w:del w:id="7884" w:author="XuanWen Chen" w:date="2019-01-02T08:00:00Z"/>
        </w:trPr>
        <w:tc>
          <w:tcPr>
            <w:tcW w:w="1656" w:type="dxa"/>
          </w:tcPr>
          <w:p w14:paraId="3103FD3A" w14:textId="2D44B19D" w:rsidR="0040689B" w:rsidRPr="008035F1" w:rsidDel="00754881" w:rsidRDefault="0040689B" w:rsidP="0040689B">
            <w:pPr>
              <w:rPr>
                <w:del w:id="7885" w:author="XuanWen Chen" w:date="2019-01-02T08:00:00Z"/>
                <w:rFonts w:hAnsi="宋体"/>
              </w:rPr>
            </w:pPr>
            <w:del w:id="7886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0116654D" w14:textId="3F5EA3E9" w:rsidR="0040689B" w:rsidRPr="00296214" w:rsidDel="00754881" w:rsidRDefault="0040689B" w:rsidP="0040689B">
            <w:pPr>
              <w:jc w:val="left"/>
              <w:rPr>
                <w:del w:id="7887" w:author="XuanWen Chen" w:date="2019-01-02T08:00:00Z"/>
                <w:rFonts w:hAnsi="宋体"/>
              </w:rPr>
            </w:pPr>
          </w:p>
        </w:tc>
      </w:tr>
      <w:tr w:rsidR="0040689B" w:rsidDel="00754881" w14:paraId="4B1F6E2E" w14:textId="2CF02E94" w:rsidTr="0040689B">
        <w:trPr>
          <w:del w:id="7888" w:author="XuanWen Chen" w:date="2019-01-02T08:00:00Z"/>
        </w:trPr>
        <w:tc>
          <w:tcPr>
            <w:tcW w:w="1656" w:type="dxa"/>
          </w:tcPr>
          <w:p w14:paraId="4C3CEB23" w14:textId="23D7F602" w:rsidR="0040689B" w:rsidRPr="008035F1" w:rsidDel="00754881" w:rsidRDefault="0040689B" w:rsidP="0040689B">
            <w:pPr>
              <w:rPr>
                <w:del w:id="7889" w:author="XuanWen Chen" w:date="2019-01-02T08:00:00Z"/>
                <w:rFonts w:hAnsi="宋体"/>
              </w:rPr>
            </w:pPr>
            <w:del w:id="7890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58157B13" w14:textId="00D2AAD4" w:rsidR="0040689B" w:rsidRPr="00296214" w:rsidDel="00754881" w:rsidRDefault="0040689B" w:rsidP="0040689B">
            <w:pPr>
              <w:jc w:val="left"/>
              <w:rPr>
                <w:del w:id="7891" w:author="XuanWen Chen" w:date="2019-01-02T08:00:00Z"/>
                <w:rFonts w:hAnsi="宋体"/>
              </w:rPr>
            </w:pPr>
            <w:del w:id="7892" w:author="XuanWen Chen" w:date="2019-01-02T08:00:00Z">
              <w:r w:rsidRPr="00296214" w:rsidDel="00754881">
                <w:rPr>
                  <w:rFonts w:hAnsi="宋体" w:hint="eastAsia"/>
                </w:rPr>
                <w:delText>所有已被创建的案例保存在案例数据库中</w:delText>
              </w:r>
            </w:del>
          </w:p>
        </w:tc>
      </w:tr>
      <w:tr w:rsidR="0040689B" w:rsidDel="00754881" w14:paraId="48523411" w14:textId="65192CB0" w:rsidTr="0040689B">
        <w:trPr>
          <w:del w:id="7893" w:author="XuanWen Chen" w:date="2019-01-02T08:00:00Z"/>
        </w:trPr>
        <w:tc>
          <w:tcPr>
            <w:tcW w:w="1656" w:type="dxa"/>
          </w:tcPr>
          <w:p w14:paraId="0FD2B23B" w14:textId="15E7C6B1" w:rsidR="0040689B" w:rsidDel="00754881" w:rsidRDefault="0040689B" w:rsidP="0040689B">
            <w:pPr>
              <w:rPr>
                <w:del w:id="7894" w:author="XuanWen Chen" w:date="2019-01-02T08:00:00Z"/>
              </w:rPr>
            </w:pPr>
            <w:del w:id="7895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210C3AE8" w14:textId="77BE3BF7" w:rsidR="0040689B" w:rsidDel="00754881" w:rsidRDefault="0040689B" w:rsidP="0040689B">
            <w:pPr>
              <w:rPr>
                <w:del w:id="7896" w:author="XuanWen Chen" w:date="2019-01-02T08:00:00Z"/>
              </w:rPr>
            </w:pPr>
          </w:p>
          <w:p w14:paraId="6D3C95F8" w14:textId="580F7C1C" w:rsidR="0040689B" w:rsidDel="00754881" w:rsidRDefault="0040689B" w:rsidP="0040689B">
            <w:pPr>
              <w:rPr>
                <w:del w:id="7897" w:author="XuanWen Chen" w:date="2019-01-02T08:00:00Z"/>
              </w:rPr>
            </w:pPr>
          </w:p>
        </w:tc>
      </w:tr>
    </w:tbl>
    <w:p w14:paraId="4CB9FBA3" w14:textId="11D45912" w:rsidR="00CE3A1E" w:rsidDel="00754881" w:rsidRDefault="00CE3A1E" w:rsidP="00CE3A1E">
      <w:pPr>
        <w:rPr>
          <w:del w:id="7898" w:author="XuanWen Chen" w:date="2019-01-02T08:00:00Z"/>
        </w:rPr>
      </w:pPr>
      <w:bookmarkStart w:id="7899" w:name="_Toc533621421"/>
    </w:p>
    <w:p w14:paraId="14A45C73" w14:textId="29482683" w:rsidR="0040689B" w:rsidRPr="00B831E1" w:rsidDel="00754881" w:rsidRDefault="00720356" w:rsidP="00720356">
      <w:pPr>
        <w:pStyle w:val="4"/>
        <w:rPr>
          <w:del w:id="7900" w:author="XuanWen Chen" w:date="2019-01-02T08:00:00Z"/>
          <w:color w:val="FF0000"/>
        </w:rPr>
      </w:pPr>
      <w:del w:id="7901" w:author="XuanWen Chen" w:date="2019-01-02T08:00:00Z">
        <w:r w:rsidRPr="00B831E1" w:rsidDel="00754881">
          <w:rPr>
            <w:rFonts w:hint="eastAsia"/>
            <w:color w:val="FF0000"/>
          </w:rPr>
          <w:delText>申请加入</w:delText>
        </w:r>
        <w:bookmarkEnd w:id="7899"/>
        <w:r w:rsidR="00B831E1" w:rsidRPr="00B831E1" w:rsidDel="00754881">
          <w:rPr>
            <w:rFonts w:hint="eastAsia"/>
            <w:color w:val="FF0000"/>
          </w:rPr>
          <w:delText>项目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Del="00754881" w14:paraId="73D6DF8F" w14:textId="6B4BB2E9" w:rsidTr="0040689B">
        <w:trPr>
          <w:del w:id="7902" w:author="XuanWen Chen" w:date="2019-01-02T08:00:00Z"/>
        </w:trPr>
        <w:tc>
          <w:tcPr>
            <w:tcW w:w="1656" w:type="dxa"/>
          </w:tcPr>
          <w:p w14:paraId="007B6D51" w14:textId="6A5A0059" w:rsidR="0040689B" w:rsidDel="00754881" w:rsidRDefault="0040689B" w:rsidP="0040689B">
            <w:pPr>
              <w:rPr>
                <w:del w:id="7903" w:author="XuanWen Chen" w:date="2019-01-02T08:00:00Z"/>
              </w:rPr>
            </w:pPr>
            <w:del w:id="790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1A1D5F1F" w14:textId="2948DCCF" w:rsidR="0040689B" w:rsidRPr="008035F1" w:rsidDel="00754881" w:rsidRDefault="0040689B" w:rsidP="0040689B">
            <w:pPr>
              <w:jc w:val="left"/>
              <w:rPr>
                <w:del w:id="7905" w:author="XuanWen Chen" w:date="2019-01-02T08:00:00Z"/>
                <w:rFonts w:hAnsi="宋体"/>
                <w:b/>
              </w:rPr>
            </w:pPr>
            <w:del w:id="790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3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申请加入</w:delText>
              </w:r>
              <w:r w:rsidR="00B831E1" w:rsidDel="00754881">
                <w:rPr>
                  <w:rFonts w:hAnsi="宋体" w:hint="eastAsia"/>
                  <w:b/>
                </w:rPr>
                <w:delText>项目</w:delText>
              </w:r>
            </w:del>
          </w:p>
        </w:tc>
      </w:tr>
      <w:tr w:rsidR="0040689B" w:rsidDel="00754881" w14:paraId="66DD1EA6" w14:textId="5E703355" w:rsidTr="0040689B">
        <w:trPr>
          <w:del w:id="7907" w:author="XuanWen Chen" w:date="2019-01-02T08:00:00Z"/>
        </w:trPr>
        <w:tc>
          <w:tcPr>
            <w:tcW w:w="1656" w:type="dxa"/>
          </w:tcPr>
          <w:p w14:paraId="154B583E" w14:textId="032228F0" w:rsidR="0040689B" w:rsidDel="00754881" w:rsidRDefault="0040689B" w:rsidP="0040689B">
            <w:pPr>
              <w:rPr>
                <w:del w:id="7908" w:author="XuanWen Chen" w:date="2019-01-02T08:00:00Z"/>
              </w:rPr>
            </w:pPr>
            <w:del w:id="790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0684F1F5" w14:textId="37D7330C" w:rsidR="0040689B" w:rsidRPr="008035F1" w:rsidDel="00754881" w:rsidRDefault="0040689B" w:rsidP="0040689B">
            <w:pPr>
              <w:jc w:val="left"/>
              <w:rPr>
                <w:del w:id="7910" w:author="XuanWen Chen" w:date="2019-01-02T08:00:00Z"/>
                <w:rFonts w:hAnsi="宋体"/>
              </w:rPr>
            </w:pPr>
            <w:del w:id="7911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3542F6A8" w14:textId="62BCC2C8" w:rsidR="0040689B" w:rsidRPr="008035F1" w:rsidDel="00754881" w:rsidRDefault="0040689B" w:rsidP="0040689B">
            <w:pPr>
              <w:jc w:val="left"/>
              <w:rPr>
                <w:del w:id="7912" w:author="XuanWen Chen" w:date="2019-01-02T08:00:00Z"/>
                <w:rFonts w:hAnsi="宋体"/>
              </w:rPr>
            </w:pPr>
            <w:del w:id="791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64FD5CC7" w14:textId="0A0AE141" w:rsidR="0040689B" w:rsidRPr="008035F1" w:rsidDel="00754881" w:rsidRDefault="0040689B" w:rsidP="0040689B">
            <w:pPr>
              <w:jc w:val="left"/>
              <w:rPr>
                <w:del w:id="7914" w:author="XuanWen Chen" w:date="2019-01-02T08:00:00Z"/>
                <w:rFonts w:hAnsi="宋体"/>
              </w:rPr>
            </w:pPr>
            <w:del w:id="7915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Del="00754881" w14:paraId="19A3E137" w14:textId="5F9F2700" w:rsidTr="0040689B">
        <w:trPr>
          <w:del w:id="7916" w:author="XuanWen Chen" w:date="2019-01-02T08:00:00Z"/>
        </w:trPr>
        <w:tc>
          <w:tcPr>
            <w:tcW w:w="1656" w:type="dxa"/>
          </w:tcPr>
          <w:p w14:paraId="4BEDB6C6" w14:textId="4B59AC47" w:rsidR="0040689B" w:rsidDel="00754881" w:rsidRDefault="0040689B" w:rsidP="0040689B">
            <w:pPr>
              <w:rPr>
                <w:del w:id="7917" w:author="XuanWen Chen" w:date="2019-01-02T08:00:00Z"/>
              </w:rPr>
            </w:pPr>
            <w:del w:id="791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7989960E" w14:textId="22D0144F" w:rsidR="0040689B" w:rsidRPr="008035F1" w:rsidDel="00754881" w:rsidRDefault="0040689B" w:rsidP="0040689B">
            <w:pPr>
              <w:jc w:val="left"/>
              <w:rPr>
                <w:del w:id="7919" w:author="XuanWen Chen" w:date="2019-01-02T08:00:00Z"/>
                <w:rFonts w:hAnsi="宋体"/>
              </w:rPr>
            </w:pPr>
            <w:del w:id="7920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2E4E85E8" w14:textId="77D9C34D" w:rsidR="0040689B" w:rsidRPr="008035F1" w:rsidDel="00754881" w:rsidRDefault="0040689B" w:rsidP="0040689B">
            <w:pPr>
              <w:jc w:val="left"/>
              <w:rPr>
                <w:del w:id="7921" w:author="XuanWen Chen" w:date="2019-01-02T08:00:00Z"/>
                <w:rFonts w:hAnsi="宋体"/>
              </w:rPr>
            </w:pPr>
            <w:del w:id="792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1573E1A3" w14:textId="71E0FEE2" w:rsidR="0040689B" w:rsidRPr="008035F1" w:rsidDel="00754881" w:rsidRDefault="0040689B" w:rsidP="0040689B">
            <w:pPr>
              <w:jc w:val="left"/>
              <w:rPr>
                <w:del w:id="7923" w:author="XuanWen Chen" w:date="2019-01-02T08:00:00Z"/>
                <w:rFonts w:hAnsi="宋体"/>
              </w:rPr>
            </w:pPr>
            <w:del w:id="792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Del="00754881" w14:paraId="7B789195" w14:textId="703DE985" w:rsidTr="0040689B">
        <w:trPr>
          <w:del w:id="7925" w:author="XuanWen Chen" w:date="2019-01-02T08:00:00Z"/>
        </w:trPr>
        <w:tc>
          <w:tcPr>
            <w:tcW w:w="1656" w:type="dxa"/>
          </w:tcPr>
          <w:p w14:paraId="3F03BAE5" w14:textId="05B1680E" w:rsidR="0040689B" w:rsidDel="00754881" w:rsidRDefault="0040689B" w:rsidP="0040689B">
            <w:pPr>
              <w:rPr>
                <w:del w:id="7926" w:author="XuanWen Chen" w:date="2019-01-02T08:00:00Z"/>
              </w:rPr>
            </w:pPr>
            <w:del w:id="7927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0D25BAB6" w14:textId="0D2F723B" w:rsidR="0040689B" w:rsidRPr="00296214" w:rsidDel="00754881" w:rsidRDefault="0040689B" w:rsidP="0040689B">
            <w:pPr>
              <w:jc w:val="left"/>
              <w:rPr>
                <w:del w:id="7928" w:author="XuanWen Chen" w:date="2019-01-02T08:00:00Z"/>
                <w:rFonts w:hAnsi="宋体"/>
              </w:rPr>
            </w:pPr>
            <w:del w:id="7929" w:author="XuanWen Chen" w:date="2019-01-02T08:00:00Z">
              <w:r w:rsidDel="00754881">
                <w:rPr>
                  <w:rFonts w:hAnsi="宋体" w:hint="eastAsia"/>
                </w:rPr>
                <w:delText>用户申请加入已有的项目的团队中，向P</w:delText>
              </w:r>
              <w:r w:rsidDel="00754881">
                <w:rPr>
                  <w:rFonts w:hAnsi="宋体"/>
                </w:rPr>
                <w:delText>M</w:delText>
              </w:r>
              <w:r w:rsidDel="00754881">
                <w:rPr>
                  <w:rFonts w:hAnsi="宋体" w:hint="eastAsia"/>
                </w:rPr>
                <w:delText>发出加入的申请。</w:delText>
              </w:r>
            </w:del>
          </w:p>
        </w:tc>
      </w:tr>
      <w:tr w:rsidR="0040689B" w:rsidDel="00754881" w14:paraId="22BD8589" w14:textId="6FD1BECD" w:rsidTr="0040689B">
        <w:trPr>
          <w:del w:id="7930" w:author="XuanWen Chen" w:date="2019-01-02T08:00:00Z"/>
        </w:trPr>
        <w:tc>
          <w:tcPr>
            <w:tcW w:w="1656" w:type="dxa"/>
          </w:tcPr>
          <w:p w14:paraId="5B760D8B" w14:textId="0151FD97" w:rsidR="0040689B" w:rsidDel="00754881" w:rsidRDefault="0040689B" w:rsidP="0040689B">
            <w:pPr>
              <w:rPr>
                <w:del w:id="7931" w:author="XuanWen Chen" w:date="2019-01-02T08:00:00Z"/>
              </w:rPr>
            </w:pPr>
            <w:del w:id="7932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5AF2769F" w14:textId="071FF39F" w:rsidR="0040689B" w:rsidRPr="00296214" w:rsidDel="00754881" w:rsidRDefault="0040689B" w:rsidP="0040689B">
            <w:pPr>
              <w:jc w:val="left"/>
              <w:rPr>
                <w:del w:id="7933" w:author="XuanWen Chen" w:date="2019-01-02T08:00:00Z"/>
                <w:rFonts w:hAnsi="宋体"/>
              </w:rPr>
            </w:pPr>
            <w:del w:id="7934" w:author="XuanWen Chen" w:date="2019-01-02T08:00:00Z">
              <w:r w:rsidDel="00754881">
                <w:rPr>
                  <w:rFonts w:hAnsi="宋体" w:hint="eastAsia"/>
                </w:rPr>
                <w:delText>用户想要进入项目进行学习。</w:delText>
              </w:r>
            </w:del>
          </w:p>
        </w:tc>
      </w:tr>
      <w:tr w:rsidR="0040689B" w:rsidDel="00754881" w14:paraId="4DAC1F27" w14:textId="6FCDBF5E" w:rsidTr="0040689B">
        <w:trPr>
          <w:del w:id="7935" w:author="XuanWen Chen" w:date="2019-01-02T08:00:00Z"/>
        </w:trPr>
        <w:tc>
          <w:tcPr>
            <w:tcW w:w="1656" w:type="dxa"/>
          </w:tcPr>
          <w:p w14:paraId="5BB88F17" w14:textId="5AAC4E4A" w:rsidR="0040689B" w:rsidDel="00754881" w:rsidRDefault="0040689B" w:rsidP="0040689B">
            <w:pPr>
              <w:rPr>
                <w:del w:id="7936" w:author="XuanWen Chen" w:date="2019-01-02T08:00:00Z"/>
              </w:rPr>
            </w:pPr>
            <w:del w:id="7937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525659A5" w14:textId="41ADC540" w:rsidR="0040689B" w:rsidRPr="00237CE5" w:rsidDel="00754881" w:rsidRDefault="0040689B" w:rsidP="0040689B">
            <w:pPr>
              <w:jc w:val="left"/>
              <w:rPr>
                <w:del w:id="7938" w:author="XuanWen Chen" w:date="2019-01-02T08:00:00Z"/>
                <w:rFonts w:hAnsi="宋体"/>
              </w:rPr>
            </w:pPr>
            <w:del w:id="7939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RE-1: </w:delText>
              </w:r>
              <w:r w:rsidDel="00754881">
                <w:rPr>
                  <w:rFonts w:hint="eastAsia"/>
                </w:rPr>
                <w:delText>用户</w:delText>
              </w:r>
              <w:r w:rsidRPr="00237CE5" w:rsidDel="00754881">
                <w:rPr>
                  <w:rFonts w:hAnsi="宋体" w:hint="eastAsia"/>
                </w:rPr>
                <w:delText>登陆</w:delText>
              </w:r>
            </w:del>
          </w:p>
          <w:p w14:paraId="55B9E52F" w14:textId="6C830FE0" w:rsidR="0040689B" w:rsidDel="00754881" w:rsidRDefault="0040689B" w:rsidP="0040689B">
            <w:pPr>
              <w:jc w:val="left"/>
              <w:rPr>
                <w:del w:id="7940" w:author="XuanWen Chen" w:date="2019-01-02T08:00:00Z"/>
                <w:rFonts w:hAnsi="宋体"/>
              </w:rPr>
            </w:pPr>
            <w:del w:id="794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</w:delText>
              </w:r>
              <w:r w:rsidRPr="00237CE5" w:rsidDel="00754881">
                <w:rPr>
                  <w:rFonts w:hAnsi="宋体" w:hint="eastAsia"/>
                </w:rPr>
                <w:delText>案例数据库中存在</w:delText>
              </w:r>
              <w:r w:rsidDel="00754881">
                <w:rPr>
                  <w:rFonts w:hAnsi="宋体" w:hint="eastAsia"/>
                </w:rPr>
                <w:delText>项目</w:delText>
              </w:r>
            </w:del>
          </w:p>
          <w:p w14:paraId="579A1889" w14:textId="7B726D08" w:rsidR="0040689B" w:rsidRPr="00237CE5" w:rsidDel="00754881" w:rsidRDefault="0040689B" w:rsidP="0040689B">
            <w:pPr>
              <w:jc w:val="left"/>
              <w:rPr>
                <w:del w:id="7942" w:author="XuanWen Chen" w:date="2019-01-02T08:00:00Z"/>
                <w:rFonts w:hAnsi="宋体"/>
              </w:rPr>
            </w:pPr>
            <w:del w:id="7943" w:author="XuanWen Chen" w:date="2019-01-02T08:00:00Z">
              <w:r w:rsidDel="00754881">
                <w:rPr>
                  <w:rFonts w:hAnsi="宋体" w:hint="eastAsia"/>
                </w:rPr>
                <w:delText>P</w:delText>
              </w:r>
              <w:r w:rsidDel="00754881">
                <w:rPr>
                  <w:rFonts w:hAnsi="宋体"/>
                </w:rPr>
                <w:delText>RE-3</w:delText>
              </w:r>
              <w:r w:rsidDel="00754881">
                <w:rPr>
                  <w:rFonts w:hAnsi="宋体" w:hint="eastAsia"/>
                </w:rPr>
                <w:delText>：该项目允许公开加入</w:delText>
              </w:r>
            </w:del>
          </w:p>
        </w:tc>
      </w:tr>
      <w:tr w:rsidR="0040689B" w:rsidDel="00754881" w14:paraId="54213C5D" w14:textId="66297CDB" w:rsidTr="0040689B">
        <w:trPr>
          <w:del w:id="7944" w:author="XuanWen Chen" w:date="2019-01-02T08:00:00Z"/>
        </w:trPr>
        <w:tc>
          <w:tcPr>
            <w:tcW w:w="1656" w:type="dxa"/>
          </w:tcPr>
          <w:p w14:paraId="5F33FDC6" w14:textId="283F0965" w:rsidR="0040689B" w:rsidDel="00754881" w:rsidRDefault="0040689B" w:rsidP="0040689B">
            <w:pPr>
              <w:rPr>
                <w:del w:id="7945" w:author="XuanWen Chen" w:date="2019-01-02T08:00:00Z"/>
              </w:rPr>
            </w:pPr>
            <w:del w:id="7946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689B7044" w14:textId="270F08BB" w:rsidR="0040689B" w:rsidRPr="00237CE5" w:rsidDel="00754881" w:rsidRDefault="0040689B" w:rsidP="0040689B">
            <w:pPr>
              <w:jc w:val="left"/>
              <w:rPr>
                <w:del w:id="7947" w:author="XuanWen Chen" w:date="2019-01-02T08:00:00Z"/>
                <w:rFonts w:hAnsi="宋体"/>
              </w:rPr>
            </w:pPr>
            <w:del w:id="7948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-1：</w:delText>
              </w:r>
              <w:r w:rsidRPr="00237CE5" w:rsidDel="00754881">
                <w:rPr>
                  <w:rFonts w:hAnsi="宋体" w:hint="eastAsia"/>
                </w:rPr>
                <w:delText>系统</w:delText>
              </w:r>
              <w:r w:rsidDel="00754881">
                <w:rPr>
                  <w:rFonts w:hAnsi="宋体" w:hint="eastAsia"/>
                </w:rPr>
                <w:delText>显示申请以发送</w:delText>
              </w:r>
            </w:del>
          </w:p>
          <w:p w14:paraId="2E2ECAA7" w14:textId="50A1B1A9" w:rsidR="0040689B" w:rsidRPr="00237CE5" w:rsidDel="00754881" w:rsidRDefault="0040689B" w:rsidP="0040689B">
            <w:pPr>
              <w:jc w:val="left"/>
              <w:rPr>
                <w:del w:id="7949" w:author="XuanWen Chen" w:date="2019-01-02T08:00:00Z"/>
                <w:rFonts w:hAnsi="宋体"/>
              </w:rPr>
            </w:pPr>
            <w:del w:id="795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</w:delText>
              </w:r>
              <w:r w:rsidDel="00754881">
                <w:delText>2</w:delText>
              </w:r>
              <w:r w:rsidDel="00754881">
                <w:rPr>
                  <w:rFonts w:hint="eastAsia"/>
                </w:rPr>
                <w:delText>：</w:delText>
              </w:r>
              <w:r w:rsidRPr="00237CE5" w:rsidDel="00754881">
                <w:rPr>
                  <w:rFonts w:hAnsi="宋体" w:hint="eastAsia"/>
                </w:rPr>
                <w:delText>系统显示</w:delText>
              </w:r>
              <w:r w:rsidDel="00754881">
                <w:rPr>
                  <w:rFonts w:hAnsi="宋体" w:hint="eastAsia"/>
                </w:rPr>
                <w:delText>申请成功或者申请失败。</w:delText>
              </w:r>
            </w:del>
          </w:p>
        </w:tc>
      </w:tr>
      <w:tr w:rsidR="0040689B" w:rsidDel="00754881" w14:paraId="22009A47" w14:textId="5B376054" w:rsidTr="0040689B">
        <w:trPr>
          <w:del w:id="7951" w:author="XuanWen Chen" w:date="2019-01-02T08:00:00Z"/>
        </w:trPr>
        <w:tc>
          <w:tcPr>
            <w:tcW w:w="1656" w:type="dxa"/>
          </w:tcPr>
          <w:p w14:paraId="1A159181" w14:textId="1E084C29" w:rsidR="0040689B" w:rsidDel="00754881" w:rsidRDefault="0040689B" w:rsidP="0040689B">
            <w:pPr>
              <w:rPr>
                <w:del w:id="7952" w:author="XuanWen Chen" w:date="2019-01-02T08:00:00Z"/>
              </w:rPr>
            </w:pPr>
            <w:del w:id="795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487BD3E9" w14:textId="25DCAF99" w:rsidR="0040689B" w:rsidRPr="009D2B18" w:rsidDel="00754881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del w:id="7954" w:author="XuanWen Chen" w:date="2019-01-02T08:00:00Z"/>
                <w:rFonts w:hAnsi="宋体"/>
              </w:rPr>
            </w:pPr>
            <w:del w:id="7955" w:author="XuanWen Chen" w:date="2019-01-02T08:00:00Z">
              <w:r w:rsidRPr="009D2B18" w:rsidDel="00754881">
                <w:rPr>
                  <w:rFonts w:hAnsi="宋体" w:hint="eastAsia"/>
                </w:rPr>
                <w:delText>查看项目</w:delText>
              </w:r>
            </w:del>
          </w:p>
          <w:p w14:paraId="517D6783" w14:textId="7E32FD82" w:rsidR="0040689B" w:rsidRPr="009D2B18" w:rsidDel="00754881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del w:id="7956" w:author="XuanWen Chen" w:date="2019-01-02T08:00:00Z"/>
                <w:rFonts w:hAnsi="宋体"/>
              </w:rPr>
            </w:pPr>
            <w:del w:id="7957" w:author="XuanWen Chen" w:date="2019-01-02T08:00:00Z">
              <w:r w:rsidRPr="009D2B18" w:rsidDel="00754881">
                <w:rPr>
                  <w:rFonts w:hAnsi="宋体" w:hint="eastAsia"/>
                </w:rPr>
                <w:delText>点击发送申请</w:delText>
              </w:r>
            </w:del>
          </w:p>
          <w:p w14:paraId="52F8EC92" w14:textId="44D2AF28" w:rsidR="0040689B" w:rsidRPr="009D2B18" w:rsidDel="00754881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del w:id="7958" w:author="XuanWen Chen" w:date="2019-01-02T08:00:00Z"/>
                <w:rFonts w:hAnsi="宋体"/>
              </w:rPr>
            </w:pPr>
            <w:del w:id="7959" w:author="XuanWen Chen" w:date="2019-01-02T08:00:00Z">
              <w:r w:rsidRPr="009D2B18" w:rsidDel="00754881">
                <w:rPr>
                  <w:rFonts w:hAnsi="宋体" w:hint="eastAsia"/>
                </w:rPr>
                <w:delText>填写申请理由。</w:delText>
              </w:r>
            </w:del>
          </w:p>
          <w:p w14:paraId="32989107" w14:textId="6498F68D" w:rsidR="0040689B" w:rsidRPr="009D2B18" w:rsidDel="00754881" w:rsidRDefault="0040689B" w:rsidP="00AE77A1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jc w:val="left"/>
              <w:rPr>
                <w:del w:id="7960" w:author="XuanWen Chen" w:date="2019-01-02T08:00:00Z"/>
                <w:rFonts w:hAnsi="宋体"/>
              </w:rPr>
            </w:pPr>
            <w:del w:id="7961" w:author="XuanWen Chen" w:date="2019-01-02T08:00:00Z">
              <w:r w:rsidRPr="009D2B18" w:rsidDel="00754881">
                <w:rPr>
                  <w:rFonts w:hAnsi="宋体" w:hint="eastAsia"/>
                </w:rPr>
                <w:delText>确认申请。</w:delText>
              </w:r>
            </w:del>
          </w:p>
        </w:tc>
      </w:tr>
      <w:tr w:rsidR="0040689B" w:rsidDel="00754881" w14:paraId="34877F2B" w14:textId="0A50CF4C" w:rsidTr="0040689B">
        <w:trPr>
          <w:del w:id="7962" w:author="XuanWen Chen" w:date="2019-01-02T08:00:00Z"/>
        </w:trPr>
        <w:tc>
          <w:tcPr>
            <w:tcW w:w="1656" w:type="dxa"/>
          </w:tcPr>
          <w:p w14:paraId="0C2B5C61" w14:textId="5CA869D4" w:rsidR="0040689B" w:rsidRPr="008035F1" w:rsidDel="00754881" w:rsidRDefault="0040689B" w:rsidP="0040689B">
            <w:pPr>
              <w:rPr>
                <w:del w:id="7963" w:author="XuanWen Chen" w:date="2019-01-02T08:00:00Z"/>
                <w:rFonts w:hAnsi="宋体"/>
              </w:rPr>
            </w:pPr>
            <w:del w:id="7964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7683ACC2" w14:textId="43F0DCBB" w:rsidR="0040689B" w:rsidRPr="00296214" w:rsidDel="00754881" w:rsidRDefault="0040689B" w:rsidP="0040689B">
            <w:pPr>
              <w:jc w:val="left"/>
              <w:rPr>
                <w:del w:id="7965" w:author="XuanWen Chen" w:date="2019-01-02T08:00:00Z"/>
                <w:rFonts w:hAnsi="宋体"/>
              </w:rPr>
            </w:pPr>
          </w:p>
        </w:tc>
      </w:tr>
      <w:tr w:rsidR="0040689B" w:rsidRPr="005A7753" w:rsidDel="00754881" w14:paraId="5B001B06" w14:textId="318EDFB1" w:rsidTr="0040689B">
        <w:trPr>
          <w:del w:id="7966" w:author="XuanWen Chen" w:date="2019-01-02T08:00:00Z"/>
        </w:trPr>
        <w:tc>
          <w:tcPr>
            <w:tcW w:w="1656" w:type="dxa"/>
          </w:tcPr>
          <w:p w14:paraId="4D2675A7" w14:textId="3B5D2A32" w:rsidR="0040689B" w:rsidRPr="008035F1" w:rsidDel="00754881" w:rsidRDefault="0040689B" w:rsidP="0040689B">
            <w:pPr>
              <w:rPr>
                <w:del w:id="7967" w:author="XuanWen Chen" w:date="2019-01-02T08:00:00Z"/>
                <w:rFonts w:hAnsi="宋体"/>
              </w:rPr>
            </w:pPr>
            <w:del w:id="7968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577C6A1F" w14:textId="0028A000" w:rsidR="0040689B" w:rsidRPr="00296214" w:rsidDel="00754881" w:rsidRDefault="0040689B" w:rsidP="0040689B">
            <w:pPr>
              <w:jc w:val="left"/>
              <w:rPr>
                <w:del w:id="7969" w:author="XuanWen Chen" w:date="2019-01-02T08:00:00Z"/>
                <w:rFonts w:hAnsi="宋体"/>
              </w:rPr>
            </w:pPr>
          </w:p>
        </w:tc>
      </w:tr>
      <w:tr w:rsidR="0040689B" w:rsidDel="00754881" w14:paraId="339BF744" w14:textId="6B2815A1" w:rsidTr="0040689B">
        <w:trPr>
          <w:del w:id="7970" w:author="XuanWen Chen" w:date="2019-01-02T08:00:00Z"/>
        </w:trPr>
        <w:tc>
          <w:tcPr>
            <w:tcW w:w="1656" w:type="dxa"/>
          </w:tcPr>
          <w:p w14:paraId="2E19A75F" w14:textId="11F5243B" w:rsidR="0040689B" w:rsidRPr="008035F1" w:rsidDel="00754881" w:rsidRDefault="0040689B" w:rsidP="0040689B">
            <w:pPr>
              <w:rPr>
                <w:del w:id="7971" w:author="XuanWen Chen" w:date="2019-01-02T08:00:00Z"/>
                <w:rFonts w:hAnsi="宋体"/>
              </w:rPr>
            </w:pPr>
            <w:del w:id="7972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2936BA76" w14:textId="167D9775" w:rsidR="0040689B" w:rsidRPr="00296214" w:rsidDel="00754881" w:rsidRDefault="0040689B" w:rsidP="0040689B">
            <w:pPr>
              <w:jc w:val="left"/>
              <w:rPr>
                <w:del w:id="7973" w:author="XuanWen Chen" w:date="2019-01-02T08:00:00Z"/>
                <w:rFonts w:hAnsi="宋体"/>
              </w:rPr>
            </w:pPr>
            <w:del w:id="7974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Del="00754881" w14:paraId="3445F93B" w14:textId="330944F4" w:rsidTr="0040689B">
        <w:trPr>
          <w:del w:id="7975" w:author="XuanWen Chen" w:date="2019-01-02T08:00:00Z"/>
        </w:trPr>
        <w:tc>
          <w:tcPr>
            <w:tcW w:w="1656" w:type="dxa"/>
          </w:tcPr>
          <w:p w14:paraId="0169C09A" w14:textId="5C9774EA" w:rsidR="0040689B" w:rsidRPr="008035F1" w:rsidDel="00754881" w:rsidRDefault="0040689B" w:rsidP="0040689B">
            <w:pPr>
              <w:rPr>
                <w:del w:id="7976" w:author="XuanWen Chen" w:date="2019-01-02T08:00:00Z"/>
                <w:rFonts w:hAnsi="宋体"/>
              </w:rPr>
            </w:pPr>
            <w:del w:id="7977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510E7FB4" w14:textId="2AE1C9D9" w:rsidR="0040689B" w:rsidRPr="00296214" w:rsidDel="00754881" w:rsidRDefault="0040689B" w:rsidP="0040689B">
            <w:pPr>
              <w:jc w:val="left"/>
              <w:rPr>
                <w:del w:id="7978" w:author="XuanWen Chen" w:date="2019-01-02T08:00:00Z"/>
                <w:rFonts w:hAnsi="宋体"/>
              </w:rPr>
            </w:pPr>
            <w:del w:id="7979" w:author="XuanWen Chen" w:date="2019-01-02T08:00:00Z">
              <w:r w:rsidRPr="00296214"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Del="00754881" w14:paraId="268BF449" w14:textId="5FFFF4FB" w:rsidTr="0040689B">
        <w:trPr>
          <w:del w:id="7980" w:author="XuanWen Chen" w:date="2019-01-02T08:00:00Z"/>
        </w:trPr>
        <w:tc>
          <w:tcPr>
            <w:tcW w:w="1656" w:type="dxa"/>
          </w:tcPr>
          <w:p w14:paraId="7B770D65" w14:textId="735833BF" w:rsidR="0040689B" w:rsidRPr="008035F1" w:rsidDel="00754881" w:rsidRDefault="0040689B" w:rsidP="0040689B">
            <w:pPr>
              <w:rPr>
                <w:del w:id="7981" w:author="XuanWen Chen" w:date="2019-01-02T08:00:00Z"/>
                <w:rFonts w:hAnsi="宋体"/>
              </w:rPr>
            </w:pPr>
            <w:del w:id="7982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2149C80A" w14:textId="19C61AD4" w:rsidR="0040689B" w:rsidRPr="00296214" w:rsidDel="00754881" w:rsidRDefault="0040689B" w:rsidP="0040689B">
            <w:pPr>
              <w:jc w:val="left"/>
              <w:rPr>
                <w:del w:id="7983" w:author="XuanWen Chen" w:date="2019-01-02T08:00:00Z"/>
                <w:rFonts w:hAnsi="宋体"/>
              </w:rPr>
            </w:pPr>
          </w:p>
        </w:tc>
      </w:tr>
      <w:tr w:rsidR="0040689B" w:rsidDel="00754881" w14:paraId="1653A748" w14:textId="0872B475" w:rsidTr="0040689B">
        <w:trPr>
          <w:del w:id="7984" w:author="XuanWen Chen" w:date="2019-01-02T08:00:00Z"/>
        </w:trPr>
        <w:tc>
          <w:tcPr>
            <w:tcW w:w="1656" w:type="dxa"/>
          </w:tcPr>
          <w:p w14:paraId="62276763" w14:textId="5E66987F" w:rsidR="0040689B" w:rsidRPr="008035F1" w:rsidDel="00754881" w:rsidRDefault="0040689B" w:rsidP="0040689B">
            <w:pPr>
              <w:rPr>
                <w:del w:id="7985" w:author="XuanWen Chen" w:date="2019-01-02T08:00:00Z"/>
                <w:rFonts w:hAnsi="宋体"/>
              </w:rPr>
            </w:pPr>
            <w:del w:id="7986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1CB63D20" w14:textId="13539473" w:rsidR="0040689B" w:rsidRPr="00296214" w:rsidDel="00754881" w:rsidRDefault="0040689B" w:rsidP="0040689B">
            <w:pPr>
              <w:jc w:val="left"/>
              <w:rPr>
                <w:del w:id="7987" w:author="XuanWen Chen" w:date="2019-01-02T08:00:00Z"/>
                <w:rFonts w:hAnsi="宋体"/>
              </w:rPr>
            </w:pPr>
            <w:del w:id="7988" w:author="XuanWen Chen" w:date="2019-01-02T08:00:00Z">
              <w:r w:rsidRPr="00296214" w:rsidDel="00754881">
                <w:rPr>
                  <w:rFonts w:hAnsi="宋体" w:hint="eastAsia"/>
                </w:rPr>
                <w:delText>所有已</w:delText>
              </w:r>
              <w:r w:rsidDel="00754881">
                <w:rPr>
                  <w:rFonts w:hAnsi="宋体" w:hint="eastAsia"/>
                </w:rPr>
                <w:delText>在项目中的用户的公开的个人信息。</w:delText>
              </w:r>
            </w:del>
          </w:p>
        </w:tc>
      </w:tr>
      <w:tr w:rsidR="0040689B" w:rsidDel="00754881" w14:paraId="3A99C0DE" w14:textId="48C1D2AF" w:rsidTr="0040689B">
        <w:trPr>
          <w:del w:id="7989" w:author="XuanWen Chen" w:date="2019-01-02T08:00:00Z"/>
        </w:trPr>
        <w:tc>
          <w:tcPr>
            <w:tcW w:w="1656" w:type="dxa"/>
          </w:tcPr>
          <w:p w14:paraId="2245208B" w14:textId="0D1FE62A" w:rsidR="0040689B" w:rsidDel="00754881" w:rsidRDefault="0040689B" w:rsidP="0040689B">
            <w:pPr>
              <w:rPr>
                <w:del w:id="7990" w:author="XuanWen Chen" w:date="2019-01-02T08:00:00Z"/>
              </w:rPr>
            </w:pPr>
            <w:del w:id="7991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50FE2E7D" w14:textId="1BCD871E" w:rsidR="0040689B" w:rsidDel="00754881" w:rsidRDefault="0040689B" w:rsidP="0040689B">
            <w:pPr>
              <w:rPr>
                <w:del w:id="7992" w:author="XuanWen Chen" w:date="2019-01-02T08:00:00Z"/>
              </w:rPr>
            </w:pPr>
          </w:p>
          <w:p w14:paraId="424A61E1" w14:textId="36C543AB" w:rsidR="0040689B" w:rsidDel="00754881" w:rsidRDefault="0040689B" w:rsidP="0040689B">
            <w:pPr>
              <w:rPr>
                <w:del w:id="7993" w:author="XuanWen Chen" w:date="2019-01-02T08:00:00Z"/>
              </w:rPr>
            </w:pPr>
          </w:p>
        </w:tc>
      </w:tr>
    </w:tbl>
    <w:p w14:paraId="3692F133" w14:textId="2B24BF82" w:rsidR="00092C3C" w:rsidRPr="00092C3C" w:rsidDel="00754881" w:rsidRDefault="00092C3C" w:rsidP="00092C3C">
      <w:pPr>
        <w:rPr>
          <w:del w:id="7994" w:author="XuanWen Chen" w:date="2019-01-02T08:00:00Z"/>
          <w:color w:val="FF0000"/>
        </w:rPr>
      </w:pPr>
      <w:bookmarkStart w:id="7995" w:name="_Toc533621425"/>
      <w:del w:id="7996" w:author="XuanWen Chen" w:date="2019-01-02T08:00:00Z">
        <w:r w:rsidRPr="00092C3C" w:rsidDel="00754881">
          <w:rPr>
            <w:rFonts w:hint="eastAsia"/>
            <w:color w:val="FF0000"/>
          </w:rPr>
          <w:delText>查看他人主页</w:delText>
        </w:r>
      </w:del>
    </w:p>
    <w:p w14:paraId="17770605" w14:textId="581D647C" w:rsidR="0040689B" w:rsidDel="00754881" w:rsidRDefault="00720356" w:rsidP="00720356">
      <w:pPr>
        <w:pStyle w:val="4"/>
        <w:rPr>
          <w:del w:id="7997" w:author="XuanWen Chen" w:date="2019-01-02T08:00:00Z"/>
        </w:rPr>
      </w:pPr>
      <w:del w:id="7998" w:author="XuanWen Chen" w:date="2019-01-02T08:00:00Z">
        <w:r w:rsidRPr="00B831E1" w:rsidDel="00754881">
          <w:rPr>
            <w:rFonts w:hint="eastAsia"/>
            <w:highlight w:val="yellow"/>
          </w:rPr>
          <w:delText>用户查询</w:delText>
        </w:r>
        <w:bookmarkEnd w:id="7995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5B688C3F" w14:textId="1A177812" w:rsidTr="0040689B">
        <w:trPr>
          <w:del w:id="7999" w:author="XuanWen Chen" w:date="2019-01-02T08:00:00Z"/>
        </w:trPr>
        <w:tc>
          <w:tcPr>
            <w:tcW w:w="1656" w:type="dxa"/>
          </w:tcPr>
          <w:p w14:paraId="4C2EA7CF" w14:textId="6FE4F733" w:rsidR="0040689B" w:rsidDel="00754881" w:rsidRDefault="0040689B" w:rsidP="0040689B">
            <w:pPr>
              <w:rPr>
                <w:del w:id="8000" w:author="XuanWen Chen" w:date="2019-01-02T08:00:00Z"/>
              </w:rPr>
            </w:pPr>
            <w:del w:id="8001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34E8A0AB" w14:textId="2DEA8C5C" w:rsidR="0040689B" w:rsidRPr="008035F1" w:rsidDel="00754881" w:rsidRDefault="0040689B" w:rsidP="0040689B">
            <w:pPr>
              <w:jc w:val="left"/>
              <w:rPr>
                <w:del w:id="8002" w:author="XuanWen Chen" w:date="2019-01-02T08:00:00Z"/>
                <w:rFonts w:hAnsi="宋体"/>
                <w:b/>
              </w:rPr>
            </w:pPr>
            <w:del w:id="8003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6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用户查询</w:delText>
              </w:r>
            </w:del>
          </w:p>
        </w:tc>
      </w:tr>
      <w:tr w:rsidR="0040689B" w:rsidRPr="008035F1" w:rsidDel="00754881" w14:paraId="285D51DF" w14:textId="4B117255" w:rsidTr="0040689B">
        <w:trPr>
          <w:del w:id="8004" w:author="XuanWen Chen" w:date="2019-01-02T08:00:00Z"/>
        </w:trPr>
        <w:tc>
          <w:tcPr>
            <w:tcW w:w="1656" w:type="dxa"/>
          </w:tcPr>
          <w:p w14:paraId="54D93BB4" w14:textId="12D139FB" w:rsidR="0040689B" w:rsidDel="00754881" w:rsidRDefault="0040689B" w:rsidP="0040689B">
            <w:pPr>
              <w:rPr>
                <w:del w:id="8005" w:author="XuanWen Chen" w:date="2019-01-02T08:00:00Z"/>
              </w:rPr>
            </w:pPr>
            <w:del w:id="8006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2CD45B08" w14:textId="374665F9" w:rsidR="0040689B" w:rsidRPr="008035F1" w:rsidDel="00754881" w:rsidRDefault="0040689B" w:rsidP="0040689B">
            <w:pPr>
              <w:jc w:val="left"/>
              <w:rPr>
                <w:del w:id="8007" w:author="XuanWen Chen" w:date="2019-01-02T08:00:00Z"/>
                <w:rFonts w:hAnsi="宋体"/>
              </w:rPr>
            </w:pPr>
            <w:del w:id="8008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69B5184C" w14:textId="298EB6D5" w:rsidR="0040689B" w:rsidRPr="008035F1" w:rsidDel="00754881" w:rsidRDefault="0040689B" w:rsidP="0040689B">
            <w:pPr>
              <w:jc w:val="left"/>
              <w:rPr>
                <w:del w:id="8009" w:author="XuanWen Chen" w:date="2019-01-02T08:00:00Z"/>
                <w:rFonts w:hAnsi="宋体"/>
              </w:rPr>
            </w:pPr>
            <w:del w:id="8010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63720601" w14:textId="0AB489A7" w:rsidR="0040689B" w:rsidRPr="008035F1" w:rsidDel="00754881" w:rsidRDefault="0040689B" w:rsidP="0040689B">
            <w:pPr>
              <w:jc w:val="left"/>
              <w:rPr>
                <w:del w:id="8011" w:author="XuanWen Chen" w:date="2019-01-02T08:00:00Z"/>
                <w:rFonts w:hAnsi="宋体"/>
              </w:rPr>
            </w:pPr>
            <w:del w:id="8012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630A529C" w14:textId="4E229CF5" w:rsidTr="0040689B">
        <w:trPr>
          <w:del w:id="8013" w:author="XuanWen Chen" w:date="2019-01-02T08:00:00Z"/>
        </w:trPr>
        <w:tc>
          <w:tcPr>
            <w:tcW w:w="1656" w:type="dxa"/>
          </w:tcPr>
          <w:p w14:paraId="1F1A9501" w14:textId="1E01F6A0" w:rsidR="0040689B" w:rsidDel="00754881" w:rsidRDefault="0040689B" w:rsidP="0040689B">
            <w:pPr>
              <w:rPr>
                <w:del w:id="8014" w:author="XuanWen Chen" w:date="2019-01-02T08:00:00Z"/>
              </w:rPr>
            </w:pPr>
            <w:del w:id="8015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59D31BA8" w14:textId="757AE28C" w:rsidR="0040689B" w:rsidRPr="008035F1" w:rsidDel="00754881" w:rsidRDefault="0040689B" w:rsidP="0040689B">
            <w:pPr>
              <w:jc w:val="left"/>
              <w:rPr>
                <w:del w:id="8016" w:author="XuanWen Chen" w:date="2019-01-02T08:00:00Z"/>
                <w:rFonts w:hAnsi="宋体"/>
              </w:rPr>
            </w:pPr>
            <w:del w:id="8017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12D8E323" w14:textId="11CBC8EE" w:rsidR="0040689B" w:rsidRPr="008035F1" w:rsidDel="00754881" w:rsidRDefault="0040689B" w:rsidP="0040689B">
            <w:pPr>
              <w:jc w:val="left"/>
              <w:rPr>
                <w:del w:id="8018" w:author="XuanWen Chen" w:date="2019-01-02T08:00:00Z"/>
                <w:rFonts w:hAnsi="宋体"/>
              </w:rPr>
            </w:pPr>
            <w:del w:id="8019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258E66CB" w14:textId="4F3562F8" w:rsidR="0040689B" w:rsidRPr="008035F1" w:rsidDel="00754881" w:rsidRDefault="0040689B" w:rsidP="0040689B">
            <w:pPr>
              <w:jc w:val="left"/>
              <w:rPr>
                <w:del w:id="8020" w:author="XuanWen Chen" w:date="2019-01-02T08:00:00Z"/>
                <w:rFonts w:hAnsi="宋体"/>
              </w:rPr>
            </w:pPr>
            <w:del w:id="8021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186FFAE6" w14:textId="79A4497B" w:rsidTr="0040689B">
        <w:trPr>
          <w:del w:id="8022" w:author="XuanWen Chen" w:date="2019-01-02T08:00:00Z"/>
        </w:trPr>
        <w:tc>
          <w:tcPr>
            <w:tcW w:w="1656" w:type="dxa"/>
          </w:tcPr>
          <w:p w14:paraId="1E1014D9" w14:textId="24599FF3" w:rsidR="0040689B" w:rsidDel="00754881" w:rsidRDefault="0040689B" w:rsidP="0040689B">
            <w:pPr>
              <w:rPr>
                <w:del w:id="8023" w:author="XuanWen Chen" w:date="2019-01-02T08:00:00Z"/>
              </w:rPr>
            </w:pPr>
            <w:del w:id="8024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69FC8B11" w14:textId="1F577806" w:rsidR="0040689B" w:rsidRPr="008035F1" w:rsidDel="00754881" w:rsidRDefault="0040689B" w:rsidP="0040689B">
            <w:pPr>
              <w:jc w:val="left"/>
              <w:rPr>
                <w:del w:id="8025" w:author="XuanWen Chen" w:date="2019-01-02T08:00:00Z"/>
                <w:rFonts w:hAnsi="宋体"/>
              </w:rPr>
            </w:pPr>
            <w:del w:id="8026" w:author="XuanWen Chen" w:date="2019-01-02T08:00:00Z">
              <w:r w:rsidDel="00754881">
                <w:rPr>
                  <w:rFonts w:hAnsi="宋体" w:hint="eastAsia"/>
                </w:rPr>
                <w:delText>用户查找别的用户，查看别的用户的信息。</w:delText>
              </w:r>
            </w:del>
          </w:p>
        </w:tc>
      </w:tr>
      <w:tr w:rsidR="0040689B" w:rsidRPr="008035F1" w:rsidDel="00754881" w14:paraId="709F4FE2" w14:textId="660C69C8" w:rsidTr="0040689B">
        <w:trPr>
          <w:del w:id="8027" w:author="XuanWen Chen" w:date="2019-01-02T08:00:00Z"/>
        </w:trPr>
        <w:tc>
          <w:tcPr>
            <w:tcW w:w="1656" w:type="dxa"/>
          </w:tcPr>
          <w:p w14:paraId="1AF8F65D" w14:textId="60381B02" w:rsidR="0040689B" w:rsidDel="00754881" w:rsidRDefault="0040689B" w:rsidP="0040689B">
            <w:pPr>
              <w:rPr>
                <w:del w:id="8028" w:author="XuanWen Chen" w:date="2019-01-02T08:00:00Z"/>
              </w:rPr>
            </w:pPr>
            <w:del w:id="8029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5C101916" w14:textId="0426F833" w:rsidR="0040689B" w:rsidRPr="008035F1" w:rsidDel="00754881" w:rsidRDefault="0040689B" w:rsidP="0040689B">
            <w:pPr>
              <w:jc w:val="left"/>
              <w:rPr>
                <w:del w:id="8030" w:author="XuanWen Chen" w:date="2019-01-02T08:00:00Z"/>
                <w:rFonts w:hAnsi="宋体"/>
              </w:rPr>
            </w:pPr>
            <w:del w:id="8031" w:author="XuanWen Chen" w:date="2019-01-02T08:00:00Z">
              <w:r w:rsidDel="00754881">
                <w:rPr>
                  <w:rFonts w:hAnsi="宋体" w:hint="eastAsia"/>
                </w:rPr>
                <w:delText>用户想要寻找别的用户，并查看资料</w:delText>
              </w:r>
            </w:del>
          </w:p>
        </w:tc>
      </w:tr>
      <w:tr w:rsidR="0040689B" w:rsidDel="00754881" w14:paraId="0795B29D" w14:textId="663CEC12" w:rsidTr="0040689B">
        <w:trPr>
          <w:del w:id="8032" w:author="XuanWen Chen" w:date="2019-01-02T08:00:00Z"/>
        </w:trPr>
        <w:tc>
          <w:tcPr>
            <w:tcW w:w="1656" w:type="dxa"/>
          </w:tcPr>
          <w:p w14:paraId="2AC88AB6" w14:textId="7933E5BB" w:rsidR="0040689B" w:rsidDel="00754881" w:rsidRDefault="0040689B" w:rsidP="0040689B">
            <w:pPr>
              <w:rPr>
                <w:del w:id="8033" w:author="XuanWen Chen" w:date="2019-01-02T08:00:00Z"/>
              </w:rPr>
            </w:pPr>
            <w:del w:id="8034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6A7E3A76" w14:textId="411BE56A" w:rsidR="0040689B" w:rsidDel="00754881" w:rsidRDefault="0040689B" w:rsidP="0040689B">
            <w:pPr>
              <w:rPr>
                <w:del w:id="8035" w:author="XuanWen Chen" w:date="2019-01-02T08:00:00Z"/>
              </w:rPr>
            </w:pPr>
            <w:del w:id="8036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：用户注册</w:delText>
              </w:r>
            </w:del>
          </w:p>
        </w:tc>
      </w:tr>
      <w:tr w:rsidR="0040689B" w:rsidDel="00754881" w14:paraId="783D99D1" w14:textId="7F16194F" w:rsidTr="0040689B">
        <w:trPr>
          <w:del w:id="8037" w:author="XuanWen Chen" w:date="2019-01-02T08:00:00Z"/>
        </w:trPr>
        <w:tc>
          <w:tcPr>
            <w:tcW w:w="1656" w:type="dxa"/>
          </w:tcPr>
          <w:p w14:paraId="14F1DA2C" w14:textId="169F949D" w:rsidR="0040689B" w:rsidDel="00754881" w:rsidRDefault="0040689B" w:rsidP="0040689B">
            <w:pPr>
              <w:rPr>
                <w:del w:id="8038" w:author="XuanWen Chen" w:date="2019-01-02T08:00:00Z"/>
              </w:rPr>
            </w:pPr>
            <w:del w:id="8039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1D4B991C" w14:textId="377ADA51" w:rsidR="0040689B" w:rsidDel="00754881" w:rsidRDefault="0040689B" w:rsidP="0040689B">
            <w:pPr>
              <w:rPr>
                <w:del w:id="8040" w:author="XuanWen Chen" w:date="2019-01-02T08:00:00Z"/>
              </w:rPr>
            </w:pPr>
            <w:del w:id="804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：显示查找用户的详细可公开信息。</w:delText>
              </w:r>
            </w:del>
          </w:p>
        </w:tc>
      </w:tr>
      <w:tr w:rsidR="0040689B" w:rsidRPr="00380ABA" w:rsidDel="00754881" w14:paraId="608BE760" w14:textId="04CD626D" w:rsidTr="0040689B">
        <w:trPr>
          <w:del w:id="8042" w:author="XuanWen Chen" w:date="2019-01-02T08:00:00Z"/>
        </w:trPr>
        <w:tc>
          <w:tcPr>
            <w:tcW w:w="1656" w:type="dxa"/>
          </w:tcPr>
          <w:p w14:paraId="6E42CE2D" w14:textId="6049AB60" w:rsidR="0040689B" w:rsidDel="00754881" w:rsidRDefault="0040689B" w:rsidP="0040689B">
            <w:pPr>
              <w:rPr>
                <w:del w:id="8043" w:author="XuanWen Chen" w:date="2019-01-02T08:00:00Z"/>
              </w:rPr>
            </w:pPr>
            <w:del w:id="8044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13EC79E1" w14:textId="11252BFE" w:rsidR="0040689B" w:rsidRPr="009D2B18" w:rsidDel="00754881" w:rsidRDefault="0040689B" w:rsidP="00AE77A1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jc w:val="left"/>
              <w:rPr>
                <w:del w:id="8045" w:author="XuanWen Chen" w:date="2019-01-02T08:00:00Z"/>
                <w:rFonts w:hAnsi="宋体"/>
              </w:rPr>
            </w:pPr>
            <w:del w:id="8046" w:author="XuanWen Chen" w:date="2019-01-02T08:00:00Z">
              <w:r w:rsidRPr="009D2B18" w:rsidDel="00754881">
                <w:rPr>
                  <w:rFonts w:hAnsi="宋体" w:hint="eastAsia"/>
                </w:rPr>
                <w:delText>用户在搜索栏中输入想要搜索用户的昵称</w:delText>
              </w:r>
            </w:del>
          </w:p>
          <w:p w14:paraId="720C6502" w14:textId="0199D001" w:rsidR="0040689B" w:rsidRPr="009D2B18" w:rsidDel="00754881" w:rsidRDefault="0040689B" w:rsidP="00AE77A1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jc w:val="left"/>
              <w:rPr>
                <w:del w:id="8047" w:author="XuanWen Chen" w:date="2019-01-02T08:00:00Z"/>
                <w:rFonts w:hAnsi="宋体"/>
              </w:rPr>
            </w:pPr>
            <w:del w:id="8048" w:author="XuanWen Chen" w:date="2019-01-02T08:00:00Z">
              <w:r w:rsidRPr="009D2B18" w:rsidDel="00754881">
                <w:rPr>
                  <w:rFonts w:hAnsi="宋体" w:hint="eastAsia"/>
                </w:rPr>
                <w:delText>点击查找</w:delText>
              </w:r>
            </w:del>
          </w:p>
        </w:tc>
      </w:tr>
      <w:tr w:rsidR="0040689B" w:rsidRPr="00380ABA" w:rsidDel="00754881" w14:paraId="0647A827" w14:textId="081EEC42" w:rsidTr="0040689B">
        <w:trPr>
          <w:del w:id="8049" w:author="XuanWen Chen" w:date="2019-01-02T08:00:00Z"/>
        </w:trPr>
        <w:tc>
          <w:tcPr>
            <w:tcW w:w="1656" w:type="dxa"/>
          </w:tcPr>
          <w:p w14:paraId="72382C35" w14:textId="476E7A01" w:rsidR="0040689B" w:rsidRPr="008035F1" w:rsidDel="00754881" w:rsidRDefault="0040689B" w:rsidP="0040689B">
            <w:pPr>
              <w:rPr>
                <w:del w:id="8050" w:author="XuanWen Chen" w:date="2019-01-02T08:00:00Z"/>
                <w:rFonts w:hAnsi="宋体"/>
              </w:rPr>
            </w:pPr>
            <w:del w:id="8051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7004E164" w14:textId="744B4EE7" w:rsidR="0040689B" w:rsidRPr="00380ABA" w:rsidDel="00754881" w:rsidRDefault="0040689B" w:rsidP="0040689B">
            <w:pPr>
              <w:jc w:val="left"/>
              <w:rPr>
                <w:del w:id="8052" w:author="XuanWen Chen" w:date="2019-01-02T08:00:00Z"/>
                <w:rFonts w:hAnsi="宋体"/>
              </w:rPr>
            </w:pPr>
          </w:p>
        </w:tc>
      </w:tr>
      <w:tr w:rsidR="0040689B" w:rsidRPr="00380ABA" w:rsidDel="00754881" w14:paraId="3ABBD61B" w14:textId="7FD25FAA" w:rsidTr="0040689B">
        <w:trPr>
          <w:del w:id="8053" w:author="XuanWen Chen" w:date="2019-01-02T08:00:00Z"/>
        </w:trPr>
        <w:tc>
          <w:tcPr>
            <w:tcW w:w="1656" w:type="dxa"/>
          </w:tcPr>
          <w:p w14:paraId="060A8629" w14:textId="13A26D70" w:rsidR="0040689B" w:rsidRPr="008035F1" w:rsidDel="00754881" w:rsidRDefault="0040689B" w:rsidP="0040689B">
            <w:pPr>
              <w:rPr>
                <w:del w:id="8054" w:author="XuanWen Chen" w:date="2019-01-02T08:00:00Z"/>
                <w:rFonts w:hAnsi="宋体"/>
              </w:rPr>
            </w:pPr>
            <w:del w:id="8055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5CC989E4" w14:textId="594D26B2" w:rsidR="0040689B" w:rsidRPr="00CF51F8" w:rsidDel="00754881" w:rsidRDefault="0040689B" w:rsidP="0040689B">
            <w:pPr>
              <w:pStyle w:val="a9"/>
              <w:ind w:left="3360" w:firstLineChars="0" w:firstLine="0"/>
              <w:jc w:val="left"/>
              <w:rPr>
                <w:del w:id="8056" w:author="XuanWen Chen" w:date="2019-01-02T08:00:00Z"/>
                <w:rFonts w:hAnsi="宋体"/>
              </w:rPr>
            </w:pPr>
          </w:p>
        </w:tc>
      </w:tr>
      <w:tr w:rsidR="0040689B" w:rsidRPr="00380ABA" w:rsidDel="00754881" w14:paraId="10D2C59A" w14:textId="00A22DB2" w:rsidTr="0040689B">
        <w:trPr>
          <w:del w:id="8057" w:author="XuanWen Chen" w:date="2019-01-02T08:00:00Z"/>
        </w:trPr>
        <w:tc>
          <w:tcPr>
            <w:tcW w:w="1656" w:type="dxa"/>
          </w:tcPr>
          <w:p w14:paraId="5311A153" w14:textId="3A96C4F2" w:rsidR="0040689B" w:rsidRPr="008035F1" w:rsidDel="00754881" w:rsidRDefault="0040689B" w:rsidP="0040689B">
            <w:pPr>
              <w:rPr>
                <w:del w:id="8058" w:author="XuanWen Chen" w:date="2019-01-02T08:00:00Z"/>
                <w:rFonts w:hAnsi="宋体"/>
              </w:rPr>
            </w:pPr>
            <w:del w:id="8059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6666CCFC" w14:textId="4D8EF6E2" w:rsidR="0040689B" w:rsidRPr="00380ABA" w:rsidDel="00754881" w:rsidRDefault="0040689B" w:rsidP="0040689B">
            <w:pPr>
              <w:jc w:val="left"/>
              <w:rPr>
                <w:del w:id="8060" w:author="XuanWen Chen" w:date="2019-01-02T08:00:00Z"/>
                <w:rFonts w:hAnsi="宋体"/>
              </w:rPr>
            </w:pPr>
            <w:del w:id="8061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55504396" w14:textId="250B63CF" w:rsidTr="0040689B">
        <w:trPr>
          <w:del w:id="8062" w:author="XuanWen Chen" w:date="2019-01-02T08:00:00Z"/>
        </w:trPr>
        <w:tc>
          <w:tcPr>
            <w:tcW w:w="1656" w:type="dxa"/>
          </w:tcPr>
          <w:p w14:paraId="00F36790" w14:textId="204AD371" w:rsidR="0040689B" w:rsidRPr="008035F1" w:rsidDel="00754881" w:rsidRDefault="0040689B" w:rsidP="0040689B">
            <w:pPr>
              <w:rPr>
                <w:del w:id="8063" w:author="XuanWen Chen" w:date="2019-01-02T08:00:00Z"/>
                <w:rFonts w:hAnsi="宋体"/>
              </w:rPr>
            </w:pPr>
            <w:del w:id="8064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14D89EC9" w14:textId="60FEABA3" w:rsidR="0040689B" w:rsidRPr="00380ABA" w:rsidDel="00754881" w:rsidRDefault="0040689B" w:rsidP="0040689B">
            <w:pPr>
              <w:jc w:val="left"/>
              <w:rPr>
                <w:del w:id="8065" w:author="XuanWen Chen" w:date="2019-01-02T08:00:00Z"/>
                <w:rFonts w:hAnsi="宋体"/>
              </w:rPr>
            </w:pPr>
            <w:del w:id="8066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38E3FA60" w14:textId="4699050F" w:rsidTr="0040689B">
        <w:trPr>
          <w:del w:id="8067" w:author="XuanWen Chen" w:date="2019-01-02T08:00:00Z"/>
        </w:trPr>
        <w:tc>
          <w:tcPr>
            <w:tcW w:w="1656" w:type="dxa"/>
          </w:tcPr>
          <w:p w14:paraId="033DAA2D" w14:textId="54519B25" w:rsidR="0040689B" w:rsidRPr="008035F1" w:rsidDel="00754881" w:rsidRDefault="0040689B" w:rsidP="0040689B">
            <w:pPr>
              <w:rPr>
                <w:del w:id="8068" w:author="XuanWen Chen" w:date="2019-01-02T08:00:00Z"/>
                <w:rFonts w:hAnsi="宋体"/>
              </w:rPr>
            </w:pPr>
            <w:del w:id="8069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6FB61F84" w14:textId="59B9C3CA" w:rsidR="0040689B" w:rsidRPr="00380ABA" w:rsidDel="00754881" w:rsidRDefault="0040689B" w:rsidP="0040689B">
            <w:pPr>
              <w:jc w:val="left"/>
              <w:rPr>
                <w:del w:id="8070" w:author="XuanWen Chen" w:date="2019-01-02T08:00:00Z"/>
                <w:rFonts w:hAnsi="宋体"/>
              </w:rPr>
            </w:pPr>
          </w:p>
        </w:tc>
      </w:tr>
      <w:tr w:rsidR="0040689B" w:rsidRPr="00380ABA" w:rsidDel="00754881" w14:paraId="08FB8266" w14:textId="2A4FB52B" w:rsidTr="0040689B">
        <w:trPr>
          <w:del w:id="8071" w:author="XuanWen Chen" w:date="2019-01-02T08:00:00Z"/>
        </w:trPr>
        <w:tc>
          <w:tcPr>
            <w:tcW w:w="1656" w:type="dxa"/>
          </w:tcPr>
          <w:p w14:paraId="1D09032D" w14:textId="4DB2DAFB" w:rsidR="0040689B" w:rsidRPr="008035F1" w:rsidDel="00754881" w:rsidRDefault="0040689B" w:rsidP="0040689B">
            <w:pPr>
              <w:rPr>
                <w:del w:id="8072" w:author="XuanWen Chen" w:date="2019-01-02T08:00:00Z"/>
                <w:rFonts w:hAnsi="宋体"/>
              </w:rPr>
            </w:pPr>
            <w:del w:id="8073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7DCBA811" w14:textId="61879AEF" w:rsidR="0040689B" w:rsidRPr="00380ABA" w:rsidDel="00754881" w:rsidRDefault="0040689B" w:rsidP="0040689B">
            <w:pPr>
              <w:jc w:val="left"/>
              <w:rPr>
                <w:del w:id="8074" w:author="XuanWen Chen" w:date="2019-01-02T08:00:00Z"/>
                <w:rFonts w:hAnsi="宋体"/>
              </w:rPr>
            </w:pPr>
          </w:p>
        </w:tc>
      </w:tr>
      <w:tr w:rsidR="0040689B" w:rsidDel="00754881" w14:paraId="4F8DE088" w14:textId="20484CCC" w:rsidTr="0040689B">
        <w:trPr>
          <w:del w:id="8075" w:author="XuanWen Chen" w:date="2019-01-02T08:00:00Z"/>
        </w:trPr>
        <w:tc>
          <w:tcPr>
            <w:tcW w:w="1656" w:type="dxa"/>
          </w:tcPr>
          <w:p w14:paraId="33C63E06" w14:textId="65C75298" w:rsidR="0040689B" w:rsidDel="00754881" w:rsidRDefault="0040689B" w:rsidP="0040689B">
            <w:pPr>
              <w:rPr>
                <w:del w:id="8076" w:author="XuanWen Chen" w:date="2019-01-02T08:00:00Z"/>
              </w:rPr>
            </w:pPr>
            <w:del w:id="8077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57464425" w14:textId="2AB88D3A" w:rsidR="0040689B" w:rsidDel="00754881" w:rsidRDefault="0040689B" w:rsidP="0040689B">
            <w:pPr>
              <w:rPr>
                <w:del w:id="8078" w:author="XuanWen Chen" w:date="2019-01-02T08:00:00Z"/>
              </w:rPr>
            </w:pPr>
          </w:p>
          <w:p w14:paraId="3DB122B9" w14:textId="050EB527" w:rsidR="0040689B" w:rsidDel="00754881" w:rsidRDefault="0040689B" w:rsidP="0040689B">
            <w:pPr>
              <w:rPr>
                <w:del w:id="8079" w:author="XuanWen Chen" w:date="2019-01-02T08:00:00Z"/>
              </w:rPr>
            </w:pPr>
          </w:p>
        </w:tc>
      </w:tr>
    </w:tbl>
    <w:p w14:paraId="10EBACA2" w14:textId="550B14AB" w:rsidR="0040689B" w:rsidDel="00754881" w:rsidRDefault="00720356" w:rsidP="00720356">
      <w:pPr>
        <w:pStyle w:val="4"/>
        <w:rPr>
          <w:del w:id="8080" w:author="XuanWen Chen" w:date="2019-01-02T08:00:00Z"/>
        </w:rPr>
      </w:pPr>
      <w:bookmarkStart w:id="8081" w:name="_Toc533621426"/>
      <w:del w:id="8082" w:author="XuanWen Chen" w:date="2019-01-02T08:00:00Z">
        <w:r w:rsidDel="00754881">
          <w:rPr>
            <w:rFonts w:hint="eastAsia"/>
          </w:rPr>
          <w:delText>用户更换个性签名</w:delText>
        </w:r>
        <w:bookmarkEnd w:id="8081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22262AE0" w14:textId="6306647A" w:rsidTr="0040689B">
        <w:trPr>
          <w:del w:id="8083" w:author="XuanWen Chen" w:date="2019-01-02T08:00:00Z"/>
        </w:trPr>
        <w:tc>
          <w:tcPr>
            <w:tcW w:w="1656" w:type="dxa"/>
          </w:tcPr>
          <w:p w14:paraId="3C4A738E" w14:textId="2A7C5232" w:rsidR="0040689B" w:rsidDel="00754881" w:rsidRDefault="0040689B" w:rsidP="0040689B">
            <w:pPr>
              <w:rPr>
                <w:del w:id="8084" w:author="XuanWen Chen" w:date="2019-01-02T08:00:00Z"/>
              </w:rPr>
            </w:pPr>
            <w:bookmarkStart w:id="8085" w:name="_Hlk533263625"/>
            <w:del w:id="808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0F3FEAFA" w14:textId="7958E998" w:rsidR="0040689B" w:rsidRPr="008035F1" w:rsidDel="00754881" w:rsidRDefault="0040689B" w:rsidP="0040689B">
            <w:pPr>
              <w:jc w:val="left"/>
              <w:rPr>
                <w:del w:id="8087" w:author="XuanWen Chen" w:date="2019-01-02T08:00:00Z"/>
                <w:rFonts w:hAnsi="宋体"/>
                <w:b/>
              </w:rPr>
            </w:pPr>
            <w:del w:id="808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7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用户更换个性签名</w:delText>
              </w:r>
            </w:del>
          </w:p>
        </w:tc>
      </w:tr>
      <w:tr w:rsidR="0040689B" w:rsidRPr="008035F1" w:rsidDel="00754881" w14:paraId="0B4BD025" w14:textId="0EBB90E4" w:rsidTr="0040689B">
        <w:trPr>
          <w:del w:id="8089" w:author="XuanWen Chen" w:date="2019-01-02T08:00:00Z"/>
        </w:trPr>
        <w:tc>
          <w:tcPr>
            <w:tcW w:w="1656" w:type="dxa"/>
          </w:tcPr>
          <w:p w14:paraId="2D4793BD" w14:textId="2B5A7122" w:rsidR="0040689B" w:rsidDel="00754881" w:rsidRDefault="0040689B" w:rsidP="0040689B">
            <w:pPr>
              <w:rPr>
                <w:del w:id="8090" w:author="XuanWen Chen" w:date="2019-01-02T08:00:00Z"/>
              </w:rPr>
            </w:pPr>
            <w:del w:id="8091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2DFB94A0" w14:textId="366569F6" w:rsidR="0040689B" w:rsidRPr="008035F1" w:rsidDel="00754881" w:rsidRDefault="0040689B" w:rsidP="0040689B">
            <w:pPr>
              <w:jc w:val="left"/>
              <w:rPr>
                <w:del w:id="8092" w:author="XuanWen Chen" w:date="2019-01-02T08:00:00Z"/>
                <w:rFonts w:hAnsi="宋体"/>
              </w:rPr>
            </w:pPr>
            <w:del w:id="8093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2781853C" w14:textId="45761154" w:rsidR="0040689B" w:rsidRPr="008035F1" w:rsidDel="00754881" w:rsidRDefault="0040689B" w:rsidP="0040689B">
            <w:pPr>
              <w:jc w:val="left"/>
              <w:rPr>
                <w:del w:id="8094" w:author="XuanWen Chen" w:date="2019-01-02T08:00:00Z"/>
                <w:rFonts w:hAnsi="宋体"/>
              </w:rPr>
            </w:pPr>
            <w:del w:id="8095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2EE110BC" w14:textId="34A73C28" w:rsidR="0040689B" w:rsidRPr="008035F1" w:rsidDel="00754881" w:rsidRDefault="0040689B" w:rsidP="0040689B">
            <w:pPr>
              <w:jc w:val="left"/>
              <w:rPr>
                <w:del w:id="8096" w:author="XuanWen Chen" w:date="2019-01-02T08:00:00Z"/>
                <w:rFonts w:hAnsi="宋体"/>
              </w:rPr>
            </w:pPr>
            <w:del w:id="8097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40EE68C8" w14:textId="5C6F5374" w:rsidTr="0040689B">
        <w:trPr>
          <w:del w:id="8098" w:author="XuanWen Chen" w:date="2019-01-02T08:00:00Z"/>
        </w:trPr>
        <w:tc>
          <w:tcPr>
            <w:tcW w:w="1656" w:type="dxa"/>
          </w:tcPr>
          <w:p w14:paraId="767CD8BB" w14:textId="6DE032E4" w:rsidR="0040689B" w:rsidDel="00754881" w:rsidRDefault="0040689B" w:rsidP="0040689B">
            <w:pPr>
              <w:rPr>
                <w:del w:id="8099" w:author="XuanWen Chen" w:date="2019-01-02T08:00:00Z"/>
              </w:rPr>
            </w:pPr>
            <w:del w:id="8100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2E936E1A" w14:textId="0EACFD52" w:rsidR="0040689B" w:rsidRPr="008035F1" w:rsidDel="00754881" w:rsidRDefault="0040689B" w:rsidP="0040689B">
            <w:pPr>
              <w:jc w:val="left"/>
              <w:rPr>
                <w:del w:id="8101" w:author="XuanWen Chen" w:date="2019-01-02T08:00:00Z"/>
                <w:rFonts w:hAnsi="宋体"/>
              </w:rPr>
            </w:pPr>
            <w:del w:id="8102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68F3B223" w14:textId="29FB1D5E" w:rsidR="0040689B" w:rsidRPr="008035F1" w:rsidDel="00754881" w:rsidRDefault="0040689B" w:rsidP="0040689B">
            <w:pPr>
              <w:jc w:val="left"/>
              <w:rPr>
                <w:del w:id="8103" w:author="XuanWen Chen" w:date="2019-01-02T08:00:00Z"/>
                <w:rFonts w:hAnsi="宋体"/>
              </w:rPr>
            </w:pPr>
            <w:del w:id="8104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6805C89F" w14:textId="6C6AE8BC" w:rsidR="0040689B" w:rsidRPr="008035F1" w:rsidDel="00754881" w:rsidRDefault="0040689B" w:rsidP="0040689B">
            <w:pPr>
              <w:jc w:val="left"/>
              <w:rPr>
                <w:del w:id="8105" w:author="XuanWen Chen" w:date="2019-01-02T08:00:00Z"/>
                <w:rFonts w:hAnsi="宋体"/>
              </w:rPr>
            </w:pPr>
            <w:del w:id="8106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5FF36B84" w14:textId="4E313C80" w:rsidTr="0040689B">
        <w:trPr>
          <w:del w:id="8107" w:author="XuanWen Chen" w:date="2019-01-02T08:00:00Z"/>
        </w:trPr>
        <w:tc>
          <w:tcPr>
            <w:tcW w:w="1656" w:type="dxa"/>
          </w:tcPr>
          <w:p w14:paraId="1536A583" w14:textId="2692DB56" w:rsidR="0040689B" w:rsidDel="00754881" w:rsidRDefault="0040689B" w:rsidP="0040689B">
            <w:pPr>
              <w:rPr>
                <w:del w:id="8108" w:author="XuanWen Chen" w:date="2019-01-02T08:00:00Z"/>
              </w:rPr>
            </w:pPr>
            <w:del w:id="8109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6C7858CC" w14:textId="5AB789E0" w:rsidR="0040689B" w:rsidRPr="008035F1" w:rsidDel="00754881" w:rsidRDefault="0040689B" w:rsidP="0040689B">
            <w:pPr>
              <w:jc w:val="left"/>
              <w:rPr>
                <w:del w:id="8110" w:author="XuanWen Chen" w:date="2019-01-02T08:00:00Z"/>
                <w:rFonts w:hAnsi="宋体"/>
              </w:rPr>
            </w:pPr>
            <w:del w:id="8111" w:author="XuanWen Chen" w:date="2019-01-02T08:00:00Z">
              <w:r w:rsidDel="00754881">
                <w:rPr>
                  <w:rFonts w:hAnsi="宋体" w:hint="eastAsia"/>
                </w:rPr>
                <w:delText>用户更换个性签名</w:delText>
              </w:r>
            </w:del>
          </w:p>
        </w:tc>
      </w:tr>
      <w:tr w:rsidR="0040689B" w:rsidRPr="008035F1" w:rsidDel="00754881" w14:paraId="6E68ABD3" w14:textId="7E32D893" w:rsidTr="0040689B">
        <w:trPr>
          <w:del w:id="8112" w:author="XuanWen Chen" w:date="2019-01-02T08:00:00Z"/>
        </w:trPr>
        <w:tc>
          <w:tcPr>
            <w:tcW w:w="1656" w:type="dxa"/>
          </w:tcPr>
          <w:p w14:paraId="187085E4" w14:textId="3C30D920" w:rsidR="0040689B" w:rsidDel="00754881" w:rsidRDefault="0040689B" w:rsidP="0040689B">
            <w:pPr>
              <w:rPr>
                <w:del w:id="8113" w:author="XuanWen Chen" w:date="2019-01-02T08:00:00Z"/>
              </w:rPr>
            </w:pPr>
            <w:del w:id="8114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2FCD34A0" w14:textId="4A4CC51D" w:rsidR="0040689B" w:rsidRPr="008035F1" w:rsidDel="00754881" w:rsidRDefault="0040689B" w:rsidP="0040689B">
            <w:pPr>
              <w:jc w:val="left"/>
              <w:rPr>
                <w:del w:id="8115" w:author="XuanWen Chen" w:date="2019-01-02T08:00:00Z"/>
                <w:rFonts w:hAnsi="宋体"/>
              </w:rPr>
            </w:pPr>
            <w:del w:id="8116" w:author="XuanWen Chen" w:date="2019-01-02T08:00:00Z">
              <w:r w:rsidDel="00754881">
                <w:rPr>
                  <w:rFonts w:hAnsi="宋体" w:hint="eastAsia"/>
                </w:rPr>
                <w:delText>用户想要更换个性签名</w:delText>
              </w:r>
            </w:del>
          </w:p>
        </w:tc>
      </w:tr>
      <w:tr w:rsidR="0040689B" w:rsidDel="00754881" w14:paraId="6C3C0A93" w14:textId="3B0C67FF" w:rsidTr="0040689B">
        <w:trPr>
          <w:del w:id="8117" w:author="XuanWen Chen" w:date="2019-01-02T08:00:00Z"/>
        </w:trPr>
        <w:tc>
          <w:tcPr>
            <w:tcW w:w="1656" w:type="dxa"/>
          </w:tcPr>
          <w:p w14:paraId="4094A55A" w14:textId="7264E261" w:rsidR="0040689B" w:rsidDel="00754881" w:rsidRDefault="0040689B" w:rsidP="0040689B">
            <w:pPr>
              <w:rPr>
                <w:del w:id="8118" w:author="XuanWen Chen" w:date="2019-01-02T08:00:00Z"/>
              </w:rPr>
            </w:pPr>
            <w:del w:id="8119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21985686" w14:textId="468A19CB" w:rsidR="0040689B" w:rsidDel="00754881" w:rsidRDefault="0040689B" w:rsidP="0040689B">
            <w:pPr>
              <w:rPr>
                <w:del w:id="8120" w:author="XuanWen Chen" w:date="2019-01-02T08:00:00Z"/>
              </w:rPr>
            </w:pPr>
            <w:del w:id="812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</w:delText>
              </w:r>
            </w:del>
          </w:p>
        </w:tc>
      </w:tr>
      <w:tr w:rsidR="0040689B" w:rsidDel="00754881" w14:paraId="0DB9F638" w14:textId="522A1F26" w:rsidTr="0040689B">
        <w:trPr>
          <w:del w:id="8122" w:author="XuanWen Chen" w:date="2019-01-02T08:00:00Z"/>
        </w:trPr>
        <w:tc>
          <w:tcPr>
            <w:tcW w:w="1656" w:type="dxa"/>
          </w:tcPr>
          <w:p w14:paraId="566E9692" w14:textId="708E7513" w:rsidR="0040689B" w:rsidDel="00754881" w:rsidRDefault="0040689B" w:rsidP="0040689B">
            <w:pPr>
              <w:rPr>
                <w:del w:id="8123" w:author="XuanWen Chen" w:date="2019-01-02T08:00:00Z"/>
              </w:rPr>
            </w:pPr>
            <w:del w:id="8124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6B9351E7" w14:textId="0F588670" w:rsidR="0040689B" w:rsidDel="00754881" w:rsidRDefault="0040689B" w:rsidP="0040689B">
            <w:pPr>
              <w:rPr>
                <w:del w:id="8125" w:author="XuanWen Chen" w:date="2019-01-02T08:00:00Z"/>
              </w:rPr>
            </w:pPr>
            <w:del w:id="8126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：在个人中心中更新其个性签名</w:delText>
              </w:r>
            </w:del>
          </w:p>
        </w:tc>
      </w:tr>
      <w:tr w:rsidR="0040689B" w:rsidRPr="00380ABA" w:rsidDel="00754881" w14:paraId="0384E32F" w14:textId="39B6BAAB" w:rsidTr="0040689B">
        <w:trPr>
          <w:del w:id="8127" w:author="XuanWen Chen" w:date="2019-01-02T08:00:00Z"/>
        </w:trPr>
        <w:tc>
          <w:tcPr>
            <w:tcW w:w="1656" w:type="dxa"/>
          </w:tcPr>
          <w:p w14:paraId="32277A04" w14:textId="6EF7DBEC" w:rsidR="0040689B" w:rsidDel="00754881" w:rsidRDefault="0040689B" w:rsidP="0040689B">
            <w:pPr>
              <w:rPr>
                <w:del w:id="8128" w:author="XuanWen Chen" w:date="2019-01-02T08:00:00Z"/>
              </w:rPr>
            </w:pPr>
            <w:del w:id="8129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2F80C3B8" w14:textId="25324A83" w:rsidR="0040689B" w:rsidRPr="006A53DF" w:rsidDel="00754881" w:rsidRDefault="0040689B" w:rsidP="0040689B">
            <w:pPr>
              <w:jc w:val="left"/>
              <w:rPr>
                <w:del w:id="8130" w:author="XuanWen Chen" w:date="2019-01-02T08:00:00Z"/>
                <w:rFonts w:hAnsi="宋体"/>
              </w:rPr>
            </w:pPr>
            <w:del w:id="8131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用户进入个人中心</w:delText>
              </w:r>
            </w:del>
          </w:p>
          <w:p w14:paraId="79E142A1" w14:textId="76059BEC" w:rsidR="0040689B" w:rsidDel="00754881" w:rsidRDefault="0040689B" w:rsidP="0040689B">
            <w:pPr>
              <w:jc w:val="left"/>
              <w:rPr>
                <w:del w:id="8132" w:author="XuanWen Chen" w:date="2019-01-02T08:00:00Z"/>
                <w:rFonts w:hAnsi="宋体"/>
              </w:rPr>
            </w:pPr>
            <w:del w:id="8133" w:author="XuanWen Chen" w:date="2019-01-02T08:00:00Z">
              <w:r w:rsidDel="00754881">
                <w:rPr>
                  <w:rFonts w:hAnsi="宋体" w:hint="eastAsia"/>
                </w:rPr>
                <w:delText>2.点击进入个性签名的编辑。</w:delText>
              </w:r>
            </w:del>
          </w:p>
          <w:p w14:paraId="51C6240E" w14:textId="631AA4B4" w:rsidR="0040689B" w:rsidDel="00754881" w:rsidRDefault="0040689B" w:rsidP="0040689B">
            <w:pPr>
              <w:jc w:val="left"/>
              <w:rPr>
                <w:del w:id="8134" w:author="XuanWen Chen" w:date="2019-01-02T08:00:00Z"/>
                <w:rFonts w:hAnsi="宋体"/>
              </w:rPr>
            </w:pPr>
            <w:del w:id="8135" w:author="XuanWen Chen" w:date="2019-01-02T08:00:00Z">
              <w:r w:rsidDel="00754881">
                <w:rPr>
                  <w:rFonts w:hAnsi="宋体" w:hint="eastAsia"/>
                </w:rPr>
                <w:delText>3．编辑个人签名</w:delText>
              </w:r>
            </w:del>
          </w:p>
          <w:p w14:paraId="396219CF" w14:textId="617AA91D" w:rsidR="0040689B" w:rsidRPr="006A53DF" w:rsidDel="00754881" w:rsidRDefault="0040689B" w:rsidP="0040689B">
            <w:pPr>
              <w:jc w:val="left"/>
              <w:rPr>
                <w:del w:id="8136" w:author="XuanWen Chen" w:date="2019-01-02T08:00:00Z"/>
                <w:rFonts w:hAnsi="宋体"/>
              </w:rPr>
            </w:pPr>
            <w:del w:id="8137" w:author="XuanWen Chen" w:date="2019-01-02T08:00:00Z">
              <w:r w:rsidDel="00754881">
                <w:rPr>
                  <w:rFonts w:hAnsi="宋体" w:hint="eastAsia"/>
                </w:rPr>
                <w:delText>4.保存个人签名</w:delText>
              </w:r>
            </w:del>
          </w:p>
        </w:tc>
      </w:tr>
      <w:tr w:rsidR="0040689B" w:rsidRPr="00380ABA" w:rsidDel="00754881" w14:paraId="7C99522B" w14:textId="0339C2E0" w:rsidTr="0040689B">
        <w:trPr>
          <w:del w:id="8138" w:author="XuanWen Chen" w:date="2019-01-02T08:00:00Z"/>
        </w:trPr>
        <w:tc>
          <w:tcPr>
            <w:tcW w:w="1656" w:type="dxa"/>
          </w:tcPr>
          <w:p w14:paraId="1C0C3268" w14:textId="282019C1" w:rsidR="0040689B" w:rsidRPr="008035F1" w:rsidDel="00754881" w:rsidRDefault="0040689B" w:rsidP="0040689B">
            <w:pPr>
              <w:rPr>
                <w:del w:id="8139" w:author="XuanWen Chen" w:date="2019-01-02T08:00:00Z"/>
                <w:rFonts w:hAnsi="宋体"/>
              </w:rPr>
            </w:pPr>
            <w:del w:id="8140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1AF67954" w14:textId="7288BFFA" w:rsidR="0040689B" w:rsidRPr="00380ABA" w:rsidDel="00754881" w:rsidRDefault="0040689B" w:rsidP="0040689B">
            <w:pPr>
              <w:jc w:val="left"/>
              <w:rPr>
                <w:del w:id="8141" w:author="XuanWen Chen" w:date="2019-01-02T08:00:00Z"/>
                <w:rFonts w:hAnsi="宋体"/>
              </w:rPr>
            </w:pPr>
          </w:p>
        </w:tc>
      </w:tr>
      <w:tr w:rsidR="0040689B" w:rsidRPr="00380ABA" w:rsidDel="00754881" w14:paraId="1E11DA37" w14:textId="66EEDB47" w:rsidTr="0040689B">
        <w:trPr>
          <w:del w:id="8142" w:author="XuanWen Chen" w:date="2019-01-02T08:00:00Z"/>
        </w:trPr>
        <w:tc>
          <w:tcPr>
            <w:tcW w:w="1656" w:type="dxa"/>
          </w:tcPr>
          <w:p w14:paraId="20F246D7" w14:textId="41B9191D" w:rsidR="0040689B" w:rsidRPr="008035F1" w:rsidDel="00754881" w:rsidRDefault="0040689B" w:rsidP="0040689B">
            <w:pPr>
              <w:rPr>
                <w:del w:id="8143" w:author="XuanWen Chen" w:date="2019-01-02T08:00:00Z"/>
                <w:rFonts w:hAnsi="宋体"/>
              </w:rPr>
            </w:pPr>
            <w:del w:id="8144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09946C77" w14:textId="750549D8" w:rsidR="0040689B" w:rsidRPr="00CF51F8" w:rsidDel="00754881" w:rsidRDefault="0040689B" w:rsidP="0040689B">
            <w:pPr>
              <w:pStyle w:val="a9"/>
              <w:ind w:left="3360" w:firstLineChars="0" w:firstLine="0"/>
              <w:jc w:val="left"/>
              <w:rPr>
                <w:del w:id="8145" w:author="XuanWen Chen" w:date="2019-01-02T08:00:00Z"/>
                <w:rFonts w:hAnsi="宋体"/>
              </w:rPr>
            </w:pPr>
          </w:p>
        </w:tc>
      </w:tr>
      <w:tr w:rsidR="0040689B" w:rsidRPr="00380ABA" w:rsidDel="00754881" w14:paraId="1DF06555" w14:textId="390F7EB1" w:rsidTr="0040689B">
        <w:trPr>
          <w:del w:id="8146" w:author="XuanWen Chen" w:date="2019-01-02T08:00:00Z"/>
        </w:trPr>
        <w:tc>
          <w:tcPr>
            <w:tcW w:w="1656" w:type="dxa"/>
          </w:tcPr>
          <w:p w14:paraId="2DED2050" w14:textId="0003D70B" w:rsidR="0040689B" w:rsidRPr="008035F1" w:rsidDel="00754881" w:rsidRDefault="0040689B" w:rsidP="0040689B">
            <w:pPr>
              <w:rPr>
                <w:del w:id="8147" w:author="XuanWen Chen" w:date="2019-01-02T08:00:00Z"/>
                <w:rFonts w:hAnsi="宋体"/>
              </w:rPr>
            </w:pPr>
            <w:del w:id="8148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7CFD569B" w14:textId="4F6A38BD" w:rsidR="0040689B" w:rsidRPr="00380ABA" w:rsidDel="00754881" w:rsidRDefault="0040689B" w:rsidP="0040689B">
            <w:pPr>
              <w:jc w:val="left"/>
              <w:rPr>
                <w:del w:id="8149" w:author="XuanWen Chen" w:date="2019-01-02T08:00:00Z"/>
                <w:rFonts w:hAnsi="宋体"/>
              </w:rPr>
            </w:pPr>
            <w:del w:id="8150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63F52424" w14:textId="36C1F292" w:rsidTr="0040689B">
        <w:trPr>
          <w:del w:id="8151" w:author="XuanWen Chen" w:date="2019-01-02T08:00:00Z"/>
        </w:trPr>
        <w:tc>
          <w:tcPr>
            <w:tcW w:w="1656" w:type="dxa"/>
          </w:tcPr>
          <w:p w14:paraId="2A6C2C72" w14:textId="110396EA" w:rsidR="0040689B" w:rsidRPr="008035F1" w:rsidDel="00754881" w:rsidRDefault="0040689B" w:rsidP="0040689B">
            <w:pPr>
              <w:rPr>
                <w:del w:id="8152" w:author="XuanWen Chen" w:date="2019-01-02T08:00:00Z"/>
                <w:rFonts w:hAnsi="宋体"/>
              </w:rPr>
            </w:pPr>
            <w:del w:id="8153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12F1DE98" w14:textId="00F7A001" w:rsidR="0040689B" w:rsidRPr="00380ABA" w:rsidDel="00754881" w:rsidRDefault="0040689B" w:rsidP="0040689B">
            <w:pPr>
              <w:jc w:val="left"/>
              <w:rPr>
                <w:del w:id="8154" w:author="XuanWen Chen" w:date="2019-01-02T08:00:00Z"/>
                <w:rFonts w:hAnsi="宋体"/>
              </w:rPr>
            </w:pPr>
            <w:del w:id="8155" w:author="XuanWen Chen" w:date="2019-01-02T08:00:00Z">
              <w:r w:rsidDel="00754881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380ABA" w:rsidDel="00754881" w14:paraId="2DEE5868" w14:textId="13BA76B5" w:rsidTr="0040689B">
        <w:trPr>
          <w:del w:id="8156" w:author="XuanWen Chen" w:date="2019-01-02T08:00:00Z"/>
        </w:trPr>
        <w:tc>
          <w:tcPr>
            <w:tcW w:w="1656" w:type="dxa"/>
          </w:tcPr>
          <w:p w14:paraId="4E785863" w14:textId="5B505DC0" w:rsidR="0040689B" w:rsidRPr="008035F1" w:rsidDel="00754881" w:rsidRDefault="0040689B" w:rsidP="0040689B">
            <w:pPr>
              <w:rPr>
                <w:del w:id="8157" w:author="XuanWen Chen" w:date="2019-01-02T08:00:00Z"/>
                <w:rFonts w:hAnsi="宋体"/>
              </w:rPr>
            </w:pPr>
            <w:del w:id="8158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79E3A999" w14:textId="35297D58" w:rsidR="0040689B" w:rsidRPr="00380ABA" w:rsidDel="00754881" w:rsidRDefault="0040689B" w:rsidP="0040689B">
            <w:pPr>
              <w:jc w:val="left"/>
              <w:rPr>
                <w:del w:id="8159" w:author="XuanWen Chen" w:date="2019-01-02T08:00:00Z"/>
                <w:rFonts w:hAnsi="宋体"/>
              </w:rPr>
            </w:pPr>
          </w:p>
        </w:tc>
      </w:tr>
      <w:tr w:rsidR="0040689B" w:rsidRPr="00380ABA" w:rsidDel="00754881" w14:paraId="68153483" w14:textId="41CBF1C1" w:rsidTr="0040689B">
        <w:trPr>
          <w:del w:id="8160" w:author="XuanWen Chen" w:date="2019-01-02T08:00:00Z"/>
        </w:trPr>
        <w:tc>
          <w:tcPr>
            <w:tcW w:w="1656" w:type="dxa"/>
          </w:tcPr>
          <w:p w14:paraId="2BC25125" w14:textId="13BA06B8" w:rsidR="0040689B" w:rsidRPr="008035F1" w:rsidDel="00754881" w:rsidRDefault="0040689B" w:rsidP="0040689B">
            <w:pPr>
              <w:rPr>
                <w:del w:id="8161" w:author="XuanWen Chen" w:date="2019-01-02T08:00:00Z"/>
                <w:rFonts w:hAnsi="宋体"/>
              </w:rPr>
            </w:pPr>
            <w:del w:id="8162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58AFB73B" w14:textId="62A07C43" w:rsidR="0040689B" w:rsidRPr="00380ABA" w:rsidDel="00754881" w:rsidRDefault="0040689B" w:rsidP="0040689B">
            <w:pPr>
              <w:jc w:val="left"/>
              <w:rPr>
                <w:del w:id="8163" w:author="XuanWen Chen" w:date="2019-01-02T08:00:00Z"/>
                <w:rFonts w:hAnsi="宋体"/>
              </w:rPr>
            </w:pPr>
          </w:p>
        </w:tc>
      </w:tr>
      <w:tr w:rsidR="0040689B" w:rsidDel="00754881" w14:paraId="334A2896" w14:textId="693294A0" w:rsidTr="0040689B">
        <w:trPr>
          <w:del w:id="8164" w:author="XuanWen Chen" w:date="2019-01-02T08:00:00Z"/>
        </w:trPr>
        <w:tc>
          <w:tcPr>
            <w:tcW w:w="1656" w:type="dxa"/>
          </w:tcPr>
          <w:p w14:paraId="108C7CE1" w14:textId="335EC6B2" w:rsidR="0040689B" w:rsidDel="00754881" w:rsidRDefault="0040689B" w:rsidP="0040689B">
            <w:pPr>
              <w:rPr>
                <w:del w:id="8165" w:author="XuanWen Chen" w:date="2019-01-02T08:00:00Z"/>
              </w:rPr>
            </w:pPr>
            <w:del w:id="8166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789F7DCE" w14:textId="55F970C1" w:rsidR="0040689B" w:rsidDel="00754881" w:rsidRDefault="0040689B" w:rsidP="0040689B">
            <w:pPr>
              <w:rPr>
                <w:del w:id="8167" w:author="XuanWen Chen" w:date="2019-01-02T08:00:00Z"/>
              </w:rPr>
            </w:pPr>
          </w:p>
          <w:p w14:paraId="19AA3F46" w14:textId="5D679100" w:rsidR="0040689B" w:rsidDel="00754881" w:rsidRDefault="0040689B" w:rsidP="0040689B">
            <w:pPr>
              <w:rPr>
                <w:del w:id="8168" w:author="XuanWen Chen" w:date="2019-01-02T08:00:00Z"/>
              </w:rPr>
            </w:pPr>
          </w:p>
        </w:tc>
      </w:tr>
    </w:tbl>
    <w:p w14:paraId="3F03D942" w14:textId="57F0DF88" w:rsidR="0040689B" w:rsidRPr="00025F1F" w:rsidDel="00754881" w:rsidRDefault="00720356" w:rsidP="00720356">
      <w:pPr>
        <w:pStyle w:val="4"/>
        <w:rPr>
          <w:del w:id="8169" w:author="XuanWen Chen" w:date="2019-01-02T08:00:00Z"/>
        </w:rPr>
      </w:pPr>
      <w:bookmarkStart w:id="8170" w:name="_Toc533621427"/>
      <w:bookmarkEnd w:id="8085"/>
      <w:del w:id="8171" w:author="XuanWen Chen" w:date="2019-01-02T08:00:00Z">
        <w:r w:rsidDel="00754881">
          <w:rPr>
            <w:rFonts w:hint="eastAsia"/>
          </w:rPr>
          <w:delText>用户换绑邮箱</w:delText>
        </w:r>
        <w:bookmarkEnd w:id="8170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243918F3" w14:textId="33BC4EE9" w:rsidTr="00720356">
        <w:trPr>
          <w:del w:id="8172" w:author="XuanWen Chen" w:date="2019-01-02T08:00:00Z"/>
        </w:trPr>
        <w:tc>
          <w:tcPr>
            <w:tcW w:w="1016" w:type="dxa"/>
          </w:tcPr>
          <w:p w14:paraId="11B29FDB" w14:textId="23F2A281" w:rsidR="0040689B" w:rsidDel="00754881" w:rsidRDefault="0040689B" w:rsidP="0040689B">
            <w:pPr>
              <w:rPr>
                <w:del w:id="8173" w:author="XuanWen Chen" w:date="2019-01-02T08:00:00Z"/>
              </w:rPr>
            </w:pPr>
            <w:del w:id="817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0CAB5719" w14:textId="4484BFBB" w:rsidR="0040689B" w:rsidRPr="008035F1" w:rsidDel="00754881" w:rsidRDefault="0040689B" w:rsidP="0040689B">
            <w:pPr>
              <w:jc w:val="left"/>
              <w:rPr>
                <w:del w:id="8175" w:author="XuanWen Chen" w:date="2019-01-02T08:00:00Z"/>
                <w:rFonts w:hAnsi="宋体"/>
                <w:b/>
              </w:rPr>
            </w:pPr>
            <w:del w:id="817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8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用户换绑邮箱</w:delText>
              </w:r>
            </w:del>
          </w:p>
        </w:tc>
      </w:tr>
      <w:tr w:rsidR="0040689B" w:rsidRPr="008035F1" w:rsidDel="00754881" w14:paraId="4F0C403F" w14:textId="44A6A995" w:rsidTr="00720356">
        <w:trPr>
          <w:del w:id="8177" w:author="XuanWen Chen" w:date="2019-01-02T08:00:00Z"/>
        </w:trPr>
        <w:tc>
          <w:tcPr>
            <w:tcW w:w="1016" w:type="dxa"/>
          </w:tcPr>
          <w:p w14:paraId="3D7EE4F7" w14:textId="6A3A2A9F" w:rsidR="0040689B" w:rsidDel="00754881" w:rsidRDefault="0040689B" w:rsidP="0040689B">
            <w:pPr>
              <w:rPr>
                <w:del w:id="8178" w:author="XuanWen Chen" w:date="2019-01-02T08:00:00Z"/>
              </w:rPr>
            </w:pPr>
            <w:del w:id="817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4822A488" w14:textId="196CC620" w:rsidR="0040689B" w:rsidRPr="008035F1" w:rsidDel="00754881" w:rsidRDefault="0040689B" w:rsidP="0040689B">
            <w:pPr>
              <w:jc w:val="left"/>
              <w:rPr>
                <w:del w:id="8180" w:author="XuanWen Chen" w:date="2019-01-02T08:00:00Z"/>
                <w:rFonts w:hAnsi="宋体"/>
              </w:rPr>
            </w:pPr>
            <w:del w:id="8181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740ED636" w14:textId="0B76069B" w:rsidR="0040689B" w:rsidRPr="008035F1" w:rsidDel="00754881" w:rsidRDefault="0040689B" w:rsidP="0040689B">
            <w:pPr>
              <w:jc w:val="left"/>
              <w:rPr>
                <w:del w:id="8182" w:author="XuanWen Chen" w:date="2019-01-02T08:00:00Z"/>
                <w:rFonts w:hAnsi="宋体"/>
              </w:rPr>
            </w:pPr>
            <w:del w:id="818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783CC987" w14:textId="47167C2D" w:rsidR="0040689B" w:rsidRPr="008035F1" w:rsidDel="00754881" w:rsidRDefault="0040689B" w:rsidP="0040689B">
            <w:pPr>
              <w:jc w:val="left"/>
              <w:rPr>
                <w:del w:id="8184" w:author="XuanWen Chen" w:date="2019-01-02T08:00:00Z"/>
                <w:rFonts w:hAnsi="宋体"/>
              </w:rPr>
            </w:pPr>
            <w:del w:id="8185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3B548AB3" w14:textId="0B23CC1C" w:rsidTr="00720356">
        <w:trPr>
          <w:del w:id="8186" w:author="XuanWen Chen" w:date="2019-01-02T08:00:00Z"/>
        </w:trPr>
        <w:tc>
          <w:tcPr>
            <w:tcW w:w="1016" w:type="dxa"/>
          </w:tcPr>
          <w:p w14:paraId="240982A3" w14:textId="3780AEB1" w:rsidR="0040689B" w:rsidDel="00754881" w:rsidRDefault="0040689B" w:rsidP="0040689B">
            <w:pPr>
              <w:rPr>
                <w:del w:id="8187" w:author="XuanWen Chen" w:date="2019-01-02T08:00:00Z"/>
              </w:rPr>
            </w:pPr>
            <w:del w:id="818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1BE56136" w14:textId="33AC3C74" w:rsidR="0040689B" w:rsidRPr="008035F1" w:rsidDel="00754881" w:rsidRDefault="0040689B" w:rsidP="0040689B">
            <w:pPr>
              <w:jc w:val="left"/>
              <w:rPr>
                <w:del w:id="8189" w:author="XuanWen Chen" w:date="2019-01-02T08:00:00Z"/>
                <w:rFonts w:hAnsi="宋体"/>
              </w:rPr>
            </w:pPr>
            <w:del w:id="8190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2073" w:type="dxa"/>
          </w:tcPr>
          <w:p w14:paraId="49CF1EB9" w14:textId="70461C0D" w:rsidR="0040689B" w:rsidRPr="008035F1" w:rsidDel="00754881" w:rsidRDefault="0040689B" w:rsidP="0040689B">
            <w:pPr>
              <w:jc w:val="left"/>
              <w:rPr>
                <w:del w:id="8191" w:author="XuanWen Chen" w:date="2019-01-02T08:00:00Z"/>
                <w:rFonts w:hAnsi="宋体"/>
              </w:rPr>
            </w:pPr>
            <w:del w:id="819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29DA6B56" w14:textId="74340800" w:rsidR="0040689B" w:rsidRPr="008035F1" w:rsidDel="00754881" w:rsidRDefault="0040689B" w:rsidP="0040689B">
            <w:pPr>
              <w:jc w:val="left"/>
              <w:rPr>
                <w:del w:id="8193" w:author="XuanWen Chen" w:date="2019-01-02T08:00:00Z"/>
                <w:rFonts w:hAnsi="宋体"/>
              </w:rPr>
            </w:pPr>
            <w:del w:id="819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3CEB00F8" w14:textId="6238EF02" w:rsidTr="00720356">
        <w:trPr>
          <w:del w:id="8195" w:author="XuanWen Chen" w:date="2019-01-02T08:00:00Z"/>
        </w:trPr>
        <w:tc>
          <w:tcPr>
            <w:tcW w:w="1016" w:type="dxa"/>
          </w:tcPr>
          <w:p w14:paraId="3559C14E" w14:textId="511B24B4" w:rsidR="0040689B" w:rsidDel="00754881" w:rsidRDefault="0040689B" w:rsidP="0040689B">
            <w:pPr>
              <w:rPr>
                <w:del w:id="8196" w:author="XuanWen Chen" w:date="2019-01-02T08:00:00Z"/>
              </w:rPr>
            </w:pPr>
            <w:del w:id="8197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4F59A3BA" w14:textId="75FC1184" w:rsidR="0040689B" w:rsidRPr="008035F1" w:rsidDel="00754881" w:rsidRDefault="0040689B" w:rsidP="0040689B">
            <w:pPr>
              <w:jc w:val="left"/>
              <w:rPr>
                <w:del w:id="8198" w:author="XuanWen Chen" w:date="2019-01-02T08:00:00Z"/>
                <w:rFonts w:hAnsi="宋体"/>
              </w:rPr>
            </w:pPr>
            <w:del w:id="8199" w:author="XuanWen Chen" w:date="2019-01-02T08:00:00Z">
              <w:r w:rsidDel="00754881">
                <w:rPr>
                  <w:rFonts w:hAnsi="宋体" w:hint="eastAsia"/>
                </w:rPr>
                <w:delText>用户更换用户绑定邮箱</w:delText>
              </w:r>
            </w:del>
          </w:p>
        </w:tc>
      </w:tr>
      <w:tr w:rsidR="0040689B" w:rsidRPr="008035F1" w:rsidDel="00754881" w14:paraId="3556BFF8" w14:textId="241C2F65" w:rsidTr="00720356">
        <w:trPr>
          <w:del w:id="8200" w:author="XuanWen Chen" w:date="2019-01-02T08:00:00Z"/>
        </w:trPr>
        <w:tc>
          <w:tcPr>
            <w:tcW w:w="1016" w:type="dxa"/>
          </w:tcPr>
          <w:p w14:paraId="1E91013D" w14:textId="5FD8861D" w:rsidR="0040689B" w:rsidDel="00754881" w:rsidRDefault="0040689B" w:rsidP="0040689B">
            <w:pPr>
              <w:rPr>
                <w:del w:id="8201" w:author="XuanWen Chen" w:date="2019-01-02T08:00:00Z"/>
              </w:rPr>
            </w:pPr>
            <w:del w:id="8202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3BE93E27" w14:textId="109DFEA6" w:rsidR="0040689B" w:rsidRPr="006A53DF" w:rsidDel="00754881" w:rsidRDefault="0040689B" w:rsidP="0040689B">
            <w:pPr>
              <w:jc w:val="left"/>
              <w:rPr>
                <w:del w:id="8203" w:author="XuanWen Chen" w:date="2019-01-02T08:00:00Z"/>
                <w:rFonts w:hAnsi="宋体"/>
              </w:rPr>
            </w:pPr>
          </w:p>
          <w:p w14:paraId="7E023275" w14:textId="3F2FB414" w:rsidR="0040689B" w:rsidRPr="006A53DF" w:rsidDel="00754881" w:rsidRDefault="0040689B" w:rsidP="00AE77A1">
            <w:pPr>
              <w:pStyle w:val="a9"/>
              <w:numPr>
                <w:ilvl w:val="0"/>
                <w:numId w:val="7"/>
              </w:numPr>
              <w:spacing w:line="240" w:lineRule="auto"/>
              <w:ind w:left="3720" w:firstLineChars="0"/>
              <w:jc w:val="left"/>
              <w:rPr>
                <w:del w:id="8204" w:author="XuanWen Chen" w:date="2019-01-02T08:00:00Z"/>
                <w:rFonts w:hAnsi="宋体"/>
              </w:rPr>
            </w:pPr>
            <w:del w:id="8205" w:author="XuanWen Chen" w:date="2019-01-02T08:00:00Z">
              <w:r w:rsidDel="00754881">
                <w:rPr>
                  <w:rFonts w:hAnsi="宋体" w:hint="eastAsia"/>
                </w:rPr>
                <w:delText>用户需要更换绑定邮箱</w:delText>
              </w:r>
            </w:del>
          </w:p>
        </w:tc>
      </w:tr>
      <w:tr w:rsidR="0040689B" w:rsidDel="00754881" w14:paraId="4C57EFC7" w14:textId="7E9D1F70" w:rsidTr="00720356">
        <w:trPr>
          <w:del w:id="8206" w:author="XuanWen Chen" w:date="2019-01-02T08:00:00Z"/>
        </w:trPr>
        <w:tc>
          <w:tcPr>
            <w:tcW w:w="1016" w:type="dxa"/>
          </w:tcPr>
          <w:p w14:paraId="5C0F6489" w14:textId="52ECC415" w:rsidR="0040689B" w:rsidDel="00754881" w:rsidRDefault="0040689B" w:rsidP="0040689B">
            <w:pPr>
              <w:rPr>
                <w:del w:id="8207" w:author="XuanWen Chen" w:date="2019-01-02T08:00:00Z"/>
              </w:rPr>
            </w:pPr>
            <w:del w:id="8208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5590B4A2" w14:textId="6B6C93B0" w:rsidR="0040689B" w:rsidDel="00754881" w:rsidRDefault="0040689B" w:rsidP="0040689B">
            <w:pPr>
              <w:rPr>
                <w:del w:id="8209" w:author="XuanWen Chen" w:date="2019-01-02T08:00:00Z"/>
              </w:rPr>
            </w:pPr>
            <w:del w:id="821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2B6E9507" w14:textId="3F6AC890" w:rsidR="0040689B" w:rsidDel="00754881" w:rsidRDefault="0040689B" w:rsidP="0040689B">
            <w:pPr>
              <w:rPr>
                <w:del w:id="8211" w:author="XuanWen Chen" w:date="2019-01-02T08:00:00Z"/>
              </w:rPr>
            </w:pPr>
          </w:p>
        </w:tc>
      </w:tr>
      <w:tr w:rsidR="0040689B" w:rsidDel="00754881" w14:paraId="01114F14" w14:textId="573CE0F3" w:rsidTr="00720356">
        <w:trPr>
          <w:del w:id="8212" w:author="XuanWen Chen" w:date="2019-01-02T08:00:00Z"/>
        </w:trPr>
        <w:tc>
          <w:tcPr>
            <w:tcW w:w="1016" w:type="dxa"/>
          </w:tcPr>
          <w:p w14:paraId="64969502" w14:textId="6CBA0716" w:rsidR="0040689B" w:rsidDel="00754881" w:rsidRDefault="0040689B" w:rsidP="0040689B">
            <w:pPr>
              <w:rPr>
                <w:del w:id="8213" w:author="XuanWen Chen" w:date="2019-01-02T08:00:00Z"/>
              </w:rPr>
            </w:pPr>
            <w:del w:id="8214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7FDF6742" w14:textId="5E4E5E09" w:rsidR="0040689B" w:rsidDel="00754881" w:rsidRDefault="0040689B" w:rsidP="0040689B">
            <w:pPr>
              <w:rPr>
                <w:del w:id="8215" w:author="XuanWen Chen" w:date="2019-01-02T08:00:00Z"/>
              </w:rPr>
            </w:pPr>
            <w:del w:id="8216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：向新邮箱发送绑定成功邮件</w:delText>
              </w:r>
            </w:del>
          </w:p>
          <w:p w14:paraId="388940A5" w14:textId="664A0B78" w:rsidR="0040689B" w:rsidDel="00754881" w:rsidRDefault="0040689B" w:rsidP="0040689B">
            <w:pPr>
              <w:rPr>
                <w:del w:id="8217" w:author="XuanWen Chen" w:date="2019-01-02T08:00:00Z"/>
              </w:rPr>
            </w:pPr>
            <w:del w:id="8218" w:author="XuanWen Chen" w:date="2019-01-02T08:00:00Z">
              <w:r w:rsidDel="00754881">
                <w:delText>POST-2:</w:delText>
              </w:r>
              <w:r w:rsidDel="00754881">
                <w:rPr>
                  <w:rFonts w:hint="eastAsia"/>
                </w:rPr>
                <w:delText xml:space="preserve"> 向旧邮箱发送解绑的邮件</w:delText>
              </w:r>
            </w:del>
          </w:p>
          <w:p w14:paraId="0481C28D" w14:textId="25555F7C" w:rsidR="0040689B" w:rsidDel="00754881" w:rsidRDefault="0040689B" w:rsidP="0040689B">
            <w:pPr>
              <w:rPr>
                <w:del w:id="8219" w:author="XuanWen Chen" w:date="2019-01-02T08:00:00Z"/>
              </w:rPr>
            </w:pPr>
            <w:del w:id="822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OST-3: </w:delText>
              </w:r>
              <w:r w:rsidDel="00754881">
                <w:rPr>
                  <w:rFonts w:hint="eastAsia"/>
                </w:rPr>
                <w:delText>用户绑定的邮箱显示更新为新邮箱。</w:delText>
              </w:r>
            </w:del>
          </w:p>
        </w:tc>
      </w:tr>
      <w:tr w:rsidR="0040689B" w:rsidRPr="00380ABA" w:rsidDel="00754881" w14:paraId="7E8A8AF2" w14:textId="52348F06" w:rsidTr="00720356">
        <w:trPr>
          <w:del w:id="8221" w:author="XuanWen Chen" w:date="2019-01-02T08:00:00Z"/>
        </w:trPr>
        <w:tc>
          <w:tcPr>
            <w:tcW w:w="1016" w:type="dxa"/>
          </w:tcPr>
          <w:p w14:paraId="10135A0E" w14:textId="607693D0" w:rsidR="0040689B" w:rsidDel="00754881" w:rsidRDefault="0040689B" w:rsidP="0040689B">
            <w:pPr>
              <w:rPr>
                <w:del w:id="8222" w:author="XuanWen Chen" w:date="2019-01-02T08:00:00Z"/>
              </w:rPr>
            </w:pPr>
            <w:del w:id="822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51728FDF" w14:textId="1BEC7482" w:rsidR="0040689B" w:rsidRPr="006A53DF" w:rsidDel="00754881" w:rsidRDefault="0040689B" w:rsidP="0040689B">
            <w:pPr>
              <w:jc w:val="left"/>
              <w:rPr>
                <w:del w:id="8224" w:author="XuanWen Chen" w:date="2019-01-02T08:00:00Z"/>
                <w:rFonts w:hAnsi="宋体"/>
              </w:rPr>
            </w:pPr>
            <w:del w:id="8225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  <w:p w14:paraId="3306399D" w14:textId="2875B513" w:rsidR="0040689B" w:rsidDel="00754881" w:rsidRDefault="0040689B" w:rsidP="0040689B">
            <w:pPr>
              <w:jc w:val="left"/>
              <w:rPr>
                <w:del w:id="8226" w:author="XuanWen Chen" w:date="2019-01-02T08:00:00Z"/>
                <w:rFonts w:hAnsi="宋体"/>
              </w:rPr>
            </w:pPr>
            <w:del w:id="8227" w:author="XuanWen Chen" w:date="2019-01-02T08:00:00Z">
              <w:r w:rsidDel="00754881">
                <w:rPr>
                  <w:rFonts w:hAnsi="宋体" w:hint="eastAsia"/>
                </w:rPr>
                <w:delText>2.点击更换绑定邮箱</w:delText>
              </w:r>
            </w:del>
          </w:p>
          <w:p w14:paraId="10DD04DE" w14:textId="5C2BE64C" w:rsidR="0040689B" w:rsidDel="00754881" w:rsidRDefault="0040689B" w:rsidP="0040689B">
            <w:pPr>
              <w:jc w:val="left"/>
              <w:rPr>
                <w:del w:id="8228" w:author="XuanWen Chen" w:date="2019-01-02T08:00:00Z"/>
                <w:rFonts w:hAnsi="宋体"/>
              </w:rPr>
            </w:pPr>
            <w:del w:id="8229" w:author="XuanWen Chen" w:date="2019-01-02T08:00:00Z">
              <w:r w:rsidDel="00754881">
                <w:rPr>
                  <w:rFonts w:hAnsi="宋体" w:hint="eastAsia"/>
                </w:rPr>
                <w:delText>3．输入用户的密码</w:delText>
              </w:r>
            </w:del>
          </w:p>
          <w:p w14:paraId="0A108168" w14:textId="74D30E42" w:rsidR="0040689B" w:rsidDel="00754881" w:rsidRDefault="0040689B" w:rsidP="0040689B">
            <w:pPr>
              <w:jc w:val="left"/>
              <w:rPr>
                <w:del w:id="8230" w:author="XuanWen Chen" w:date="2019-01-02T08:00:00Z"/>
                <w:rFonts w:hAnsi="宋体"/>
              </w:rPr>
            </w:pPr>
            <w:del w:id="8231" w:author="XuanWen Chen" w:date="2019-01-02T08:00:00Z">
              <w:r w:rsidDel="00754881">
                <w:rPr>
                  <w:rFonts w:hAnsi="宋体" w:hint="eastAsia"/>
                </w:rPr>
                <w:delText>4．输入新绑定的邮箱。</w:delText>
              </w:r>
            </w:del>
          </w:p>
          <w:p w14:paraId="36413492" w14:textId="7A8B6F2A" w:rsidR="0040689B" w:rsidRPr="006A53DF" w:rsidDel="00754881" w:rsidRDefault="0040689B" w:rsidP="0040689B">
            <w:pPr>
              <w:jc w:val="left"/>
              <w:rPr>
                <w:del w:id="8232" w:author="XuanWen Chen" w:date="2019-01-02T08:00:00Z"/>
                <w:rFonts w:hAnsi="宋体"/>
              </w:rPr>
            </w:pPr>
            <w:del w:id="8233" w:author="XuanWen Chen" w:date="2019-01-02T08:00:00Z">
              <w:r w:rsidDel="00754881">
                <w:rPr>
                  <w:rFonts w:hAnsi="宋体" w:hint="eastAsia"/>
                </w:rPr>
                <w:delText>5.点击确认。</w:delText>
              </w:r>
            </w:del>
          </w:p>
        </w:tc>
      </w:tr>
      <w:tr w:rsidR="0040689B" w:rsidRPr="00380ABA" w:rsidDel="00754881" w14:paraId="2D29C80F" w14:textId="30AA293A" w:rsidTr="00720356">
        <w:trPr>
          <w:del w:id="8234" w:author="XuanWen Chen" w:date="2019-01-02T08:00:00Z"/>
        </w:trPr>
        <w:tc>
          <w:tcPr>
            <w:tcW w:w="1016" w:type="dxa"/>
          </w:tcPr>
          <w:p w14:paraId="240151D0" w14:textId="0585BFEC" w:rsidR="0040689B" w:rsidRPr="008035F1" w:rsidDel="00754881" w:rsidRDefault="0040689B" w:rsidP="0040689B">
            <w:pPr>
              <w:rPr>
                <w:del w:id="8235" w:author="XuanWen Chen" w:date="2019-01-02T08:00:00Z"/>
                <w:rFonts w:hAnsi="宋体"/>
              </w:rPr>
            </w:pPr>
            <w:del w:id="8236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61AC619E" w14:textId="77206406" w:rsidR="0040689B" w:rsidRPr="00380ABA" w:rsidDel="00754881" w:rsidRDefault="0040689B" w:rsidP="0040689B">
            <w:pPr>
              <w:jc w:val="left"/>
              <w:rPr>
                <w:del w:id="8237" w:author="XuanWen Chen" w:date="2019-01-02T08:00:00Z"/>
                <w:rFonts w:hAnsi="宋体"/>
              </w:rPr>
            </w:pPr>
          </w:p>
        </w:tc>
      </w:tr>
      <w:tr w:rsidR="0040689B" w:rsidRPr="00380ABA" w:rsidDel="00754881" w14:paraId="1BC8B323" w14:textId="140F065E" w:rsidTr="00720356">
        <w:trPr>
          <w:del w:id="8238" w:author="XuanWen Chen" w:date="2019-01-02T08:00:00Z"/>
        </w:trPr>
        <w:tc>
          <w:tcPr>
            <w:tcW w:w="1016" w:type="dxa"/>
          </w:tcPr>
          <w:p w14:paraId="36ECC33D" w14:textId="0CBDC49A" w:rsidR="0040689B" w:rsidRPr="008035F1" w:rsidDel="00754881" w:rsidRDefault="0040689B" w:rsidP="0040689B">
            <w:pPr>
              <w:rPr>
                <w:del w:id="8239" w:author="XuanWen Chen" w:date="2019-01-02T08:00:00Z"/>
                <w:rFonts w:hAnsi="宋体"/>
              </w:rPr>
            </w:pPr>
            <w:del w:id="8240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340AC231" w14:textId="2008FE43" w:rsidR="0040689B" w:rsidRPr="00CF51F8" w:rsidDel="00754881" w:rsidRDefault="0040689B" w:rsidP="0040689B">
            <w:pPr>
              <w:pStyle w:val="a9"/>
              <w:ind w:left="3360" w:firstLineChars="0" w:firstLine="0"/>
              <w:jc w:val="left"/>
              <w:rPr>
                <w:del w:id="8241" w:author="XuanWen Chen" w:date="2019-01-02T08:00:00Z"/>
                <w:rFonts w:hAnsi="宋体"/>
              </w:rPr>
            </w:pPr>
            <w:del w:id="8242" w:author="XuanWen Chen" w:date="2019-01-02T08:00:00Z"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：新邮箱无法接受到邮件。</w:delText>
              </w:r>
            </w:del>
          </w:p>
        </w:tc>
      </w:tr>
      <w:tr w:rsidR="0040689B" w:rsidRPr="00380ABA" w:rsidDel="00754881" w14:paraId="192C0A28" w14:textId="3CB2DC50" w:rsidTr="00720356">
        <w:trPr>
          <w:del w:id="8243" w:author="XuanWen Chen" w:date="2019-01-02T08:00:00Z"/>
        </w:trPr>
        <w:tc>
          <w:tcPr>
            <w:tcW w:w="1016" w:type="dxa"/>
          </w:tcPr>
          <w:p w14:paraId="7D8CF750" w14:textId="3EB8E941" w:rsidR="0040689B" w:rsidRPr="008035F1" w:rsidDel="00754881" w:rsidRDefault="0040689B" w:rsidP="0040689B">
            <w:pPr>
              <w:rPr>
                <w:del w:id="8244" w:author="XuanWen Chen" w:date="2019-01-02T08:00:00Z"/>
                <w:rFonts w:hAnsi="宋体"/>
              </w:rPr>
            </w:pPr>
            <w:del w:id="8245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23F8C1B5" w14:textId="671C1DDF" w:rsidR="0040689B" w:rsidRPr="00380ABA" w:rsidDel="00754881" w:rsidRDefault="0040689B" w:rsidP="0040689B">
            <w:pPr>
              <w:jc w:val="left"/>
              <w:rPr>
                <w:del w:id="8246" w:author="XuanWen Chen" w:date="2019-01-02T08:00:00Z"/>
                <w:rFonts w:hAnsi="宋体"/>
              </w:rPr>
            </w:pPr>
            <w:del w:id="8247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617C6AE8" w14:textId="3757F0A4" w:rsidTr="00720356">
        <w:trPr>
          <w:del w:id="8248" w:author="XuanWen Chen" w:date="2019-01-02T08:00:00Z"/>
        </w:trPr>
        <w:tc>
          <w:tcPr>
            <w:tcW w:w="1016" w:type="dxa"/>
          </w:tcPr>
          <w:p w14:paraId="498E6C5C" w14:textId="7AEDF3EF" w:rsidR="0040689B" w:rsidRPr="008035F1" w:rsidDel="00754881" w:rsidRDefault="0040689B" w:rsidP="0040689B">
            <w:pPr>
              <w:rPr>
                <w:del w:id="8249" w:author="XuanWen Chen" w:date="2019-01-02T08:00:00Z"/>
                <w:rFonts w:hAnsi="宋体"/>
              </w:rPr>
            </w:pPr>
            <w:del w:id="8250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77DFD85D" w14:textId="36A371F7" w:rsidR="0040689B" w:rsidRPr="00380ABA" w:rsidDel="00754881" w:rsidRDefault="0040689B" w:rsidP="0040689B">
            <w:pPr>
              <w:jc w:val="left"/>
              <w:rPr>
                <w:del w:id="8251" w:author="XuanWen Chen" w:date="2019-01-02T08:00:00Z"/>
                <w:rFonts w:hAnsi="宋体"/>
              </w:rPr>
            </w:pPr>
            <w:del w:id="8252" w:author="XuanWen Chen" w:date="2019-01-02T08:00:00Z">
              <w:r w:rsidDel="00754881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380ABA" w:rsidDel="00754881" w14:paraId="5D8CF761" w14:textId="129FB2DC" w:rsidTr="00720356">
        <w:trPr>
          <w:del w:id="8253" w:author="XuanWen Chen" w:date="2019-01-02T08:00:00Z"/>
        </w:trPr>
        <w:tc>
          <w:tcPr>
            <w:tcW w:w="1016" w:type="dxa"/>
          </w:tcPr>
          <w:p w14:paraId="7D1E41AF" w14:textId="733F04A6" w:rsidR="0040689B" w:rsidRPr="008035F1" w:rsidDel="00754881" w:rsidRDefault="0040689B" w:rsidP="0040689B">
            <w:pPr>
              <w:rPr>
                <w:del w:id="8254" w:author="XuanWen Chen" w:date="2019-01-02T08:00:00Z"/>
                <w:rFonts w:hAnsi="宋体"/>
              </w:rPr>
            </w:pPr>
            <w:del w:id="8255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0CCADD00" w14:textId="53A240E0" w:rsidR="0040689B" w:rsidRPr="00380ABA" w:rsidDel="00754881" w:rsidRDefault="0040689B" w:rsidP="0040689B">
            <w:pPr>
              <w:jc w:val="left"/>
              <w:rPr>
                <w:del w:id="8256" w:author="XuanWen Chen" w:date="2019-01-02T08:00:00Z"/>
                <w:rFonts w:hAnsi="宋体"/>
              </w:rPr>
            </w:pPr>
          </w:p>
        </w:tc>
      </w:tr>
      <w:tr w:rsidR="0040689B" w:rsidRPr="00380ABA" w:rsidDel="00754881" w14:paraId="3F762C32" w14:textId="6108073C" w:rsidTr="00720356">
        <w:trPr>
          <w:del w:id="8257" w:author="XuanWen Chen" w:date="2019-01-02T08:00:00Z"/>
        </w:trPr>
        <w:tc>
          <w:tcPr>
            <w:tcW w:w="1016" w:type="dxa"/>
          </w:tcPr>
          <w:p w14:paraId="03FB2ECA" w14:textId="17B0C6E8" w:rsidR="0040689B" w:rsidRPr="008035F1" w:rsidDel="00754881" w:rsidRDefault="0040689B" w:rsidP="0040689B">
            <w:pPr>
              <w:rPr>
                <w:del w:id="8258" w:author="XuanWen Chen" w:date="2019-01-02T08:00:00Z"/>
                <w:rFonts w:hAnsi="宋体"/>
              </w:rPr>
            </w:pPr>
            <w:del w:id="8259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563EBA19" w14:textId="73CB805B" w:rsidR="0040689B" w:rsidRPr="00380ABA" w:rsidDel="00754881" w:rsidRDefault="0040689B" w:rsidP="0040689B">
            <w:pPr>
              <w:jc w:val="left"/>
              <w:rPr>
                <w:del w:id="8260" w:author="XuanWen Chen" w:date="2019-01-02T08:00:00Z"/>
                <w:rFonts w:hAnsi="宋体"/>
              </w:rPr>
            </w:pPr>
          </w:p>
        </w:tc>
      </w:tr>
      <w:tr w:rsidR="0040689B" w:rsidDel="00754881" w14:paraId="5F409AA4" w14:textId="678EE664" w:rsidTr="00720356">
        <w:trPr>
          <w:del w:id="8261" w:author="XuanWen Chen" w:date="2019-01-02T08:00:00Z"/>
        </w:trPr>
        <w:tc>
          <w:tcPr>
            <w:tcW w:w="1016" w:type="dxa"/>
          </w:tcPr>
          <w:p w14:paraId="338A4F35" w14:textId="0A61E03F" w:rsidR="0040689B" w:rsidDel="00754881" w:rsidRDefault="0040689B" w:rsidP="0040689B">
            <w:pPr>
              <w:rPr>
                <w:del w:id="8262" w:author="XuanWen Chen" w:date="2019-01-02T08:00:00Z"/>
              </w:rPr>
            </w:pPr>
            <w:del w:id="8263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5C0D8450" w14:textId="67E481F6" w:rsidR="0040689B" w:rsidDel="00754881" w:rsidRDefault="0040689B" w:rsidP="0040689B">
            <w:pPr>
              <w:rPr>
                <w:del w:id="8264" w:author="XuanWen Chen" w:date="2019-01-02T08:00:00Z"/>
              </w:rPr>
            </w:pPr>
          </w:p>
          <w:p w14:paraId="0D99C5A9" w14:textId="445AB998" w:rsidR="0040689B" w:rsidDel="00754881" w:rsidRDefault="0040689B" w:rsidP="0040689B">
            <w:pPr>
              <w:rPr>
                <w:del w:id="8265" w:author="XuanWen Chen" w:date="2019-01-02T08:00:00Z"/>
              </w:rPr>
            </w:pPr>
          </w:p>
        </w:tc>
      </w:tr>
    </w:tbl>
    <w:p w14:paraId="4C7972E6" w14:textId="552CDDF2" w:rsidR="0040689B" w:rsidDel="00754881" w:rsidRDefault="00720356" w:rsidP="00720356">
      <w:pPr>
        <w:pStyle w:val="4"/>
        <w:rPr>
          <w:del w:id="8266" w:author="XuanWen Chen" w:date="2019-01-02T08:00:00Z"/>
        </w:rPr>
      </w:pPr>
      <w:bookmarkStart w:id="8267" w:name="_Toc533621428"/>
      <w:del w:id="8268" w:author="XuanWen Chen" w:date="2019-01-02T08:00:00Z">
        <w:r w:rsidDel="00754881">
          <w:rPr>
            <w:rFonts w:hint="eastAsia"/>
          </w:rPr>
          <w:delText>用户更换头像</w:delText>
        </w:r>
        <w:bookmarkEnd w:id="8267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29CA2569" w14:textId="47EBC3B1" w:rsidTr="0040689B">
        <w:trPr>
          <w:del w:id="8269" w:author="XuanWen Chen" w:date="2019-01-02T08:00:00Z"/>
        </w:trPr>
        <w:tc>
          <w:tcPr>
            <w:tcW w:w="1656" w:type="dxa"/>
          </w:tcPr>
          <w:p w14:paraId="6A39BBEA" w14:textId="23D4F9A8" w:rsidR="0040689B" w:rsidDel="00754881" w:rsidRDefault="0040689B" w:rsidP="0040689B">
            <w:pPr>
              <w:rPr>
                <w:del w:id="8270" w:author="XuanWen Chen" w:date="2019-01-02T08:00:00Z"/>
              </w:rPr>
            </w:pPr>
            <w:del w:id="8271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43EB0275" w14:textId="285B0C18" w:rsidR="0040689B" w:rsidRPr="008035F1" w:rsidDel="00754881" w:rsidRDefault="0040689B" w:rsidP="0040689B">
            <w:pPr>
              <w:jc w:val="left"/>
              <w:rPr>
                <w:del w:id="8272" w:author="XuanWen Chen" w:date="2019-01-02T08:00:00Z"/>
                <w:rFonts w:hAnsi="宋体"/>
                <w:b/>
              </w:rPr>
            </w:pPr>
            <w:del w:id="8273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9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用户更换头像</w:delText>
              </w:r>
            </w:del>
          </w:p>
        </w:tc>
      </w:tr>
      <w:tr w:rsidR="0040689B" w:rsidRPr="008035F1" w:rsidDel="00754881" w14:paraId="4E6E7227" w14:textId="560CF2F7" w:rsidTr="0040689B">
        <w:trPr>
          <w:del w:id="8274" w:author="XuanWen Chen" w:date="2019-01-02T08:00:00Z"/>
        </w:trPr>
        <w:tc>
          <w:tcPr>
            <w:tcW w:w="1656" w:type="dxa"/>
          </w:tcPr>
          <w:p w14:paraId="4B09FDFE" w14:textId="57485401" w:rsidR="0040689B" w:rsidDel="00754881" w:rsidRDefault="0040689B" w:rsidP="0040689B">
            <w:pPr>
              <w:rPr>
                <w:del w:id="8275" w:author="XuanWen Chen" w:date="2019-01-02T08:00:00Z"/>
              </w:rPr>
            </w:pPr>
            <w:del w:id="8276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5961D2BD" w14:textId="78397DF0" w:rsidR="0040689B" w:rsidRPr="008035F1" w:rsidDel="00754881" w:rsidRDefault="0040689B" w:rsidP="0040689B">
            <w:pPr>
              <w:jc w:val="left"/>
              <w:rPr>
                <w:del w:id="8277" w:author="XuanWen Chen" w:date="2019-01-02T08:00:00Z"/>
                <w:rFonts w:hAnsi="宋体"/>
              </w:rPr>
            </w:pPr>
            <w:del w:id="8278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18DE71DB" w14:textId="57388DE3" w:rsidR="0040689B" w:rsidRPr="008035F1" w:rsidDel="00754881" w:rsidRDefault="0040689B" w:rsidP="0040689B">
            <w:pPr>
              <w:jc w:val="left"/>
              <w:rPr>
                <w:del w:id="8279" w:author="XuanWen Chen" w:date="2019-01-02T08:00:00Z"/>
                <w:rFonts w:hAnsi="宋体"/>
              </w:rPr>
            </w:pPr>
            <w:del w:id="8280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28C2A631" w14:textId="3B7D6EB5" w:rsidR="0040689B" w:rsidRPr="008035F1" w:rsidDel="00754881" w:rsidRDefault="0040689B" w:rsidP="0040689B">
            <w:pPr>
              <w:jc w:val="left"/>
              <w:rPr>
                <w:del w:id="8281" w:author="XuanWen Chen" w:date="2019-01-02T08:00:00Z"/>
                <w:rFonts w:hAnsi="宋体"/>
              </w:rPr>
            </w:pPr>
            <w:del w:id="8282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0B3BEE91" w14:textId="03DC834B" w:rsidTr="0040689B">
        <w:trPr>
          <w:del w:id="8283" w:author="XuanWen Chen" w:date="2019-01-02T08:00:00Z"/>
        </w:trPr>
        <w:tc>
          <w:tcPr>
            <w:tcW w:w="1656" w:type="dxa"/>
          </w:tcPr>
          <w:p w14:paraId="7E1E1F86" w14:textId="0FA8804D" w:rsidR="0040689B" w:rsidDel="00754881" w:rsidRDefault="0040689B" w:rsidP="0040689B">
            <w:pPr>
              <w:rPr>
                <w:del w:id="8284" w:author="XuanWen Chen" w:date="2019-01-02T08:00:00Z"/>
              </w:rPr>
            </w:pPr>
            <w:del w:id="8285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64AC6451" w14:textId="3E8FED66" w:rsidR="0040689B" w:rsidRPr="008035F1" w:rsidDel="00754881" w:rsidRDefault="0040689B" w:rsidP="0040689B">
            <w:pPr>
              <w:jc w:val="left"/>
              <w:rPr>
                <w:del w:id="8286" w:author="XuanWen Chen" w:date="2019-01-02T08:00:00Z"/>
                <w:rFonts w:hAnsi="宋体"/>
              </w:rPr>
            </w:pPr>
            <w:del w:id="8287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44917561" w14:textId="525FB50A" w:rsidR="0040689B" w:rsidRPr="008035F1" w:rsidDel="00754881" w:rsidRDefault="0040689B" w:rsidP="0040689B">
            <w:pPr>
              <w:jc w:val="left"/>
              <w:rPr>
                <w:del w:id="8288" w:author="XuanWen Chen" w:date="2019-01-02T08:00:00Z"/>
                <w:rFonts w:hAnsi="宋体"/>
              </w:rPr>
            </w:pPr>
            <w:del w:id="8289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1B50F10B" w14:textId="728217EB" w:rsidR="0040689B" w:rsidRPr="008035F1" w:rsidDel="00754881" w:rsidRDefault="0040689B" w:rsidP="0040689B">
            <w:pPr>
              <w:jc w:val="left"/>
              <w:rPr>
                <w:del w:id="8290" w:author="XuanWen Chen" w:date="2019-01-02T08:00:00Z"/>
                <w:rFonts w:hAnsi="宋体"/>
              </w:rPr>
            </w:pPr>
            <w:del w:id="8291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605419DC" w14:textId="3441218D" w:rsidTr="0040689B">
        <w:trPr>
          <w:del w:id="8292" w:author="XuanWen Chen" w:date="2019-01-02T08:00:00Z"/>
        </w:trPr>
        <w:tc>
          <w:tcPr>
            <w:tcW w:w="1656" w:type="dxa"/>
          </w:tcPr>
          <w:p w14:paraId="153BF3AA" w14:textId="10CDA778" w:rsidR="0040689B" w:rsidDel="00754881" w:rsidRDefault="0040689B" w:rsidP="0040689B">
            <w:pPr>
              <w:rPr>
                <w:del w:id="8293" w:author="XuanWen Chen" w:date="2019-01-02T08:00:00Z"/>
              </w:rPr>
            </w:pPr>
            <w:del w:id="8294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37FF8312" w14:textId="2561CEA4" w:rsidR="0040689B" w:rsidRPr="008035F1" w:rsidDel="00754881" w:rsidRDefault="0040689B" w:rsidP="0040689B">
            <w:pPr>
              <w:jc w:val="left"/>
              <w:rPr>
                <w:del w:id="8295" w:author="XuanWen Chen" w:date="2019-01-02T08:00:00Z"/>
                <w:rFonts w:hAnsi="宋体"/>
              </w:rPr>
            </w:pPr>
            <w:del w:id="8296" w:author="XuanWen Chen" w:date="2019-01-02T08:00:00Z">
              <w:r w:rsidDel="00754881">
                <w:rPr>
                  <w:rFonts w:hAnsi="宋体" w:hint="eastAsia"/>
                </w:rPr>
                <w:delText>用户更换用户头像</w:delText>
              </w:r>
            </w:del>
          </w:p>
        </w:tc>
      </w:tr>
      <w:tr w:rsidR="0040689B" w:rsidRPr="008035F1" w:rsidDel="00754881" w14:paraId="058CEABF" w14:textId="5475D15A" w:rsidTr="0040689B">
        <w:trPr>
          <w:del w:id="8297" w:author="XuanWen Chen" w:date="2019-01-02T08:00:00Z"/>
        </w:trPr>
        <w:tc>
          <w:tcPr>
            <w:tcW w:w="1656" w:type="dxa"/>
          </w:tcPr>
          <w:p w14:paraId="15710256" w14:textId="3B5A844E" w:rsidR="0040689B" w:rsidDel="00754881" w:rsidRDefault="0040689B" w:rsidP="0040689B">
            <w:pPr>
              <w:rPr>
                <w:del w:id="8298" w:author="XuanWen Chen" w:date="2019-01-02T08:00:00Z"/>
              </w:rPr>
            </w:pPr>
            <w:del w:id="8299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2B7368EC" w14:textId="02A02345" w:rsidR="0040689B" w:rsidRPr="001419CE" w:rsidDel="00754881" w:rsidRDefault="0040689B" w:rsidP="0040689B">
            <w:pPr>
              <w:jc w:val="left"/>
              <w:rPr>
                <w:del w:id="8300" w:author="XuanWen Chen" w:date="2019-01-02T08:00:00Z"/>
                <w:rFonts w:hAnsi="宋体"/>
              </w:rPr>
            </w:pPr>
            <w:del w:id="8301" w:author="XuanWen Chen" w:date="2019-01-02T08:00:00Z">
              <w:r w:rsidDel="00754881">
                <w:rPr>
                  <w:rFonts w:hAnsi="宋体" w:hint="eastAsia"/>
                </w:rPr>
                <w:delText>用户需要更换用户头像</w:delText>
              </w:r>
            </w:del>
          </w:p>
        </w:tc>
      </w:tr>
      <w:tr w:rsidR="0040689B" w:rsidDel="00754881" w14:paraId="0EE2F91B" w14:textId="5760B5DC" w:rsidTr="0040689B">
        <w:trPr>
          <w:del w:id="8302" w:author="XuanWen Chen" w:date="2019-01-02T08:00:00Z"/>
        </w:trPr>
        <w:tc>
          <w:tcPr>
            <w:tcW w:w="1656" w:type="dxa"/>
          </w:tcPr>
          <w:p w14:paraId="0A166008" w14:textId="17EB7FF2" w:rsidR="0040689B" w:rsidDel="00754881" w:rsidRDefault="0040689B" w:rsidP="0040689B">
            <w:pPr>
              <w:rPr>
                <w:del w:id="8303" w:author="XuanWen Chen" w:date="2019-01-02T08:00:00Z"/>
              </w:rPr>
            </w:pPr>
            <w:del w:id="8304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176EC0B1" w14:textId="4EC785B1" w:rsidR="0040689B" w:rsidDel="00754881" w:rsidRDefault="0040689B" w:rsidP="0040689B">
            <w:pPr>
              <w:rPr>
                <w:del w:id="8305" w:author="XuanWen Chen" w:date="2019-01-02T08:00:00Z"/>
              </w:rPr>
            </w:pPr>
            <w:del w:id="8306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</w:tc>
      </w:tr>
      <w:tr w:rsidR="0040689B" w:rsidDel="00754881" w14:paraId="0915C2AA" w14:textId="2811A10A" w:rsidTr="0040689B">
        <w:trPr>
          <w:del w:id="8307" w:author="XuanWen Chen" w:date="2019-01-02T08:00:00Z"/>
        </w:trPr>
        <w:tc>
          <w:tcPr>
            <w:tcW w:w="1656" w:type="dxa"/>
          </w:tcPr>
          <w:p w14:paraId="347B3A21" w14:textId="566F1177" w:rsidR="0040689B" w:rsidDel="00754881" w:rsidRDefault="0040689B" w:rsidP="0040689B">
            <w:pPr>
              <w:rPr>
                <w:del w:id="8308" w:author="XuanWen Chen" w:date="2019-01-02T08:00:00Z"/>
              </w:rPr>
            </w:pPr>
            <w:del w:id="8309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7671DC1A" w14:textId="0B21BB0D" w:rsidR="0040689B" w:rsidDel="00754881" w:rsidRDefault="0040689B" w:rsidP="0040689B">
            <w:pPr>
              <w:rPr>
                <w:del w:id="8310" w:author="XuanWen Chen" w:date="2019-01-02T08:00:00Z"/>
              </w:rPr>
            </w:pPr>
            <w:del w:id="831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：用户头像全部更新</w:delText>
              </w:r>
            </w:del>
          </w:p>
        </w:tc>
      </w:tr>
      <w:tr w:rsidR="0040689B" w:rsidRPr="00380ABA" w:rsidDel="00754881" w14:paraId="1CB98579" w14:textId="576334F3" w:rsidTr="0040689B">
        <w:trPr>
          <w:del w:id="8312" w:author="XuanWen Chen" w:date="2019-01-02T08:00:00Z"/>
        </w:trPr>
        <w:tc>
          <w:tcPr>
            <w:tcW w:w="1656" w:type="dxa"/>
          </w:tcPr>
          <w:p w14:paraId="22D9B8EB" w14:textId="264BB3A5" w:rsidR="0040689B" w:rsidDel="00754881" w:rsidRDefault="0040689B" w:rsidP="0040689B">
            <w:pPr>
              <w:rPr>
                <w:del w:id="8313" w:author="XuanWen Chen" w:date="2019-01-02T08:00:00Z"/>
              </w:rPr>
            </w:pPr>
            <w:del w:id="8314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1597DBF3" w14:textId="7D11A2A0" w:rsidR="0040689B" w:rsidRPr="006A53DF" w:rsidDel="00754881" w:rsidRDefault="0040689B" w:rsidP="0040689B">
            <w:pPr>
              <w:jc w:val="left"/>
              <w:rPr>
                <w:del w:id="8315" w:author="XuanWen Chen" w:date="2019-01-02T08:00:00Z"/>
                <w:rFonts w:hAnsi="宋体"/>
              </w:rPr>
            </w:pPr>
            <w:del w:id="8316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  <w:p w14:paraId="7DDDC52D" w14:textId="7B69696E" w:rsidR="0040689B" w:rsidDel="00754881" w:rsidRDefault="0040689B" w:rsidP="0040689B">
            <w:pPr>
              <w:jc w:val="left"/>
              <w:rPr>
                <w:del w:id="8317" w:author="XuanWen Chen" w:date="2019-01-02T08:00:00Z"/>
                <w:rFonts w:hAnsi="宋体"/>
              </w:rPr>
            </w:pPr>
            <w:del w:id="8318" w:author="XuanWen Chen" w:date="2019-01-02T08:00:00Z">
              <w:r w:rsidDel="00754881">
                <w:rPr>
                  <w:rFonts w:hAnsi="宋体" w:hint="eastAsia"/>
                </w:rPr>
                <w:delText>2.点击更换头像</w:delText>
              </w:r>
            </w:del>
          </w:p>
          <w:p w14:paraId="3FE24FA0" w14:textId="5F0A8201" w:rsidR="0040689B" w:rsidDel="00754881" w:rsidRDefault="0040689B" w:rsidP="0040689B">
            <w:pPr>
              <w:jc w:val="left"/>
              <w:rPr>
                <w:del w:id="8319" w:author="XuanWen Chen" w:date="2019-01-02T08:00:00Z"/>
                <w:rFonts w:hAnsi="宋体"/>
              </w:rPr>
            </w:pPr>
            <w:del w:id="8320" w:author="XuanWen Chen" w:date="2019-01-02T08:00:00Z">
              <w:r w:rsidDel="00754881">
                <w:rPr>
                  <w:rFonts w:hAnsi="宋体" w:hint="eastAsia"/>
                </w:rPr>
                <w:delText>3．上传新的用户头像。</w:delText>
              </w:r>
            </w:del>
          </w:p>
          <w:p w14:paraId="681585C3" w14:textId="41A44E78" w:rsidR="0040689B" w:rsidRPr="006A53DF" w:rsidDel="00754881" w:rsidRDefault="0040689B" w:rsidP="0040689B">
            <w:pPr>
              <w:jc w:val="left"/>
              <w:rPr>
                <w:del w:id="8321" w:author="XuanWen Chen" w:date="2019-01-02T08:00:00Z"/>
                <w:rFonts w:hAnsi="宋体"/>
              </w:rPr>
            </w:pPr>
            <w:del w:id="8322" w:author="XuanWen Chen" w:date="2019-01-02T08:00:00Z">
              <w:r w:rsidDel="00754881">
                <w:rPr>
                  <w:rFonts w:hAnsi="宋体" w:hint="eastAsia"/>
                </w:rPr>
                <w:delText>5． 点击确认</w:delText>
              </w:r>
            </w:del>
          </w:p>
        </w:tc>
      </w:tr>
      <w:tr w:rsidR="0040689B" w:rsidRPr="00380ABA" w:rsidDel="00754881" w14:paraId="5B876972" w14:textId="35EF4542" w:rsidTr="0040689B">
        <w:trPr>
          <w:del w:id="8323" w:author="XuanWen Chen" w:date="2019-01-02T08:00:00Z"/>
        </w:trPr>
        <w:tc>
          <w:tcPr>
            <w:tcW w:w="1656" w:type="dxa"/>
          </w:tcPr>
          <w:p w14:paraId="1442418F" w14:textId="71822223" w:rsidR="0040689B" w:rsidRPr="008035F1" w:rsidDel="00754881" w:rsidRDefault="0040689B" w:rsidP="0040689B">
            <w:pPr>
              <w:rPr>
                <w:del w:id="8324" w:author="XuanWen Chen" w:date="2019-01-02T08:00:00Z"/>
                <w:rFonts w:hAnsi="宋体"/>
              </w:rPr>
            </w:pPr>
            <w:del w:id="8325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4CD9D32E" w14:textId="28649685" w:rsidR="0040689B" w:rsidRPr="00380ABA" w:rsidDel="00754881" w:rsidRDefault="0040689B" w:rsidP="0040689B">
            <w:pPr>
              <w:jc w:val="left"/>
              <w:rPr>
                <w:del w:id="8326" w:author="XuanWen Chen" w:date="2019-01-02T08:00:00Z"/>
                <w:rFonts w:hAnsi="宋体"/>
              </w:rPr>
            </w:pPr>
          </w:p>
        </w:tc>
      </w:tr>
      <w:tr w:rsidR="0040689B" w:rsidRPr="00380ABA" w:rsidDel="00754881" w14:paraId="61DFA9F9" w14:textId="147B2BB0" w:rsidTr="0040689B">
        <w:trPr>
          <w:del w:id="8327" w:author="XuanWen Chen" w:date="2019-01-02T08:00:00Z"/>
        </w:trPr>
        <w:tc>
          <w:tcPr>
            <w:tcW w:w="1656" w:type="dxa"/>
          </w:tcPr>
          <w:p w14:paraId="74E51D2B" w14:textId="4A093398" w:rsidR="0040689B" w:rsidRPr="008035F1" w:rsidDel="00754881" w:rsidRDefault="0040689B" w:rsidP="0040689B">
            <w:pPr>
              <w:rPr>
                <w:del w:id="8328" w:author="XuanWen Chen" w:date="2019-01-02T08:00:00Z"/>
                <w:rFonts w:hAnsi="宋体"/>
              </w:rPr>
            </w:pPr>
            <w:del w:id="8329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149CE3E6" w14:textId="6700604C" w:rsidR="0040689B" w:rsidRPr="00CF51F8" w:rsidDel="00754881" w:rsidRDefault="0040689B" w:rsidP="0040689B">
            <w:pPr>
              <w:pStyle w:val="a9"/>
              <w:ind w:left="3360" w:firstLineChars="0" w:firstLine="0"/>
              <w:jc w:val="left"/>
              <w:rPr>
                <w:del w:id="8330" w:author="XuanWen Chen" w:date="2019-01-02T08:00:00Z"/>
                <w:rFonts w:hAnsi="宋体"/>
              </w:rPr>
            </w:pPr>
            <w:del w:id="8331" w:author="XuanWen Chen" w:date="2019-01-02T08:00:00Z"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：照片格式无法读取。</w:delText>
              </w:r>
            </w:del>
          </w:p>
        </w:tc>
      </w:tr>
      <w:tr w:rsidR="0040689B" w:rsidRPr="00380ABA" w:rsidDel="00754881" w14:paraId="4052DB40" w14:textId="300654B2" w:rsidTr="0040689B">
        <w:trPr>
          <w:del w:id="8332" w:author="XuanWen Chen" w:date="2019-01-02T08:00:00Z"/>
        </w:trPr>
        <w:tc>
          <w:tcPr>
            <w:tcW w:w="1656" w:type="dxa"/>
          </w:tcPr>
          <w:p w14:paraId="5C8890DE" w14:textId="5F4C2A64" w:rsidR="0040689B" w:rsidRPr="008035F1" w:rsidDel="00754881" w:rsidRDefault="0040689B" w:rsidP="0040689B">
            <w:pPr>
              <w:rPr>
                <w:del w:id="8333" w:author="XuanWen Chen" w:date="2019-01-02T08:00:00Z"/>
                <w:rFonts w:hAnsi="宋体"/>
              </w:rPr>
            </w:pPr>
            <w:del w:id="8334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7E2A8590" w14:textId="7CF076B1" w:rsidR="0040689B" w:rsidRPr="00380ABA" w:rsidDel="00754881" w:rsidRDefault="0040689B" w:rsidP="0040689B">
            <w:pPr>
              <w:jc w:val="left"/>
              <w:rPr>
                <w:del w:id="8335" w:author="XuanWen Chen" w:date="2019-01-02T08:00:00Z"/>
                <w:rFonts w:hAnsi="宋体"/>
              </w:rPr>
            </w:pPr>
            <w:del w:id="8336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4F9CBF2E" w14:textId="46076B1A" w:rsidTr="0040689B">
        <w:trPr>
          <w:del w:id="8337" w:author="XuanWen Chen" w:date="2019-01-02T08:00:00Z"/>
        </w:trPr>
        <w:tc>
          <w:tcPr>
            <w:tcW w:w="1656" w:type="dxa"/>
          </w:tcPr>
          <w:p w14:paraId="45B1FC7E" w14:textId="60426C3A" w:rsidR="0040689B" w:rsidRPr="008035F1" w:rsidDel="00754881" w:rsidRDefault="0040689B" w:rsidP="0040689B">
            <w:pPr>
              <w:rPr>
                <w:del w:id="8338" w:author="XuanWen Chen" w:date="2019-01-02T08:00:00Z"/>
                <w:rFonts w:hAnsi="宋体"/>
              </w:rPr>
            </w:pPr>
            <w:del w:id="8339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58304A3C" w14:textId="5A107FE5" w:rsidR="0040689B" w:rsidRPr="00380ABA" w:rsidDel="00754881" w:rsidRDefault="0040689B" w:rsidP="0040689B">
            <w:pPr>
              <w:jc w:val="left"/>
              <w:rPr>
                <w:del w:id="8340" w:author="XuanWen Chen" w:date="2019-01-02T08:00:00Z"/>
                <w:rFonts w:hAnsi="宋体"/>
              </w:rPr>
            </w:pPr>
            <w:del w:id="8341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6EAC62C9" w14:textId="4D76A666" w:rsidTr="0040689B">
        <w:trPr>
          <w:del w:id="8342" w:author="XuanWen Chen" w:date="2019-01-02T08:00:00Z"/>
        </w:trPr>
        <w:tc>
          <w:tcPr>
            <w:tcW w:w="1656" w:type="dxa"/>
          </w:tcPr>
          <w:p w14:paraId="4B5F2A51" w14:textId="38DD36BC" w:rsidR="0040689B" w:rsidRPr="008035F1" w:rsidDel="00754881" w:rsidRDefault="0040689B" w:rsidP="0040689B">
            <w:pPr>
              <w:rPr>
                <w:del w:id="8343" w:author="XuanWen Chen" w:date="2019-01-02T08:00:00Z"/>
                <w:rFonts w:hAnsi="宋体"/>
              </w:rPr>
            </w:pPr>
            <w:del w:id="8344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1CE740C4" w14:textId="1989906F" w:rsidR="0040689B" w:rsidRPr="00380ABA" w:rsidDel="00754881" w:rsidRDefault="0040689B" w:rsidP="0040689B">
            <w:pPr>
              <w:jc w:val="left"/>
              <w:rPr>
                <w:del w:id="8345" w:author="XuanWen Chen" w:date="2019-01-02T08:00:00Z"/>
                <w:rFonts w:hAnsi="宋体"/>
              </w:rPr>
            </w:pPr>
          </w:p>
        </w:tc>
      </w:tr>
      <w:tr w:rsidR="0040689B" w:rsidRPr="00380ABA" w:rsidDel="00754881" w14:paraId="32A70477" w14:textId="280DE104" w:rsidTr="0040689B">
        <w:trPr>
          <w:del w:id="8346" w:author="XuanWen Chen" w:date="2019-01-02T08:00:00Z"/>
        </w:trPr>
        <w:tc>
          <w:tcPr>
            <w:tcW w:w="1656" w:type="dxa"/>
          </w:tcPr>
          <w:p w14:paraId="6656B313" w14:textId="678B62F4" w:rsidR="0040689B" w:rsidRPr="008035F1" w:rsidDel="00754881" w:rsidRDefault="0040689B" w:rsidP="0040689B">
            <w:pPr>
              <w:rPr>
                <w:del w:id="8347" w:author="XuanWen Chen" w:date="2019-01-02T08:00:00Z"/>
                <w:rFonts w:hAnsi="宋体"/>
              </w:rPr>
            </w:pPr>
            <w:del w:id="8348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2720DC0F" w14:textId="69602239" w:rsidR="0040689B" w:rsidRPr="00380ABA" w:rsidDel="00754881" w:rsidRDefault="0040689B" w:rsidP="0040689B">
            <w:pPr>
              <w:jc w:val="left"/>
              <w:rPr>
                <w:del w:id="8349" w:author="XuanWen Chen" w:date="2019-01-02T08:00:00Z"/>
                <w:rFonts w:hAnsi="宋体"/>
              </w:rPr>
            </w:pPr>
          </w:p>
        </w:tc>
      </w:tr>
      <w:tr w:rsidR="0040689B" w:rsidDel="00754881" w14:paraId="2327250E" w14:textId="30EC6594" w:rsidTr="0040689B">
        <w:trPr>
          <w:del w:id="8350" w:author="XuanWen Chen" w:date="2019-01-02T08:00:00Z"/>
        </w:trPr>
        <w:tc>
          <w:tcPr>
            <w:tcW w:w="1656" w:type="dxa"/>
          </w:tcPr>
          <w:p w14:paraId="4C631AFA" w14:textId="7B46CA7F" w:rsidR="0040689B" w:rsidDel="00754881" w:rsidRDefault="0040689B" w:rsidP="0040689B">
            <w:pPr>
              <w:rPr>
                <w:del w:id="8351" w:author="XuanWen Chen" w:date="2019-01-02T08:00:00Z"/>
              </w:rPr>
            </w:pPr>
            <w:del w:id="8352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110EC92E" w14:textId="65D3719B" w:rsidR="0040689B" w:rsidDel="00754881" w:rsidRDefault="0040689B" w:rsidP="0040689B">
            <w:pPr>
              <w:rPr>
                <w:del w:id="8353" w:author="XuanWen Chen" w:date="2019-01-02T08:00:00Z"/>
              </w:rPr>
            </w:pPr>
          </w:p>
          <w:p w14:paraId="7F48B3D0" w14:textId="7BBA30BB" w:rsidR="0040689B" w:rsidDel="00754881" w:rsidRDefault="0040689B" w:rsidP="0040689B">
            <w:pPr>
              <w:rPr>
                <w:del w:id="8354" w:author="XuanWen Chen" w:date="2019-01-02T08:00:00Z"/>
              </w:rPr>
            </w:pPr>
          </w:p>
        </w:tc>
      </w:tr>
    </w:tbl>
    <w:p w14:paraId="2FC5528B" w14:textId="1BD7AFA4" w:rsidR="0040689B" w:rsidDel="00754881" w:rsidRDefault="00720356" w:rsidP="00720356">
      <w:pPr>
        <w:pStyle w:val="4"/>
        <w:rPr>
          <w:del w:id="8355" w:author="XuanWen Chen" w:date="2019-01-02T08:00:00Z"/>
        </w:rPr>
      </w:pPr>
      <w:bookmarkStart w:id="8356" w:name="_Toc533621429"/>
      <w:del w:id="8357" w:author="XuanWen Chen" w:date="2019-01-02T08:00:00Z">
        <w:r w:rsidDel="00754881">
          <w:rPr>
            <w:rFonts w:hint="eastAsia"/>
          </w:rPr>
          <w:delText>用户更换密码</w:delText>
        </w:r>
        <w:bookmarkEnd w:id="8356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7647A82F" w14:textId="0F28FDC2" w:rsidTr="0040689B">
        <w:trPr>
          <w:del w:id="8358" w:author="XuanWen Chen" w:date="2019-01-02T08:00:00Z"/>
        </w:trPr>
        <w:tc>
          <w:tcPr>
            <w:tcW w:w="1656" w:type="dxa"/>
          </w:tcPr>
          <w:p w14:paraId="3FFC6AC6" w14:textId="6B03D582" w:rsidR="0040689B" w:rsidDel="00754881" w:rsidRDefault="0040689B" w:rsidP="0040689B">
            <w:pPr>
              <w:rPr>
                <w:del w:id="8359" w:author="XuanWen Chen" w:date="2019-01-02T08:00:00Z"/>
              </w:rPr>
            </w:pPr>
            <w:del w:id="836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51990452" w14:textId="54710711" w:rsidR="0040689B" w:rsidRPr="008035F1" w:rsidDel="00754881" w:rsidRDefault="0040689B" w:rsidP="0040689B">
            <w:pPr>
              <w:jc w:val="left"/>
              <w:rPr>
                <w:del w:id="8361" w:author="XuanWen Chen" w:date="2019-01-02T08:00:00Z"/>
                <w:rFonts w:hAnsi="宋体"/>
                <w:b/>
              </w:rPr>
            </w:pPr>
            <w:del w:id="8362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10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用户更换密码</w:delText>
              </w:r>
            </w:del>
          </w:p>
        </w:tc>
      </w:tr>
      <w:tr w:rsidR="0040689B" w:rsidRPr="008035F1" w:rsidDel="00754881" w14:paraId="64FFA3A8" w14:textId="19AF2B3D" w:rsidTr="0040689B">
        <w:trPr>
          <w:del w:id="8363" w:author="XuanWen Chen" w:date="2019-01-02T08:00:00Z"/>
        </w:trPr>
        <w:tc>
          <w:tcPr>
            <w:tcW w:w="1656" w:type="dxa"/>
          </w:tcPr>
          <w:p w14:paraId="360C1094" w14:textId="17A80E6E" w:rsidR="0040689B" w:rsidDel="00754881" w:rsidRDefault="0040689B" w:rsidP="0040689B">
            <w:pPr>
              <w:rPr>
                <w:del w:id="8364" w:author="XuanWen Chen" w:date="2019-01-02T08:00:00Z"/>
              </w:rPr>
            </w:pPr>
            <w:del w:id="8365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07E4E133" w14:textId="6308B3B1" w:rsidR="0040689B" w:rsidRPr="008035F1" w:rsidDel="00754881" w:rsidRDefault="0040689B" w:rsidP="0040689B">
            <w:pPr>
              <w:jc w:val="left"/>
              <w:rPr>
                <w:del w:id="8366" w:author="XuanWen Chen" w:date="2019-01-02T08:00:00Z"/>
                <w:rFonts w:hAnsi="宋体"/>
              </w:rPr>
            </w:pPr>
            <w:del w:id="8367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72A0166D" w14:textId="0D816BE6" w:rsidR="0040689B" w:rsidRPr="008035F1" w:rsidDel="00754881" w:rsidRDefault="0040689B" w:rsidP="0040689B">
            <w:pPr>
              <w:jc w:val="left"/>
              <w:rPr>
                <w:del w:id="8368" w:author="XuanWen Chen" w:date="2019-01-02T08:00:00Z"/>
                <w:rFonts w:hAnsi="宋体"/>
              </w:rPr>
            </w:pPr>
            <w:del w:id="8369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02893695" w14:textId="7CBA7F36" w:rsidR="0040689B" w:rsidRPr="008035F1" w:rsidDel="00754881" w:rsidRDefault="0040689B" w:rsidP="0040689B">
            <w:pPr>
              <w:jc w:val="left"/>
              <w:rPr>
                <w:del w:id="8370" w:author="XuanWen Chen" w:date="2019-01-02T08:00:00Z"/>
                <w:rFonts w:hAnsi="宋体"/>
              </w:rPr>
            </w:pPr>
            <w:del w:id="8371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20217C2F" w14:textId="16110070" w:rsidTr="0040689B">
        <w:trPr>
          <w:del w:id="8372" w:author="XuanWen Chen" w:date="2019-01-02T08:00:00Z"/>
        </w:trPr>
        <w:tc>
          <w:tcPr>
            <w:tcW w:w="1656" w:type="dxa"/>
          </w:tcPr>
          <w:p w14:paraId="3E364058" w14:textId="42519C5F" w:rsidR="0040689B" w:rsidDel="00754881" w:rsidRDefault="0040689B" w:rsidP="0040689B">
            <w:pPr>
              <w:rPr>
                <w:del w:id="8373" w:author="XuanWen Chen" w:date="2019-01-02T08:00:00Z"/>
              </w:rPr>
            </w:pPr>
            <w:del w:id="8374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424F586B" w14:textId="2CF0E556" w:rsidR="0040689B" w:rsidRPr="008035F1" w:rsidDel="00754881" w:rsidRDefault="0040689B" w:rsidP="0040689B">
            <w:pPr>
              <w:jc w:val="left"/>
              <w:rPr>
                <w:del w:id="8375" w:author="XuanWen Chen" w:date="2019-01-02T08:00:00Z"/>
                <w:rFonts w:hAnsi="宋体"/>
              </w:rPr>
            </w:pPr>
            <w:del w:id="8376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78FFE2A6" w14:textId="42F729F0" w:rsidR="0040689B" w:rsidRPr="008035F1" w:rsidDel="00754881" w:rsidRDefault="0040689B" w:rsidP="0040689B">
            <w:pPr>
              <w:jc w:val="left"/>
              <w:rPr>
                <w:del w:id="8377" w:author="XuanWen Chen" w:date="2019-01-02T08:00:00Z"/>
                <w:rFonts w:hAnsi="宋体"/>
              </w:rPr>
            </w:pPr>
            <w:del w:id="8378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0BA6FC16" w14:textId="60436F48" w:rsidR="0040689B" w:rsidRPr="008035F1" w:rsidDel="00754881" w:rsidRDefault="0040689B" w:rsidP="0040689B">
            <w:pPr>
              <w:jc w:val="left"/>
              <w:rPr>
                <w:del w:id="8379" w:author="XuanWen Chen" w:date="2019-01-02T08:00:00Z"/>
                <w:rFonts w:hAnsi="宋体"/>
              </w:rPr>
            </w:pPr>
            <w:del w:id="8380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1EE2CB95" w14:textId="031AD14B" w:rsidTr="0040689B">
        <w:trPr>
          <w:del w:id="8381" w:author="XuanWen Chen" w:date="2019-01-02T08:00:00Z"/>
        </w:trPr>
        <w:tc>
          <w:tcPr>
            <w:tcW w:w="1656" w:type="dxa"/>
          </w:tcPr>
          <w:p w14:paraId="3FA5E6A6" w14:textId="3969DC50" w:rsidR="0040689B" w:rsidDel="00754881" w:rsidRDefault="0040689B" w:rsidP="0040689B">
            <w:pPr>
              <w:rPr>
                <w:del w:id="8382" w:author="XuanWen Chen" w:date="2019-01-02T08:00:00Z"/>
              </w:rPr>
            </w:pPr>
            <w:del w:id="8383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5A8E4465" w14:textId="02188E61" w:rsidR="0040689B" w:rsidRPr="008035F1" w:rsidDel="00754881" w:rsidRDefault="0040689B" w:rsidP="0040689B">
            <w:pPr>
              <w:jc w:val="left"/>
              <w:rPr>
                <w:del w:id="8384" w:author="XuanWen Chen" w:date="2019-01-02T08:00:00Z"/>
                <w:rFonts w:hAnsi="宋体"/>
              </w:rPr>
            </w:pPr>
            <w:del w:id="8385" w:author="XuanWen Chen" w:date="2019-01-02T08:00:00Z">
              <w:r w:rsidDel="00754881">
                <w:rPr>
                  <w:rFonts w:hAnsi="宋体" w:hint="eastAsia"/>
                </w:rPr>
                <w:delText>用户更换用户密码</w:delText>
              </w:r>
            </w:del>
          </w:p>
        </w:tc>
      </w:tr>
      <w:tr w:rsidR="0040689B" w:rsidRPr="008035F1" w:rsidDel="00754881" w14:paraId="113A079C" w14:textId="375CAA95" w:rsidTr="0040689B">
        <w:trPr>
          <w:del w:id="8386" w:author="XuanWen Chen" w:date="2019-01-02T08:00:00Z"/>
        </w:trPr>
        <w:tc>
          <w:tcPr>
            <w:tcW w:w="1656" w:type="dxa"/>
          </w:tcPr>
          <w:p w14:paraId="7DA8D463" w14:textId="2DC454A2" w:rsidR="0040689B" w:rsidDel="00754881" w:rsidRDefault="0040689B" w:rsidP="0040689B">
            <w:pPr>
              <w:rPr>
                <w:del w:id="8387" w:author="XuanWen Chen" w:date="2019-01-02T08:00:00Z"/>
              </w:rPr>
            </w:pPr>
            <w:del w:id="8388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50E8E22F" w14:textId="07FE06EF" w:rsidR="0040689B" w:rsidRPr="001419CE" w:rsidDel="00754881" w:rsidRDefault="0040689B" w:rsidP="0040689B">
            <w:pPr>
              <w:jc w:val="left"/>
              <w:rPr>
                <w:del w:id="8389" w:author="XuanWen Chen" w:date="2019-01-02T08:00:00Z"/>
                <w:rFonts w:hAnsi="宋体"/>
              </w:rPr>
            </w:pPr>
            <w:del w:id="8390" w:author="XuanWen Chen" w:date="2019-01-02T08:00:00Z">
              <w:r w:rsidDel="00754881">
                <w:rPr>
                  <w:rFonts w:hAnsi="宋体" w:hint="eastAsia"/>
                </w:rPr>
                <w:delText>用户需要更换用户密码</w:delText>
              </w:r>
            </w:del>
          </w:p>
        </w:tc>
      </w:tr>
      <w:tr w:rsidR="0040689B" w:rsidDel="00754881" w14:paraId="0CE85DC5" w14:textId="5503AC61" w:rsidTr="0040689B">
        <w:trPr>
          <w:del w:id="8391" w:author="XuanWen Chen" w:date="2019-01-02T08:00:00Z"/>
        </w:trPr>
        <w:tc>
          <w:tcPr>
            <w:tcW w:w="1656" w:type="dxa"/>
          </w:tcPr>
          <w:p w14:paraId="7A4299AD" w14:textId="675DC997" w:rsidR="0040689B" w:rsidDel="00754881" w:rsidRDefault="0040689B" w:rsidP="0040689B">
            <w:pPr>
              <w:rPr>
                <w:del w:id="8392" w:author="XuanWen Chen" w:date="2019-01-02T08:00:00Z"/>
              </w:rPr>
            </w:pPr>
            <w:del w:id="8393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680E6FEA" w14:textId="63FF5242" w:rsidR="0040689B" w:rsidDel="00754881" w:rsidRDefault="0040689B" w:rsidP="0040689B">
            <w:pPr>
              <w:rPr>
                <w:del w:id="8394" w:author="XuanWen Chen" w:date="2019-01-02T08:00:00Z"/>
              </w:rPr>
            </w:pPr>
            <w:del w:id="8395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</w:tc>
      </w:tr>
      <w:tr w:rsidR="0040689B" w:rsidDel="00754881" w14:paraId="29E06F38" w14:textId="61857306" w:rsidTr="0040689B">
        <w:trPr>
          <w:del w:id="8396" w:author="XuanWen Chen" w:date="2019-01-02T08:00:00Z"/>
        </w:trPr>
        <w:tc>
          <w:tcPr>
            <w:tcW w:w="1656" w:type="dxa"/>
          </w:tcPr>
          <w:p w14:paraId="49620869" w14:textId="5108579D" w:rsidR="0040689B" w:rsidDel="00754881" w:rsidRDefault="0040689B" w:rsidP="0040689B">
            <w:pPr>
              <w:rPr>
                <w:del w:id="8397" w:author="XuanWen Chen" w:date="2019-01-02T08:00:00Z"/>
              </w:rPr>
            </w:pPr>
            <w:del w:id="8398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50E986AD" w14:textId="12A86709" w:rsidR="0040689B" w:rsidDel="00754881" w:rsidRDefault="0040689B" w:rsidP="0040689B">
            <w:pPr>
              <w:rPr>
                <w:del w:id="8399" w:author="XuanWen Chen" w:date="2019-01-02T08:00:00Z"/>
              </w:rPr>
            </w:pPr>
            <w:del w:id="840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OSST-1:</w:delText>
              </w:r>
              <w:r w:rsidDel="00754881">
                <w:rPr>
                  <w:rFonts w:hint="eastAsia"/>
                </w:rPr>
                <w:delText>向邮箱发送密码更改成功的邮件</w:delText>
              </w:r>
            </w:del>
          </w:p>
        </w:tc>
      </w:tr>
      <w:tr w:rsidR="0040689B" w:rsidRPr="00380ABA" w:rsidDel="00754881" w14:paraId="1F767A8D" w14:textId="4875BD89" w:rsidTr="0040689B">
        <w:trPr>
          <w:del w:id="8401" w:author="XuanWen Chen" w:date="2019-01-02T08:00:00Z"/>
        </w:trPr>
        <w:tc>
          <w:tcPr>
            <w:tcW w:w="1656" w:type="dxa"/>
          </w:tcPr>
          <w:p w14:paraId="22177F0D" w14:textId="603485BA" w:rsidR="0040689B" w:rsidDel="00754881" w:rsidRDefault="0040689B" w:rsidP="0040689B">
            <w:pPr>
              <w:rPr>
                <w:del w:id="8402" w:author="XuanWen Chen" w:date="2019-01-02T08:00:00Z"/>
              </w:rPr>
            </w:pPr>
            <w:del w:id="840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7A71E90A" w14:textId="4346A02B" w:rsidR="0040689B" w:rsidRPr="006A53DF" w:rsidDel="00754881" w:rsidRDefault="0040689B" w:rsidP="0040689B">
            <w:pPr>
              <w:jc w:val="left"/>
              <w:rPr>
                <w:del w:id="8404" w:author="XuanWen Chen" w:date="2019-01-02T08:00:00Z"/>
                <w:rFonts w:hAnsi="宋体"/>
              </w:rPr>
            </w:pPr>
            <w:del w:id="8405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  <w:p w14:paraId="7F06243B" w14:textId="33C0E2FD" w:rsidR="0040689B" w:rsidDel="00754881" w:rsidRDefault="0040689B" w:rsidP="0040689B">
            <w:pPr>
              <w:jc w:val="left"/>
              <w:rPr>
                <w:del w:id="8406" w:author="XuanWen Chen" w:date="2019-01-02T08:00:00Z"/>
                <w:rFonts w:hAnsi="宋体"/>
              </w:rPr>
            </w:pPr>
            <w:del w:id="8407" w:author="XuanWen Chen" w:date="2019-01-02T08:00:00Z">
              <w:r w:rsidDel="00754881">
                <w:rPr>
                  <w:rFonts w:hAnsi="宋体" w:hint="eastAsia"/>
                </w:rPr>
                <w:delText>2.点击更换密码</w:delText>
              </w:r>
            </w:del>
          </w:p>
          <w:p w14:paraId="29A8F886" w14:textId="30334DEA" w:rsidR="0040689B" w:rsidDel="00754881" w:rsidRDefault="0040689B" w:rsidP="0040689B">
            <w:pPr>
              <w:jc w:val="left"/>
              <w:rPr>
                <w:del w:id="8408" w:author="XuanWen Chen" w:date="2019-01-02T08:00:00Z"/>
                <w:rFonts w:hAnsi="宋体"/>
              </w:rPr>
            </w:pPr>
            <w:del w:id="8409" w:author="XuanWen Chen" w:date="2019-01-02T08:00:00Z">
              <w:r w:rsidDel="00754881">
                <w:rPr>
                  <w:rFonts w:hAnsi="宋体" w:hint="eastAsia"/>
                </w:rPr>
                <w:delText>3．输入新的密码。</w:delText>
              </w:r>
            </w:del>
          </w:p>
          <w:p w14:paraId="525307B7" w14:textId="11FC94B0" w:rsidR="0040689B" w:rsidDel="00754881" w:rsidRDefault="0040689B" w:rsidP="0040689B">
            <w:pPr>
              <w:jc w:val="left"/>
              <w:rPr>
                <w:del w:id="8410" w:author="XuanWen Chen" w:date="2019-01-02T08:00:00Z"/>
                <w:rFonts w:hAnsi="宋体"/>
              </w:rPr>
            </w:pPr>
            <w:del w:id="8411" w:author="XuanWen Chen" w:date="2019-01-02T08:00:00Z">
              <w:r w:rsidDel="00754881">
                <w:rPr>
                  <w:rFonts w:hAnsi="宋体" w:hint="eastAsia"/>
                </w:rPr>
                <w:delText>4．再次输入新的密码。</w:delText>
              </w:r>
            </w:del>
          </w:p>
          <w:p w14:paraId="565BEBEB" w14:textId="21E0CF19" w:rsidR="0040689B" w:rsidRPr="001419CE" w:rsidDel="00754881" w:rsidRDefault="0040689B" w:rsidP="0040689B">
            <w:pPr>
              <w:jc w:val="left"/>
              <w:rPr>
                <w:del w:id="8412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6CCD8A3" w14:textId="486A3786" w:rsidTr="0040689B">
        <w:trPr>
          <w:del w:id="8413" w:author="XuanWen Chen" w:date="2019-01-02T08:00:00Z"/>
        </w:trPr>
        <w:tc>
          <w:tcPr>
            <w:tcW w:w="1656" w:type="dxa"/>
          </w:tcPr>
          <w:p w14:paraId="1F484772" w14:textId="3E237A2A" w:rsidR="0040689B" w:rsidRPr="008035F1" w:rsidDel="00754881" w:rsidRDefault="0040689B" w:rsidP="0040689B">
            <w:pPr>
              <w:rPr>
                <w:del w:id="8414" w:author="XuanWen Chen" w:date="2019-01-02T08:00:00Z"/>
                <w:rFonts w:hAnsi="宋体"/>
              </w:rPr>
            </w:pPr>
            <w:del w:id="8415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32E99A2F" w14:textId="72127047" w:rsidR="0040689B" w:rsidRPr="00380ABA" w:rsidDel="00754881" w:rsidRDefault="0040689B" w:rsidP="0040689B">
            <w:pPr>
              <w:jc w:val="left"/>
              <w:rPr>
                <w:del w:id="8416" w:author="XuanWen Chen" w:date="2019-01-02T08:00:00Z"/>
                <w:rFonts w:hAnsi="宋体"/>
              </w:rPr>
            </w:pPr>
          </w:p>
        </w:tc>
      </w:tr>
      <w:tr w:rsidR="0040689B" w:rsidRPr="00380ABA" w:rsidDel="00754881" w14:paraId="26CD72D6" w14:textId="00E4D3B4" w:rsidTr="0040689B">
        <w:trPr>
          <w:del w:id="8417" w:author="XuanWen Chen" w:date="2019-01-02T08:00:00Z"/>
        </w:trPr>
        <w:tc>
          <w:tcPr>
            <w:tcW w:w="1656" w:type="dxa"/>
          </w:tcPr>
          <w:p w14:paraId="3B9FBDB5" w14:textId="27127482" w:rsidR="0040689B" w:rsidRPr="008035F1" w:rsidDel="00754881" w:rsidRDefault="0040689B" w:rsidP="0040689B">
            <w:pPr>
              <w:rPr>
                <w:del w:id="8418" w:author="XuanWen Chen" w:date="2019-01-02T08:00:00Z"/>
                <w:rFonts w:hAnsi="宋体"/>
              </w:rPr>
            </w:pPr>
            <w:del w:id="8419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7A3D9015" w14:textId="0F88745D" w:rsidR="0040689B" w:rsidRPr="00CF51F8" w:rsidDel="00754881" w:rsidRDefault="0040689B" w:rsidP="0040689B">
            <w:pPr>
              <w:pStyle w:val="a9"/>
              <w:ind w:left="3360" w:firstLineChars="0" w:firstLine="0"/>
              <w:jc w:val="left"/>
              <w:rPr>
                <w:del w:id="8420" w:author="XuanWen Chen" w:date="2019-01-02T08:00:00Z"/>
                <w:rFonts w:hAnsi="宋体"/>
              </w:rPr>
            </w:pPr>
            <w:del w:id="8421" w:author="XuanWen Chen" w:date="2019-01-02T08:00:00Z"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：照片格式无法读取。</w:delText>
              </w:r>
            </w:del>
          </w:p>
        </w:tc>
      </w:tr>
      <w:tr w:rsidR="0040689B" w:rsidRPr="00380ABA" w:rsidDel="00754881" w14:paraId="2127D28B" w14:textId="006F2DA6" w:rsidTr="0040689B">
        <w:trPr>
          <w:del w:id="8422" w:author="XuanWen Chen" w:date="2019-01-02T08:00:00Z"/>
        </w:trPr>
        <w:tc>
          <w:tcPr>
            <w:tcW w:w="1656" w:type="dxa"/>
          </w:tcPr>
          <w:p w14:paraId="32BB434D" w14:textId="6C372154" w:rsidR="0040689B" w:rsidRPr="008035F1" w:rsidDel="00754881" w:rsidRDefault="0040689B" w:rsidP="0040689B">
            <w:pPr>
              <w:rPr>
                <w:del w:id="8423" w:author="XuanWen Chen" w:date="2019-01-02T08:00:00Z"/>
                <w:rFonts w:hAnsi="宋体"/>
              </w:rPr>
            </w:pPr>
            <w:del w:id="8424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5511A65B" w14:textId="072A64F1" w:rsidR="0040689B" w:rsidRPr="00380ABA" w:rsidDel="00754881" w:rsidRDefault="0040689B" w:rsidP="0040689B">
            <w:pPr>
              <w:jc w:val="left"/>
              <w:rPr>
                <w:del w:id="8425" w:author="XuanWen Chen" w:date="2019-01-02T08:00:00Z"/>
                <w:rFonts w:hAnsi="宋体"/>
              </w:rPr>
            </w:pPr>
            <w:del w:id="8426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6671D6C6" w14:textId="4339B800" w:rsidTr="0040689B">
        <w:trPr>
          <w:del w:id="8427" w:author="XuanWen Chen" w:date="2019-01-02T08:00:00Z"/>
        </w:trPr>
        <w:tc>
          <w:tcPr>
            <w:tcW w:w="1656" w:type="dxa"/>
          </w:tcPr>
          <w:p w14:paraId="0FC4DE0A" w14:textId="08495BCD" w:rsidR="0040689B" w:rsidRPr="008035F1" w:rsidDel="00754881" w:rsidRDefault="0040689B" w:rsidP="0040689B">
            <w:pPr>
              <w:rPr>
                <w:del w:id="8428" w:author="XuanWen Chen" w:date="2019-01-02T08:00:00Z"/>
                <w:rFonts w:hAnsi="宋体"/>
              </w:rPr>
            </w:pPr>
            <w:del w:id="8429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0E86DA50" w14:textId="7B4FE60F" w:rsidR="0040689B" w:rsidRPr="00380ABA" w:rsidDel="00754881" w:rsidRDefault="0040689B" w:rsidP="0040689B">
            <w:pPr>
              <w:jc w:val="left"/>
              <w:rPr>
                <w:del w:id="8430" w:author="XuanWen Chen" w:date="2019-01-02T08:00:00Z"/>
                <w:rFonts w:hAnsi="宋体"/>
              </w:rPr>
            </w:pPr>
            <w:del w:id="8431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79534875" w14:textId="74F882A0" w:rsidTr="0040689B">
        <w:trPr>
          <w:del w:id="8432" w:author="XuanWen Chen" w:date="2019-01-02T08:00:00Z"/>
        </w:trPr>
        <w:tc>
          <w:tcPr>
            <w:tcW w:w="1656" w:type="dxa"/>
          </w:tcPr>
          <w:p w14:paraId="38494E1C" w14:textId="01E171AE" w:rsidR="0040689B" w:rsidRPr="008035F1" w:rsidDel="00754881" w:rsidRDefault="0040689B" w:rsidP="0040689B">
            <w:pPr>
              <w:rPr>
                <w:del w:id="8433" w:author="XuanWen Chen" w:date="2019-01-02T08:00:00Z"/>
                <w:rFonts w:hAnsi="宋体"/>
              </w:rPr>
            </w:pPr>
            <w:del w:id="8434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6F465C64" w14:textId="40D2E06D" w:rsidR="0040689B" w:rsidRPr="00380ABA" w:rsidDel="00754881" w:rsidRDefault="0040689B" w:rsidP="0040689B">
            <w:pPr>
              <w:jc w:val="left"/>
              <w:rPr>
                <w:del w:id="8435" w:author="XuanWen Chen" w:date="2019-01-02T08:00:00Z"/>
                <w:rFonts w:hAnsi="宋体"/>
              </w:rPr>
            </w:pPr>
          </w:p>
        </w:tc>
      </w:tr>
      <w:tr w:rsidR="0040689B" w:rsidRPr="00380ABA" w:rsidDel="00754881" w14:paraId="5143B93C" w14:textId="2A9B7EF1" w:rsidTr="0040689B">
        <w:trPr>
          <w:del w:id="8436" w:author="XuanWen Chen" w:date="2019-01-02T08:00:00Z"/>
        </w:trPr>
        <w:tc>
          <w:tcPr>
            <w:tcW w:w="1656" w:type="dxa"/>
          </w:tcPr>
          <w:p w14:paraId="0B0FB282" w14:textId="3DDC98F5" w:rsidR="0040689B" w:rsidRPr="008035F1" w:rsidDel="00754881" w:rsidRDefault="0040689B" w:rsidP="0040689B">
            <w:pPr>
              <w:rPr>
                <w:del w:id="8437" w:author="XuanWen Chen" w:date="2019-01-02T08:00:00Z"/>
                <w:rFonts w:hAnsi="宋体"/>
              </w:rPr>
            </w:pPr>
            <w:del w:id="8438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743FDE65" w14:textId="52E4B25D" w:rsidR="0040689B" w:rsidRPr="00380ABA" w:rsidDel="00754881" w:rsidRDefault="0040689B" w:rsidP="0040689B">
            <w:pPr>
              <w:jc w:val="left"/>
              <w:rPr>
                <w:del w:id="8439" w:author="XuanWen Chen" w:date="2019-01-02T08:00:00Z"/>
                <w:rFonts w:hAnsi="宋体"/>
              </w:rPr>
            </w:pPr>
          </w:p>
        </w:tc>
      </w:tr>
      <w:tr w:rsidR="0040689B" w:rsidDel="00754881" w14:paraId="62E840F0" w14:textId="6343D6DF" w:rsidTr="0040689B">
        <w:trPr>
          <w:del w:id="8440" w:author="XuanWen Chen" w:date="2019-01-02T08:00:00Z"/>
        </w:trPr>
        <w:tc>
          <w:tcPr>
            <w:tcW w:w="1656" w:type="dxa"/>
          </w:tcPr>
          <w:p w14:paraId="2E26060B" w14:textId="7E27EAFC" w:rsidR="0040689B" w:rsidDel="00754881" w:rsidRDefault="0040689B" w:rsidP="0040689B">
            <w:pPr>
              <w:rPr>
                <w:del w:id="8441" w:author="XuanWen Chen" w:date="2019-01-02T08:00:00Z"/>
              </w:rPr>
            </w:pPr>
            <w:del w:id="8442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03C2A645" w14:textId="5C6ECC57" w:rsidR="0040689B" w:rsidDel="00754881" w:rsidRDefault="0040689B" w:rsidP="0040689B">
            <w:pPr>
              <w:rPr>
                <w:del w:id="8443" w:author="XuanWen Chen" w:date="2019-01-02T08:00:00Z"/>
              </w:rPr>
            </w:pPr>
          </w:p>
          <w:p w14:paraId="5D716979" w14:textId="21A21D1E" w:rsidR="0040689B" w:rsidDel="00754881" w:rsidRDefault="0040689B" w:rsidP="0040689B">
            <w:pPr>
              <w:rPr>
                <w:del w:id="8444" w:author="XuanWen Chen" w:date="2019-01-02T08:00:00Z"/>
              </w:rPr>
            </w:pPr>
          </w:p>
        </w:tc>
      </w:tr>
    </w:tbl>
    <w:p w14:paraId="3D5BA693" w14:textId="314DCD4F" w:rsidR="0040689B" w:rsidDel="00754881" w:rsidRDefault="00720356" w:rsidP="00720356">
      <w:pPr>
        <w:pStyle w:val="4"/>
        <w:rPr>
          <w:del w:id="8445" w:author="XuanWen Chen" w:date="2019-01-02T08:00:00Z"/>
        </w:rPr>
      </w:pPr>
      <w:bookmarkStart w:id="8446" w:name="_Toc533621430"/>
      <w:del w:id="8447" w:author="XuanWen Chen" w:date="2019-01-02T08:00:00Z">
        <w:r w:rsidDel="00754881">
          <w:rPr>
            <w:rFonts w:hint="eastAsia"/>
          </w:rPr>
          <w:delText>用户更换昵称</w:delText>
        </w:r>
        <w:bookmarkEnd w:id="8446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0956FADE" w14:textId="2DA45912" w:rsidTr="0040689B">
        <w:trPr>
          <w:del w:id="8448" w:author="XuanWen Chen" w:date="2019-01-02T08:00:00Z"/>
        </w:trPr>
        <w:tc>
          <w:tcPr>
            <w:tcW w:w="1656" w:type="dxa"/>
          </w:tcPr>
          <w:p w14:paraId="0012298D" w14:textId="3AABF507" w:rsidR="0040689B" w:rsidDel="00754881" w:rsidRDefault="0040689B" w:rsidP="0040689B">
            <w:pPr>
              <w:rPr>
                <w:del w:id="8449" w:author="XuanWen Chen" w:date="2019-01-02T08:00:00Z"/>
              </w:rPr>
            </w:pPr>
            <w:del w:id="845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53D0B906" w14:textId="743EF0AF" w:rsidR="0040689B" w:rsidRPr="008035F1" w:rsidDel="00754881" w:rsidRDefault="0040689B" w:rsidP="0040689B">
            <w:pPr>
              <w:jc w:val="left"/>
              <w:rPr>
                <w:del w:id="8451" w:author="XuanWen Chen" w:date="2019-01-02T08:00:00Z"/>
                <w:rFonts w:hAnsi="宋体"/>
                <w:b/>
              </w:rPr>
            </w:pPr>
            <w:del w:id="8452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用户更换昵称</w:delText>
              </w:r>
            </w:del>
          </w:p>
        </w:tc>
      </w:tr>
      <w:tr w:rsidR="0040689B" w:rsidRPr="008035F1" w:rsidDel="00754881" w14:paraId="72B3F67E" w14:textId="0B29B480" w:rsidTr="0040689B">
        <w:trPr>
          <w:del w:id="8453" w:author="XuanWen Chen" w:date="2019-01-02T08:00:00Z"/>
        </w:trPr>
        <w:tc>
          <w:tcPr>
            <w:tcW w:w="1656" w:type="dxa"/>
          </w:tcPr>
          <w:p w14:paraId="68E2D609" w14:textId="4D264780" w:rsidR="0040689B" w:rsidDel="00754881" w:rsidRDefault="0040689B" w:rsidP="0040689B">
            <w:pPr>
              <w:rPr>
                <w:del w:id="8454" w:author="XuanWen Chen" w:date="2019-01-02T08:00:00Z"/>
              </w:rPr>
            </w:pPr>
            <w:del w:id="8455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613A0ABB" w14:textId="08621FE1" w:rsidR="0040689B" w:rsidRPr="008035F1" w:rsidDel="00754881" w:rsidRDefault="0040689B" w:rsidP="0040689B">
            <w:pPr>
              <w:jc w:val="left"/>
              <w:rPr>
                <w:del w:id="8456" w:author="XuanWen Chen" w:date="2019-01-02T08:00:00Z"/>
                <w:rFonts w:hAnsi="宋体"/>
              </w:rPr>
            </w:pPr>
            <w:del w:id="8457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0ABAA49E" w14:textId="0822AA3D" w:rsidR="0040689B" w:rsidRPr="008035F1" w:rsidDel="00754881" w:rsidRDefault="0040689B" w:rsidP="0040689B">
            <w:pPr>
              <w:jc w:val="left"/>
              <w:rPr>
                <w:del w:id="8458" w:author="XuanWen Chen" w:date="2019-01-02T08:00:00Z"/>
                <w:rFonts w:hAnsi="宋体"/>
              </w:rPr>
            </w:pPr>
            <w:del w:id="8459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3549FE77" w14:textId="06C69408" w:rsidR="0040689B" w:rsidRPr="008035F1" w:rsidDel="00754881" w:rsidRDefault="0040689B" w:rsidP="0040689B">
            <w:pPr>
              <w:jc w:val="left"/>
              <w:rPr>
                <w:del w:id="8460" w:author="XuanWen Chen" w:date="2019-01-02T08:00:00Z"/>
                <w:rFonts w:hAnsi="宋体"/>
              </w:rPr>
            </w:pPr>
            <w:del w:id="8461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2B54BFFC" w14:textId="353F8AB5" w:rsidTr="0040689B">
        <w:trPr>
          <w:del w:id="8462" w:author="XuanWen Chen" w:date="2019-01-02T08:00:00Z"/>
        </w:trPr>
        <w:tc>
          <w:tcPr>
            <w:tcW w:w="1656" w:type="dxa"/>
          </w:tcPr>
          <w:p w14:paraId="7D0422C0" w14:textId="0C958510" w:rsidR="0040689B" w:rsidDel="00754881" w:rsidRDefault="0040689B" w:rsidP="0040689B">
            <w:pPr>
              <w:rPr>
                <w:del w:id="8463" w:author="XuanWen Chen" w:date="2019-01-02T08:00:00Z"/>
              </w:rPr>
            </w:pPr>
            <w:del w:id="8464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22B61E02" w14:textId="2CF76986" w:rsidR="0040689B" w:rsidRPr="008035F1" w:rsidDel="00754881" w:rsidRDefault="0040689B" w:rsidP="0040689B">
            <w:pPr>
              <w:jc w:val="left"/>
              <w:rPr>
                <w:del w:id="8465" w:author="XuanWen Chen" w:date="2019-01-02T08:00:00Z"/>
                <w:rFonts w:hAnsi="宋体"/>
              </w:rPr>
            </w:pPr>
            <w:del w:id="8466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3FA9E8C0" w14:textId="222FA0AB" w:rsidR="0040689B" w:rsidRPr="008035F1" w:rsidDel="00754881" w:rsidRDefault="0040689B" w:rsidP="0040689B">
            <w:pPr>
              <w:jc w:val="left"/>
              <w:rPr>
                <w:del w:id="8467" w:author="XuanWen Chen" w:date="2019-01-02T08:00:00Z"/>
                <w:rFonts w:hAnsi="宋体"/>
              </w:rPr>
            </w:pPr>
            <w:del w:id="8468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7452E62A" w14:textId="0E10CAC4" w:rsidR="0040689B" w:rsidRPr="008035F1" w:rsidDel="00754881" w:rsidRDefault="0040689B" w:rsidP="0040689B">
            <w:pPr>
              <w:jc w:val="left"/>
              <w:rPr>
                <w:del w:id="8469" w:author="XuanWen Chen" w:date="2019-01-02T08:00:00Z"/>
                <w:rFonts w:hAnsi="宋体"/>
              </w:rPr>
            </w:pPr>
            <w:del w:id="8470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49E79001" w14:textId="647F9895" w:rsidTr="0040689B">
        <w:trPr>
          <w:del w:id="8471" w:author="XuanWen Chen" w:date="2019-01-02T08:00:00Z"/>
        </w:trPr>
        <w:tc>
          <w:tcPr>
            <w:tcW w:w="1656" w:type="dxa"/>
          </w:tcPr>
          <w:p w14:paraId="6D560195" w14:textId="167B3B59" w:rsidR="0040689B" w:rsidDel="00754881" w:rsidRDefault="0040689B" w:rsidP="0040689B">
            <w:pPr>
              <w:rPr>
                <w:del w:id="8472" w:author="XuanWen Chen" w:date="2019-01-02T08:00:00Z"/>
              </w:rPr>
            </w:pPr>
            <w:del w:id="8473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1787A592" w14:textId="7A8BE93C" w:rsidR="0040689B" w:rsidRPr="008035F1" w:rsidDel="00754881" w:rsidRDefault="0040689B" w:rsidP="0040689B">
            <w:pPr>
              <w:jc w:val="left"/>
              <w:rPr>
                <w:del w:id="8474" w:author="XuanWen Chen" w:date="2019-01-02T08:00:00Z"/>
                <w:rFonts w:hAnsi="宋体"/>
              </w:rPr>
            </w:pPr>
            <w:del w:id="8475" w:author="XuanWen Chen" w:date="2019-01-02T08:00:00Z">
              <w:r w:rsidDel="00754881">
                <w:rPr>
                  <w:rFonts w:hAnsi="宋体" w:hint="eastAsia"/>
                </w:rPr>
                <w:delText>用户更换用户昵称</w:delText>
              </w:r>
            </w:del>
          </w:p>
        </w:tc>
      </w:tr>
      <w:tr w:rsidR="0040689B" w:rsidRPr="008035F1" w:rsidDel="00754881" w14:paraId="3189D391" w14:textId="1DB38803" w:rsidTr="0040689B">
        <w:trPr>
          <w:del w:id="8476" w:author="XuanWen Chen" w:date="2019-01-02T08:00:00Z"/>
        </w:trPr>
        <w:tc>
          <w:tcPr>
            <w:tcW w:w="1656" w:type="dxa"/>
          </w:tcPr>
          <w:p w14:paraId="538C5885" w14:textId="36270913" w:rsidR="0040689B" w:rsidDel="00754881" w:rsidRDefault="0040689B" w:rsidP="0040689B">
            <w:pPr>
              <w:rPr>
                <w:del w:id="8477" w:author="XuanWen Chen" w:date="2019-01-02T08:00:00Z"/>
              </w:rPr>
            </w:pPr>
            <w:del w:id="8478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4A2CBE35" w14:textId="4DC87168" w:rsidR="0040689B" w:rsidRPr="001419CE" w:rsidDel="00754881" w:rsidRDefault="0040689B" w:rsidP="0040689B">
            <w:pPr>
              <w:jc w:val="left"/>
              <w:rPr>
                <w:del w:id="8479" w:author="XuanWen Chen" w:date="2019-01-02T08:00:00Z"/>
                <w:rFonts w:hAnsi="宋体"/>
              </w:rPr>
            </w:pPr>
            <w:del w:id="8480" w:author="XuanWen Chen" w:date="2019-01-02T08:00:00Z">
              <w:r w:rsidDel="00754881">
                <w:rPr>
                  <w:rFonts w:hAnsi="宋体" w:hint="eastAsia"/>
                </w:rPr>
                <w:delText>用户需要更换用户昵称</w:delText>
              </w:r>
            </w:del>
          </w:p>
        </w:tc>
      </w:tr>
      <w:tr w:rsidR="0040689B" w:rsidDel="00754881" w14:paraId="5CD767C2" w14:textId="04ED23C4" w:rsidTr="0040689B">
        <w:trPr>
          <w:del w:id="8481" w:author="XuanWen Chen" w:date="2019-01-02T08:00:00Z"/>
        </w:trPr>
        <w:tc>
          <w:tcPr>
            <w:tcW w:w="1656" w:type="dxa"/>
          </w:tcPr>
          <w:p w14:paraId="0F863320" w14:textId="3A32A818" w:rsidR="0040689B" w:rsidDel="00754881" w:rsidRDefault="0040689B" w:rsidP="0040689B">
            <w:pPr>
              <w:rPr>
                <w:del w:id="8482" w:author="XuanWen Chen" w:date="2019-01-02T08:00:00Z"/>
              </w:rPr>
            </w:pPr>
            <w:del w:id="8483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2A64171C" w14:textId="6E887B3F" w:rsidR="0040689B" w:rsidDel="00754881" w:rsidRDefault="0040689B" w:rsidP="0040689B">
            <w:pPr>
              <w:rPr>
                <w:del w:id="8484" w:author="XuanWen Chen" w:date="2019-01-02T08:00:00Z"/>
              </w:rPr>
            </w:pPr>
            <w:del w:id="8485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</w:tc>
      </w:tr>
      <w:tr w:rsidR="0040689B" w:rsidDel="00754881" w14:paraId="1B50B8B0" w14:textId="06CB0187" w:rsidTr="0040689B">
        <w:trPr>
          <w:del w:id="8486" w:author="XuanWen Chen" w:date="2019-01-02T08:00:00Z"/>
        </w:trPr>
        <w:tc>
          <w:tcPr>
            <w:tcW w:w="1656" w:type="dxa"/>
          </w:tcPr>
          <w:p w14:paraId="4EB46E78" w14:textId="4456FE93" w:rsidR="0040689B" w:rsidDel="00754881" w:rsidRDefault="0040689B" w:rsidP="0040689B">
            <w:pPr>
              <w:rPr>
                <w:del w:id="8487" w:author="XuanWen Chen" w:date="2019-01-02T08:00:00Z"/>
              </w:rPr>
            </w:pPr>
            <w:del w:id="8488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7AFEC822" w14:textId="5FF9A20F" w:rsidR="0040689B" w:rsidDel="00754881" w:rsidRDefault="0040689B" w:rsidP="0040689B">
            <w:pPr>
              <w:rPr>
                <w:del w:id="8489" w:author="XuanWen Chen" w:date="2019-01-02T08:00:00Z"/>
              </w:rPr>
            </w:pPr>
            <w:del w:id="849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OST-1:</w:delText>
              </w:r>
              <w:r w:rsidDel="00754881">
                <w:rPr>
                  <w:rFonts w:hint="eastAsia"/>
                </w:rPr>
                <w:delText>用户昵称更新</w:delText>
              </w:r>
            </w:del>
          </w:p>
        </w:tc>
      </w:tr>
      <w:tr w:rsidR="0040689B" w:rsidRPr="00380ABA" w:rsidDel="00754881" w14:paraId="78A9E823" w14:textId="06E985DD" w:rsidTr="0040689B">
        <w:trPr>
          <w:del w:id="8491" w:author="XuanWen Chen" w:date="2019-01-02T08:00:00Z"/>
        </w:trPr>
        <w:tc>
          <w:tcPr>
            <w:tcW w:w="1656" w:type="dxa"/>
          </w:tcPr>
          <w:p w14:paraId="02CA06FE" w14:textId="4F43CB33" w:rsidR="0040689B" w:rsidDel="00754881" w:rsidRDefault="0040689B" w:rsidP="0040689B">
            <w:pPr>
              <w:rPr>
                <w:del w:id="8492" w:author="XuanWen Chen" w:date="2019-01-02T08:00:00Z"/>
              </w:rPr>
            </w:pPr>
            <w:del w:id="849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1B7AE397" w14:textId="722C67B0" w:rsidR="0040689B" w:rsidRPr="006A53DF" w:rsidDel="00754881" w:rsidRDefault="0040689B" w:rsidP="0040689B">
            <w:pPr>
              <w:jc w:val="left"/>
              <w:rPr>
                <w:del w:id="8494" w:author="XuanWen Chen" w:date="2019-01-02T08:00:00Z"/>
                <w:rFonts w:hAnsi="宋体"/>
              </w:rPr>
            </w:pPr>
            <w:del w:id="8495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  <w:p w14:paraId="5479DCDE" w14:textId="091E8961" w:rsidR="0040689B" w:rsidDel="00754881" w:rsidRDefault="0040689B" w:rsidP="0040689B">
            <w:pPr>
              <w:jc w:val="left"/>
              <w:rPr>
                <w:del w:id="8496" w:author="XuanWen Chen" w:date="2019-01-02T08:00:00Z"/>
                <w:rFonts w:hAnsi="宋体"/>
              </w:rPr>
            </w:pPr>
            <w:del w:id="8497" w:author="XuanWen Chen" w:date="2019-01-02T08:00:00Z">
              <w:r w:rsidDel="00754881">
                <w:rPr>
                  <w:rFonts w:hAnsi="宋体" w:hint="eastAsia"/>
                </w:rPr>
                <w:delText>2.点击更换昵称</w:delText>
              </w:r>
            </w:del>
          </w:p>
          <w:p w14:paraId="621B064A" w14:textId="0EDCAA69" w:rsidR="0040689B" w:rsidDel="00754881" w:rsidRDefault="0040689B" w:rsidP="0040689B">
            <w:pPr>
              <w:jc w:val="left"/>
              <w:rPr>
                <w:del w:id="8498" w:author="XuanWen Chen" w:date="2019-01-02T08:00:00Z"/>
                <w:rFonts w:hAnsi="宋体"/>
              </w:rPr>
            </w:pPr>
            <w:del w:id="8499" w:author="XuanWen Chen" w:date="2019-01-02T08:00:00Z">
              <w:r w:rsidDel="00754881">
                <w:rPr>
                  <w:rFonts w:hAnsi="宋体" w:hint="eastAsia"/>
                </w:rPr>
                <w:delText>3．输入新的用户昵称。</w:delText>
              </w:r>
            </w:del>
          </w:p>
          <w:p w14:paraId="41CD3653" w14:textId="78FFC305" w:rsidR="0040689B" w:rsidRPr="006A53DF" w:rsidDel="00754881" w:rsidRDefault="0040689B" w:rsidP="0040689B">
            <w:pPr>
              <w:jc w:val="left"/>
              <w:rPr>
                <w:del w:id="8500" w:author="XuanWen Chen" w:date="2019-01-02T08:00:00Z"/>
                <w:rFonts w:hAnsi="宋体"/>
              </w:rPr>
            </w:pPr>
            <w:del w:id="8501" w:author="XuanWen Chen" w:date="2019-01-02T08:00:00Z">
              <w:r w:rsidDel="00754881">
                <w:rPr>
                  <w:rFonts w:hAnsi="宋体" w:hint="eastAsia"/>
                </w:rPr>
                <w:delText>5． 点击确认</w:delText>
              </w:r>
            </w:del>
          </w:p>
        </w:tc>
      </w:tr>
      <w:tr w:rsidR="0040689B" w:rsidRPr="00380ABA" w:rsidDel="00754881" w14:paraId="13AFD3F8" w14:textId="34A395B0" w:rsidTr="0040689B">
        <w:trPr>
          <w:del w:id="8502" w:author="XuanWen Chen" w:date="2019-01-02T08:00:00Z"/>
        </w:trPr>
        <w:tc>
          <w:tcPr>
            <w:tcW w:w="1656" w:type="dxa"/>
          </w:tcPr>
          <w:p w14:paraId="293B8CB0" w14:textId="587ED794" w:rsidR="0040689B" w:rsidRPr="008035F1" w:rsidDel="00754881" w:rsidRDefault="0040689B" w:rsidP="0040689B">
            <w:pPr>
              <w:rPr>
                <w:del w:id="8503" w:author="XuanWen Chen" w:date="2019-01-02T08:00:00Z"/>
                <w:rFonts w:hAnsi="宋体"/>
              </w:rPr>
            </w:pPr>
            <w:del w:id="8504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6C910D15" w14:textId="15212C0C" w:rsidR="0040689B" w:rsidRPr="00380ABA" w:rsidDel="00754881" w:rsidRDefault="0040689B" w:rsidP="0040689B">
            <w:pPr>
              <w:jc w:val="left"/>
              <w:rPr>
                <w:del w:id="8505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2956424" w14:textId="29954BD4" w:rsidTr="0040689B">
        <w:trPr>
          <w:del w:id="8506" w:author="XuanWen Chen" w:date="2019-01-02T08:00:00Z"/>
        </w:trPr>
        <w:tc>
          <w:tcPr>
            <w:tcW w:w="1656" w:type="dxa"/>
          </w:tcPr>
          <w:p w14:paraId="5B6395F4" w14:textId="0C2C7A2E" w:rsidR="0040689B" w:rsidRPr="008035F1" w:rsidDel="00754881" w:rsidRDefault="0040689B" w:rsidP="0040689B">
            <w:pPr>
              <w:rPr>
                <w:del w:id="8507" w:author="XuanWen Chen" w:date="2019-01-02T08:00:00Z"/>
                <w:rFonts w:hAnsi="宋体"/>
              </w:rPr>
            </w:pPr>
            <w:del w:id="8508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167C88B6" w14:textId="123580A7" w:rsidR="0040689B" w:rsidRPr="00CF51F8" w:rsidDel="00754881" w:rsidRDefault="0040689B" w:rsidP="0040689B">
            <w:pPr>
              <w:pStyle w:val="a9"/>
              <w:ind w:left="3360" w:firstLineChars="0" w:firstLine="0"/>
              <w:jc w:val="left"/>
              <w:rPr>
                <w:del w:id="8509" w:author="XuanWen Chen" w:date="2019-01-02T08:00:00Z"/>
                <w:rFonts w:hAnsi="宋体"/>
              </w:rPr>
            </w:pPr>
            <w:del w:id="8510" w:author="XuanWen Chen" w:date="2019-01-02T08:00:00Z"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：昵称格式错误。</w:delText>
              </w:r>
            </w:del>
          </w:p>
        </w:tc>
      </w:tr>
      <w:tr w:rsidR="0040689B" w:rsidRPr="00380ABA" w:rsidDel="00754881" w14:paraId="57C18A89" w14:textId="1BA1A342" w:rsidTr="0040689B">
        <w:trPr>
          <w:del w:id="8511" w:author="XuanWen Chen" w:date="2019-01-02T08:00:00Z"/>
        </w:trPr>
        <w:tc>
          <w:tcPr>
            <w:tcW w:w="1656" w:type="dxa"/>
          </w:tcPr>
          <w:p w14:paraId="782F917E" w14:textId="6B71231E" w:rsidR="0040689B" w:rsidRPr="008035F1" w:rsidDel="00754881" w:rsidRDefault="0040689B" w:rsidP="0040689B">
            <w:pPr>
              <w:rPr>
                <w:del w:id="8512" w:author="XuanWen Chen" w:date="2019-01-02T08:00:00Z"/>
                <w:rFonts w:hAnsi="宋体"/>
              </w:rPr>
            </w:pPr>
            <w:del w:id="8513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53ED7580" w14:textId="08F434FE" w:rsidR="0040689B" w:rsidRPr="00380ABA" w:rsidDel="00754881" w:rsidRDefault="0040689B" w:rsidP="0040689B">
            <w:pPr>
              <w:jc w:val="left"/>
              <w:rPr>
                <w:del w:id="8514" w:author="XuanWen Chen" w:date="2019-01-02T08:00:00Z"/>
                <w:rFonts w:hAnsi="宋体"/>
              </w:rPr>
            </w:pPr>
            <w:del w:id="8515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3BBAE58B" w14:textId="75BD935E" w:rsidTr="0040689B">
        <w:trPr>
          <w:del w:id="8516" w:author="XuanWen Chen" w:date="2019-01-02T08:00:00Z"/>
        </w:trPr>
        <w:tc>
          <w:tcPr>
            <w:tcW w:w="1656" w:type="dxa"/>
          </w:tcPr>
          <w:p w14:paraId="36EC9E35" w14:textId="7059312E" w:rsidR="0040689B" w:rsidRPr="008035F1" w:rsidDel="00754881" w:rsidRDefault="0040689B" w:rsidP="0040689B">
            <w:pPr>
              <w:rPr>
                <w:del w:id="8517" w:author="XuanWen Chen" w:date="2019-01-02T08:00:00Z"/>
                <w:rFonts w:hAnsi="宋体"/>
              </w:rPr>
            </w:pPr>
            <w:del w:id="8518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2E7E3B6F" w14:textId="041A0850" w:rsidR="0040689B" w:rsidRPr="00380ABA" w:rsidDel="00754881" w:rsidRDefault="0040689B" w:rsidP="0040689B">
            <w:pPr>
              <w:jc w:val="left"/>
              <w:rPr>
                <w:del w:id="8519" w:author="XuanWen Chen" w:date="2019-01-02T08:00:00Z"/>
                <w:rFonts w:hAnsi="宋体"/>
              </w:rPr>
            </w:pPr>
            <w:del w:id="8520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5CCF2436" w14:textId="73A9BACA" w:rsidTr="0040689B">
        <w:trPr>
          <w:del w:id="8521" w:author="XuanWen Chen" w:date="2019-01-02T08:00:00Z"/>
        </w:trPr>
        <w:tc>
          <w:tcPr>
            <w:tcW w:w="1656" w:type="dxa"/>
          </w:tcPr>
          <w:p w14:paraId="0C04E5A2" w14:textId="094AA8D9" w:rsidR="0040689B" w:rsidRPr="008035F1" w:rsidDel="00754881" w:rsidRDefault="0040689B" w:rsidP="0040689B">
            <w:pPr>
              <w:rPr>
                <w:del w:id="8522" w:author="XuanWen Chen" w:date="2019-01-02T08:00:00Z"/>
                <w:rFonts w:hAnsi="宋体"/>
              </w:rPr>
            </w:pPr>
            <w:del w:id="8523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32EA2D0D" w14:textId="103C482E" w:rsidR="0040689B" w:rsidRPr="00380ABA" w:rsidDel="00754881" w:rsidRDefault="0040689B" w:rsidP="0040689B">
            <w:pPr>
              <w:jc w:val="left"/>
              <w:rPr>
                <w:del w:id="8524" w:author="XuanWen Chen" w:date="2019-01-02T08:00:00Z"/>
                <w:rFonts w:hAnsi="宋体"/>
              </w:rPr>
            </w:pPr>
          </w:p>
        </w:tc>
      </w:tr>
      <w:tr w:rsidR="0040689B" w:rsidRPr="00380ABA" w:rsidDel="00754881" w14:paraId="75E3D3C3" w14:textId="778DC719" w:rsidTr="0040689B">
        <w:trPr>
          <w:del w:id="8525" w:author="XuanWen Chen" w:date="2019-01-02T08:00:00Z"/>
        </w:trPr>
        <w:tc>
          <w:tcPr>
            <w:tcW w:w="1656" w:type="dxa"/>
          </w:tcPr>
          <w:p w14:paraId="11AD1951" w14:textId="49021A95" w:rsidR="0040689B" w:rsidRPr="008035F1" w:rsidDel="00754881" w:rsidRDefault="0040689B" w:rsidP="0040689B">
            <w:pPr>
              <w:rPr>
                <w:del w:id="8526" w:author="XuanWen Chen" w:date="2019-01-02T08:00:00Z"/>
                <w:rFonts w:hAnsi="宋体"/>
              </w:rPr>
            </w:pPr>
            <w:del w:id="8527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38B0E8E8" w14:textId="70C2ADAD" w:rsidR="0040689B" w:rsidRPr="00380ABA" w:rsidDel="00754881" w:rsidRDefault="0040689B" w:rsidP="0040689B">
            <w:pPr>
              <w:jc w:val="left"/>
              <w:rPr>
                <w:del w:id="8528" w:author="XuanWen Chen" w:date="2019-01-02T08:00:00Z"/>
                <w:rFonts w:hAnsi="宋体"/>
              </w:rPr>
            </w:pPr>
          </w:p>
        </w:tc>
      </w:tr>
      <w:tr w:rsidR="0040689B" w:rsidDel="00754881" w14:paraId="62B1F37E" w14:textId="1268AB4E" w:rsidTr="0040689B">
        <w:trPr>
          <w:del w:id="8529" w:author="XuanWen Chen" w:date="2019-01-02T08:00:00Z"/>
        </w:trPr>
        <w:tc>
          <w:tcPr>
            <w:tcW w:w="1656" w:type="dxa"/>
          </w:tcPr>
          <w:p w14:paraId="403FC49E" w14:textId="6BEC507E" w:rsidR="0040689B" w:rsidDel="00754881" w:rsidRDefault="0040689B" w:rsidP="0040689B">
            <w:pPr>
              <w:rPr>
                <w:del w:id="8530" w:author="XuanWen Chen" w:date="2019-01-02T08:00:00Z"/>
              </w:rPr>
            </w:pPr>
            <w:del w:id="8531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6966C713" w14:textId="63D8EE74" w:rsidR="0040689B" w:rsidDel="00754881" w:rsidRDefault="0040689B" w:rsidP="0040689B">
            <w:pPr>
              <w:rPr>
                <w:del w:id="8532" w:author="XuanWen Chen" w:date="2019-01-02T08:00:00Z"/>
              </w:rPr>
            </w:pPr>
          </w:p>
          <w:p w14:paraId="26F01066" w14:textId="1440BB93" w:rsidR="0040689B" w:rsidDel="00754881" w:rsidRDefault="0040689B" w:rsidP="0040689B">
            <w:pPr>
              <w:rPr>
                <w:del w:id="8533" w:author="XuanWen Chen" w:date="2019-01-02T08:00:00Z"/>
              </w:rPr>
            </w:pPr>
          </w:p>
        </w:tc>
      </w:tr>
    </w:tbl>
    <w:p w14:paraId="2A784EBB" w14:textId="6285E774" w:rsidR="00CE3A1E" w:rsidRPr="009961DA" w:rsidDel="00754881" w:rsidRDefault="00CE3A1E" w:rsidP="009961DA">
      <w:pPr>
        <w:rPr>
          <w:del w:id="8534" w:author="XuanWen Chen" w:date="2019-01-02T08:00:00Z"/>
          <w:color w:val="FF0000"/>
        </w:rPr>
      </w:pPr>
      <w:bookmarkStart w:id="8535" w:name="_Toc533621431"/>
      <w:del w:id="8536" w:author="XuanWen Chen" w:date="2019-01-02T08:00:00Z">
        <w:r w:rsidRPr="009961DA" w:rsidDel="00754881">
          <w:rPr>
            <w:rFonts w:hint="eastAsia"/>
            <w:color w:val="FF0000"/>
          </w:rPr>
          <w:delText>用户查找帖子</w:delText>
        </w:r>
      </w:del>
    </w:p>
    <w:p w14:paraId="638833DD" w14:textId="06B08267" w:rsidR="00CE3A1E" w:rsidDel="00754881" w:rsidRDefault="009961DA" w:rsidP="00CE3A1E">
      <w:pPr>
        <w:rPr>
          <w:del w:id="8537" w:author="XuanWen Chen" w:date="2019-01-02T08:00:00Z"/>
          <w:color w:val="FF0000"/>
        </w:rPr>
      </w:pPr>
      <w:del w:id="8538" w:author="XuanWen Chen" w:date="2019-01-02T08:00:00Z">
        <w:r w:rsidRPr="009961DA" w:rsidDel="00754881">
          <w:rPr>
            <w:rFonts w:hint="eastAsia"/>
            <w:color w:val="FF0000"/>
          </w:rPr>
          <w:delText>用户进入板块</w:delText>
        </w:r>
      </w:del>
    </w:p>
    <w:p w14:paraId="53215D08" w14:textId="349C6167" w:rsidR="009961DA" w:rsidDel="00754881" w:rsidRDefault="009961DA" w:rsidP="00CE3A1E">
      <w:pPr>
        <w:rPr>
          <w:del w:id="8539" w:author="XuanWen Chen" w:date="2019-01-02T08:00:00Z"/>
          <w:color w:val="FF0000"/>
        </w:rPr>
      </w:pPr>
      <w:del w:id="8540" w:author="XuanWen Chen" w:date="2019-01-02T08:00:00Z">
        <w:r w:rsidRPr="009961DA" w:rsidDel="00754881">
          <w:rPr>
            <w:rFonts w:hint="eastAsia"/>
            <w:color w:val="FF0000"/>
          </w:rPr>
          <w:delText>用户进入</w:delText>
        </w:r>
        <w:r w:rsidDel="00754881">
          <w:rPr>
            <w:rFonts w:hint="eastAsia"/>
            <w:color w:val="FF0000"/>
          </w:rPr>
          <w:delText>帖子</w:delText>
        </w:r>
      </w:del>
    </w:p>
    <w:p w14:paraId="4190546C" w14:textId="47D20C92" w:rsidR="009961DA" w:rsidDel="00754881" w:rsidRDefault="009961DA" w:rsidP="00CE3A1E">
      <w:pPr>
        <w:rPr>
          <w:del w:id="8541" w:author="XuanWen Chen" w:date="2019-01-02T08:00:00Z"/>
          <w:color w:val="FF0000"/>
        </w:rPr>
      </w:pPr>
      <w:del w:id="8542" w:author="XuanWen Chen" w:date="2019-01-02T08:00:00Z">
        <w:r w:rsidDel="00754881">
          <w:rPr>
            <w:rFonts w:hint="eastAsia"/>
            <w:color w:val="FF0000"/>
          </w:rPr>
          <w:delText>用户查找板块</w:delText>
        </w:r>
      </w:del>
    </w:p>
    <w:p w14:paraId="48F17925" w14:textId="3C13D603" w:rsidR="00B0254B" w:rsidDel="00754881" w:rsidRDefault="00B0254B" w:rsidP="00CE3A1E">
      <w:pPr>
        <w:rPr>
          <w:del w:id="8543" w:author="XuanWen Chen" w:date="2019-01-02T08:00:00Z"/>
          <w:color w:val="FF0000"/>
        </w:rPr>
      </w:pPr>
      <w:del w:id="8544" w:author="XuanWen Chen" w:date="2019-01-02T08:00:00Z">
        <w:r w:rsidDel="00754881">
          <w:rPr>
            <w:rFonts w:hint="eastAsia"/>
            <w:color w:val="FF0000"/>
          </w:rPr>
          <w:delText xml:space="preserve">帖子界面复制链接 </w:delText>
        </w:r>
      </w:del>
    </w:p>
    <w:p w14:paraId="6D14AEE5" w14:textId="6131D167" w:rsidR="00B0254B" w:rsidRPr="009961DA" w:rsidDel="00754881" w:rsidRDefault="00B0254B" w:rsidP="00CE3A1E">
      <w:pPr>
        <w:rPr>
          <w:del w:id="8545" w:author="XuanWen Chen" w:date="2019-01-02T08:00:00Z"/>
          <w:color w:val="FF0000"/>
        </w:rPr>
      </w:pPr>
      <w:del w:id="8546" w:author="XuanWen Chen" w:date="2019-01-02T08:00:00Z">
        <w:r w:rsidDel="00754881">
          <w:rPr>
            <w:rFonts w:hint="eastAsia"/>
            <w:color w:val="FF0000"/>
          </w:rPr>
          <w:delText>帖子界面关注本帖</w:delText>
        </w:r>
      </w:del>
    </w:p>
    <w:p w14:paraId="57EDA2CC" w14:textId="7CAEDF62" w:rsidR="0040689B" w:rsidDel="00754881" w:rsidRDefault="00720356" w:rsidP="00720356">
      <w:pPr>
        <w:pStyle w:val="4"/>
        <w:rPr>
          <w:del w:id="8547" w:author="XuanWen Chen" w:date="2019-01-02T08:00:00Z"/>
        </w:rPr>
      </w:pPr>
      <w:del w:id="8548" w:author="XuanWen Chen" w:date="2019-01-02T08:00:00Z">
        <w:r w:rsidDel="00754881">
          <w:rPr>
            <w:rFonts w:hint="eastAsia"/>
          </w:rPr>
          <w:delText>用户发帖子</w:delText>
        </w:r>
        <w:bookmarkEnd w:id="8535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6A521642" w14:textId="6803F5CB" w:rsidTr="0040689B">
        <w:trPr>
          <w:del w:id="8549" w:author="XuanWen Chen" w:date="2019-01-02T08:00:00Z"/>
        </w:trPr>
        <w:tc>
          <w:tcPr>
            <w:tcW w:w="1656" w:type="dxa"/>
          </w:tcPr>
          <w:p w14:paraId="528B63B2" w14:textId="49F0A248" w:rsidR="0040689B" w:rsidDel="00754881" w:rsidRDefault="0040689B" w:rsidP="0040689B">
            <w:pPr>
              <w:rPr>
                <w:del w:id="8550" w:author="XuanWen Chen" w:date="2019-01-02T08:00:00Z"/>
              </w:rPr>
            </w:pPr>
            <w:del w:id="8551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487C799B" w14:textId="162D6EE5" w:rsidR="0040689B" w:rsidRPr="008035F1" w:rsidDel="00754881" w:rsidRDefault="0040689B" w:rsidP="0040689B">
            <w:pPr>
              <w:jc w:val="left"/>
              <w:rPr>
                <w:del w:id="8552" w:author="XuanWen Chen" w:date="2019-01-02T08:00:00Z"/>
                <w:rFonts w:hAnsi="宋体"/>
                <w:b/>
              </w:rPr>
            </w:pPr>
            <w:del w:id="8553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用户发帖子</w:delText>
              </w:r>
            </w:del>
          </w:p>
        </w:tc>
      </w:tr>
      <w:tr w:rsidR="0040689B" w:rsidRPr="008035F1" w:rsidDel="00754881" w14:paraId="65C211CF" w14:textId="69C026F6" w:rsidTr="0040689B">
        <w:trPr>
          <w:del w:id="8554" w:author="XuanWen Chen" w:date="2019-01-02T08:00:00Z"/>
        </w:trPr>
        <w:tc>
          <w:tcPr>
            <w:tcW w:w="1656" w:type="dxa"/>
          </w:tcPr>
          <w:p w14:paraId="6A2CD1D8" w14:textId="4DB8B93E" w:rsidR="0040689B" w:rsidDel="00754881" w:rsidRDefault="0040689B" w:rsidP="0040689B">
            <w:pPr>
              <w:rPr>
                <w:del w:id="8555" w:author="XuanWen Chen" w:date="2019-01-02T08:00:00Z"/>
              </w:rPr>
            </w:pPr>
            <w:del w:id="8556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547B2C93" w14:textId="29781252" w:rsidR="0040689B" w:rsidRPr="008035F1" w:rsidDel="00754881" w:rsidRDefault="0040689B" w:rsidP="0040689B">
            <w:pPr>
              <w:jc w:val="left"/>
              <w:rPr>
                <w:del w:id="8557" w:author="XuanWen Chen" w:date="2019-01-02T08:00:00Z"/>
                <w:rFonts w:hAnsi="宋体"/>
              </w:rPr>
            </w:pPr>
            <w:del w:id="8558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1469ECD4" w14:textId="4E73A8E8" w:rsidR="0040689B" w:rsidRPr="008035F1" w:rsidDel="00754881" w:rsidRDefault="0040689B" w:rsidP="0040689B">
            <w:pPr>
              <w:jc w:val="left"/>
              <w:rPr>
                <w:del w:id="8559" w:author="XuanWen Chen" w:date="2019-01-02T08:00:00Z"/>
                <w:rFonts w:hAnsi="宋体"/>
              </w:rPr>
            </w:pPr>
            <w:del w:id="8560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3EAF4A4C" w14:textId="395E17B4" w:rsidR="0040689B" w:rsidRPr="008035F1" w:rsidDel="00754881" w:rsidRDefault="0040689B" w:rsidP="0040689B">
            <w:pPr>
              <w:jc w:val="left"/>
              <w:rPr>
                <w:del w:id="8561" w:author="XuanWen Chen" w:date="2019-01-02T08:00:00Z"/>
                <w:rFonts w:hAnsi="宋体"/>
              </w:rPr>
            </w:pPr>
            <w:del w:id="8562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3BA1F593" w14:textId="21E87586" w:rsidTr="0040689B">
        <w:trPr>
          <w:del w:id="8563" w:author="XuanWen Chen" w:date="2019-01-02T08:00:00Z"/>
        </w:trPr>
        <w:tc>
          <w:tcPr>
            <w:tcW w:w="1656" w:type="dxa"/>
          </w:tcPr>
          <w:p w14:paraId="613227FC" w14:textId="1C3148CE" w:rsidR="0040689B" w:rsidDel="00754881" w:rsidRDefault="0040689B" w:rsidP="0040689B">
            <w:pPr>
              <w:rPr>
                <w:del w:id="8564" w:author="XuanWen Chen" w:date="2019-01-02T08:00:00Z"/>
              </w:rPr>
            </w:pPr>
            <w:del w:id="8565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5C34DD11" w14:textId="32C22F13" w:rsidR="0040689B" w:rsidRPr="008035F1" w:rsidDel="00754881" w:rsidRDefault="0040689B" w:rsidP="0040689B">
            <w:pPr>
              <w:jc w:val="left"/>
              <w:rPr>
                <w:del w:id="8566" w:author="XuanWen Chen" w:date="2019-01-02T08:00:00Z"/>
                <w:rFonts w:hAnsi="宋体"/>
              </w:rPr>
            </w:pPr>
            <w:del w:id="8567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7311ABF1" w14:textId="0AF1AD07" w:rsidR="0040689B" w:rsidRPr="008035F1" w:rsidDel="00754881" w:rsidRDefault="0040689B" w:rsidP="0040689B">
            <w:pPr>
              <w:jc w:val="left"/>
              <w:rPr>
                <w:del w:id="8568" w:author="XuanWen Chen" w:date="2019-01-02T08:00:00Z"/>
                <w:rFonts w:hAnsi="宋体"/>
              </w:rPr>
            </w:pPr>
            <w:del w:id="8569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07FE236E" w14:textId="13398D25" w:rsidR="0040689B" w:rsidRPr="008035F1" w:rsidDel="00754881" w:rsidRDefault="0040689B" w:rsidP="0040689B">
            <w:pPr>
              <w:jc w:val="left"/>
              <w:rPr>
                <w:del w:id="8570" w:author="XuanWen Chen" w:date="2019-01-02T08:00:00Z"/>
                <w:rFonts w:hAnsi="宋体"/>
              </w:rPr>
            </w:pPr>
            <w:del w:id="8571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44E584BF" w14:textId="07DB9A74" w:rsidTr="0040689B">
        <w:trPr>
          <w:del w:id="8572" w:author="XuanWen Chen" w:date="2019-01-02T08:00:00Z"/>
        </w:trPr>
        <w:tc>
          <w:tcPr>
            <w:tcW w:w="1656" w:type="dxa"/>
          </w:tcPr>
          <w:p w14:paraId="4F56CE3C" w14:textId="5C6AF6E2" w:rsidR="0040689B" w:rsidDel="00754881" w:rsidRDefault="0040689B" w:rsidP="0040689B">
            <w:pPr>
              <w:rPr>
                <w:del w:id="8573" w:author="XuanWen Chen" w:date="2019-01-02T08:00:00Z"/>
              </w:rPr>
            </w:pPr>
            <w:del w:id="8574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5032B8BA" w14:textId="7E25B69D" w:rsidR="0040689B" w:rsidRPr="008035F1" w:rsidDel="00754881" w:rsidRDefault="0040689B" w:rsidP="0040689B">
            <w:pPr>
              <w:jc w:val="left"/>
              <w:rPr>
                <w:del w:id="8575" w:author="XuanWen Chen" w:date="2019-01-02T08:00:00Z"/>
                <w:rFonts w:hAnsi="宋体"/>
              </w:rPr>
            </w:pPr>
            <w:del w:id="8576" w:author="XuanWen Chen" w:date="2019-01-02T08:00:00Z">
              <w:r w:rsidDel="00754881">
                <w:rPr>
                  <w:rFonts w:hAnsi="宋体" w:hint="eastAsia"/>
                </w:rPr>
                <w:delText>用户在社区内发帖子</w:delText>
              </w:r>
            </w:del>
          </w:p>
        </w:tc>
      </w:tr>
      <w:tr w:rsidR="0040689B" w:rsidRPr="008035F1" w:rsidDel="00754881" w14:paraId="206D2863" w14:textId="0A9DEF53" w:rsidTr="0040689B">
        <w:trPr>
          <w:del w:id="8577" w:author="XuanWen Chen" w:date="2019-01-02T08:00:00Z"/>
        </w:trPr>
        <w:tc>
          <w:tcPr>
            <w:tcW w:w="1656" w:type="dxa"/>
          </w:tcPr>
          <w:p w14:paraId="342270AC" w14:textId="1C31A263" w:rsidR="0040689B" w:rsidDel="00754881" w:rsidRDefault="0040689B" w:rsidP="0040689B">
            <w:pPr>
              <w:rPr>
                <w:del w:id="8578" w:author="XuanWen Chen" w:date="2019-01-02T08:00:00Z"/>
              </w:rPr>
            </w:pPr>
            <w:del w:id="8579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284955CC" w14:textId="3114EB91" w:rsidR="0040689B" w:rsidRPr="001419CE" w:rsidDel="00754881" w:rsidRDefault="0040689B" w:rsidP="0040689B">
            <w:pPr>
              <w:jc w:val="left"/>
              <w:rPr>
                <w:del w:id="8580" w:author="XuanWen Chen" w:date="2019-01-02T08:00:00Z"/>
                <w:rFonts w:hAnsi="宋体"/>
              </w:rPr>
            </w:pPr>
            <w:del w:id="8581" w:author="XuanWen Chen" w:date="2019-01-02T08:00:00Z">
              <w:r w:rsidDel="00754881">
                <w:rPr>
                  <w:rFonts w:hAnsi="宋体" w:hint="eastAsia"/>
                </w:rPr>
                <w:delText>用户需要在社区内发帖子</w:delText>
              </w:r>
            </w:del>
          </w:p>
        </w:tc>
      </w:tr>
      <w:tr w:rsidR="0040689B" w:rsidDel="00754881" w14:paraId="50CB5A04" w14:textId="7A8CB75D" w:rsidTr="0040689B">
        <w:trPr>
          <w:del w:id="8582" w:author="XuanWen Chen" w:date="2019-01-02T08:00:00Z"/>
        </w:trPr>
        <w:tc>
          <w:tcPr>
            <w:tcW w:w="1656" w:type="dxa"/>
          </w:tcPr>
          <w:p w14:paraId="16B31710" w14:textId="6CB609A3" w:rsidR="0040689B" w:rsidDel="00754881" w:rsidRDefault="0040689B" w:rsidP="0040689B">
            <w:pPr>
              <w:rPr>
                <w:del w:id="8583" w:author="XuanWen Chen" w:date="2019-01-02T08:00:00Z"/>
              </w:rPr>
            </w:pPr>
            <w:del w:id="8584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6F888405" w14:textId="522507A3" w:rsidR="0040689B" w:rsidDel="00754881" w:rsidRDefault="0040689B" w:rsidP="0040689B">
            <w:pPr>
              <w:rPr>
                <w:del w:id="8585" w:author="XuanWen Chen" w:date="2019-01-02T08:00:00Z"/>
              </w:rPr>
            </w:pPr>
            <w:del w:id="8586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633DB165" w14:textId="11FB8E3F" w:rsidR="0040689B" w:rsidDel="00754881" w:rsidRDefault="0040689B" w:rsidP="0040689B">
            <w:pPr>
              <w:rPr>
                <w:del w:id="8587" w:author="XuanWen Chen" w:date="2019-01-02T08:00:00Z"/>
              </w:rPr>
            </w:pPr>
            <w:del w:id="8588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 </w:delText>
              </w:r>
              <w:r w:rsidDel="00754881">
                <w:rPr>
                  <w:rFonts w:hint="eastAsia"/>
                </w:rPr>
                <w:delText>用户有社区访问权限</w:delText>
              </w:r>
            </w:del>
          </w:p>
        </w:tc>
      </w:tr>
      <w:tr w:rsidR="0040689B" w:rsidDel="00754881" w14:paraId="2DE06754" w14:textId="1B1D3D1E" w:rsidTr="0040689B">
        <w:trPr>
          <w:del w:id="8589" w:author="XuanWen Chen" w:date="2019-01-02T08:00:00Z"/>
        </w:trPr>
        <w:tc>
          <w:tcPr>
            <w:tcW w:w="1656" w:type="dxa"/>
          </w:tcPr>
          <w:p w14:paraId="24491BA1" w14:textId="154BFD6B" w:rsidR="0040689B" w:rsidDel="00754881" w:rsidRDefault="0040689B" w:rsidP="0040689B">
            <w:pPr>
              <w:rPr>
                <w:del w:id="8590" w:author="XuanWen Chen" w:date="2019-01-02T08:00:00Z"/>
              </w:rPr>
            </w:pPr>
            <w:del w:id="8591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23B5B09A" w14:textId="72C5094E" w:rsidR="0040689B" w:rsidDel="00754881" w:rsidRDefault="0040689B" w:rsidP="0040689B">
            <w:pPr>
              <w:rPr>
                <w:del w:id="8592" w:author="XuanWen Chen" w:date="2019-01-02T08:00:00Z"/>
              </w:rPr>
            </w:pPr>
            <w:del w:id="8593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</w:delText>
              </w:r>
              <w:r w:rsidDel="00754881">
                <w:rPr>
                  <w:rFonts w:hint="eastAsia"/>
                </w:rPr>
                <w:delText>： 其他用户回复的提醒</w:delText>
              </w:r>
            </w:del>
          </w:p>
          <w:p w14:paraId="0C44D7DE" w14:textId="475EE033" w:rsidR="0040689B" w:rsidDel="00754881" w:rsidRDefault="0040689B" w:rsidP="0040689B">
            <w:pPr>
              <w:rPr>
                <w:del w:id="8594" w:author="XuanWen Chen" w:date="2019-01-02T08:00:00Z"/>
              </w:rPr>
            </w:pPr>
            <w:del w:id="8595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OST-2:  </w:delText>
              </w:r>
              <w:r w:rsidDel="00754881">
                <w:rPr>
                  <w:rFonts w:hint="eastAsia"/>
                </w:rPr>
                <w:delText>社区帖子板块进行更新。</w:delText>
              </w:r>
            </w:del>
          </w:p>
          <w:p w14:paraId="481A23E8" w14:textId="54BE144A" w:rsidR="0040689B" w:rsidDel="00754881" w:rsidRDefault="0040689B" w:rsidP="0040689B">
            <w:pPr>
              <w:rPr>
                <w:del w:id="8596" w:author="XuanWen Chen" w:date="2019-01-02T08:00:00Z"/>
              </w:rPr>
            </w:pPr>
            <w:del w:id="8597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</w:delText>
              </w:r>
              <w:r w:rsidDel="00754881">
                <w:rPr>
                  <w:rFonts w:hint="eastAsia"/>
                </w:rPr>
                <w:delText>3</w:delText>
              </w:r>
              <w:r w:rsidDel="00754881">
                <w:delText>:</w:delText>
              </w:r>
              <w:r w:rsidDel="00754881">
                <w:rPr>
                  <w:rFonts w:hint="eastAsia"/>
                </w:rPr>
                <w:delText>个人中心的帖子数量发生变更。</w:delText>
              </w:r>
            </w:del>
          </w:p>
        </w:tc>
      </w:tr>
      <w:tr w:rsidR="0040689B" w:rsidRPr="00380ABA" w:rsidDel="00754881" w14:paraId="1DFCDE44" w14:textId="59314E8F" w:rsidTr="0040689B">
        <w:trPr>
          <w:del w:id="8598" w:author="XuanWen Chen" w:date="2019-01-02T08:00:00Z"/>
        </w:trPr>
        <w:tc>
          <w:tcPr>
            <w:tcW w:w="1656" w:type="dxa"/>
          </w:tcPr>
          <w:p w14:paraId="14E8D883" w14:textId="6184DAE1" w:rsidR="0040689B" w:rsidDel="00754881" w:rsidRDefault="0040689B" w:rsidP="0040689B">
            <w:pPr>
              <w:rPr>
                <w:del w:id="8599" w:author="XuanWen Chen" w:date="2019-01-02T08:00:00Z"/>
              </w:rPr>
            </w:pPr>
            <w:del w:id="8600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43C6C8A5" w14:textId="35B48F9D" w:rsidR="0040689B" w:rsidRPr="006A53DF" w:rsidDel="00754881" w:rsidRDefault="0040689B" w:rsidP="0040689B">
            <w:pPr>
              <w:jc w:val="left"/>
              <w:rPr>
                <w:del w:id="8601" w:author="XuanWen Chen" w:date="2019-01-02T08:00:00Z"/>
                <w:rFonts w:hAnsi="宋体"/>
              </w:rPr>
            </w:pPr>
            <w:del w:id="8602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进入社区</w:delText>
              </w:r>
            </w:del>
          </w:p>
          <w:p w14:paraId="3C0C3E7A" w14:textId="728B6053" w:rsidR="0040689B" w:rsidDel="00754881" w:rsidRDefault="0040689B" w:rsidP="0040689B">
            <w:pPr>
              <w:jc w:val="left"/>
              <w:rPr>
                <w:del w:id="8603" w:author="XuanWen Chen" w:date="2019-01-02T08:00:00Z"/>
                <w:rFonts w:hAnsi="宋体"/>
              </w:rPr>
            </w:pPr>
            <w:del w:id="8604" w:author="XuanWen Chen" w:date="2019-01-02T08:00:00Z">
              <w:r w:rsidDel="00754881">
                <w:rPr>
                  <w:rFonts w:hAnsi="宋体" w:hint="eastAsia"/>
                </w:rPr>
                <w:delText>2.点击发帖</w:delText>
              </w:r>
            </w:del>
          </w:p>
          <w:p w14:paraId="3CC5B4AC" w14:textId="471F406D" w:rsidR="0040689B" w:rsidDel="00754881" w:rsidRDefault="0040689B" w:rsidP="0040689B">
            <w:pPr>
              <w:jc w:val="left"/>
              <w:rPr>
                <w:del w:id="8605" w:author="XuanWen Chen" w:date="2019-01-02T08:00:00Z"/>
                <w:rFonts w:hAnsi="宋体"/>
              </w:rPr>
            </w:pPr>
            <w:del w:id="8606" w:author="XuanWen Chen" w:date="2019-01-02T08:00:00Z">
              <w:r w:rsidDel="00754881">
                <w:rPr>
                  <w:rFonts w:hAnsi="宋体" w:hint="eastAsia"/>
                </w:rPr>
                <w:delText>3．选择发送帖子的类型</w:delText>
              </w:r>
            </w:del>
          </w:p>
          <w:p w14:paraId="07B108F9" w14:textId="4DB28199" w:rsidR="0040689B" w:rsidDel="00754881" w:rsidRDefault="0040689B" w:rsidP="0040689B">
            <w:pPr>
              <w:jc w:val="left"/>
              <w:rPr>
                <w:del w:id="8607" w:author="XuanWen Chen" w:date="2019-01-02T08:00:00Z"/>
                <w:rFonts w:hAnsi="宋体"/>
              </w:rPr>
            </w:pPr>
            <w:del w:id="8608" w:author="XuanWen Chen" w:date="2019-01-02T08:00:00Z">
              <w:r w:rsidDel="00754881">
                <w:rPr>
                  <w:rFonts w:hAnsi="宋体" w:hint="eastAsia"/>
                </w:rPr>
                <w:delText>4.编辑帖子的必要信息。</w:delText>
              </w:r>
            </w:del>
          </w:p>
          <w:p w14:paraId="2DB1EDCF" w14:textId="3A3688F7" w:rsidR="0040689B" w:rsidRPr="006A53DF" w:rsidDel="00754881" w:rsidRDefault="0040689B" w:rsidP="0040689B">
            <w:pPr>
              <w:jc w:val="left"/>
              <w:rPr>
                <w:del w:id="8609" w:author="XuanWen Chen" w:date="2019-01-02T08:00:00Z"/>
                <w:rFonts w:hAnsi="宋体"/>
              </w:rPr>
            </w:pPr>
            <w:del w:id="8610" w:author="XuanWen Chen" w:date="2019-01-02T08:00:00Z">
              <w:r w:rsidDel="00754881">
                <w:rPr>
                  <w:rFonts w:hAnsi="宋体" w:hint="eastAsia"/>
                </w:rPr>
                <w:delText>5． 点击确认发送。</w:delText>
              </w:r>
            </w:del>
          </w:p>
        </w:tc>
      </w:tr>
      <w:tr w:rsidR="0040689B" w:rsidRPr="00380ABA" w:rsidDel="00754881" w14:paraId="07981E0C" w14:textId="0B30CD2D" w:rsidTr="0040689B">
        <w:trPr>
          <w:del w:id="8611" w:author="XuanWen Chen" w:date="2019-01-02T08:00:00Z"/>
        </w:trPr>
        <w:tc>
          <w:tcPr>
            <w:tcW w:w="1656" w:type="dxa"/>
          </w:tcPr>
          <w:p w14:paraId="08E795CC" w14:textId="30D09963" w:rsidR="0040689B" w:rsidRPr="008035F1" w:rsidDel="00754881" w:rsidRDefault="0040689B" w:rsidP="0040689B">
            <w:pPr>
              <w:rPr>
                <w:del w:id="8612" w:author="XuanWen Chen" w:date="2019-01-02T08:00:00Z"/>
                <w:rFonts w:hAnsi="宋体"/>
              </w:rPr>
            </w:pPr>
            <w:del w:id="8613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376A6457" w14:textId="4D993FC8" w:rsidR="0040689B" w:rsidRPr="00380ABA" w:rsidDel="00754881" w:rsidRDefault="0040689B" w:rsidP="0040689B">
            <w:pPr>
              <w:jc w:val="left"/>
              <w:rPr>
                <w:del w:id="8614" w:author="XuanWen Chen" w:date="2019-01-02T08:00:00Z"/>
                <w:rFonts w:hAnsi="宋体"/>
              </w:rPr>
            </w:pPr>
          </w:p>
        </w:tc>
      </w:tr>
      <w:tr w:rsidR="0040689B" w:rsidRPr="00380ABA" w:rsidDel="00754881" w14:paraId="145F2C3E" w14:textId="62086CFB" w:rsidTr="0040689B">
        <w:trPr>
          <w:del w:id="8615" w:author="XuanWen Chen" w:date="2019-01-02T08:00:00Z"/>
        </w:trPr>
        <w:tc>
          <w:tcPr>
            <w:tcW w:w="1656" w:type="dxa"/>
          </w:tcPr>
          <w:p w14:paraId="71C56DED" w14:textId="18BD860A" w:rsidR="0040689B" w:rsidRPr="008035F1" w:rsidDel="00754881" w:rsidRDefault="0040689B" w:rsidP="0040689B">
            <w:pPr>
              <w:rPr>
                <w:del w:id="8616" w:author="XuanWen Chen" w:date="2019-01-02T08:00:00Z"/>
                <w:rFonts w:hAnsi="宋体"/>
              </w:rPr>
            </w:pPr>
            <w:del w:id="8617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3E170673" w14:textId="39CBFF28" w:rsidR="0040689B" w:rsidRPr="006E15B8" w:rsidDel="00754881" w:rsidRDefault="0040689B" w:rsidP="0040689B">
            <w:pPr>
              <w:jc w:val="left"/>
              <w:rPr>
                <w:del w:id="8618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7153E6C" w14:textId="74F62BCE" w:rsidTr="0040689B">
        <w:trPr>
          <w:del w:id="8619" w:author="XuanWen Chen" w:date="2019-01-02T08:00:00Z"/>
        </w:trPr>
        <w:tc>
          <w:tcPr>
            <w:tcW w:w="1656" w:type="dxa"/>
          </w:tcPr>
          <w:p w14:paraId="2230FE6C" w14:textId="43A42275" w:rsidR="0040689B" w:rsidRPr="008035F1" w:rsidDel="00754881" w:rsidRDefault="0040689B" w:rsidP="0040689B">
            <w:pPr>
              <w:rPr>
                <w:del w:id="8620" w:author="XuanWen Chen" w:date="2019-01-02T08:00:00Z"/>
                <w:rFonts w:hAnsi="宋体"/>
              </w:rPr>
            </w:pPr>
            <w:del w:id="8621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4C9D3C0B" w14:textId="1DA59948" w:rsidR="0040689B" w:rsidRPr="00380ABA" w:rsidDel="00754881" w:rsidRDefault="0040689B" w:rsidP="0040689B">
            <w:pPr>
              <w:jc w:val="left"/>
              <w:rPr>
                <w:del w:id="8622" w:author="XuanWen Chen" w:date="2019-01-02T08:00:00Z"/>
                <w:rFonts w:hAnsi="宋体"/>
              </w:rPr>
            </w:pPr>
            <w:del w:id="8623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17DCD27D" w14:textId="33C69DF4" w:rsidTr="0040689B">
        <w:trPr>
          <w:del w:id="8624" w:author="XuanWen Chen" w:date="2019-01-02T08:00:00Z"/>
        </w:trPr>
        <w:tc>
          <w:tcPr>
            <w:tcW w:w="1656" w:type="dxa"/>
          </w:tcPr>
          <w:p w14:paraId="15089991" w14:textId="2413C37C" w:rsidR="0040689B" w:rsidRPr="008035F1" w:rsidDel="00754881" w:rsidRDefault="0040689B" w:rsidP="0040689B">
            <w:pPr>
              <w:rPr>
                <w:del w:id="8625" w:author="XuanWen Chen" w:date="2019-01-02T08:00:00Z"/>
                <w:rFonts w:hAnsi="宋体"/>
              </w:rPr>
            </w:pPr>
            <w:del w:id="8626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05F80B79" w14:textId="03A032B9" w:rsidR="0040689B" w:rsidRPr="00380ABA" w:rsidDel="00754881" w:rsidRDefault="0040689B" w:rsidP="0040689B">
            <w:pPr>
              <w:jc w:val="left"/>
              <w:rPr>
                <w:del w:id="8627" w:author="XuanWen Chen" w:date="2019-01-02T08:00:00Z"/>
                <w:rFonts w:hAnsi="宋体"/>
              </w:rPr>
            </w:pPr>
            <w:del w:id="8628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4930F47F" w14:textId="6467575C" w:rsidTr="0040689B">
        <w:trPr>
          <w:del w:id="8629" w:author="XuanWen Chen" w:date="2019-01-02T08:00:00Z"/>
        </w:trPr>
        <w:tc>
          <w:tcPr>
            <w:tcW w:w="1656" w:type="dxa"/>
          </w:tcPr>
          <w:p w14:paraId="0D83BB5D" w14:textId="3A3F2EAC" w:rsidR="0040689B" w:rsidRPr="008035F1" w:rsidDel="00754881" w:rsidRDefault="0040689B" w:rsidP="0040689B">
            <w:pPr>
              <w:rPr>
                <w:del w:id="8630" w:author="XuanWen Chen" w:date="2019-01-02T08:00:00Z"/>
                <w:rFonts w:hAnsi="宋体"/>
              </w:rPr>
            </w:pPr>
            <w:del w:id="8631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11B789DF" w14:textId="24EE48B0" w:rsidR="0040689B" w:rsidRPr="00380ABA" w:rsidDel="00754881" w:rsidRDefault="0040689B" w:rsidP="0040689B">
            <w:pPr>
              <w:jc w:val="left"/>
              <w:rPr>
                <w:del w:id="8632" w:author="XuanWen Chen" w:date="2019-01-02T08:00:00Z"/>
                <w:rFonts w:hAnsi="宋体"/>
              </w:rPr>
            </w:pPr>
          </w:p>
        </w:tc>
      </w:tr>
      <w:tr w:rsidR="0040689B" w:rsidRPr="00380ABA" w:rsidDel="00754881" w14:paraId="3E8D7312" w14:textId="5C2302B0" w:rsidTr="0040689B">
        <w:trPr>
          <w:del w:id="8633" w:author="XuanWen Chen" w:date="2019-01-02T08:00:00Z"/>
        </w:trPr>
        <w:tc>
          <w:tcPr>
            <w:tcW w:w="1656" w:type="dxa"/>
          </w:tcPr>
          <w:p w14:paraId="762086B9" w14:textId="746DBE51" w:rsidR="0040689B" w:rsidRPr="008035F1" w:rsidDel="00754881" w:rsidRDefault="0040689B" w:rsidP="0040689B">
            <w:pPr>
              <w:rPr>
                <w:del w:id="8634" w:author="XuanWen Chen" w:date="2019-01-02T08:00:00Z"/>
                <w:rFonts w:hAnsi="宋体"/>
              </w:rPr>
            </w:pPr>
            <w:del w:id="8635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58DD5833" w14:textId="312B1074" w:rsidR="0040689B" w:rsidRPr="00380ABA" w:rsidDel="00754881" w:rsidRDefault="0040689B" w:rsidP="0040689B">
            <w:pPr>
              <w:jc w:val="left"/>
              <w:rPr>
                <w:del w:id="8636" w:author="XuanWen Chen" w:date="2019-01-02T08:00:00Z"/>
                <w:rFonts w:hAnsi="宋体"/>
              </w:rPr>
            </w:pPr>
          </w:p>
        </w:tc>
      </w:tr>
      <w:tr w:rsidR="0040689B" w:rsidDel="00754881" w14:paraId="438CBF34" w14:textId="34ABF7FA" w:rsidTr="0040689B">
        <w:trPr>
          <w:del w:id="8637" w:author="XuanWen Chen" w:date="2019-01-02T08:00:00Z"/>
        </w:trPr>
        <w:tc>
          <w:tcPr>
            <w:tcW w:w="1656" w:type="dxa"/>
          </w:tcPr>
          <w:p w14:paraId="53844B82" w14:textId="7A5AF981" w:rsidR="0040689B" w:rsidDel="00754881" w:rsidRDefault="0040689B" w:rsidP="0040689B">
            <w:pPr>
              <w:rPr>
                <w:del w:id="8638" w:author="XuanWen Chen" w:date="2019-01-02T08:00:00Z"/>
              </w:rPr>
            </w:pPr>
            <w:del w:id="8639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1551AF7E" w14:textId="0F22B65D" w:rsidR="0040689B" w:rsidDel="00754881" w:rsidRDefault="0040689B" w:rsidP="0040689B">
            <w:pPr>
              <w:rPr>
                <w:del w:id="8640" w:author="XuanWen Chen" w:date="2019-01-02T08:00:00Z"/>
              </w:rPr>
            </w:pPr>
          </w:p>
          <w:p w14:paraId="79C63283" w14:textId="41BAC1DC" w:rsidR="0040689B" w:rsidDel="00754881" w:rsidRDefault="0040689B" w:rsidP="0040689B">
            <w:pPr>
              <w:rPr>
                <w:del w:id="8641" w:author="XuanWen Chen" w:date="2019-01-02T08:00:00Z"/>
              </w:rPr>
            </w:pPr>
          </w:p>
        </w:tc>
      </w:tr>
    </w:tbl>
    <w:p w14:paraId="7717D07F" w14:textId="14E31C5D" w:rsidR="0040689B" w:rsidDel="00754881" w:rsidRDefault="00720356" w:rsidP="00720356">
      <w:pPr>
        <w:pStyle w:val="4"/>
        <w:rPr>
          <w:del w:id="8642" w:author="XuanWen Chen" w:date="2019-01-02T08:00:00Z"/>
        </w:rPr>
      </w:pPr>
      <w:bookmarkStart w:id="8643" w:name="_Toc533621432"/>
      <w:del w:id="8644" w:author="XuanWen Chen" w:date="2019-01-02T08:00:00Z">
        <w:r w:rsidDel="00754881">
          <w:rPr>
            <w:rFonts w:hint="eastAsia"/>
          </w:rPr>
          <w:delText>用户删除自己的帖子</w:delText>
        </w:r>
        <w:bookmarkEnd w:id="8643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5EDF82E5" w14:textId="4FF2BC81" w:rsidTr="0040689B">
        <w:trPr>
          <w:del w:id="8645" w:author="XuanWen Chen" w:date="2019-01-02T08:00:00Z"/>
        </w:trPr>
        <w:tc>
          <w:tcPr>
            <w:tcW w:w="1656" w:type="dxa"/>
          </w:tcPr>
          <w:p w14:paraId="67A69664" w14:textId="67A4AA75" w:rsidR="0040689B" w:rsidDel="00754881" w:rsidRDefault="0040689B" w:rsidP="0040689B">
            <w:pPr>
              <w:rPr>
                <w:del w:id="8646" w:author="XuanWen Chen" w:date="2019-01-02T08:00:00Z"/>
              </w:rPr>
            </w:pPr>
            <w:del w:id="8647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7CE456B6" w14:textId="32F3D9AE" w:rsidR="0040689B" w:rsidRPr="008035F1" w:rsidDel="00754881" w:rsidRDefault="0040689B" w:rsidP="0040689B">
            <w:pPr>
              <w:jc w:val="left"/>
              <w:rPr>
                <w:del w:id="8648" w:author="XuanWen Chen" w:date="2019-01-02T08:00:00Z"/>
                <w:rFonts w:hAnsi="宋体"/>
                <w:b/>
              </w:rPr>
            </w:pPr>
            <w:del w:id="8649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12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用户删除自己的帖子</w:delText>
              </w:r>
            </w:del>
          </w:p>
        </w:tc>
      </w:tr>
      <w:tr w:rsidR="0040689B" w:rsidRPr="008035F1" w:rsidDel="00754881" w14:paraId="399D95A5" w14:textId="2503ADA2" w:rsidTr="0040689B">
        <w:trPr>
          <w:del w:id="8650" w:author="XuanWen Chen" w:date="2019-01-02T08:00:00Z"/>
        </w:trPr>
        <w:tc>
          <w:tcPr>
            <w:tcW w:w="1656" w:type="dxa"/>
          </w:tcPr>
          <w:p w14:paraId="3FAD71EB" w14:textId="7D0AE62B" w:rsidR="0040689B" w:rsidDel="00754881" w:rsidRDefault="0040689B" w:rsidP="0040689B">
            <w:pPr>
              <w:rPr>
                <w:del w:id="8651" w:author="XuanWen Chen" w:date="2019-01-02T08:00:00Z"/>
              </w:rPr>
            </w:pPr>
            <w:del w:id="8652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7BF81F55" w14:textId="2739B528" w:rsidR="0040689B" w:rsidRPr="008035F1" w:rsidDel="00754881" w:rsidRDefault="0040689B" w:rsidP="0040689B">
            <w:pPr>
              <w:jc w:val="left"/>
              <w:rPr>
                <w:del w:id="8653" w:author="XuanWen Chen" w:date="2019-01-02T08:00:00Z"/>
                <w:rFonts w:hAnsi="宋体"/>
              </w:rPr>
            </w:pPr>
            <w:del w:id="8654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78D6ED59" w14:textId="2D80D3DE" w:rsidR="0040689B" w:rsidRPr="008035F1" w:rsidDel="00754881" w:rsidRDefault="0040689B" w:rsidP="0040689B">
            <w:pPr>
              <w:jc w:val="left"/>
              <w:rPr>
                <w:del w:id="8655" w:author="XuanWen Chen" w:date="2019-01-02T08:00:00Z"/>
                <w:rFonts w:hAnsi="宋体"/>
              </w:rPr>
            </w:pPr>
            <w:del w:id="8656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685C57B4" w14:textId="461B6BCF" w:rsidR="0040689B" w:rsidRPr="008035F1" w:rsidDel="00754881" w:rsidRDefault="0040689B" w:rsidP="0040689B">
            <w:pPr>
              <w:jc w:val="left"/>
              <w:rPr>
                <w:del w:id="8657" w:author="XuanWen Chen" w:date="2019-01-02T08:00:00Z"/>
                <w:rFonts w:hAnsi="宋体"/>
              </w:rPr>
            </w:pPr>
            <w:del w:id="8658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688C384D" w14:textId="38AE2372" w:rsidTr="0040689B">
        <w:trPr>
          <w:del w:id="8659" w:author="XuanWen Chen" w:date="2019-01-02T08:00:00Z"/>
        </w:trPr>
        <w:tc>
          <w:tcPr>
            <w:tcW w:w="1656" w:type="dxa"/>
          </w:tcPr>
          <w:p w14:paraId="6D829B14" w14:textId="4E4B8EAB" w:rsidR="0040689B" w:rsidDel="00754881" w:rsidRDefault="0040689B" w:rsidP="0040689B">
            <w:pPr>
              <w:rPr>
                <w:del w:id="8660" w:author="XuanWen Chen" w:date="2019-01-02T08:00:00Z"/>
              </w:rPr>
            </w:pPr>
            <w:del w:id="8661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46843AB0" w14:textId="64803D0D" w:rsidR="0040689B" w:rsidRPr="008035F1" w:rsidDel="00754881" w:rsidRDefault="0040689B" w:rsidP="0040689B">
            <w:pPr>
              <w:jc w:val="left"/>
              <w:rPr>
                <w:del w:id="8662" w:author="XuanWen Chen" w:date="2019-01-02T08:00:00Z"/>
                <w:rFonts w:hAnsi="宋体"/>
              </w:rPr>
            </w:pPr>
            <w:del w:id="8663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59CC457B" w14:textId="3C0A5566" w:rsidR="0040689B" w:rsidRPr="008035F1" w:rsidDel="00754881" w:rsidRDefault="0040689B" w:rsidP="0040689B">
            <w:pPr>
              <w:jc w:val="left"/>
              <w:rPr>
                <w:del w:id="8664" w:author="XuanWen Chen" w:date="2019-01-02T08:00:00Z"/>
                <w:rFonts w:hAnsi="宋体"/>
              </w:rPr>
            </w:pPr>
            <w:del w:id="8665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0C926DD5" w14:textId="4DBF22FD" w:rsidR="0040689B" w:rsidRPr="008035F1" w:rsidDel="00754881" w:rsidRDefault="0040689B" w:rsidP="0040689B">
            <w:pPr>
              <w:jc w:val="left"/>
              <w:rPr>
                <w:del w:id="8666" w:author="XuanWen Chen" w:date="2019-01-02T08:00:00Z"/>
                <w:rFonts w:hAnsi="宋体"/>
              </w:rPr>
            </w:pPr>
            <w:del w:id="8667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4DD84C18" w14:textId="2B425CB8" w:rsidTr="0040689B">
        <w:trPr>
          <w:del w:id="8668" w:author="XuanWen Chen" w:date="2019-01-02T08:00:00Z"/>
        </w:trPr>
        <w:tc>
          <w:tcPr>
            <w:tcW w:w="1656" w:type="dxa"/>
          </w:tcPr>
          <w:p w14:paraId="6658DD74" w14:textId="11A81851" w:rsidR="0040689B" w:rsidDel="00754881" w:rsidRDefault="0040689B" w:rsidP="0040689B">
            <w:pPr>
              <w:rPr>
                <w:del w:id="8669" w:author="XuanWen Chen" w:date="2019-01-02T08:00:00Z"/>
              </w:rPr>
            </w:pPr>
            <w:del w:id="8670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7A34922A" w14:textId="0432C87F" w:rsidR="0040689B" w:rsidRPr="008035F1" w:rsidDel="00754881" w:rsidRDefault="0040689B" w:rsidP="0040689B">
            <w:pPr>
              <w:jc w:val="left"/>
              <w:rPr>
                <w:del w:id="8671" w:author="XuanWen Chen" w:date="2019-01-02T08:00:00Z"/>
                <w:rFonts w:hAnsi="宋体"/>
              </w:rPr>
            </w:pPr>
            <w:del w:id="8672" w:author="XuanWen Chen" w:date="2019-01-02T08:00:00Z">
              <w:r w:rsidDel="00754881">
                <w:rPr>
                  <w:rFonts w:hAnsi="宋体" w:hint="eastAsia"/>
                </w:rPr>
                <w:delText>用户删除自己已经发送的帖子</w:delText>
              </w:r>
            </w:del>
          </w:p>
        </w:tc>
      </w:tr>
      <w:tr w:rsidR="0040689B" w:rsidRPr="008035F1" w:rsidDel="00754881" w14:paraId="16B6C17E" w14:textId="37EF6DF6" w:rsidTr="0040689B">
        <w:trPr>
          <w:del w:id="8673" w:author="XuanWen Chen" w:date="2019-01-02T08:00:00Z"/>
        </w:trPr>
        <w:tc>
          <w:tcPr>
            <w:tcW w:w="1656" w:type="dxa"/>
          </w:tcPr>
          <w:p w14:paraId="7DEC11DA" w14:textId="12549E35" w:rsidR="0040689B" w:rsidDel="00754881" w:rsidRDefault="0040689B" w:rsidP="0040689B">
            <w:pPr>
              <w:rPr>
                <w:del w:id="8674" w:author="XuanWen Chen" w:date="2019-01-02T08:00:00Z"/>
              </w:rPr>
            </w:pPr>
            <w:del w:id="8675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6475CFEE" w14:textId="3FEE66ED" w:rsidR="0040689B" w:rsidRPr="001419CE" w:rsidDel="00754881" w:rsidRDefault="0040689B" w:rsidP="0040689B">
            <w:pPr>
              <w:jc w:val="left"/>
              <w:rPr>
                <w:del w:id="8676" w:author="XuanWen Chen" w:date="2019-01-02T08:00:00Z"/>
                <w:rFonts w:hAnsi="宋体"/>
              </w:rPr>
            </w:pPr>
            <w:del w:id="8677" w:author="XuanWen Chen" w:date="2019-01-02T08:00:00Z">
              <w:r w:rsidDel="00754881">
                <w:rPr>
                  <w:rFonts w:hAnsi="宋体" w:hint="eastAsia"/>
                </w:rPr>
                <w:delText>用户需要删除自己已经发送的帖子</w:delText>
              </w:r>
            </w:del>
          </w:p>
        </w:tc>
      </w:tr>
      <w:tr w:rsidR="0040689B" w:rsidDel="00754881" w14:paraId="7CD5399D" w14:textId="5EE3E0E1" w:rsidTr="0040689B">
        <w:trPr>
          <w:del w:id="8678" w:author="XuanWen Chen" w:date="2019-01-02T08:00:00Z"/>
        </w:trPr>
        <w:tc>
          <w:tcPr>
            <w:tcW w:w="1656" w:type="dxa"/>
          </w:tcPr>
          <w:p w14:paraId="7C29C50E" w14:textId="5CFDA75C" w:rsidR="0040689B" w:rsidDel="00754881" w:rsidRDefault="0040689B" w:rsidP="0040689B">
            <w:pPr>
              <w:rPr>
                <w:del w:id="8679" w:author="XuanWen Chen" w:date="2019-01-02T08:00:00Z"/>
              </w:rPr>
            </w:pPr>
            <w:del w:id="8680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69799275" w14:textId="78C7D6DA" w:rsidR="0040689B" w:rsidDel="00754881" w:rsidRDefault="0040689B" w:rsidP="0040689B">
            <w:pPr>
              <w:rPr>
                <w:del w:id="8681" w:author="XuanWen Chen" w:date="2019-01-02T08:00:00Z"/>
              </w:rPr>
            </w:pPr>
            <w:del w:id="8682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77F493C1" w14:textId="487C2D55" w:rsidR="0040689B" w:rsidDel="00754881" w:rsidRDefault="0040689B" w:rsidP="0040689B">
            <w:pPr>
              <w:rPr>
                <w:del w:id="8683" w:author="XuanWen Chen" w:date="2019-01-02T08:00:00Z"/>
              </w:rPr>
            </w:pPr>
            <w:del w:id="8684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RE-2</w:delText>
              </w:r>
              <w:r w:rsidDel="00754881">
                <w:rPr>
                  <w:rFonts w:hint="eastAsia"/>
                </w:rPr>
                <w:delText>：存在有用户已发送的帖子</w:delText>
              </w:r>
            </w:del>
          </w:p>
        </w:tc>
      </w:tr>
      <w:tr w:rsidR="0040689B" w:rsidDel="00754881" w14:paraId="1668C528" w14:textId="07E1FC49" w:rsidTr="0040689B">
        <w:trPr>
          <w:del w:id="8685" w:author="XuanWen Chen" w:date="2019-01-02T08:00:00Z"/>
        </w:trPr>
        <w:tc>
          <w:tcPr>
            <w:tcW w:w="1656" w:type="dxa"/>
          </w:tcPr>
          <w:p w14:paraId="1B102875" w14:textId="4698B5FE" w:rsidR="0040689B" w:rsidDel="00754881" w:rsidRDefault="0040689B" w:rsidP="0040689B">
            <w:pPr>
              <w:rPr>
                <w:del w:id="8686" w:author="XuanWen Chen" w:date="2019-01-02T08:00:00Z"/>
              </w:rPr>
            </w:pPr>
            <w:del w:id="8687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55ECE40C" w14:textId="1B693281" w:rsidR="0040689B" w:rsidDel="00754881" w:rsidRDefault="0040689B" w:rsidP="0040689B">
            <w:pPr>
              <w:rPr>
                <w:del w:id="8688" w:author="XuanWen Chen" w:date="2019-01-02T08:00:00Z"/>
              </w:rPr>
            </w:pPr>
            <w:del w:id="8689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OST-1:</w:delText>
              </w:r>
              <w:r w:rsidDel="00754881">
                <w:rPr>
                  <w:rFonts w:hint="eastAsia"/>
                </w:rPr>
                <w:delText>社区帖子板块进行更新。</w:delText>
              </w:r>
            </w:del>
          </w:p>
          <w:p w14:paraId="7BF58E80" w14:textId="789BB0FE" w:rsidR="0040689B" w:rsidDel="00754881" w:rsidRDefault="0040689B" w:rsidP="0040689B">
            <w:pPr>
              <w:rPr>
                <w:del w:id="8690" w:author="XuanWen Chen" w:date="2019-01-02T08:00:00Z"/>
              </w:rPr>
            </w:pPr>
            <w:del w:id="869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OST-2:</w:delText>
              </w:r>
              <w:r w:rsidDel="00754881">
                <w:rPr>
                  <w:rFonts w:hint="eastAsia"/>
                </w:rPr>
                <w:delText>个人中心的帖子数量发生变更。</w:delText>
              </w:r>
            </w:del>
          </w:p>
        </w:tc>
      </w:tr>
      <w:tr w:rsidR="0040689B" w:rsidRPr="00380ABA" w:rsidDel="00754881" w14:paraId="70AEA9DD" w14:textId="065B328D" w:rsidTr="0040689B">
        <w:trPr>
          <w:del w:id="8692" w:author="XuanWen Chen" w:date="2019-01-02T08:00:00Z"/>
        </w:trPr>
        <w:tc>
          <w:tcPr>
            <w:tcW w:w="1656" w:type="dxa"/>
          </w:tcPr>
          <w:p w14:paraId="4C603E5C" w14:textId="7E42B4A7" w:rsidR="0040689B" w:rsidDel="00754881" w:rsidRDefault="0040689B" w:rsidP="0040689B">
            <w:pPr>
              <w:rPr>
                <w:del w:id="8693" w:author="XuanWen Chen" w:date="2019-01-02T08:00:00Z"/>
              </w:rPr>
            </w:pPr>
            <w:del w:id="8694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23453D6B" w14:textId="52CCD84E" w:rsidR="0040689B" w:rsidRPr="006A53DF" w:rsidDel="00754881" w:rsidRDefault="0040689B" w:rsidP="0040689B">
            <w:pPr>
              <w:jc w:val="left"/>
              <w:rPr>
                <w:del w:id="8695" w:author="XuanWen Chen" w:date="2019-01-02T08:00:00Z"/>
                <w:rFonts w:hAnsi="宋体"/>
              </w:rPr>
            </w:pPr>
            <w:del w:id="8696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进入社区</w:delText>
              </w:r>
            </w:del>
          </w:p>
          <w:p w14:paraId="3251FE39" w14:textId="4B2D6E54" w:rsidR="0040689B" w:rsidDel="00754881" w:rsidRDefault="0040689B" w:rsidP="0040689B">
            <w:pPr>
              <w:jc w:val="left"/>
              <w:rPr>
                <w:del w:id="8697" w:author="XuanWen Chen" w:date="2019-01-02T08:00:00Z"/>
                <w:rFonts w:hAnsi="宋体"/>
              </w:rPr>
            </w:pPr>
            <w:del w:id="8698" w:author="XuanWen Chen" w:date="2019-01-02T08:00:00Z">
              <w:r w:rsidDel="00754881">
                <w:rPr>
                  <w:rFonts w:hAnsi="宋体" w:hint="eastAsia"/>
                </w:rPr>
                <w:delText>2.点击我的帖子</w:delText>
              </w:r>
            </w:del>
          </w:p>
          <w:p w14:paraId="0E92AE12" w14:textId="46C93008" w:rsidR="0040689B" w:rsidDel="00754881" w:rsidRDefault="0040689B" w:rsidP="0040689B">
            <w:pPr>
              <w:jc w:val="left"/>
              <w:rPr>
                <w:del w:id="8699" w:author="XuanWen Chen" w:date="2019-01-02T08:00:00Z"/>
                <w:rFonts w:hAnsi="宋体"/>
              </w:rPr>
            </w:pPr>
            <w:del w:id="8700" w:author="XuanWen Chen" w:date="2019-01-02T08:00:00Z">
              <w:r w:rsidDel="00754881">
                <w:rPr>
                  <w:rFonts w:hAnsi="宋体" w:hint="eastAsia"/>
                </w:rPr>
                <w:delText>3．点击编辑。</w:delText>
              </w:r>
            </w:del>
          </w:p>
          <w:p w14:paraId="2C2CA874" w14:textId="51DD2BB0" w:rsidR="0040689B" w:rsidDel="00754881" w:rsidRDefault="0040689B" w:rsidP="0040689B">
            <w:pPr>
              <w:jc w:val="left"/>
              <w:rPr>
                <w:del w:id="8701" w:author="XuanWen Chen" w:date="2019-01-02T08:00:00Z"/>
                <w:rFonts w:hAnsi="宋体"/>
              </w:rPr>
            </w:pPr>
            <w:del w:id="8702" w:author="XuanWen Chen" w:date="2019-01-02T08:00:00Z">
              <w:r w:rsidDel="00754881">
                <w:rPr>
                  <w:rFonts w:hAnsi="宋体" w:hint="eastAsia"/>
                </w:rPr>
                <w:delText>4.选择删除。</w:delText>
              </w:r>
            </w:del>
          </w:p>
          <w:p w14:paraId="484741A8" w14:textId="44DA50D1" w:rsidR="0040689B" w:rsidRPr="006A53DF" w:rsidDel="00754881" w:rsidRDefault="0040689B" w:rsidP="0040689B">
            <w:pPr>
              <w:jc w:val="left"/>
              <w:rPr>
                <w:del w:id="8703" w:author="XuanWen Chen" w:date="2019-01-02T08:00:00Z"/>
                <w:rFonts w:hAnsi="宋体"/>
              </w:rPr>
            </w:pPr>
            <w:del w:id="8704" w:author="XuanWen Chen" w:date="2019-01-02T08:00:00Z">
              <w:r w:rsidDel="00754881">
                <w:rPr>
                  <w:rFonts w:hAnsi="宋体" w:hint="eastAsia"/>
                </w:rPr>
                <w:delText>5.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确认删除。</w:delText>
              </w:r>
            </w:del>
          </w:p>
        </w:tc>
      </w:tr>
      <w:tr w:rsidR="0040689B" w:rsidRPr="00380ABA" w:rsidDel="00754881" w14:paraId="064876FF" w14:textId="111A3B12" w:rsidTr="0040689B">
        <w:trPr>
          <w:del w:id="8705" w:author="XuanWen Chen" w:date="2019-01-02T08:00:00Z"/>
        </w:trPr>
        <w:tc>
          <w:tcPr>
            <w:tcW w:w="1656" w:type="dxa"/>
          </w:tcPr>
          <w:p w14:paraId="77B76956" w14:textId="1DFD4D37" w:rsidR="0040689B" w:rsidRPr="008035F1" w:rsidDel="00754881" w:rsidRDefault="0040689B" w:rsidP="0040689B">
            <w:pPr>
              <w:rPr>
                <w:del w:id="8706" w:author="XuanWen Chen" w:date="2019-01-02T08:00:00Z"/>
                <w:rFonts w:hAnsi="宋体"/>
              </w:rPr>
            </w:pPr>
            <w:del w:id="8707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5250F15E" w14:textId="1987FDA4" w:rsidR="0040689B" w:rsidRPr="00380ABA" w:rsidDel="00754881" w:rsidRDefault="0040689B" w:rsidP="0040689B">
            <w:pPr>
              <w:jc w:val="left"/>
              <w:rPr>
                <w:del w:id="8708" w:author="XuanWen Chen" w:date="2019-01-02T08:00:00Z"/>
                <w:rFonts w:hAnsi="宋体"/>
              </w:rPr>
            </w:pPr>
          </w:p>
        </w:tc>
      </w:tr>
      <w:tr w:rsidR="0040689B" w:rsidRPr="00380ABA" w:rsidDel="00754881" w14:paraId="6FEB4451" w14:textId="4726D75F" w:rsidTr="0040689B">
        <w:trPr>
          <w:del w:id="8709" w:author="XuanWen Chen" w:date="2019-01-02T08:00:00Z"/>
        </w:trPr>
        <w:tc>
          <w:tcPr>
            <w:tcW w:w="1656" w:type="dxa"/>
          </w:tcPr>
          <w:p w14:paraId="2509D1EE" w14:textId="0BBF6BCC" w:rsidR="0040689B" w:rsidRPr="008035F1" w:rsidDel="00754881" w:rsidRDefault="0040689B" w:rsidP="0040689B">
            <w:pPr>
              <w:rPr>
                <w:del w:id="8710" w:author="XuanWen Chen" w:date="2019-01-02T08:00:00Z"/>
                <w:rFonts w:hAnsi="宋体"/>
              </w:rPr>
            </w:pPr>
            <w:del w:id="8711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04C76145" w14:textId="499729AE" w:rsidR="0040689B" w:rsidRPr="00390793" w:rsidDel="00754881" w:rsidRDefault="0040689B" w:rsidP="0040689B">
            <w:pPr>
              <w:jc w:val="left"/>
              <w:rPr>
                <w:del w:id="8712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36CA078" w14:textId="64C08565" w:rsidTr="0040689B">
        <w:trPr>
          <w:del w:id="8713" w:author="XuanWen Chen" w:date="2019-01-02T08:00:00Z"/>
        </w:trPr>
        <w:tc>
          <w:tcPr>
            <w:tcW w:w="1656" w:type="dxa"/>
          </w:tcPr>
          <w:p w14:paraId="2FA8D6BB" w14:textId="6A9D7051" w:rsidR="0040689B" w:rsidRPr="008035F1" w:rsidDel="00754881" w:rsidRDefault="0040689B" w:rsidP="0040689B">
            <w:pPr>
              <w:rPr>
                <w:del w:id="8714" w:author="XuanWen Chen" w:date="2019-01-02T08:00:00Z"/>
                <w:rFonts w:hAnsi="宋体"/>
              </w:rPr>
            </w:pPr>
            <w:del w:id="8715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7B428EC9" w14:textId="2C44C183" w:rsidR="0040689B" w:rsidRPr="00380ABA" w:rsidDel="00754881" w:rsidRDefault="0040689B" w:rsidP="0040689B">
            <w:pPr>
              <w:jc w:val="left"/>
              <w:rPr>
                <w:del w:id="8716" w:author="XuanWen Chen" w:date="2019-01-02T08:00:00Z"/>
                <w:rFonts w:hAnsi="宋体"/>
              </w:rPr>
            </w:pPr>
            <w:del w:id="8717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69D65954" w14:textId="46E7789B" w:rsidTr="0040689B">
        <w:trPr>
          <w:del w:id="8718" w:author="XuanWen Chen" w:date="2019-01-02T08:00:00Z"/>
        </w:trPr>
        <w:tc>
          <w:tcPr>
            <w:tcW w:w="1656" w:type="dxa"/>
          </w:tcPr>
          <w:p w14:paraId="3954E15A" w14:textId="17CA6104" w:rsidR="0040689B" w:rsidRPr="008035F1" w:rsidDel="00754881" w:rsidRDefault="0040689B" w:rsidP="0040689B">
            <w:pPr>
              <w:rPr>
                <w:del w:id="8719" w:author="XuanWen Chen" w:date="2019-01-02T08:00:00Z"/>
                <w:rFonts w:hAnsi="宋体"/>
              </w:rPr>
            </w:pPr>
            <w:del w:id="8720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085617A9" w14:textId="600F52C7" w:rsidR="0040689B" w:rsidRPr="00380ABA" w:rsidDel="00754881" w:rsidRDefault="0040689B" w:rsidP="0040689B">
            <w:pPr>
              <w:jc w:val="left"/>
              <w:rPr>
                <w:del w:id="8721" w:author="XuanWen Chen" w:date="2019-01-02T08:00:00Z"/>
                <w:rFonts w:hAnsi="宋体"/>
              </w:rPr>
            </w:pPr>
            <w:del w:id="8722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0AA4A5D8" w14:textId="03CF31A3" w:rsidTr="0040689B">
        <w:trPr>
          <w:del w:id="8723" w:author="XuanWen Chen" w:date="2019-01-02T08:00:00Z"/>
        </w:trPr>
        <w:tc>
          <w:tcPr>
            <w:tcW w:w="1656" w:type="dxa"/>
          </w:tcPr>
          <w:p w14:paraId="5F2DC86D" w14:textId="68390DF5" w:rsidR="0040689B" w:rsidRPr="008035F1" w:rsidDel="00754881" w:rsidRDefault="0040689B" w:rsidP="0040689B">
            <w:pPr>
              <w:rPr>
                <w:del w:id="8724" w:author="XuanWen Chen" w:date="2019-01-02T08:00:00Z"/>
                <w:rFonts w:hAnsi="宋体"/>
              </w:rPr>
            </w:pPr>
            <w:del w:id="8725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7A6EE06D" w14:textId="6FD970F4" w:rsidR="0040689B" w:rsidRPr="00380ABA" w:rsidDel="00754881" w:rsidRDefault="0040689B" w:rsidP="0040689B">
            <w:pPr>
              <w:jc w:val="left"/>
              <w:rPr>
                <w:del w:id="8726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B720932" w14:textId="25145F36" w:rsidTr="0040689B">
        <w:trPr>
          <w:del w:id="8727" w:author="XuanWen Chen" w:date="2019-01-02T08:00:00Z"/>
        </w:trPr>
        <w:tc>
          <w:tcPr>
            <w:tcW w:w="1656" w:type="dxa"/>
          </w:tcPr>
          <w:p w14:paraId="697B06D7" w14:textId="7DBFF6A9" w:rsidR="0040689B" w:rsidRPr="008035F1" w:rsidDel="00754881" w:rsidRDefault="0040689B" w:rsidP="0040689B">
            <w:pPr>
              <w:rPr>
                <w:del w:id="8728" w:author="XuanWen Chen" w:date="2019-01-02T08:00:00Z"/>
                <w:rFonts w:hAnsi="宋体"/>
              </w:rPr>
            </w:pPr>
            <w:del w:id="8729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2FC248DD" w14:textId="4866A6A8" w:rsidR="0040689B" w:rsidRPr="00380ABA" w:rsidDel="00754881" w:rsidRDefault="0040689B" w:rsidP="0040689B">
            <w:pPr>
              <w:jc w:val="left"/>
              <w:rPr>
                <w:del w:id="8730" w:author="XuanWen Chen" w:date="2019-01-02T08:00:00Z"/>
                <w:rFonts w:hAnsi="宋体"/>
              </w:rPr>
            </w:pPr>
          </w:p>
        </w:tc>
      </w:tr>
      <w:tr w:rsidR="0040689B" w:rsidDel="00754881" w14:paraId="4B2ED9C8" w14:textId="75345C8A" w:rsidTr="0040689B">
        <w:trPr>
          <w:del w:id="8731" w:author="XuanWen Chen" w:date="2019-01-02T08:00:00Z"/>
        </w:trPr>
        <w:tc>
          <w:tcPr>
            <w:tcW w:w="1656" w:type="dxa"/>
          </w:tcPr>
          <w:p w14:paraId="70D7A4DE" w14:textId="14C9E7E1" w:rsidR="0040689B" w:rsidDel="00754881" w:rsidRDefault="0040689B" w:rsidP="0040689B">
            <w:pPr>
              <w:rPr>
                <w:del w:id="8732" w:author="XuanWen Chen" w:date="2019-01-02T08:00:00Z"/>
              </w:rPr>
            </w:pPr>
            <w:del w:id="8733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1BDCD375" w14:textId="20D157F1" w:rsidR="0040689B" w:rsidDel="00754881" w:rsidRDefault="0040689B" w:rsidP="0040689B">
            <w:pPr>
              <w:rPr>
                <w:del w:id="8734" w:author="XuanWen Chen" w:date="2019-01-02T08:00:00Z"/>
              </w:rPr>
            </w:pPr>
          </w:p>
          <w:p w14:paraId="01A8FE42" w14:textId="1A276AAE" w:rsidR="0040689B" w:rsidDel="00754881" w:rsidRDefault="0040689B" w:rsidP="0040689B">
            <w:pPr>
              <w:rPr>
                <w:del w:id="8735" w:author="XuanWen Chen" w:date="2019-01-02T08:00:00Z"/>
              </w:rPr>
            </w:pPr>
          </w:p>
        </w:tc>
      </w:tr>
    </w:tbl>
    <w:p w14:paraId="5930D7C6" w14:textId="0ED531F0" w:rsidR="0040689B" w:rsidDel="00754881" w:rsidRDefault="00720356" w:rsidP="00720356">
      <w:pPr>
        <w:pStyle w:val="4"/>
        <w:rPr>
          <w:del w:id="8736" w:author="XuanWen Chen" w:date="2019-01-02T08:00:00Z"/>
        </w:rPr>
      </w:pPr>
      <w:bookmarkStart w:id="8737" w:name="_Toc533621433"/>
      <w:del w:id="8738" w:author="XuanWen Chen" w:date="2019-01-02T08:00:00Z">
        <w:r w:rsidDel="00754881">
          <w:rPr>
            <w:rFonts w:hint="eastAsia"/>
          </w:rPr>
          <w:delText>用户回复帖子</w:delText>
        </w:r>
        <w:bookmarkEnd w:id="8737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78414A00" w14:textId="19F37893" w:rsidTr="00720356">
        <w:trPr>
          <w:del w:id="8739" w:author="XuanWen Chen" w:date="2019-01-02T08:00:00Z"/>
        </w:trPr>
        <w:tc>
          <w:tcPr>
            <w:tcW w:w="1016" w:type="dxa"/>
          </w:tcPr>
          <w:p w14:paraId="41D2A125" w14:textId="2C0969AD" w:rsidR="0040689B" w:rsidDel="00754881" w:rsidRDefault="0040689B" w:rsidP="0040689B">
            <w:pPr>
              <w:rPr>
                <w:del w:id="8740" w:author="XuanWen Chen" w:date="2019-01-02T08:00:00Z"/>
              </w:rPr>
            </w:pPr>
            <w:del w:id="8741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487CD697" w14:textId="3807AFE3" w:rsidR="0040689B" w:rsidRPr="008035F1" w:rsidDel="00754881" w:rsidRDefault="0040689B" w:rsidP="0040689B">
            <w:pPr>
              <w:jc w:val="left"/>
              <w:rPr>
                <w:del w:id="8742" w:author="XuanWen Chen" w:date="2019-01-02T08:00:00Z"/>
                <w:rFonts w:hAnsi="宋体"/>
                <w:b/>
              </w:rPr>
            </w:pPr>
            <w:del w:id="8743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13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用户回复帖子</w:delText>
              </w:r>
            </w:del>
          </w:p>
        </w:tc>
      </w:tr>
      <w:tr w:rsidR="0040689B" w:rsidRPr="008035F1" w:rsidDel="00754881" w14:paraId="18354347" w14:textId="2251AC58" w:rsidTr="00720356">
        <w:trPr>
          <w:del w:id="8744" w:author="XuanWen Chen" w:date="2019-01-02T08:00:00Z"/>
        </w:trPr>
        <w:tc>
          <w:tcPr>
            <w:tcW w:w="1016" w:type="dxa"/>
          </w:tcPr>
          <w:p w14:paraId="7BC0D875" w14:textId="487F3883" w:rsidR="0040689B" w:rsidDel="00754881" w:rsidRDefault="0040689B" w:rsidP="0040689B">
            <w:pPr>
              <w:rPr>
                <w:del w:id="8745" w:author="XuanWen Chen" w:date="2019-01-02T08:00:00Z"/>
              </w:rPr>
            </w:pPr>
            <w:del w:id="8746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303D0773" w14:textId="665BCC2B" w:rsidR="0040689B" w:rsidRPr="008035F1" w:rsidDel="00754881" w:rsidRDefault="0040689B" w:rsidP="0040689B">
            <w:pPr>
              <w:jc w:val="left"/>
              <w:rPr>
                <w:del w:id="8747" w:author="XuanWen Chen" w:date="2019-01-02T08:00:00Z"/>
                <w:rFonts w:hAnsi="宋体"/>
              </w:rPr>
            </w:pPr>
            <w:del w:id="8748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3053A5DD" w14:textId="290B47D9" w:rsidR="0040689B" w:rsidRPr="008035F1" w:rsidDel="00754881" w:rsidRDefault="0040689B" w:rsidP="0040689B">
            <w:pPr>
              <w:jc w:val="left"/>
              <w:rPr>
                <w:del w:id="8749" w:author="XuanWen Chen" w:date="2019-01-02T08:00:00Z"/>
                <w:rFonts w:hAnsi="宋体"/>
              </w:rPr>
            </w:pPr>
            <w:del w:id="8750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140ED605" w14:textId="6D8F0221" w:rsidR="0040689B" w:rsidRPr="008035F1" w:rsidDel="00754881" w:rsidRDefault="0040689B" w:rsidP="0040689B">
            <w:pPr>
              <w:jc w:val="left"/>
              <w:rPr>
                <w:del w:id="8751" w:author="XuanWen Chen" w:date="2019-01-02T08:00:00Z"/>
                <w:rFonts w:hAnsi="宋体"/>
              </w:rPr>
            </w:pPr>
            <w:del w:id="8752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42A664FC" w14:textId="4F6DAE16" w:rsidTr="00720356">
        <w:trPr>
          <w:del w:id="8753" w:author="XuanWen Chen" w:date="2019-01-02T08:00:00Z"/>
        </w:trPr>
        <w:tc>
          <w:tcPr>
            <w:tcW w:w="1016" w:type="dxa"/>
          </w:tcPr>
          <w:p w14:paraId="4E62BCE1" w14:textId="5E339FFF" w:rsidR="0040689B" w:rsidDel="00754881" w:rsidRDefault="0040689B" w:rsidP="0040689B">
            <w:pPr>
              <w:rPr>
                <w:del w:id="8754" w:author="XuanWen Chen" w:date="2019-01-02T08:00:00Z"/>
              </w:rPr>
            </w:pPr>
            <w:del w:id="8755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3CF4E585" w14:textId="487798A4" w:rsidR="0040689B" w:rsidRPr="008035F1" w:rsidDel="00754881" w:rsidRDefault="0040689B" w:rsidP="0040689B">
            <w:pPr>
              <w:jc w:val="left"/>
              <w:rPr>
                <w:del w:id="8756" w:author="XuanWen Chen" w:date="2019-01-02T08:00:00Z"/>
                <w:rFonts w:hAnsi="宋体"/>
              </w:rPr>
            </w:pPr>
            <w:del w:id="8757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2073" w:type="dxa"/>
          </w:tcPr>
          <w:p w14:paraId="1A15FABB" w14:textId="21BF2BFD" w:rsidR="0040689B" w:rsidRPr="008035F1" w:rsidDel="00754881" w:rsidRDefault="0040689B" w:rsidP="0040689B">
            <w:pPr>
              <w:jc w:val="left"/>
              <w:rPr>
                <w:del w:id="8758" w:author="XuanWen Chen" w:date="2019-01-02T08:00:00Z"/>
                <w:rFonts w:hAnsi="宋体"/>
              </w:rPr>
            </w:pPr>
            <w:del w:id="8759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5840A27C" w14:textId="3B1C802A" w:rsidR="0040689B" w:rsidRPr="008035F1" w:rsidDel="00754881" w:rsidRDefault="0040689B" w:rsidP="0040689B">
            <w:pPr>
              <w:jc w:val="left"/>
              <w:rPr>
                <w:del w:id="8760" w:author="XuanWen Chen" w:date="2019-01-02T08:00:00Z"/>
                <w:rFonts w:hAnsi="宋体"/>
              </w:rPr>
            </w:pPr>
            <w:del w:id="8761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18407C13" w14:textId="6B099162" w:rsidTr="00720356">
        <w:trPr>
          <w:del w:id="8762" w:author="XuanWen Chen" w:date="2019-01-02T08:00:00Z"/>
        </w:trPr>
        <w:tc>
          <w:tcPr>
            <w:tcW w:w="1016" w:type="dxa"/>
          </w:tcPr>
          <w:p w14:paraId="047CEDA5" w14:textId="01774563" w:rsidR="0040689B" w:rsidDel="00754881" w:rsidRDefault="0040689B" w:rsidP="0040689B">
            <w:pPr>
              <w:rPr>
                <w:del w:id="8763" w:author="XuanWen Chen" w:date="2019-01-02T08:00:00Z"/>
              </w:rPr>
            </w:pPr>
            <w:del w:id="8764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47B57B1A" w14:textId="394A1B64" w:rsidR="0040689B" w:rsidRPr="008035F1" w:rsidDel="00754881" w:rsidRDefault="0040689B" w:rsidP="0040689B">
            <w:pPr>
              <w:jc w:val="left"/>
              <w:rPr>
                <w:del w:id="8765" w:author="XuanWen Chen" w:date="2019-01-02T08:00:00Z"/>
                <w:rFonts w:hAnsi="宋体"/>
              </w:rPr>
            </w:pPr>
            <w:del w:id="8766" w:author="XuanWen Chen" w:date="2019-01-02T08:00:00Z">
              <w:r w:rsidDel="00754881">
                <w:rPr>
                  <w:rFonts w:hAnsi="宋体" w:hint="eastAsia"/>
                </w:rPr>
                <w:delText>用户回复所看到的贴子和社区消息</w:delText>
              </w:r>
            </w:del>
          </w:p>
        </w:tc>
      </w:tr>
      <w:tr w:rsidR="0040689B" w:rsidRPr="008035F1" w:rsidDel="00754881" w14:paraId="569D1069" w14:textId="15F312EC" w:rsidTr="00720356">
        <w:trPr>
          <w:del w:id="8767" w:author="XuanWen Chen" w:date="2019-01-02T08:00:00Z"/>
        </w:trPr>
        <w:tc>
          <w:tcPr>
            <w:tcW w:w="1016" w:type="dxa"/>
          </w:tcPr>
          <w:p w14:paraId="7CE4A064" w14:textId="58CFC7A6" w:rsidR="0040689B" w:rsidDel="00754881" w:rsidRDefault="0040689B" w:rsidP="0040689B">
            <w:pPr>
              <w:rPr>
                <w:del w:id="8768" w:author="XuanWen Chen" w:date="2019-01-02T08:00:00Z"/>
              </w:rPr>
            </w:pPr>
            <w:del w:id="8769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69EA2512" w14:textId="2E372E2C" w:rsidR="0040689B" w:rsidRPr="001419CE" w:rsidDel="00754881" w:rsidRDefault="0040689B" w:rsidP="0040689B">
            <w:pPr>
              <w:jc w:val="left"/>
              <w:rPr>
                <w:del w:id="8770" w:author="XuanWen Chen" w:date="2019-01-02T08:00:00Z"/>
                <w:rFonts w:hAnsi="宋体"/>
              </w:rPr>
            </w:pPr>
            <w:del w:id="8771" w:author="XuanWen Chen" w:date="2019-01-02T08:00:00Z">
              <w:r w:rsidDel="00754881">
                <w:rPr>
                  <w:rFonts w:hAnsi="宋体" w:hint="eastAsia"/>
                </w:rPr>
                <w:delText>用户需要回复所看到的帖子和社区消息。</w:delText>
              </w:r>
            </w:del>
          </w:p>
        </w:tc>
      </w:tr>
      <w:tr w:rsidR="0040689B" w:rsidDel="00754881" w14:paraId="08A6E19E" w14:textId="1F955D12" w:rsidTr="00720356">
        <w:trPr>
          <w:del w:id="8772" w:author="XuanWen Chen" w:date="2019-01-02T08:00:00Z"/>
        </w:trPr>
        <w:tc>
          <w:tcPr>
            <w:tcW w:w="1016" w:type="dxa"/>
          </w:tcPr>
          <w:p w14:paraId="628B630F" w14:textId="3CD5310C" w:rsidR="0040689B" w:rsidDel="00754881" w:rsidRDefault="0040689B" w:rsidP="0040689B">
            <w:pPr>
              <w:rPr>
                <w:del w:id="8773" w:author="XuanWen Chen" w:date="2019-01-02T08:00:00Z"/>
              </w:rPr>
            </w:pPr>
            <w:del w:id="8774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18642B44" w14:textId="11EEF0C3" w:rsidR="0040689B" w:rsidDel="00754881" w:rsidRDefault="0040689B" w:rsidP="0040689B">
            <w:pPr>
              <w:rPr>
                <w:del w:id="8775" w:author="XuanWen Chen" w:date="2019-01-02T08:00:00Z"/>
              </w:rPr>
            </w:pPr>
            <w:del w:id="8776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55DC89FF" w14:textId="74168912" w:rsidR="0040689B" w:rsidDel="00754881" w:rsidRDefault="0040689B" w:rsidP="0040689B">
            <w:pPr>
              <w:rPr>
                <w:del w:id="8777" w:author="XuanWen Chen" w:date="2019-01-02T08:00:00Z"/>
              </w:rPr>
            </w:pPr>
            <w:del w:id="8778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RE-2</w:delText>
              </w:r>
              <w:r w:rsidDel="00754881">
                <w:rPr>
                  <w:rFonts w:hint="eastAsia"/>
                </w:rPr>
                <w:delText>：社区存在可以回复的帖子</w:delText>
              </w:r>
            </w:del>
          </w:p>
        </w:tc>
      </w:tr>
      <w:tr w:rsidR="0040689B" w:rsidDel="00754881" w14:paraId="1A0F77D5" w14:textId="7771C964" w:rsidTr="00720356">
        <w:trPr>
          <w:del w:id="8779" w:author="XuanWen Chen" w:date="2019-01-02T08:00:00Z"/>
        </w:trPr>
        <w:tc>
          <w:tcPr>
            <w:tcW w:w="1016" w:type="dxa"/>
          </w:tcPr>
          <w:p w14:paraId="052A260C" w14:textId="2E7075D9" w:rsidR="0040689B" w:rsidDel="00754881" w:rsidRDefault="0040689B" w:rsidP="0040689B">
            <w:pPr>
              <w:rPr>
                <w:del w:id="8780" w:author="XuanWen Chen" w:date="2019-01-02T08:00:00Z"/>
              </w:rPr>
            </w:pPr>
            <w:del w:id="8781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3D023DF3" w14:textId="6FF725CB" w:rsidR="0040689B" w:rsidDel="00754881" w:rsidRDefault="0040689B" w:rsidP="0040689B">
            <w:pPr>
              <w:rPr>
                <w:del w:id="8782" w:author="XuanWen Chen" w:date="2019-01-02T08:00:00Z"/>
              </w:rPr>
            </w:pPr>
            <w:del w:id="8783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OST1:</w:delText>
              </w:r>
              <w:r w:rsidDel="00754881">
                <w:rPr>
                  <w:rFonts w:hint="eastAsia"/>
                </w:rPr>
                <w:delText>他人回复你的回复</w:delText>
              </w:r>
            </w:del>
          </w:p>
        </w:tc>
      </w:tr>
      <w:tr w:rsidR="0040689B" w:rsidRPr="00380ABA" w:rsidDel="00754881" w14:paraId="0AA1FAE0" w14:textId="1A6C8BAA" w:rsidTr="00720356">
        <w:trPr>
          <w:del w:id="8784" w:author="XuanWen Chen" w:date="2019-01-02T08:00:00Z"/>
        </w:trPr>
        <w:tc>
          <w:tcPr>
            <w:tcW w:w="1016" w:type="dxa"/>
          </w:tcPr>
          <w:p w14:paraId="5E74F713" w14:textId="58E33905" w:rsidR="0040689B" w:rsidDel="00754881" w:rsidRDefault="0040689B" w:rsidP="0040689B">
            <w:pPr>
              <w:rPr>
                <w:del w:id="8785" w:author="XuanWen Chen" w:date="2019-01-02T08:00:00Z"/>
              </w:rPr>
            </w:pPr>
            <w:del w:id="8786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483785CB" w14:textId="62FB80D8" w:rsidR="0040689B" w:rsidRPr="006A53DF" w:rsidDel="00754881" w:rsidRDefault="0040689B" w:rsidP="0040689B">
            <w:pPr>
              <w:jc w:val="left"/>
              <w:rPr>
                <w:del w:id="8787" w:author="XuanWen Chen" w:date="2019-01-02T08:00:00Z"/>
                <w:rFonts w:hAnsi="宋体"/>
              </w:rPr>
            </w:pPr>
            <w:del w:id="8788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进入社区</w:delText>
              </w:r>
            </w:del>
          </w:p>
          <w:p w14:paraId="15149A2F" w14:textId="584A7FC3" w:rsidR="0040689B" w:rsidDel="00754881" w:rsidRDefault="0040689B" w:rsidP="0040689B">
            <w:pPr>
              <w:jc w:val="left"/>
              <w:rPr>
                <w:del w:id="8789" w:author="XuanWen Chen" w:date="2019-01-02T08:00:00Z"/>
                <w:rFonts w:hAnsi="宋体"/>
              </w:rPr>
            </w:pPr>
            <w:del w:id="8790" w:author="XuanWen Chen" w:date="2019-01-02T08:00:00Z">
              <w:r w:rsidDel="00754881">
                <w:rPr>
                  <w:rFonts w:hAnsi="宋体" w:hint="eastAsia"/>
                </w:rPr>
                <w:delText>2.点击所想查看的帖子。</w:delText>
              </w:r>
            </w:del>
          </w:p>
          <w:p w14:paraId="526BC3F5" w14:textId="772B9CC1" w:rsidR="0040689B" w:rsidDel="00754881" w:rsidRDefault="0040689B" w:rsidP="0040689B">
            <w:pPr>
              <w:jc w:val="left"/>
              <w:rPr>
                <w:del w:id="8791" w:author="XuanWen Chen" w:date="2019-01-02T08:00:00Z"/>
                <w:rFonts w:hAnsi="宋体"/>
              </w:rPr>
            </w:pPr>
            <w:del w:id="8792" w:author="XuanWen Chen" w:date="2019-01-02T08:00:00Z">
              <w:r w:rsidDel="00754881">
                <w:rPr>
                  <w:rFonts w:hAnsi="宋体" w:hint="eastAsia"/>
                </w:rPr>
                <w:delText>3．点击回复。</w:delText>
              </w:r>
            </w:del>
          </w:p>
          <w:p w14:paraId="0B496167" w14:textId="0A89F9AC" w:rsidR="0040689B" w:rsidDel="00754881" w:rsidRDefault="0040689B" w:rsidP="0040689B">
            <w:pPr>
              <w:jc w:val="left"/>
              <w:rPr>
                <w:del w:id="8793" w:author="XuanWen Chen" w:date="2019-01-02T08:00:00Z"/>
                <w:rFonts w:hAnsi="宋体"/>
              </w:rPr>
            </w:pPr>
            <w:del w:id="8794" w:author="XuanWen Chen" w:date="2019-01-02T08:00:00Z">
              <w:r w:rsidDel="00754881">
                <w:rPr>
                  <w:rFonts w:hAnsi="宋体" w:hint="eastAsia"/>
                </w:rPr>
                <w:delText>4. 编辑你想要回复的内容。</w:delText>
              </w:r>
            </w:del>
          </w:p>
          <w:p w14:paraId="192A6644" w14:textId="574558CD" w:rsidR="0040689B" w:rsidRPr="006A53DF" w:rsidDel="00754881" w:rsidRDefault="0040689B" w:rsidP="0040689B">
            <w:pPr>
              <w:jc w:val="left"/>
              <w:rPr>
                <w:del w:id="8795" w:author="XuanWen Chen" w:date="2019-01-02T08:00:00Z"/>
                <w:rFonts w:hAnsi="宋体"/>
              </w:rPr>
            </w:pPr>
            <w:del w:id="8796" w:author="XuanWen Chen" w:date="2019-01-02T08:00:00Z">
              <w:r w:rsidDel="00754881">
                <w:rPr>
                  <w:rFonts w:hAnsi="宋体" w:hint="eastAsia"/>
                </w:rPr>
                <w:delText>5.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确认发送回复。</w:delText>
              </w:r>
            </w:del>
          </w:p>
        </w:tc>
      </w:tr>
      <w:tr w:rsidR="0040689B" w:rsidRPr="00380ABA" w:rsidDel="00754881" w14:paraId="1F93C683" w14:textId="6903455E" w:rsidTr="00720356">
        <w:trPr>
          <w:del w:id="8797" w:author="XuanWen Chen" w:date="2019-01-02T08:00:00Z"/>
        </w:trPr>
        <w:tc>
          <w:tcPr>
            <w:tcW w:w="1016" w:type="dxa"/>
          </w:tcPr>
          <w:p w14:paraId="03221163" w14:textId="39CDA7B8" w:rsidR="0040689B" w:rsidRPr="008035F1" w:rsidDel="00754881" w:rsidRDefault="0040689B" w:rsidP="0040689B">
            <w:pPr>
              <w:rPr>
                <w:del w:id="8798" w:author="XuanWen Chen" w:date="2019-01-02T08:00:00Z"/>
                <w:rFonts w:hAnsi="宋体"/>
              </w:rPr>
            </w:pPr>
            <w:del w:id="8799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4D01A44F" w14:textId="47E68EA7" w:rsidR="0040689B" w:rsidRPr="00390793" w:rsidDel="00754881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del w:id="8800" w:author="XuanWen Chen" w:date="2019-01-02T08:00:00Z"/>
                <w:rFonts w:hAnsi="宋体"/>
              </w:rPr>
            </w:pPr>
            <w:del w:id="8801" w:author="XuanWen Chen" w:date="2019-01-02T08:00:00Z">
              <w:r w:rsidRPr="00390793" w:rsidDel="00754881">
                <w:rPr>
                  <w:rFonts w:hAnsi="宋体" w:hint="eastAsia"/>
                </w:rPr>
                <w:delText>用户进入我的消息</w:delText>
              </w:r>
            </w:del>
          </w:p>
          <w:p w14:paraId="53093E05" w14:textId="33D30CD7" w:rsidR="0040689B" w:rsidDel="00754881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del w:id="8802" w:author="XuanWen Chen" w:date="2019-01-02T08:00:00Z"/>
                <w:rFonts w:hAnsi="宋体"/>
              </w:rPr>
            </w:pPr>
            <w:del w:id="8803" w:author="XuanWen Chen" w:date="2019-01-02T08:00:00Z">
              <w:r w:rsidDel="00754881">
                <w:rPr>
                  <w:rFonts w:hAnsi="宋体" w:hint="eastAsia"/>
                </w:rPr>
                <w:delText>查看回复我的消息</w:delText>
              </w:r>
            </w:del>
          </w:p>
          <w:p w14:paraId="249D3610" w14:textId="1D5C48F9" w:rsidR="0040689B" w:rsidDel="00754881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del w:id="8804" w:author="XuanWen Chen" w:date="2019-01-02T08:00:00Z"/>
                <w:rFonts w:hAnsi="宋体"/>
              </w:rPr>
            </w:pPr>
            <w:del w:id="8805" w:author="XuanWen Chen" w:date="2019-01-02T08:00:00Z">
              <w:r w:rsidDel="00754881">
                <w:rPr>
                  <w:rFonts w:hAnsi="宋体" w:hint="eastAsia"/>
                </w:rPr>
                <w:delText>点击回复</w:delText>
              </w:r>
            </w:del>
          </w:p>
          <w:p w14:paraId="3E2FBB09" w14:textId="4EDA87F6" w:rsidR="0040689B" w:rsidDel="00754881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del w:id="8806" w:author="XuanWen Chen" w:date="2019-01-02T08:00:00Z"/>
                <w:rFonts w:hAnsi="宋体"/>
              </w:rPr>
            </w:pPr>
            <w:del w:id="8807" w:author="XuanWen Chen" w:date="2019-01-02T08:00:00Z">
              <w:r w:rsidDel="00754881">
                <w:rPr>
                  <w:rFonts w:hAnsi="宋体" w:hint="eastAsia"/>
                </w:rPr>
                <w:delText>编辑想要回复的内容</w:delText>
              </w:r>
            </w:del>
          </w:p>
          <w:p w14:paraId="48271D17" w14:textId="579E2521" w:rsidR="0040689B" w:rsidRPr="00390793" w:rsidDel="00754881" w:rsidRDefault="0040689B" w:rsidP="00AE77A1">
            <w:pPr>
              <w:pStyle w:val="a9"/>
              <w:numPr>
                <w:ilvl w:val="0"/>
                <w:numId w:val="8"/>
              </w:numPr>
              <w:spacing w:line="240" w:lineRule="auto"/>
              <w:ind w:left="3720" w:firstLineChars="0"/>
              <w:jc w:val="left"/>
              <w:rPr>
                <w:del w:id="8808" w:author="XuanWen Chen" w:date="2019-01-02T08:00:00Z"/>
                <w:rFonts w:hAnsi="宋体"/>
              </w:rPr>
            </w:pPr>
            <w:del w:id="8809" w:author="XuanWen Chen" w:date="2019-01-02T08:00:00Z">
              <w:r w:rsidDel="00754881">
                <w:rPr>
                  <w:rFonts w:hAnsi="宋体" w:hint="eastAsia"/>
                </w:rPr>
                <w:delText>确认回复</w:delText>
              </w:r>
            </w:del>
          </w:p>
        </w:tc>
      </w:tr>
      <w:tr w:rsidR="0040689B" w:rsidRPr="00380ABA" w:rsidDel="00754881" w14:paraId="7C680DD5" w14:textId="01922BD8" w:rsidTr="00720356">
        <w:trPr>
          <w:del w:id="8810" w:author="XuanWen Chen" w:date="2019-01-02T08:00:00Z"/>
        </w:trPr>
        <w:tc>
          <w:tcPr>
            <w:tcW w:w="1016" w:type="dxa"/>
          </w:tcPr>
          <w:p w14:paraId="03334A30" w14:textId="4ECEFADD" w:rsidR="0040689B" w:rsidRPr="008035F1" w:rsidDel="00754881" w:rsidRDefault="0040689B" w:rsidP="0040689B">
            <w:pPr>
              <w:rPr>
                <w:del w:id="8811" w:author="XuanWen Chen" w:date="2019-01-02T08:00:00Z"/>
                <w:rFonts w:hAnsi="宋体"/>
              </w:rPr>
            </w:pPr>
            <w:del w:id="881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61B1C88F" w14:textId="757AC2DA" w:rsidR="0040689B" w:rsidRPr="00390793" w:rsidDel="00754881" w:rsidRDefault="0040689B" w:rsidP="0040689B">
            <w:pPr>
              <w:jc w:val="left"/>
              <w:rPr>
                <w:del w:id="8813" w:author="XuanWen Chen" w:date="2019-01-02T08:00:00Z"/>
                <w:rFonts w:hAnsi="宋体"/>
              </w:rPr>
            </w:pPr>
          </w:p>
        </w:tc>
      </w:tr>
      <w:tr w:rsidR="0040689B" w:rsidRPr="00380ABA" w:rsidDel="00754881" w14:paraId="7C091807" w14:textId="37841708" w:rsidTr="00720356">
        <w:trPr>
          <w:del w:id="8814" w:author="XuanWen Chen" w:date="2019-01-02T08:00:00Z"/>
        </w:trPr>
        <w:tc>
          <w:tcPr>
            <w:tcW w:w="1016" w:type="dxa"/>
          </w:tcPr>
          <w:p w14:paraId="3EE7AD33" w14:textId="67F4AA6D" w:rsidR="0040689B" w:rsidRPr="008035F1" w:rsidDel="00754881" w:rsidRDefault="0040689B" w:rsidP="0040689B">
            <w:pPr>
              <w:rPr>
                <w:del w:id="8815" w:author="XuanWen Chen" w:date="2019-01-02T08:00:00Z"/>
                <w:rFonts w:hAnsi="宋体"/>
              </w:rPr>
            </w:pPr>
            <w:del w:id="8816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58EC4B14" w14:textId="647D571E" w:rsidR="0040689B" w:rsidRPr="00380ABA" w:rsidDel="00754881" w:rsidRDefault="0040689B" w:rsidP="0040689B">
            <w:pPr>
              <w:jc w:val="left"/>
              <w:rPr>
                <w:del w:id="8817" w:author="XuanWen Chen" w:date="2019-01-02T08:00:00Z"/>
                <w:rFonts w:hAnsi="宋体"/>
              </w:rPr>
            </w:pPr>
            <w:del w:id="8818" w:author="XuanWen Chen" w:date="2019-01-02T08:00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380ABA" w:rsidDel="00754881" w14:paraId="7C275BCB" w14:textId="051E7FEA" w:rsidTr="00720356">
        <w:trPr>
          <w:del w:id="8819" w:author="XuanWen Chen" w:date="2019-01-02T08:00:00Z"/>
        </w:trPr>
        <w:tc>
          <w:tcPr>
            <w:tcW w:w="1016" w:type="dxa"/>
          </w:tcPr>
          <w:p w14:paraId="03EBB59D" w14:textId="45F147C5" w:rsidR="0040689B" w:rsidRPr="008035F1" w:rsidDel="00754881" w:rsidRDefault="0040689B" w:rsidP="0040689B">
            <w:pPr>
              <w:rPr>
                <w:del w:id="8820" w:author="XuanWen Chen" w:date="2019-01-02T08:00:00Z"/>
                <w:rFonts w:hAnsi="宋体"/>
              </w:rPr>
            </w:pPr>
            <w:del w:id="8821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04A2FF43" w14:textId="4A2B95CC" w:rsidR="0040689B" w:rsidRPr="00380ABA" w:rsidDel="00754881" w:rsidRDefault="0040689B" w:rsidP="0040689B">
            <w:pPr>
              <w:jc w:val="left"/>
              <w:rPr>
                <w:del w:id="8822" w:author="XuanWen Chen" w:date="2019-01-02T08:00:00Z"/>
                <w:rFonts w:hAnsi="宋体"/>
              </w:rPr>
            </w:pPr>
            <w:del w:id="8823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41E249F8" w14:textId="778BA3BF" w:rsidTr="00720356">
        <w:trPr>
          <w:del w:id="8824" w:author="XuanWen Chen" w:date="2019-01-02T08:00:00Z"/>
        </w:trPr>
        <w:tc>
          <w:tcPr>
            <w:tcW w:w="1016" w:type="dxa"/>
          </w:tcPr>
          <w:p w14:paraId="0CF96C44" w14:textId="5D51A5B1" w:rsidR="0040689B" w:rsidRPr="008035F1" w:rsidDel="00754881" w:rsidRDefault="0040689B" w:rsidP="0040689B">
            <w:pPr>
              <w:rPr>
                <w:del w:id="8825" w:author="XuanWen Chen" w:date="2019-01-02T08:00:00Z"/>
                <w:rFonts w:hAnsi="宋体"/>
              </w:rPr>
            </w:pPr>
            <w:del w:id="8826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57BB275F" w14:textId="204E5124" w:rsidR="0040689B" w:rsidRPr="00380ABA" w:rsidDel="00754881" w:rsidRDefault="0040689B" w:rsidP="0040689B">
            <w:pPr>
              <w:jc w:val="left"/>
              <w:rPr>
                <w:del w:id="8827" w:author="XuanWen Chen" w:date="2019-01-02T08:00:00Z"/>
                <w:rFonts w:hAnsi="宋体"/>
              </w:rPr>
            </w:pPr>
          </w:p>
        </w:tc>
      </w:tr>
      <w:tr w:rsidR="0040689B" w:rsidRPr="00380ABA" w:rsidDel="00754881" w14:paraId="731CD9AC" w14:textId="0231ED3A" w:rsidTr="00720356">
        <w:trPr>
          <w:del w:id="8828" w:author="XuanWen Chen" w:date="2019-01-02T08:00:00Z"/>
        </w:trPr>
        <w:tc>
          <w:tcPr>
            <w:tcW w:w="1016" w:type="dxa"/>
          </w:tcPr>
          <w:p w14:paraId="213C7C7F" w14:textId="37C4F161" w:rsidR="0040689B" w:rsidRPr="008035F1" w:rsidDel="00754881" w:rsidRDefault="0040689B" w:rsidP="0040689B">
            <w:pPr>
              <w:rPr>
                <w:del w:id="8829" w:author="XuanWen Chen" w:date="2019-01-02T08:00:00Z"/>
                <w:rFonts w:hAnsi="宋体"/>
              </w:rPr>
            </w:pPr>
            <w:del w:id="8830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2880DFF7" w14:textId="196CE8F6" w:rsidR="0040689B" w:rsidRPr="00380ABA" w:rsidDel="00754881" w:rsidRDefault="0040689B" w:rsidP="0040689B">
            <w:pPr>
              <w:jc w:val="left"/>
              <w:rPr>
                <w:del w:id="8831" w:author="XuanWen Chen" w:date="2019-01-02T08:00:00Z"/>
                <w:rFonts w:hAnsi="宋体"/>
              </w:rPr>
            </w:pPr>
          </w:p>
        </w:tc>
      </w:tr>
      <w:tr w:rsidR="0040689B" w:rsidDel="00754881" w14:paraId="3F41D1BA" w14:textId="66A867F5" w:rsidTr="00720356">
        <w:trPr>
          <w:del w:id="8832" w:author="XuanWen Chen" w:date="2019-01-02T08:00:00Z"/>
        </w:trPr>
        <w:tc>
          <w:tcPr>
            <w:tcW w:w="1016" w:type="dxa"/>
          </w:tcPr>
          <w:p w14:paraId="34D79E9C" w14:textId="0807C8BC" w:rsidR="0040689B" w:rsidDel="00754881" w:rsidRDefault="0040689B" w:rsidP="0040689B">
            <w:pPr>
              <w:rPr>
                <w:del w:id="8833" w:author="XuanWen Chen" w:date="2019-01-02T08:00:00Z"/>
              </w:rPr>
            </w:pPr>
            <w:del w:id="8834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4EEC9BB7" w14:textId="2DAC85FA" w:rsidR="0040689B" w:rsidDel="00754881" w:rsidRDefault="0040689B" w:rsidP="0040689B">
            <w:pPr>
              <w:rPr>
                <w:del w:id="8835" w:author="XuanWen Chen" w:date="2019-01-02T08:00:00Z"/>
              </w:rPr>
            </w:pPr>
          </w:p>
          <w:p w14:paraId="661E9B89" w14:textId="4E9C8BB4" w:rsidR="0040689B" w:rsidDel="00754881" w:rsidRDefault="0040689B" w:rsidP="0040689B">
            <w:pPr>
              <w:rPr>
                <w:del w:id="8836" w:author="XuanWen Chen" w:date="2019-01-02T08:00:00Z"/>
              </w:rPr>
            </w:pPr>
          </w:p>
        </w:tc>
      </w:tr>
    </w:tbl>
    <w:p w14:paraId="3FFBFE68" w14:textId="217BA07E" w:rsidR="009961DA" w:rsidDel="00754881" w:rsidRDefault="000E17AA">
      <w:pPr>
        <w:pStyle w:val="4"/>
        <w:rPr>
          <w:del w:id="8837" w:author="XuanWen Chen" w:date="2019-01-02T08:00:00Z"/>
        </w:rPr>
        <w:pPrChange w:id="8838" w:author="XuanWen Chen" w:date="2019-01-02T06:57:00Z">
          <w:pPr>
            <w:pStyle w:val="3"/>
          </w:pPr>
        </w:pPrChange>
      </w:pPr>
      <w:bookmarkStart w:id="8839" w:name="_Toc533621434"/>
      <w:del w:id="8840" w:author="XuanWen Chen" w:date="2019-01-02T06:57:00Z">
        <w:r w:rsidDel="009F4B92">
          <w:rPr>
            <w:rFonts w:hint="eastAsia"/>
          </w:rPr>
          <w:delText>指导者</w:delText>
        </w:r>
      </w:del>
      <w:del w:id="8841" w:author="XuanWen Chen" w:date="2019-01-02T08:00:00Z">
        <w:r w:rsidDel="00754881">
          <w:rPr>
            <w:rFonts w:hint="eastAsia"/>
          </w:rPr>
          <w:delText>进入社区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41B4CFBD" w14:textId="30CA04E3" w:rsidTr="009961DA">
        <w:trPr>
          <w:del w:id="8842" w:author="XuanWen Chen" w:date="2019-01-02T08:00:00Z"/>
        </w:trPr>
        <w:tc>
          <w:tcPr>
            <w:tcW w:w="2074" w:type="dxa"/>
          </w:tcPr>
          <w:p w14:paraId="75410869" w14:textId="6685347E" w:rsidR="009961DA" w:rsidRPr="008035F1" w:rsidDel="00754881" w:rsidRDefault="009961DA" w:rsidP="009961DA">
            <w:pPr>
              <w:rPr>
                <w:del w:id="8843" w:author="XuanWen Chen" w:date="2019-01-02T08:00:00Z"/>
                <w:rFonts w:hAnsi="宋体"/>
                <w:b/>
              </w:rPr>
            </w:pPr>
            <w:del w:id="884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5AEC98F5" w14:textId="25EDD9D2" w:rsidR="009961DA" w:rsidRPr="008035F1" w:rsidDel="00754881" w:rsidRDefault="009961DA" w:rsidP="009961DA">
            <w:pPr>
              <w:rPr>
                <w:del w:id="8845" w:author="XuanWen Chen" w:date="2019-01-02T08:00:00Z"/>
                <w:rFonts w:hAnsi="宋体"/>
                <w:b/>
              </w:rPr>
            </w:pPr>
            <w:del w:id="884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指导者进入社区</w:delText>
              </w:r>
            </w:del>
          </w:p>
        </w:tc>
      </w:tr>
      <w:tr w:rsidR="009961DA" w:rsidRPr="008035F1" w:rsidDel="00754881" w14:paraId="54C8905D" w14:textId="7CFE7EFF" w:rsidTr="009961DA">
        <w:trPr>
          <w:del w:id="8847" w:author="XuanWen Chen" w:date="2019-01-02T08:00:00Z"/>
        </w:trPr>
        <w:tc>
          <w:tcPr>
            <w:tcW w:w="2074" w:type="dxa"/>
          </w:tcPr>
          <w:p w14:paraId="50924C3E" w14:textId="5E5C9AC0" w:rsidR="009961DA" w:rsidRPr="008035F1" w:rsidDel="00754881" w:rsidRDefault="009961DA" w:rsidP="009961DA">
            <w:pPr>
              <w:jc w:val="left"/>
              <w:rPr>
                <w:del w:id="8848" w:author="XuanWen Chen" w:date="2019-01-02T08:00:00Z"/>
                <w:rFonts w:hAnsi="宋体"/>
              </w:rPr>
            </w:pPr>
            <w:del w:id="884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1783C469" w14:textId="029C1003" w:rsidR="009961DA" w:rsidRPr="008035F1" w:rsidDel="00754881" w:rsidRDefault="009961DA" w:rsidP="009961DA">
            <w:pPr>
              <w:jc w:val="left"/>
              <w:rPr>
                <w:del w:id="8850" w:author="XuanWen Chen" w:date="2019-01-02T08:00:00Z"/>
                <w:rFonts w:hAnsi="宋体"/>
              </w:rPr>
            </w:pPr>
            <w:del w:id="8851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3512BA79" w14:textId="1775A3E3" w:rsidR="009961DA" w:rsidRPr="008035F1" w:rsidDel="00754881" w:rsidRDefault="009961DA" w:rsidP="009961DA">
            <w:pPr>
              <w:jc w:val="left"/>
              <w:rPr>
                <w:del w:id="8852" w:author="XuanWen Chen" w:date="2019-01-02T08:00:00Z"/>
                <w:rFonts w:hAnsi="宋体"/>
              </w:rPr>
            </w:pPr>
            <w:del w:id="885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A8894FE" w14:textId="7FC328BB" w:rsidR="009961DA" w:rsidRPr="008035F1" w:rsidDel="00754881" w:rsidRDefault="009961DA" w:rsidP="009961DA">
            <w:pPr>
              <w:jc w:val="left"/>
              <w:rPr>
                <w:del w:id="8854" w:author="XuanWen Chen" w:date="2019-01-02T08:00:00Z"/>
                <w:rFonts w:hAnsi="宋体"/>
              </w:rPr>
            </w:pPr>
            <w:del w:id="8855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2922AFFF" w14:textId="686BC8BF" w:rsidTr="009961DA">
        <w:trPr>
          <w:del w:id="8856" w:author="XuanWen Chen" w:date="2019-01-02T08:00:00Z"/>
        </w:trPr>
        <w:tc>
          <w:tcPr>
            <w:tcW w:w="2074" w:type="dxa"/>
          </w:tcPr>
          <w:p w14:paraId="2D57338D" w14:textId="20324F63" w:rsidR="009961DA" w:rsidRPr="008035F1" w:rsidDel="00754881" w:rsidRDefault="009961DA" w:rsidP="009961DA">
            <w:pPr>
              <w:jc w:val="left"/>
              <w:rPr>
                <w:del w:id="8857" w:author="XuanWen Chen" w:date="2019-01-02T08:00:00Z"/>
                <w:rFonts w:hAnsi="宋体"/>
              </w:rPr>
            </w:pPr>
            <w:del w:id="885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0561740E" w14:textId="6BDF37D3" w:rsidR="009961DA" w:rsidRPr="008035F1" w:rsidDel="00754881" w:rsidRDefault="009961DA" w:rsidP="009961DA">
            <w:pPr>
              <w:jc w:val="left"/>
              <w:rPr>
                <w:del w:id="8859" w:author="XuanWen Chen" w:date="2019-01-02T08:00:00Z"/>
                <w:rFonts w:hAnsi="宋体"/>
              </w:rPr>
            </w:pPr>
            <w:del w:id="8860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06ADE9AC" w14:textId="2101D4E4" w:rsidR="009961DA" w:rsidRPr="008035F1" w:rsidDel="00754881" w:rsidRDefault="009961DA" w:rsidP="009961DA">
            <w:pPr>
              <w:jc w:val="left"/>
              <w:rPr>
                <w:del w:id="8861" w:author="XuanWen Chen" w:date="2019-01-02T08:00:00Z"/>
                <w:rFonts w:hAnsi="宋体"/>
              </w:rPr>
            </w:pPr>
            <w:del w:id="886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58EA21E2" w14:textId="62A17E01" w:rsidR="009961DA" w:rsidRPr="008035F1" w:rsidDel="00754881" w:rsidRDefault="009961DA" w:rsidP="009961DA">
            <w:pPr>
              <w:jc w:val="left"/>
              <w:rPr>
                <w:del w:id="8863" w:author="XuanWen Chen" w:date="2019-01-02T08:00:00Z"/>
                <w:rFonts w:hAnsi="宋体"/>
              </w:rPr>
            </w:pPr>
            <w:del w:id="886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562D5EEC" w14:textId="37A345B5" w:rsidTr="009961DA">
        <w:trPr>
          <w:del w:id="8865" w:author="XuanWen Chen" w:date="2019-01-02T08:00:00Z"/>
        </w:trPr>
        <w:tc>
          <w:tcPr>
            <w:tcW w:w="2074" w:type="dxa"/>
          </w:tcPr>
          <w:p w14:paraId="32C69BC2" w14:textId="6DED9FFB" w:rsidR="009961DA" w:rsidRPr="008035F1" w:rsidDel="00754881" w:rsidRDefault="009961DA" w:rsidP="009961DA">
            <w:pPr>
              <w:jc w:val="left"/>
              <w:rPr>
                <w:del w:id="8866" w:author="XuanWen Chen" w:date="2019-01-02T08:00:00Z"/>
                <w:rFonts w:hAnsi="宋体"/>
              </w:rPr>
            </w:pPr>
            <w:del w:id="8867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08523E51" w14:textId="5EECA5D8" w:rsidR="009961DA" w:rsidDel="00754881" w:rsidRDefault="009961DA" w:rsidP="009961DA">
            <w:pPr>
              <w:jc w:val="left"/>
              <w:rPr>
                <w:del w:id="8868" w:author="XuanWen Chen" w:date="2019-01-02T08:00:00Z"/>
                <w:rFonts w:hAnsi="宋体"/>
              </w:rPr>
            </w:pPr>
            <w:del w:id="8869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3515F996" w14:textId="03D644B0" w:rsidTr="009961DA">
        <w:trPr>
          <w:del w:id="8870" w:author="XuanWen Chen" w:date="2019-01-02T08:00:00Z"/>
        </w:trPr>
        <w:tc>
          <w:tcPr>
            <w:tcW w:w="2074" w:type="dxa"/>
          </w:tcPr>
          <w:p w14:paraId="259F781A" w14:textId="199F1377" w:rsidR="009961DA" w:rsidRPr="008035F1" w:rsidDel="00754881" w:rsidRDefault="009961DA" w:rsidP="009961DA">
            <w:pPr>
              <w:jc w:val="left"/>
              <w:rPr>
                <w:del w:id="8871" w:author="XuanWen Chen" w:date="2019-01-02T08:00:00Z"/>
                <w:rFonts w:hAnsi="宋体"/>
              </w:rPr>
            </w:pPr>
            <w:del w:id="8872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71CF344A" w14:textId="3BA6AA0B" w:rsidR="009961DA" w:rsidRPr="008035F1" w:rsidDel="00754881" w:rsidRDefault="009961DA" w:rsidP="009961DA">
            <w:pPr>
              <w:jc w:val="left"/>
              <w:rPr>
                <w:del w:id="8873" w:author="XuanWen Chen" w:date="2019-01-02T08:00:00Z"/>
                <w:rFonts w:hAnsi="宋体"/>
              </w:rPr>
            </w:pPr>
            <w:del w:id="8874" w:author="XuanWen Chen" w:date="2019-01-02T08:00:00Z">
              <w:r w:rsidDel="00754881">
                <w:rPr>
                  <w:rFonts w:hAnsi="宋体" w:hint="eastAsia"/>
                </w:rPr>
                <w:delText>指导者查看社区总览</w:delText>
              </w:r>
            </w:del>
          </w:p>
        </w:tc>
      </w:tr>
      <w:tr w:rsidR="009961DA" w:rsidRPr="008035F1" w:rsidDel="00754881" w14:paraId="333678DE" w14:textId="17B1FE92" w:rsidTr="009961DA">
        <w:trPr>
          <w:del w:id="8875" w:author="XuanWen Chen" w:date="2019-01-02T08:00:00Z"/>
        </w:trPr>
        <w:tc>
          <w:tcPr>
            <w:tcW w:w="2074" w:type="dxa"/>
          </w:tcPr>
          <w:p w14:paraId="2714CF54" w14:textId="32C6F3BE" w:rsidR="009961DA" w:rsidRPr="008035F1" w:rsidDel="00754881" w:rsidRDefault="009961DA" w:rsidP="009961DA">
            <w:pPr>
              <w:jc w:val="left"/>
              <w:rPr>
                <w:del w:id="8876" w:author="XuanWen Chen" w:date="2019-01-02T08:00:00Z"/>
                <w:rFonts w:hAnsi="宋体"/>
              </w:rPr>
            </w:pPr>
            <w:del w:id="8877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64628934" w14:textId="285D206F" w:rsidR="009961DA" w:rsidRPr="008035F1" w:rsidDel="00754881" w:rsidRDefault="009961DA" w:rsidP="009961DA">
            <w:pPr>
              <w:jc w:val="left"/>
              <w:rPr>
                <w:del w:id="8878" w:author="XuanWen Chen" w:date="2019-01-02T08:00:00Z"/>
                <w:rFonts w:hAnsi="宋体"/>
              </w:rPr>
            </w:pPr>
            <w:del w:id="8879" w:author="XuanWen Chen" w:date="2019-01-02T08:00:00Z">
              <w:r w:rsidDel="00754881">
                <w:rPr>
                  <w:rFonts w:hAnsi="宋体" w:hint="eastAsia"/>
                </w:rPr>
                <w:delText>指导者想进入社区浏览</w:delText>
              </w:r>
            </w:del>
          </w:p>
        </w:tc>
      </w:tr>
      <w:tr w:rsidR="009961DA" w:rsidRPr="008035F1" w:rsidDel="00754881" w14:paraId="5C2FAD36" w14:textId="32B1A3D8" w:rsidTr="009961DA">
        <w:trPr>
          <w:del w:id="8880" w:author="XuanWen Chen" w:date="2019-01-02T08:00:00Z"/>
        </w:trPr>
        <w:tc>
          <w:tcPr>
            <w:tcW w:w="2074" w:type="dxa"/>
          </w:tcPr>
          <w:p w14:paraId="4BC7A27B" w14:textId="1E28490A" w:rsidR="009961DA" w:rsidRPr="008035F1" w:rsidDel="00754881" w:rsidRDefault="009961DA" w:rsidP="009961DA">
            <w:pPr>
              <w:rPr>
                <w:del w:id="8881" w:author="XuanWen Chen" w:date="2019-01-02T08:00:00Z"/>
                <w:rFonts w:hAnsi="宋体"/>
              </w:rPr>
            </w:pPr>
            <w:del w:id="8882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44B12D9D" w14:textId="7225E43B" w:rsidR="009961DA" w:rsidRPr="009B7CFA" w:rsidDel="00754881" w:rsidRDefault="009961DA" w:rsidP="009961DA">
            <w:pPr>
              <w:rPr>
                <w:del w:id="8883" w:author="XuanWen Chen" w:date="2019-01-02T08:00:00Z"/>
                <w:rFonts w:hAnsi="宋体"/>
              </w:rPr>
            </w:pPr>
            <w:del w:id="8884" w:author="XuanWen Chen" w:date="2019-01-02T08:00:00Z">
              <w:r w:rsidDel="00754881">
                <w:rPr>
                  <w:rFonts w:hAnsi="宋体" w:hint="eastAsia"/>
                </w:rPr>
                <w:delText>无</w:delText>
              </w:r>
            </w:del>
          </w:p>
        </w:tc>
      </w:tr>
      <w:tr w:rsidR="009961DA" w:rsidRPr="008035F1" w:rsidDel="00754881" w14:paraId="7291EAB4" w14:textId="6EC33801" w:rsidTr="009961DA">
        <w:trPr>
          <w:del w:id="8885" w:author="XuanWen Chen" w:date="2019-01-02T08:00:00Z"/>
        </w:trPr>
        <w:tc>
          <w:tcPr>
            <w:tcW w:w="2074" w:type="dxa"/>
          </w:tcPr>
          <w:p w14:paraId="2C14CDE8" w14:textId="40108219" w:rsidR="009961DA" w:rsidRPr="008035F1" w:rsidDel="00754881" w:rsidRDefault="009961DA" w:rsidP="009961DA">
            <w:pPr>
              <w:rPr>
                <w:del w:id="8886" w:author="XuanWen Chen" w:date="2019-01-02T08:00:00Z"/>
                <w:rFonts w:hAnsi="宋体"/>
              </w:rPr>
            </w:pPr>
            <w:del w:id="8887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352BF63A" w14:textId="5F44D599" w:rsidR="009961DA" w:rsidRPr="000D31F2" w:rsidDel="00754881" w:rsidRDefault="009961DA" w:rsidP="009961DA">
            <w:pPr>
              <w:rPr>
                <w:del w:id="8888" w:author="XuanWen Chen" w:date="2019-01-02T08:00:00Z"/>
              </w:rPr>
            </w:pPr>
            <w:del w:id="8889" w:author="XuanWen Chen" w:date="2019-01-02T08:00:00Z">
              <w:r w:rsidRPr="000D31F2" w:rsidDel="00754881">
                <w:rPr>
                  <w:rFonts w:hint="eastAsia"/>
                </w:rPr>
                <w:delText>无</w:delText>
              </w:r>
            </w:del>
          </w:p>
        </w:tc>
      </w:tr>
      <w:tr w:rsidR="009961DA" w:rsidRPr="002B179C" w:rsidDel="00754881" w14:paraId="5D0896DF" w14:textId="4D797F2A" w:rsidTr="009961DA">
        <w:trPr>
          <w:del w:id="8890" w:author="XuanWen Chen" w:date="2019-01-02T08:00:00Z"/>
        </w:trPr>
        <w:tc>
          <w:tcPr>
            <w:tcW w:w="2074" w:type="dxa"/>
          </w:tcPr>
          <w:p w14:paraId="62E60136" w14:textId="3FB10F14" w:rsidR="009961DA" w:rsidRPr="008035F1" w:rsidDel="00754881" w:rsidRDefault="009961DA" w:rsidP="009961DA">
            <w:pPr>
              <w:rPr>
                <w:del w:id="8891" w:author="XuanWen Chen" w:date="2019-01-02T08:00:00Z"/>
                <w:rFonts w:hAnsi="宋体"/>
              </w:rPr>
            </w:pPr>
            <w:del w:id="8892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2CC95E58" w14:textId="2BF389A9" w:rsidR="009961DA" w:rsidDel="00754881" w:rsidRDefault="009961DA" w:rsidP="009961DA">
            <w:pPr>
              <w:pStyle w:val="a9"/>
              <w:ind w:left="360" w:firstLineChars="0" w:firstLine="0"/>
              <w:rPr>
                <w:del w:id="8893" w:author="XuanWen Chen" w:date="2019-01-02T08:00:00Z"/>
                <w:rFonts w:hAnsi="宋体"/>
              </w:rPr>
            </w:pPr>
            <w:del w:id="8894" w:author="XuanWen Chen" w:date="2019-01-02T08:00:00Z"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.0先登录用户系统再进入社区</w:delText>
              </w:r>
            </w:del>
          </w:p>
          <w:p w14:paraId="443514C2" w14:textId="4BEBD035" w:rsidR="009961DA" w:rsidDel="00754881" w:rsidRDefault="009961DA" w:rsidP="009961DA">
            <w:pPr>
              <w:rPr>
                <w:del w:id="8895" w:author="XuanWen Chen" w:date="2019-01-02T08:00:00Z"/>
                <w:rFonts w:hAnsi="宋体"/>
              </w:rPr>
            </w:pPr>
            <w:del w:id="8896" w:author="XuanWen Chen" w:date="2019-01-02T08:00:00Z">
              <w:r w:rsidRPr="002B179C" w:rsidDel="00754881">
                <w:rPr>
                  <w:rFonts w:hAnsi="宋体" w:hint="eastAsia"/>
                </w:rPr>
                <w:delText>1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登录用户系统</w:delText>
              </w:r>
            </w:del>
          </w:p>
          <w:p w14:paraId="436A388F" w14:textId="19863A5B" w:rsidR="009961DA" w:rsidRPr="002B179C" w:rsidDel="00754881" w:rsidRDefault="009961DA" w:rsidP="009961DA">
            <w:pPr>
              <w:rPr>
                <w:del w:id="8897" w:author="XuanWen Chen" w:date="2019-01-02T08:00:00Z"/>
                <w:rFonts w:hAnsi="宋体"/>
              </w:rPr>
            </w:pPr>
            <w:del w:id="8898" w:author="XuanWen Chen" w:date="2019-01-02T08:00:00Z">
              <w:r w:rsidDel="00754881">
                <w:rPr>
                  <w:rFonts w:hAnsi="宋体" w:hint="eastAsia"/>
                </w:rPr>
                <w:delText>2.进入社区浏览</w:delText>
              </w:r>
            </w:del>
          </w:p>
        </w:tc>
      </w:tr>
      <w:tr w:rsidR="009961DA" w:rsidRPr="008035F1" w:rsidDel="00754881" w14:paraId="11732126" w14:textId="6A96F8C2" w:rsidTr="009961DA">
        <w:trPr>
          <w:trHeight w:val="1370"/>
          <w:del w:id="8899" w:author="XuanWen Chen" w:date="2019-01-02T08:00:00Z"/>
        </w:trPr>
        <w:tc>
          <w:tcPr>
            <w:tcW w:w="2074" w:type="dxa"/>
          </w:tcPr>
          <w:p w14:paraId="2D90C972" w14:textId="0E9CB06D" w:rsidR="009961DA" w:rsidRPr="008035F1" w:rsidDel="00754881" w:rsidRDefault="009961DA" w:rsidP="009961DA">
            <w:pPr>
              <w:rPr>
                <w:del w:id="8900" w:author="XuanWen Chen" w:date="2019-01-02T08:00:00Z"/>
                <w:rFonts w:hAnsi="宋体"/>
              </w:rPr>
            </w:pPr>
            <w:del w:id="8901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268CEB7D" w14:textId="6E26067E" w:rsidR="009961DA" w:rsidDel="00754881" w:rsidRDefault="009961DA" w:rsidP="009961DA">
            <w:pPr>
              <w:pStyle w:val="a9"/>
              <w:ind w:left="360" w:firstLineChars="0" w:firstLine="0"/>
              <w:rPr>
                <w:del w:id="8902" w:author="XuanWen Chen" w:date="2019-01-02T08:00:00Z"/>
                <w:rFonts w:hAnsi="宋体"/>
              </w:rPr>
            </w:pPr>
            <w:del w:id="8903" w:author="XuanWen Chen" w:date="2019-01-02T08:00:00Z"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.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直接进入社区</w:delText>
              </w:r>
            </w:del>
          </w:p>
          <w:p w14:paraId="0732E26C" w14:textId="5411A31E" w:rsidR="009961DA" w:rsidDel="00754881" w:rsidRDefault="009961DA" w:rsidP="009961DA">
            <w:pPr>
              <w:rPr>
                <w:del w:id="8904" w:author="XuanWen Chen" w:date="2019-01-02T08:00:00Z"/>
                <w:rFonts w:hAnsi="宋体"/>
              </w:rPr>
            </w:pPr>
            <w:del w:id="8905" w:author="XuanWen Chen" w:date="2019-01-02T08:00:00Z">
              <w:r w:rsidRPr="002B179C" w:rsidDel="00754881">
                <w:rPr>
                  <w:rFonts w:hAnsi="宋体" w:hint="eastAsia"/>
                </w:rPr>
                <w:delText>1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进入社区</w:delText>
              </w:r>
            </w:del>
          </w:p>
          <w:p w14:paraId="4624EBB4" w14:textId="50BC8068" w:rsidR="009961DA" w:rsidRPr="00FD6E19" w:rsidDel="00754881" w:rsidRDefault="009961DA" w:rsidP="009961DA">
            <w:pPr>
              <w:rPr>
                <w:del w:id="8906" w:author="XuanWen Chen" w:date="2019-01-02T08:00:00Z"/>
                <w:rFonts w:hAnsi="宋体"/>
              </w:rPr>
            </w:pPr>
            <w:del w:id="8907" w:author="XuanWen Chen" w:date="2019-01-02T08:00:00Z">
              <w:r w:rsidDel="00754881">
                <w:rPr>
                  <w:rFonts w:hAnsi="宋体" w:hint="eastAsia"/>
                </w:rPr>
                <w:delText>2.进入社区浏览</w:delText>
              </w:r>
            </w:del>
          </w:p>
        </w:tc>
      </w:tr>
      <w:tr w:rsidR="009961DA" w:rsidRPr="008035F1" w:rsidDel="00754881" w14:paraId="6754E085" w14:textId="33FD8B86" w:rsidTr="009961DA">
        <w:trPr>
          <w:del w:id="8908" w:author="XuanWen Chen" w:date="2019-01-02T08:00:00Z"/>
        </w:trPr>
        <w:tc>
          <w:tcPr>
            <w:tcW w:w="2074" w:type="dxa"/>
          </w:tcPr>
          <w:p w14:paraId="08CB7098" w14:textId="656E8A5F" w:rsidR="009961DA" w:rsidRPr="008035F1" w:rsidDel="00754881" w:rsidRDefault="009961DA" w:rsidP="009961DA">
            <w:pPr>
              <w:rPr>
                <w:del w:id="8909" w:author="XuanWen Chen" w:date="2019-01-02T08:00:00Z"/>
                <w:rFonts w:hAnsi="宋体"/>
              </w:rPr>
            </w:pPr>
            <w:del w:id="8910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7FAB3D20" w14:textId="5CBF5A71" w:rsidR="009961DA" w:rsidRPr="00FD6E19" w:rsidDel="00754881" w:rsidRDefault="009961DA" w:rsidP="009961DA">
            <w:pPr>
              <w:rPr>
                <w:del w:id="891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770EBCCA" w14:textId="7CB222C1" w:rsidTr="009961DA">
        <w:trPr>
          <w:del w:id="8912" w:author="XuanWen Chen" w:date="2019-01-02T08:00:00Z"/>
        </w:trPr>
        <w:tc>
          <w:tcPr>
            <w:tcW w:w="2074" w:type="dxa"/>
          </w:tcPr>
          <w:p w14:paraId="3E363DBC" w14:textId="10C0319F" w:rsidR="009961DA" w:rsidRPr="008035F1" w:rsidDel="00754881" w:rsidRDefault="009961DA" w:rsidP="009961DA">
            <w:pPr>
              <w:rPr>
                <w:del w:id="8913" w:author="XuanWen Chen" w:date="2019-01-02T08:00:00Z"/>
                <w:rFonts w:hAnsi="宋体"/>
              </w:rPr>
            </w:pPr>
            <w:del w:id="8914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41EB32F5" w14:textId="383C4F11" w:rsidR="009961DA" w:rsidRPr="008035F1" w:rsidDel="00754881" w:rsidRDefault="009961DA" w:rsidP="009961DA">
            <w:pPr>
              <w:rPr>
                <w:del w:id="8915" w:author="XuanWen Chen" w:date="2019-01-02T08:00:00Z"/>
                <w:rFonts w:hAnsi="宋体"/>
              </w:rPr>
            </w:pPr>
          </w:p>
        </w:tc>
      </w:tr>
      <w:tr w:rsidR="009961DA" w:rsidRPr="008035F1" w:rsidDel="00754881" w14:paraId="2137C718" w14:textId="75F8B514" w:rsidTr="009961DA">
        <w:trPr>
          <w:del w:id="8916" w:author="XuanWen Chen" w:date="2019-01-02T08:00:00Z"/>
        </w:trPr>
        <w:tc>
          <w:tcPr>
            <w:tcW w:w="2074" w:type="dxa"/>
          </w:tcPr>
          <w:p w14:paraId="0B6D7EC8" w14:textId="77DFEACC" w:rsidR="009961DA" w:rsidRPr="008035F1" w:rsidDel="00754881" w:rsidRDefault="009961DA" w:rsidP="009961DA">
            <w:pPr>
              <w:rPr>
                <w:del w:id="8917" w:author="XuanWen Chen" w:date="2019-01-02T08:00:00Z"/>
                <w:rFonts w:hAnsi="宋体"/>
              </w:rPr>
            </w:pPr>
            <w:del w:id="8918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02A579A1" w14:textId="643F9309" w:rsidR="009961DA" w:rsidRPr="008035F1" w:rsidDel="00754881" w:rsidRDefault="009961DA" w:rsidP="009961DA">
            <w:pPr>
              <w:rPr>
                <w:del w:id="8919" w:author="XuanWen Chen" w:date="2019-01-02T08:00:00Z"/>
                <w:rFonts w:hAnsi="宋体"/>
              </w:rPr>
            </w:pPr>
          </w:p>
        </w:tc>
      </w:tr>
      <w:tr w:rsidR="009961DA" w:rsidRPr="008035F1" w:rsidDel="00754881" w14:paraId="79D8C3B9" w14:textId="1687142E" w:rsidTr="009961DA">
        <w:trPr>
          <w:del w:id="8920" w:author="XuanWen Chen" w:date="2019-01-02T08:00:00Z"/>
        </w:trPr>
        <w:tc>
          <w:tcPr>
            <w:tcW w:w="2074" w:type="dxa"/>
          </w:tcPr>
          <w:p w14:paraId="73DDA0A3" w14:textId="19B521A6" w:rsidR="009961DA" w:rsidRPr="008035F1" w:rsidDel="00754881" w:rsidRDefault="009961DA" w:rsidP="009961DA">
            <w:pPr>
              <w:rPr>
                <w:del w:id="8921" w:author="XuanWen Chen" w:date="2019-01-02T08:00:00Z"/>
                <w:rFonts w:hAnsi="宋体"/>
              </w:rPr>
            </w:pPr>
            <w:del w:id="8922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1868718C" w14:textId="54D8A6E2" w:rsidR="009961DA" w:rsidRPr="008035F1" w:rsidDel="00754881" w:rsidRDefault="009961DA" w:rsidP="009961DA">
            <w:pPr>
              <w:rPr>
                <w:del w:id="8923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B0EEABB" w14:textId="11F3F790" w:rsidTr="009961DA">
        <w:trPr>
          <w:del w:id="8924" w:author="XuanWen Chen" w:date="2019-01-02T08:00:00Z"/>
        </w:trPr>
        <w:tc>
          <w:tcPr>
            <w:tcW w:w="2074" w:type="dxa"/>
          </w:tcPr>
          <w:p w14:paraId="0BD9956F" w14:textId="314CBB53" w:rsidR="009961DA" w:rsidRPr="008035F1" w:rsidDel="00754881" w:rsidRDefault="009961DA" w:rsidP="009961DA">
            <w:pPr>
              <w:rPr>
                <w:del w:id="8925" w:author="XuanWen Chen" w:date="2019-01-02T08:00:00Z"/>
                <w:rFonts w:hAnsi="宋体"/>
              </w:rPr>
            </w:pPr>
            <w:del w:id="8926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3546754D" w14:textId="67BB27D5" w:rsidR="009961DA" w:rsidRPr="002E6A2F" w:rsidDel="00754881" w:rsidRDefault="009961DA" w:rsidP="009961DA">
            <w:pPr>
              <w:rPr>
                <w:del w:id="892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C39D38D" w14:textId="5AB46694" w:rsidTr="009961DA">
        <w:trPr>
          <w:del w:id="8928" w:author="XuanWen Chen" w:date="2019-01-02T08:00:00Z"/>
        </w:trPr>
        <w:tc>
          <w:tcPr>
            <w:tcW w:w="2074" w:type="dxa"/>
          </w:tcPr>
          <w:p w14:paraId="364FE705" w14:textId="0F720A21" w:rsidR="009961DA" w:rsidRPr="008035F1" w:rsidDel="00754881" w:rsidRDefault="009961DA" w:rsidP="009961DA">
            <w:pPr>
              <w:rPr>
                <w:del w:id="8929" w:author="XuanWen Chen" w:date="2019-01-02T08:00:00Z"/>
                <w:rFonts w:hAnsi="宋体"/>
              </w:rPr>
            </w:pPr>
            <w:del w:id="8930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25E71A0" w14:textId="24FB6091" w:rsidR="009961DA" w:rsidRPr="008035F1" w:rsidDel="00754881" w:rsidRDefault="009961DA" w:rsidP="009961DA">
            <w:pPr>
              <w:rPr>
                <w:del w:id="8931" w:author="XuanWen Chen" w:date="2019-01-02T08:00:00Z"/>
                <w:rFonts w:hAnsi="宋体"/>
              </w:rPr>
            </w:pPr>
          </w:p>
        </w:tc>
      </w:tr>
    </w:tbl>
    <w:p w14:paraId="0175AC8E" w14:textId="55D015AE" w:rsidR="009961DA" w:rsidDel="00754881" w:rsidRDefault="009961DA" w:rsidP="009961DA">
      <w:pPr>
        <w:rPr>
          <w:del w:id="8932" w:author="XuanWen Chen" w:date="2019-01-02T08:00:00Z"/>
        </w:rPr>
      </w:pPr>
    </w:p>
    <w:p w14:paraId="3DAFEC3F" w14:textId="6A145C76" w:rsidR="000E17AA" w:rsidDel="00754881" w:rsidRDefault="002F3DAF" w:rsidP="000E17AA">
      <w:pPr>
        <w:rPr>
          <w:del w:id="8933" w:author="XuanWen Chen" w:date="2019-01-02T08:00:00Z"/>
          <w:color w:val="FF0000"/>
        </w:rPr>
      </w:pPr>
      <w:del w:id="8934" w:author="XuanWen Chen" w:date="2019-01-02T08:00:00Z">
        <w:r w:rsidRPr="002F3DAF" w:rsidDel="00754881">
          <w:rPr>
            <w:rFonts w:hint="eastAsia"/>
            <w:color w:val="FF0000"/>
          </w:rPr>
          <w:delText>快速类别选择</w:delText>
        </w:r>
      </w:del>
    </w:p>
    <w:p w14:paraId="34FD5224" w14:textId="7768269B" w:rsidR="002F3DAF" w:rsidRPr="002F3DAF" w:rsidDel="00754881" w:rsidRDefault="002F3DAF" w:rsidP="000E17AA">
      <w:pPr>
        <w:rPr>
          <w:del w:id="8935" w:author="XuanWen Chen" w:date="2019-01-02T08:00:00Z"/>
          <w:color w:val="FF0000"/>
        </w:rPr>
      </w:pPr>
      <w:del w:id="8936" w:author="XuanWen Chen" w:date="2019-01-02T08:00:00Z">
        <w:r w:rsidDel="00754881">
          <w:rPr>
            <w:rFonts w:hint="eastAsia"/>
            <w:color w:val="FF0000"/>
          </w:rPr>
          <w:delText>查看公告</w:delText>
        </w:r>
      </w:del>
    </w:p>
    <w:p w14:paraId="1A697F75" w14:textId="574ED49C" w:rsidR="009961DA" w:rsidDel="00754881" w:rsidRDefault="000E17AA">
      <w:pPr>
        <w:pStyle w:val="4"/>
        <w:rPr>
          <w:del w:id="8937" w:author="XuanWen Chen" w:date="2019-01-02T08:00:00Z"/>
        </w:rPr>
        <w:pPrChange w:id="8938" w:author="XuanWen Chen" w:date="2019-01-02T06:57:00Z">
          <w:pPr>
            <w:pStyle w:val="3"/>
          </w:pPr>
        </w:pPrChange>
      </w:pPr>
      <w:del w:id="8939" w:author="XuanWen Chen" w:date="2019-01-02T06:57:00Z">
        <w:r w:rsidDel="009F4B92">
          <w:rPr>
            <w:rFonts w:hint="eastAsia"/>
          </w:rPr>
          <w:delText>指导者</w:delText>
        </w:r>
      </w:del>
      <w:del w:id="8940" w:author="XuanWen Chen" w:date="2019-01-02T08:00:00Z">
        <w:r w:rsidDel="00754881">
          <w:rPr>
            <w:rFonts w:hint="eastAsia"/>
          </w:rPr>
          <w:delText>在社区发帖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148D61D0" w14:textId="5DF7E828" w:rsidTr="009961DA">
        <w:trPr>
          <w:del w:id="8941" w:author="XuanWen Chen" w:date="2019-01-02T08:00:00Z"/>
        </w:trPr>
        <w:tc>
          <w:tcPr>
            <w:tcW w:w="2074" w:type="dxa"/>
          </w:tcPr>
          <w:p w14:paraId="5C4B6400" w14:textId="5BE46FED" w:rsidR="009961DA" w:rsidRPr="008035F1" w:rsidDel="00754881" w:rsidRDefault="009961DA" w:rsidP="009961DA">
            <w:pPr>
              <w:rPr>
                <w:del w:id="8942" w:author="XuanWen Chen" w:date="2019-01-02T08:00:00Z"/>
                <w:rFonts w:hAnsi="宋体"/>
                <w:b/>
              </w:rPr>
            </w:pPr>
            <w:del w:id="8943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534837B1" w14:textId="14496016" w:rsidR="009961DA" w:rsidRPr="008035F1" w:rsidDel="00754881" w:rsidRDefault="009961DA" w:rsidP="009961DA">
            <w:pPr>
              <w:rPr>
                <w:del w:id="8944" w:author="XuanWen Chen" w:date="2019-01-02T08:00:00Z"/>
                <w:rFonts w:hAnsi="宋体"/>
                <w:b/>
              </w:rPr>
            </w:pPr>
            <w:del w:id="8945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2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指导者在社区发帖</w:delText>
              </w:r>
            </w:del>
          </w:p>
        </w:tc>
      </w:tr>
      <w:tr w:rsidR="009961DA" w:rsidRPr="008035F1" w:rsidDel="00754881" w14:paraId="752D0801" w14:textId="7A3AF044" w:rsidTr="009961DA">
        <w:trPr>
          <w:del w:id="8946" w:author="XuanWen Chen" w:date="2019-01-02T08:00:00Z"/>
        </w:trPr>
        <w:tc>
          <w:tcPr>
            <w:tcW w:w="2074" w:type="dxa"/>
          </w:tcPr>
          <w:p w14:paraId="0EEE1A3E" w14:textId="27DE9569" w:rsidR="009961DA" w:rsidRPr="008035F1" w:rsidDel="00754881" w:rsidRDefault="009961DA" w:rsidP="009961DA">
            <w:pPr>
              <w:jc w:val="left"/>
              <w:rPr>
                <w:del w:id="8947" w:author="XuanWen Chen" w:date="2019-01-02T08:00:00Z"/>
                <w:rFonts w:hAnsi="宋体"/>
              </w:rPr>
            </w:pPr>
            <w:del w:id="8948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F718068" w14:textId="7E7C9E77" w:rsidR="009961DA" w:rsidRPr="008035F1" w:rsidDel="00754881" w:rsidRDefault="009961DA" w:rsidP="009961DA">
            <w:pPr>
              <w:jc w:val="left"/>
              <w:rPr>
                <w:del w:id="8949" w:author="XuanWen Chen" w:date="2019-01-02T08:00:00Z"/>
                <w:rFonts w:hAnsi="宋体"/>
              </w:rPr>
            </w:pPr>
            <w:del w:id="8950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2058055A" w14:textId="3D586D08" w:rsidR="009961DA" w:rsidRPr="008035F1" w:rsidDel="00754881" w:rsidRDefault="009961DA" w:rsidP="009961DA">
            <w:pPr>
              <w:jc w:val="left"/>
              <w:rPr>
                <w:del w:id="8951" w:author="XuanWen Chen" w:date="2019-01-02T08:00:00Z"/>
                <w:rFonts w:hAnsi="宋体"/>
              </w:rPr>
            </w:pPr>
            <w:del w:id="8952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6BD212ED" w14:textId="4F29309E" w:rsidR="009961DA" w:rsidRPr="008035F1" w:rsidDel="00754881" w:rsidRDefault="009961DA" w:rsidP="009961DA">
            <w:pPr>
              <w:jc w:val="left"/>
              <w:rPr>
                <w:del w:id="8953" w:author="XuanWen Chen" w:date="2019-01-02T08:00:00Z"/>
                <w:rFonts w:hAnsi="宋体"/>
              </w:rPr>
            </w:pPr>
            <w:del w:id="8954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7C47F1B8" w14:textId="464AAA3F" w:rsidTr="009961DA">
        <w:trPr>
          <w:del w:id="8955" w:author="XuanWen Chen" w:date="2019-01-02T08:00:00Z"/>
        </w:trPr>
        <w:tc>
          <w:tcPr>
            <w:tcW w:w="2074" w:type="dxa"/>
          </w:tcPr>
          <w:p w14:paraId="5B98FC95" w14:textId="6E973D02" w:rsidR="009961DA" w:rsidRPr="008035F1" w:rsidDel="00754881" w:rsidRDefault="009961DA" w:rsidP="009961DA">
            <w:pPr>
              <w:jc w:val="left"/>
              <w:rPr>
                <w:del w:id="8956" w:author="XuanWen Chen" w:date="2019-01-02T08:00:00Z"/>
                <w:rFonts w:hAnsi="宋体"/>
              </w:rPr>
            </w:pPr>
            <w:del w:id="8957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171EC177" w14:textId="67E9DF12" w:rsidR="009961DA" w:rsidRPr="008035F1" w:rsidDel="00754881" w:rsidRDefault="009961DA" w:rsidP="009961DA">
            <w:pPr>
              <w:jc w:val="left"/>
              <w:rPr>
                <w:del w:id="8958" w:author="XuanWen Chen" w:date="2019-01-02T08:00:00Z"/>
                <w:rFonts w:hAnsi="宋体"/>
              </w:rPr>
            </w:pPr>
            <w:del w:id="8959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11F0A3D6" w14:textId="633EC635" w:rsidR="009961DA" w:rsidRPr="008035F1" w:rsidDel="00754881" w:rsidRDefault="009961DA" w:rsidP="009961DA">
            <w:pPr>
              <w:jc w:val="left"/>
              <w:rPr>
                <w:del w:id="8960" w:author="XuanWen Chen" w:date="2019-01-02T08:00:00Z"/>
                <w:rFonts w:hAnsi="宋体"/>
              </w:rPr>
            </w:pPr>
            <w:del w:id="8961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57CA05A8" w14:textId="0645FEBF" w:rsidR="009961DA" w:rsidRPr="008035F1" w:rsidDel="00754881" w:rsidRDefault="009961DA" w:rsidP="009961DA">
            <w:pPr>
              <w:jc w:val="left"/>
              <w:rPr>
                <w:del w:id="8962" w:author="XuanWen Chen" w:date="2019-01-02T08:00:00Z"/>
                <w:rFonts w:hAnsi="宋体"/>
              </w:rPr>
            </w:pPr>
            <w:del w:id="8963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36E2A0DB" w14:textId="589067E5" w:rsidTr="009961DA">
        <w:trPr>
          <w:del w:id="8964" w:author="XuanWen Chen" w:date="2019-01-02T08:00:00Z"/>
        </w:trPr>
        <w:tc>
          <w:tcPr>
            <w:tcW w:w="2074" w:type="dxa"/>
          </w:tcPr>
          <w:p w14:paraId="6F110B10" w14:textId="66F4B206" w:rsidR="009961DA" w:rsidRPr="008035F1" w:rsidDel="00754881" w:rsidRDefault="009961DA" w:rsidP="009961DA">
            <w:pPr>
              <w:jc w:val="left"/>
              <w:rPr>
                <w:del w:id="8965" w:author="XuanWen Chen" w:date="2019-01-02T08:00:00Z"/>
                <w:rFonts w:hAnsi="宋体"/>
              </w:rPr>
            </w:pPr>
            <w:del w:id="8966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7BE26250" w14:textId="4A9F33BB" w:rsidR="009961DA" w:rsidDel="00754881" w:rsidRDefault="009961DA" w:rsidP="009961DA">
            <w:pPr>
              <w:jc w:val="left"/>
              <w:rPr>
                <w:del w:id="8967" w:author="XuanWen Chen" w:date="2019-01-02T08:00:00Z"/>
                <w:rFonts w:hAnsi="宋体"/>
              </w:rPr>
            </w:pPr>
            <w:del w:id="8968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6041D3C5" w14:textId="45194DC7" w:rsidTr="009961DA">
        <w:trPr>
          <w:del w:id="8969" w:author="XuanWen Chen" w:date="2019-01-02T08:00:00Z"/>
        </w:trPr>
        <w:tc>
          <w:tcPr>
            <w:tcW w:w="2074" w:type="dxa"/>
          </w:tcPr>
          <w:p w14:paraId="2F41CCE6" w14:textId="7CEFA0B1" w:rsidR="009961DA" w:rsidRPr="008035F1" w:rsidDel="00754881" w:rsidRDefault="009961DA" w:rsidP="009961DA">
            <w:pPr>
              <w:jc w:val="left"/>
              <w:rPr>
                <w:del w:id="8970" w:author="XuanWen Chen" w:date="2019-01-02T08:00:00Z"/>
                <w:rFonts w:hAnsi="宋体"/>
              </w:rPr>
            </w:pPr>
            <w:del w:id="8971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0A5E5725" w14:textId="36BE7EF5" w:rsidR="009961DA" w:rsidRPr="008035F1" w:rsidDel="00754881" w:rsidRDefault="009961DA" w:rsidP="009961DA">
            <w:pPr>
              <w:jc w:val="left"/>
              <w:rPr>
                <w:del w:id="8972" w:author="XuanWen Chen" w:date="2019-01-02T08:00:00Z"/>
                <w:rFonts w:hAnsi="宋体"/>
              </w:rPr>
            </w:pPr>
            <w:del w:id="8973" w:author="XuanWen Chen" w:date="2019-01-02T08:00:00Z">
              <w:r w:rsidDel="00754881">
                <w:rPr>
                  <w:rFonts w:hAnsi="宋体" w:hint="eastAsia"/>
                </w:rPr>
                <w:delText>指导者在社区发帖</w:delText>
              </w:r>
            </w:del>
          </w:p>
        </w:tc>
      </w:tr>
      <w:tr w:rsidR="009961DA" w:rsidRPr="008035F1" w:rsidDel="00754881" w14:paraId="3BF56490" w14:textId="18125B4C" w:rsidTr="009961DA">
        <w:trPr>
          <w:del w:id="8974" w:author="XuanWen Chen" w:date="2019-01-02T08:00:00Z"/>
        </w:trPr>
        <w:tc>
          <w:tcPr>
            <w:tcW w:w="2074" w:type="dxa"/>
          </w:tcPr>
          <w:p w14:paraId="586628A6" w14:textId="2FB727B3" w:rsidR="009961DA" w:rsidRPr="008035F1" w:rsidDel="00754881" w:rsidRDefault="009961DA" w:rsidP="009961DA">
            <w:pPr>
              <w:jc w:val="left"/>
              <w:rPr>
                <w:del w:id="8975" w:author="XuanWen Chen" w:date="2019-01-02T08:00:00Z"/>
                <w:rFonts w:hAnsi="宋体"/>
              </w:rPr>
            </w:pPr>
            <w:del w:id="8976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62323A59" w14:textId="20EF5165" w:rsidR="009961DA" w:rsidRPr="008035F1" w:rsidDel="00754881" w:rsidRDefault="009961DA" w:rsidP="009961DA">
            <w:pPr>
              <w:jc w:val="left"/>
              <w:rPr>
                <w:del w:id="8977" w:author="XuanWen Chen" w:date="2019-01-02T08:00:00Z"/>
                <w:rFonts w:hAnsi="宋体"/>
              </w:rPr>
            </w:pPr>
            <w:del w:id="8978" w:author="XuanWen Chen" w:date="2019-01-02T08:00:00Z">
              <w:r w:rsidDel="00754881">
                <w:rPr>
                  <w:rFonts w:hAnsi="宋体" w:hint="eastAsia"/>
                </w:rPr>
                <w:delText>指导者需要在社区发帖</w:delText>
              </w:r>
            </w:del>
          </w:p>
        </w:tc>
      </w:tr>
      <w:tr w:rsidR="009961DA" w:rsidRPr="008035F1" w:rsidDel="00754881" w14:paraId="1F112F11" w14:textId="3356E62A" w:rsidTr="009961DA">
        <w:trPr>
          <w:del w:id="8979" w:author="XuanWen Chen" w:date="2019-01-02T08:00:00Z"/>
        </w:trPr>
        <w:tc>
          <w:tcPr>
            <w:tcW w:w="2074" w:type="dxa"/>
          </w:tcPr>
          <w:p w14:paraId="501FC84C" w14:textId="6068396D" w:rsidR="009961DA" w:rsidRPr="008035F1" w:rsidDel="00754881" w:rsidRDefault="009961DA" w:rsidP="009961DA">
            <w:pPr>
              <w:rPr>
                <w:del w:id="8980" w:author="XuanWen Chen" w:date="2019-01-02T08:00:00Z"/>
                <w:rFonts w:hAnsi="宋体"/>
              </w:rPr>
            </w:pPr>
            <w:del w:id="8981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6E53D93C" w14:textId="559F392E" w:rsidR="009961DA" w:rsidDel="00754881" w:rsidRDefault="009961DA" w:rsidP="009961DA">
            <w:pPr>
              <w:rPr>
                <w:del w:id="8982" w:author="XuanWen Chen" w:date="2019-01-02T08:00:00Z"/>
                <w:rFonts w:hAnsi="宋体"/>
              </w:rPr>
            </w:pPr>
            <w:del w:id="8983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21C1B388" w14:textId="7D40A069" w:rsidR="009961DA" w:rsidRPr="009B7CFA" w:rsidDel="00754881" w:rsidRDefault="009961DA" w:rsidP="009961DA">
            <w:pPr>
              <w:rPr>
                <w:del w:id="8984" w:author="XuanWen Chen" w:date="2019-01-02T08:00:00Z"/>
                <w:rFonts w:hAnsi="宋体"/>
              </w:rPr>
            </w:pPr>
            <w:del w:id="8985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</w:tc>
      </w:tr>
      <w:tr w:rsidR="009961DA" w:rsidRPr="008035F1" w:rsidDel="00754881" w14:paraId="2EE18B00" w14:textId="2AC194D0" w:rsidTr="009961DA">
        <w:trPr>
          <w:del w:id="8986" w:author="XuanWen Chen" w:date="2019-01-02T08:00:00Z"/>
        </w:trPr>
        <w:tc>
          <w:tcPr>
            <w:tcW w:w="2074" w:type="dxa"/>
          </w:tcPr>
          <w:p w14:paraId="71475DAA" w14:textId="572A332B" w:rsidR="009961DA" w:rsidRPr="008035F1" w:rsidDel="00754881" w:rsidRDefault="009961DA" w:rsidP="009961DA">
            <w:pPr>
              <w:rPr>
                <w:del w:id="8987" w:author="XuanWen Chen" w:date="2019-01-02T08:00:00Z"/>
                <w:rFonts w:hAnsi="宋体"/>
              </w:rPr>
            </w:pPr>
            <w:del w:id="8988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59E12F54" w14:textId="34FEB70F" w:rsidR="009961DA" w:rsidRPr="00221E9E" w:rsidDel="00754881" w:rsidRDefault="009961DA" w:rsidP="009961DA">
            <w:pPr>
              <w:rPr>
                <w:del w:id="8989" w:author="XuanWen Chen" w:date="2019-01-02T08:00:00Z"/>
                <w:rFonts w:hAnsi="宋体"/>
              </w:rPr>
            </w:pPr>
            <w:del w:id="8990" w:author="XuanWen Chen" w:date="2019-01-02T08:00:00Z">
              <w:r w:rsidDel="00754881">
                <w:rPr>
                  <w:rFonts w:hAnsi="宋体" w:hint="eastAsia"/>
                </w:rPr>
                <w:delText>PSOT-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：帖子列表更新</w:delText>
              </w:r>
            </w:del>
          </w:p>
        </w:tc>
      </w:tr>
      <w:tr w:rsidR="009961DA" w:rsidRPr="002B179C" w:rsidDel="00754881" w14:paraId="1559B809" w14:textId="201B8FF8" w:rsidTr="009961DA">
        <w:trPr>
          <w:del w:id="8991" w:author="XuanWen Chen" w:date="2019-01-02T08:00:00Z"/>
        </w:trPr>
        <w:tc>
          <w:tcPr>
            <w:tcW w:w="2074" w:type="dxa"/>
          </w:tcPr>
          <w:p w14:paraId="1D9E3E8B" w14:textId="6B6F8235" w:rsidR="009961DA" w:rsidRPr="008035F1" w:rsidDel="00754881" w:rsidRDefault="009961DA" w:rsidP="009961DA">
            <w:pPr>
              <w:rPr>
                <w:del w:id="8992" w:author="XuanWen Chen" w:date="2019-01-02T08:00:00Z"/>
                <w:rFonts w:hAnsi="宋体"/>
              </w:rPr>
            </w:pPr>
            <w:del w:id="899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5AD20F2B" w14:textId="284E3824" w:rsidR="009961DA" w:rsidDel="00754881" w:rsidRDefault="009961DA" w:rsidP="009961DA">
            <w:pPr>
              <w:pStyle w:val="a9"/>
              <w:ind w:left="360" w:firstLineChars="0" w:firstLine="0"/>
              <w:rPr>
                <w:del w:id="8994" w:author="XuanWen Chen" w:date="2019-01-02T08:00:00Z"/>
                <w:rFonts w:hAnsi="宋体"/>
              </w:rPr>
            </w:pPr>
            <w:del w:id="8995" w:author="XuanWen Chen" w:date="2019-01-02T08:00:00Z"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.0直接发帖</w:delText>
              </w:r>
              <w:r w:rsidDel="00754881">
                <w:rPr>
                  <w:rFonts w:hAnsi="宋体"/>
                </w:rPr>
                <w:delText xml:space="preserve"> </w:delText>
              </w:r>
            </w:del>
          </w:p>
          <w:p w14:paraId="479CD90F" w14:textId="25378A63" w:rsidR="009961DA" w:rsidDel="00754881" w:rsidRDefault="009961DA" w:rsidP="009961DA">
            <w:pPr>
              <w:rPr>
                <w:del w:id="8996" w:author="XuanWen Chen" w:date="2019-01-02T08:00:00Z"/>
                <w:rFonts w:hAnsi="宋体"/>
              </w:rPr>
            </w:pPr>
            <w:del w:id="8997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选择板块</w:delText>
              </w:r>
            </w:del>
          </w:p>
          <w:p w14:paraId="673FF8A0" w14:textId="0983B533" w:rsidR="009961DA" w:rsidDel="00754881" w:rsidRDefault="009961DA" w:rsidP="009961DA">
            <w:pPr>
              <w:rPr>
                <w:del w:id="8998" w:author="XuanWen Chen" w:date="2019-01-02T08:00:00Z"/>
                <w:rFonts w:hAnsi="宋体"/>
              </w:rPr>
            </w:pPr>
            <w:del w:id="8999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发表新帖</w:delText>
              </w:r>
            </w:del>
          </w:p>
          <w:p w14:paraId="1C320CB6" w14:textId="79F88D6B" w:rsidR="009961DA" w:rsidDel="00754881" w:rsidRDefault="009961DA" w:rsidP="009961DA">
            <w:pPr>
              <w:rPr>
                <w:del w:id="9000" w:author="XuanWen Chen" w:date="2019-01-02T08:00:00Z"/>
                <w:rFonts w:hAnsi="宋体"/>
              </w:rPr>
            </w:pPr>
            <w:del w:id="9001" w:author="XuanWen Chen" w:date="2019-01-02T08:00:00Z">
              <w:r w:rsidDel="00754881">
                <w:rPr>
                  <w:rFonts w:hAnsi="宋体"/>
                </w:rPr>
                <w:delText>3.</w:delText>
              </w:r>
              <w:r w:rsidDel="00754881">
                <w:rPr>
                  <w:rFonts w:hAnsi="宋体" w:hint="eastAsia"/>
                </w:rPr>
                <w:delText>选择主题</w:delText>
              </w:r>
            </w:del>
          </w:p>
          <w:p w14:paraId="471E5BE3" w14:textId="57132871" w:rsidR="009961DA" w:rsidDel="00754881" w:rsidRDefault="009961DA" w:rsidP="009961DA">
            <w:pPr>
              <w:rPr>
                <w:del w:id="9002" w:author="XuanWen Chen" w:date="2019-01-02T08:00:00Z"/>
                <w:rFonts w:hAnsi="宋体"/>
              </w:rPr>
            </w:pPr>
            <w:del w:id="9003" w:author="XuanWen Chen" w:date="2019-01-02T08:00:00Z">
              <w:r w:rsidDel="00754881">
                <w:rPr>
                  <w:rFonts w:hAnsi="宋体"/>
                </w:rPr>
                <w:delText>4.</w:delText>
              </w:r>
              <w:r w:rsidDel="00754881">
                <w:rPr>
                  <w:rFonts w:hAnsi="宋体" w:hint="eastAsia"/>
                </w:rPr>
                <w:delText>编辑帖子</w:delText>
              </w:r>
            </w:del>
          </w:p>
          <w:p w14:paraId="72B7EF06" w14:textId="375DAF51" w:rsidR="009961DA" w:rsidRPr="002B179C" w:rsidDel="00754881" w:rsidRDefault="009961DA" w:rsidP="009961DA">
            <w:pPr>
              <w:rPr>
                <w:del w:id="9004" w:author="XuanWen Chen" w:date="2019-01-02T08:00:00Z"/>
                <w:rFonts w:hAnsi="宋体"/>
              </w:rPr>
            </w:pPr>
            <w:del w:id="9005" w:author="XuanWen Chen" w:date="2019-01-02T08:00:00Z">
              <w:r w:rsidDel="00754881">
                <w:rPr>
                  <w:rFonts w:hAnsi="宋体" w:hint="eastAsia"/>
                </w:rPr>
                <w:delText>5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确认发帖</w:delText>
              </w:r>
            </w:del>
          </w:p>
        </w:tc>
      </w:tr>
      <w:tr w:rsidR="009961DA" w:rsidRPr="008035F1" w:rsidDel="00754881" w14:paraId="7C153005" w14:textId="71BB263F" w:rsidTr="009961DA">
        <w:trPr>
          <w:trHeight w:val="1370"/>
          <w:del w:id="9006" w:author="XuanWen Chen" w:date="2019-01-02T08:00:00Z"/>
        </w:trPr>
        <w:tc>
          <w:tcPr>
            <w:tcW w:w="2074" w:type="dxa"/>
          </w:tcPr>
          <w:p w14:paraId="2DF5F8AD" w14:textId="229D5EB4" w:rsidR="009961DA" w:rsidRPr="008035F1" w:rsidDel="00754881" w:rsidRDefault="009961DA" w:rsidP="009961DA">
            <w:pPr>
              <w:rPr>
                <w:del w:id="9007" w:author="XuanWen Chen" w:date="2019-01-02T08:00:00Z"/>
                <w:rFonts w:hAnsi="宋体"/>
              </w:rPr>
            </w:pPr>
            <w:del w:id="9008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5051E2A8" w14:textId="05716856" w:rsidR="009961DA" w:rsidDel="00754881" w:rsidRDefault="009961DA" w:rsidP="009961DA">
            <w:pPr>
              <w:pStyle w:val="a9"/>
              <w:ind w:left="360" w:firstLineChars="0" w:firstLine="0"/>
              <w:rPr>
                <w:del w:id="9009" w:author="XuanWen Chen" w:date="2019-01-02T08:00:00Z"/>
                <w:rFonts w:hAnsi="宋体"/>
              </w:rPr>
            </w:pPr>
            <w:del w:id="9010" w:author="XuanWen Chen" w:date="2019-01-02T08:00:00Z">
              <w:r w:rsidDel="00754881">
                <w:rPr>
                  <w:rFonts w:hAnsi="宋体"/>
                </w:rPr>
                <w:delText>2.1</w:delText>
              </w:r>
              <w:r w:rsidDel="00754881">
                <w:rPr>
                  <w:rFonts w:hAnsi="宋体" w:hint="eastAsia"/>
                </w:rPr>
                <w:delText>保存草稿</w:delText>
              </w:r>
            </w:del>
          </w:p>
          <w:p w14:paraId="707130C1" w14:textId="634A47FF" w:rsidR="009961DA" w:rsidDel="00754881" w:rsidRDefault="009961DA" w:rsidP="009961DA">
            <w:pPr>
              <w:rPr>
                <w:del w:id="9011" w:author="XuanWen Chen" w:date="2019-01-02T08:00:00Z"/>
                <w:rFonts w:hAnsi="宋体"/>
              </w:rPr>
            </w:pPr>
            <w:del w:id="9012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选择板块</w:delText>
              </w:r>
            </w:del>
          </w:p>
          <w:p w14:paraId="41684144" w14:textId="1849474A" w:rsidR="009961DA" w:rsidDel="00754881" w:rsidRDefault="009961DA" w:rsidP="009961DA">
            <w:pPr>
              <w:rPr>
                <w:del w:id="9013" w:author="XuanWen Chen" w:date="2019-01-02T08:00:00Z"/>
                <w:rFonts w:hAnsi="宋体"/>
              </w:rPr>
            </w:pPr>
            <w:del w:id="9014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发表新帖</w:delText>
              </w:r>
            </w:del>
          </w:p>
          <w:p w14:paraId="579CAFEF" w14:textId="611709AA" w:rsidR="009961DA" w:rsidDel="00754881" w:rsidRDefault="009961DA" w:rsidP="009961DA">
            <w:pPr>
              <w:rPr>
                <w:del w:id="9015" w:author="XuanWen Chen" w:date="2019-01-02T08:00:00Z"/>
                <w:rFonts w:hAnsi="宋体"/>
              </w:rPr>
            </w:pPr>
            <w:del w:id="9016" w:author="XuanWen Chen" w:date="2019-01-02T08:00:00Z">
              <w:r w:rsidDel="00754881">
                <w:rPr>
                  <w:rFonts w:hAnsi="宋体"/>
                </w:rPr>
                <w:delText>3.</w:delText>
              </w:r>
              <w:r w:rsidDel="00754881">
                <w:rPr>
                  <w:rFonts w:hAnsi="宋体" w:hint="eastAsia"/>
                </w:rPr>
                <w:delText>选择主题</w:delText>
              </w:r>
            </w:del>
          </w:p>
          <w:p w14:paraId="311642AF" w14:textId="33321EB5" w:rsidR="009961DA" w:rsidDel="00754881" w:rsidRDefault="009961DA" w:rsidP="009961DA">
            <w:pPr>
              <w:rPr>
                <w:del w:id="9017" w:author="XuanWen Chen" w:date="2019-01-02T08:00:00Z"/>
                <w:rFonts w:hAnsi="宋体"/>
              </w:rPr>
            </w:pPr>
            <w:del w:id="9018" w:author="XuanWen Chen" w:date="2019-01-02T08:00:00Z">
              <w:r w:rsidDel="00754881">
                <w:rPr>
                  <w:rFonts w:hAnsi="宋体"/>
                </w:rPr>
                <w:delText>4.</w:delText>
              </w:r>
              <w:r w:rsidDel="00754881">
                <w:rPr>
                  <w:rFonts w:hAnsi="宋体" w:hint="eastAsia"/>
                </w:rPr>
                <w:delText>编辑帖子</w:delText>
              </w:r>
            </w:del>
          </w:p>
          <w:p w14:paraId="3E090BC4" w14:textId="47BE7C80" w:rsidR="009961DA" w:rsidRPr="00FD6E19" w:rsidDel="00754881" w:rsidRDefault="009961DA" w:rsidP="009961DA">
            <w:pPr>
              <w:rPr>
                <w:del w:id="9019" w:author="XuanWen Chen" w:date="2019-01-02T08:00:00Z"/>
                <w:rFonts w:hAnsi="宋体"/>
              </w:rPr>
            </w:pPr>
            <w:del w:id="9020" w:author="XuanWen Chen" w:date="2019-01-02T08:00:00Z">
              <w:r w:rsidDel="00754881">
                <w:rPr>
                  <w:rFonts w:hAnsi="宋体" w:hint="eastAsia"/>
                </w:rPr>
                <w:delText>5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保存草稿</w:delText>
              </w:r>
            </w:del>
          </w:p>
        </w:tc>
      </w:tr>
      <w:tr w:rsidR="009961DA" w:rsidRPr="008035F1" w:rsidDel="00754881" w14:paraId="2A8E45FE" w14:textId="22EA40FA" w:rsidTr="009961DA">
        <w:trPr>
          <w:del w:id="9021" w:author="XuanWen Chen" w:date="2019-01-02T08:00:00Z"/>
        </w:trPr>
        <w:tc>
          <w:tcPr>
            <w:tcW w:w="2074" w:type="dxa"/>
          </w:tcPr>
          <w:p w14:paraId="53E03D81" w14:textId="13619C21" w:rsidR="009961DA" w:rsidRPr="008035F1" w:rsidDel="00754881" w:rsidRDefault="009961DA" w:rsidP="009961DA">
            <w:pPr>
              <w:rPr>
                <w:del w:id="9022" w:author="XuanWen Chen" w:date="2019-01-02T08:00:00Z"/>
                <w:rFonts w:hAnsi="宋体"/>
              </w:rPr>
            </w:pPr>
            <w:del w:id="9023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5CA46A48" w14:textId="60186512" w:rsidR="009961DA" w:rsidRPr="00FD6E19" w:rsidDel="00754881" w:rsidRDefault="009961DA" w:rsidP="009961DA">
            <w:pPr>
              <w:rPr>
                <w:del w:id="9024" w:author="XuanWen Chen" w:date="2019-01-02T08:00:00Z"/>
                <w:rFonts w:hAnsi="宋体"/>
              </w:rPr>
            </w:pPr>
            <w:del w:id="9025" w:author="XuanWen Chen" w:date="2019-01-02T08:00:00Z"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.0</w:delText>
              </w:r>
              <w:r w:rsidDel="00754881">
                <w:rPr>
                  <w:rFonts w:hAnsi="宋体"/>
                </w:rPr>
                <w:delText xml:space="preserve"> E1 </w:delText>
              </w:r>
              <w:r w:rsidDel="00754881">
                <w:rPr>
                  <w:rFonts w:hAnsi="宋体" w:hint="eastAsia"/>
                </w:rPr>
                <w:delText>系统提示未登录并跳出登录框</w:delText>
              </w:r>
            </w:del>
          </w:p>
        </w:tc>
      </w:tr>
      <w:tr w:rsidR="009961DA" w:rsidRPr="008035F1" w:rsidDel="00754881" w14:paraId="7E19F829" w14:textId="130AD39B" w:rsidTr="009961DA">
        <w:trPr>
          <w:del w:id="9026" w:author="XuanWen Chen" w:date="2019-01-02T08:00:00Z"/>
        </w:trPr>
        <w:tc>
          <w:tcPr>
            <w:tcW w:w="2074" w:type="dxa"/>
          </w:tcPr>
          <w:p w14:paraId="2F1FE216" w14:textId="0CA235CA" w:rsidR="009961DA" w:rsidRPr="008035F1" w:rsidDel="00754881" w:rsidRDefault="009961DA" w:rsidP="009961DA">
            <w:pPr>
              <w:rPr>
                <w:del w:id="9027" w:author="XuanWen Chen" w:date="2019-01-02T08:00:00Z"/>
                <w:rFonts w:hAnsi="宋体"/>
              </w:rPr>
            </w:pPr>
            <w:del w:id="9028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75314466" w14:textId="45F6403A" w:rsidR="009961DA" w:rsidRPr="008035F1" w:rsidDel="00754881" w:rsidRDefault="009961DA" w:rsidP="009961DA">
            <w:pPr>
              <w:rPr>
                <w:del w:id="9029" w:author="XuanWen Chen" w:date="2019-01-02T08:00:00Z"/>
                <w:rFonts w:hAnsi="宋体"/>
              </w:rPr>
            </w:pPr>
          </w:p>
        </w:tc>
      </w:tr>
      <w:tr w:rsidR="009961DA" w:rsidRPr="008035F1" w:rsidDel="00754881" w14:paraId="7DF4B9DC" w14:textId="2E494CBA" w:rsidTr="009961DA">
        <w:trPr>
          <w:del w:id="9030" w:author="XuanWen Chen" w:date="2019-01-02T08:00:00Z"/>
        </w:trPr>
        <w:tc>
          <w:tcPr>
            <w:tcW w:w="2074" w:type="dxa"/>
          </w:tcPr>
          <w:p w14:paraId="45522784" w14:textId="29DADE22" w:rsidR="009961DA" w:rsidRPr="008035F1" w:rsidDel="00754881" w:rsidRDefault="009961DA" w:rsidP="009961DA">
            <w:pPr>
              <w:rPr>
                <w:del w:id="9031" w:author="XuanWen Chen" w:date="2019-01-02T08:00:00Z"/>
                <w:rFonts w:hAnsi="宋体"/>
              </w:rPr>
            </w:pPr>
            <w:del w:id="9032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7BC2DF12" w14:textId="4C8891AC" w:rsidR="009961DA" w:rsidRPr="008035F1" w:rsidDel="00754881" w:rsidRDefault="009961DA" w:rsidP="009961DA">
            <w:pPr>
              <w:rPr>
                <w:del w:id="9033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F80271E" w14:textId="4F221982" w:rsidTr="009961DA">
        <w:trPr>
          <w:del w:id="9034" w:author="XuanWen Chen" w:date="2019-01-02T08:00:00Z"/>
        </w:trPr>
        <w:tc>
          <w:tcPr>
            <w:tcW w:w="2074" w:type="dxa"/>
          </w:tcPr>
          <w:p w14:paraId="308B24BC" w14:textId="29323AEB" w:rsidR="009961DA" w:rsidRPr="008035F1" w:rsidDel="00754881" w:rsidRDefault="009961DA" w:rsidP="009961DA">
            <w:pPr>
              <w:rPr>
                <w:del w:id="9035" w:author="XuanWen Chen" w:date="2019-01-02T08:00:00Z"/>
                <w:rFonts w:hAnsi="宋体"/>
              </w:rPr>
            </w:pPr>
            <w:del w:id="9036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650D04DB" w14:textId="070B149A" w:rsidR="009961DA" w:rsidRPr="008035F1" w:rsidDel="00754881" w:rsidRDefault="009961DA" w:rsidP="009961DA">
            <w:pPr>
              <w:rPr>
                <w:del w:id="903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28FBCD7B" w14:textId="0F563F3F" w:rsidTr="009961DA">
        <w:trPr>
          <w:del w:id="9038" w:author="XuanWen Chen" w:date="2019-01-02T08:00:00Z"/>
        </w:trPr>
        <w:tc>
          <w:tcPr>
            <w:tcW w:w="2074" w:type="dxa"/>
          </w:tcPr>
          <w:p w14:paraId="32697068" w14:textId="3748041E" w:rsidR="009961DA" w:rsidRPr="008035F1" w:rsidDel="00754881" w:rsidRDefault="009961DA" w:rsidP="009961DA">
            <w:pPr>
              <w:rPr>
                <w:del w:id="9039" w:author="XuanWen Chen" w:date="2019-01-02T08:00:00Z"/>
                <w:rFonts w:hAnsi="宋体"/>
              </w:rPr>
            </w:pPr>
            <w:del w:id="9040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120A1CB4" w14:textId="60D2BAD4" w:rsidR="009961DA" w:rsidRPr="002E6A2F" w:rsidDel="00754881" w:rsidRDefault="009961DA" w:rsidP="009961DA">
            <w:pPr>
              <w:rPr>
                <w:del w:id="904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1630491E" w14:textId="5CDEB548" w:rsidTr="009961DA">
        <w:trPr>
          <w:del w:id="9042" w:author="XuanWen Chen" w:date="2019-01-02T08:00:00Z"/>
        </w:trPr>
        <w:tc>
          <w:tcPr>
            <w:tcW w:w="2074" w:type="dxa"/>
          </w:tcPr>
          <w:p w14:paraId="5F06A1FA" w14:textId="71C702D4" w:rsidR="009961DA" w:rsidRPr="008035F1" w:rsidDel="00754881" w:rsidRDefault="009961DA" w:rsidP="009961DA">
            <w:pPr>
              <w:rPr>
                <w:del w:id="9043" w:author="XuanWen Chen" w:date="2019-01-02T08:00:00Z"/>
                <w:rFonts w:hAnsi="宋体"/>
              </w:rPr>
            </w:pPr>
            <w:del w:id="9044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1C80D9CD" w14:textId="7AC46EE1" w:rsidR="009961DA" w:rsidRPr="008035F1" w:rsidDel="00754881" w:rsidRDefault="009961DA" w:rsidP="009961DA">
            <w:pPr>
              <w:rPr>
                <w:del w:id="9045" w:author="XuanWen Chen" w:date="2019-01-02T08:00:00Z"/>
                <w:rFonts w:hAnsi="宋体"/>
              </w:rPr>
            </w:pPr>
          </w:p>
        </w:tc>
      </w:tr>
    </w:tbl>
    <w:p w14:paraId="5571CDDA" w14:textId="59DC7540" w:rsidR="009961DA" w:rsidDel="00754881" w:rsidRDefault="000E17AA" w:rsidP="000E17AA">
      <w:pPr>
        <w:pStyle w:val="3"/>
        <w:rPr>
          <w:del w:id="9046" w:author="XuanWen Chen" w:date="2019-01-02T08:00:00Z"/>
        </w:rPr>
      </w:pPr>
      <w:del w:id="9047" w:author="XuanWen Chen" w:date="2019-01-02T08:00:00Z">
        <w:r w:rsidDel="00754881">
          <w:rPr>
            <w:rFonts w:hint="eastAsia"/>
          </w:rPr>
          <w:delText>指导者查看自己的帖子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5A36CD4E" w14:textId="2CC094CB" w:rsidTr="009961DA">
        <w:trPr>
          <w:del w:id="9048" w:author="XuanWen Chen" w:date="2019-01-02T08:00:00Z"/>
        </w:trPr>
        <w:tc>
          <w:tcPr>
            <w:tcW w:w="2074" w:type="dxa"/>
          </w:tcPr>
          <w:p w14:paraId="09F308C1" w14:textId="07D46D79" w:rsidR="009961DA" w:rsidRPr="008035F1" w:rsidDel="00754881" w:rsidRDefault="009961DA" w:rsidP="009961DA">
            <w:pPr>
              <w:rPr>
                <w:del w:id="9049" w:author="XuanWen Chen" w:date="2019-01-02T08:00:00Z"/>
                <w:rFonts w:hAnsi="宋体"/>
                <w:b/>
              </w:rPr>
            </w:pPr>
            <w:del w:id="905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4BA37E73" w14:textId="05C33478" w:rsidR="009961DA" w:rsidRPr="008035F1" w:rsidDel="00754881" w:rsidRDefault="009961DA" w:rsidP="009961DA">
            <w:pPr>
              <w:rPr>
                <w:del w:id="9051" w:author="XuanWen Chen" w:date="2019-01-02T08:00:00Z"/>
                <w:rFonts w:hAnsi="宋体"/>
                <w:b/>
              </w:rPr>
            </w:pPr>
            <w:del w:id="9052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3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指导者查看自己的帖子</w:delText>
              </w:r>
            </w:del>
          </w:p>
        </w:tc>
      </w:tr>
      <w:tr w:rsidR="009961DA" w:rsidRPr="008035F1" w:rsidDel="00754881" w14:paraId="0A856327" w14:textId="62F7DC22" w:rsidTr="009961DA">
        <w:trPr>
          <w:del w:id="9053" w:author="XuanWen Chen" w:date="2019-01-02T08:00:00Z"/>
        </w:trPr>
        <w:tc>
          <w:tcPr>
            <w:tcW w:w="2074" w:type="dxa"/>
          </w:tcPr>
          <w:p w14:paraId="036F06C7" w14:textId="225DD37E" w:rsidR="009961DA" w:rsidRPr="008035F1" w:rsidDel="00754881" w:rsidRDefault="009961DA" w:rsidP="009961DA">
            <w:pPr>
              <w:jc w:val="left"/>
              <w:rPr>
                <w:del w:id="9054" w:author="XuanWen Chen" w:date="2019-01-02T08:00:00Z"/>
                <w:rFonts w:hAnsi="宋体"/>
              </w:rPr>
            </w:pPr>
            <w:del w:id="9055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563A0D0" w14:textId="586BF7E1" w:rsidR="009961DA" w:rsidRPr="008035F1" w:rsidDel="00754881" w:rsidRDefault="009961DA" w:rsidP="009961DA">
            <w:pPr>
              <w:jc w:val="left"/>
              <w:rPr>
                <w:del w:id="9056" w:author="XuanWen Chen" w:date="2019-01-02T08:00:00Z"/>
                <w:rFonts w:hAnsi="宋体"/>
              </w:rPr>
            </w:pPr>
            <w:del w:id="9057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6A1D1EF5" w14:textId="5157488E" w:rsidR="009961DA" w:rsidRPr="008035F1" w:rsidDel="00754881" w:rsidRDefault="009961DA" w:rsidP="009961DA">
            <w:pPr>
              <w:jc w:val="left"/>
              <w:rPr>
                <w:del w:id="9058" w:author="XuanWen Chen" w:date="2019-01-02T08:00:00Z"/>
                <w:rFonts w:hAnsi="宋体"/>
              </w:rPr>
            </w:pPr>
            <w:del w:id="9059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7A397D35" w14:textId="53EDC052" w:rsidR="009961DA" w:rsidRPr="008035F1" w:rsidDel="00754881" w:rsidRDefault="009961DA" w:rsidP="009961DA">
            <w:pPr>
              <w:jc w:val="left"/>
              <w:rPr>
                <w:del w:id="9060" w:author="XuanWen Chen" w:date="2019-01-02T08:00:00Z"/>
                <w:rFonts w:hAnsi="宋体"/>
              </w:rPr>
            </w:pPr>
            <w:del w:id="9061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0EBBC7D7" w14:textId="0EB7D328" w:rsidTr="009961DA">
        <w:trPr>
          <w:del w:id="9062" w:author="XuanWen Chen" w:date="2019-01-02T08:00:00Z"/>
        </w:trPr>
        <w:tc>
          <w:tcPr>
            <w:tcW w:w="2074" w:type="dxa"/>
          </w:tcPr>
          <w:p w14:paraId="3A397D40" w14:textId="7421C637" w:rsidR="009961DA" w:rsidRPr="008035F1" w:rsidDel="00754881" w:rsidRDefault="009961DA" w:rsidP="009961DA">
            <w:pPr>
              <w:jc w:val="left"/>
              <w:rPr>
                <w:del w:id="9063" w:author="XuanWen Chen" w:date="2019-01-02T08:00:00Z"/>
                <w:rFonts w:hAnsi="宋体"/>
              </w:rPr>
            </w:pPr>
            <w:del w:id="9064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4A86CEED" w14:textId="6F16CB3D" w:rsidR="009961DA" w:rsidRPr="008035F1" w:rsidDel="00754881" w:rsidRDefault="009961DA" w:rsidP="009961DA">
            <w:pPr>
              <w:jc w:val="left"/>
              <w:rPr>
                <w:del w:id="9065" w:author="XuanWen Chen" w:date="2019-01-02T08:00:00Z"/>
                <w:rFonts w:hAnsi="宋体"/>
              </w:rPr>
            </w:pPr>
            <w:del w:id="9066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30BD294C" w14:textId="398503AC" w:rsidR="009961DA" w:rsidRPr="008035F1" w:rsidDel="00754881" w:rsidRDefault="009961DA" w:rsidP="009961DA">
            <w:pPr>
              <w:jc w:val="left"/>
              <w:rPr>
                <w:del w:id="9067" w:author="XuanWen Chen" w:date="2019-01-02T08:00:00Z"/>
                <w:rFonts w:hAnsi="宋体"/>
              </w:rPr>
            </w:pPr>
            <w:del w:id="9068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63E62239" w14:textId="4E3CD4AD" w:rsidR="009961DA" w:rsidRPr="008035F1" w:rsidDel="00754881" w:rsidRDefault="009961DA" w:rsidP="009961DA">
            <w:pPr>
              <w:jc w:val="left"/>
              <w:rPr>
                <w:del w:id="9069" w:author="XuanWen Chen" w:date="2019-01-02T08:00:00Z"/>
                <w:rFonts w:hAnsi="宋体"/>
              </w:rPr>
            </w:pPr>
            <w:del w:id="9070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03102D7B" w14:textId="5F224250" w:rsidTr="009961DA">
        <w:trPr>
          <w:del w:id="9071" w:author="XuanWen Chen" w:date="2019-01-02T08:00:00Z"/>
        </w:trPr>
        <w:tc>
          <w:tcPr>
            <w:tcW w:w="2074" w:type="dxa"/>
          </w:tcPr>
          <w:p w14:paraId="54EE427E" w14:textId="6B2B5EB4" w:rsidR="009961DA" w:rsidRPr="008035F1" w:rsidDel="00754881" w:rsidRDefault="009961DA" w:rsidP="009961DA">
            <w:pPr>
              <w:jc w:val="left"/>
              <w:rPr>
                <w:del w:id="9072" w:author="XuanWen Chen" w:date="2019-01-02T08:00:00Z"/>
                <w:rFonts w:hAnsi="宋体"/>
              </w:rPr>
            </w:pPr>
            <w:del w:id="9073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5379CF3D" w14:textId="31ECA928" w:rsidR="009961DA" w:rsidDel="00754881" w:rsidRDefault="009961DA" w:rsidP="009961DA">
            <w:pPr>
              <w:jc w:val="left"/>
              <w:rPr>
                <w:del w:id="9074" w:author="XuanWen Chen" w:date="2019-01-02T08:00:00Z"/>
                <w:rFonts w:hAnsi="宋体"/>
              </w:rPr>
            </w:pPr>
            <w:del w:id="9075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53C38E12" w14:textId="19BCC0B8" w:rsidTr="009961DA">
        <w:trPr>
          <w:del w:id="9076" w:author="XuanWen Chen" w:date="2019-01-02T08:00:00Z"/>
        </w:trPr>
        <w:tc>
          <w:tcPr>
            <w:tcW w:w="2074" w:type="dxa"/>
          </w:tcPr>
          <w:p w14:paraId="1EAD84C1" w14:textId="620E2C3F" w:rsidR="009961DA" w:rsidRPr="008035F1" w:rsidDel="00754881" w:rsidRDefault="009961DA" w:rsidP="009961DA">
            <w:pPr>
              <w:jc w:val="left"/>
              <w:rPr>
                <w:del w:id="9077" w:author="XuanWen Chen" w:date="2019-01-02T08:00:00Z"/>
                <w:rFonts w:hAnsi="宋体"/>
              </w:rPr>
            </w:pPr>
            <w:del w:id="9078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01CA9505" w14:textId="150FC9C8" w:rsidR="009961DA" w:rsidRPr="008035F1" w:rsidDel="00754881" w:rsidRDefault="009961DA" w:rsidP="009961DA">
            <w:pPr>
              <w:jc w:val="left"/>
              <w:rPr>
                <w:del w:id="9079" w:author="XuanWen Chen" w:date="2019-01-02T08:00:00Z"/>
                <w:rFonts w:hAnsi="宋体"/>
              </w:rPr>
            </w:pPr>
            <w:del w:id="9080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  <w:r w:rsidRPr="00A810DF" w:rsidDel="00754881">
                <w:rPr>
                  <w:rFonts w:hAnsi="宋体" w:hint="eastAsia"/>
                </w:rPr>
                <w:delText>查看自己的帖子</w:delText>
              </w:r>
            </w:del>
          </w:p>
        </w:tc>
      </w:tr>
      <w:tr w:rsidR="009961DA" w:rsidRPr="008035F1" w:rsidDel="00754881" w14:paraId="745F3088" w14:textId="21FE64E6" w:rsidTr="009961DA">
        <w:trPr>
          <w:del w:id="9081" w:author="XuanWen Chen" w:date="2019-01-02T08:00:00Z"/>
        </w:trPr>
        <w:tc>
          <w:tcPr>
            <w:tcW w:w="2074" w:type="dxa"/>
          </w:tcPr>
          <w:p w14:paraId="102E3DA8" w14:textId="4555C3D4" w:rsidR="009961DA" w:rsidRPr="008035F1" w:rsidDel="00754881" w:rsidRDefault="009961DA" w:rsidP="009961DA">
            <w:pPr>
              <w:jc w:val="left"/>
              <w:rPr>
                <w:del w:id="9082" w:author="XuanWen Chen" w:date="2019-01-02T08:00:00Z"/>
                <w:rFonts w:hAnsi="宋体"/>
              </w:rPr>
            </w:pPr>
            <w:del w:id="9083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59001CD6" w14:textId="0B99AFEA" w:rsidR="009961DA" w:rsidRPr="008035F1" w:rsidDel="00754881" w:rsidRDefault="009961DA" w:rsidP="009961DA">
            <w:pPr>
              <w:jc w:val="left"/>
              <w:rPr>
                <w:del w:id="9084" w:author="XuanWen Chen" w:date="2019-01-02T08:00:00Z"/>
                <w:rFonts w:hAnsi="宋体"/>
              </w:rPr>
            </w:pPr>
            <w:del w:id="9085" w:author="XuanWen Chen" w:date="2019-01-02T08:00:00Z">
              <w:r w:rsidDel="00754881">
                <w:rPr>
                  <w:rFonts w:hAnsi="宋体" w:hint="eastAsia"/>
                </w:rPr>
                <w:delText>指导者需要</w:delText>
              </w:r>
              <w:r w:rsidRPr="00A810DF" w:rsidDel="00754881">
                <w:rPr>
                  <w:rFonts w:hAnsi="宋体" w:hint="eastAsia"/>
                </w:rPr>
                <w:delText>查看自己的帖子</w:delText>
              </w:r>
            </w:del>
          </w:p>
        </w:tc>
      </w:tr>
      <w:tr w:rsidR="009961DA" w:rsidRPr="008035F1" w:rsidDel="00754881" w14:paraId="2712291D" w14:textId="6B3F9F59" w:rsidTr="009961DA">
        <w:trPr>
          <w:del w:id="9086" w:author="XuanWen Chen" w:date="2019-01-02T08:00:00Z"/>
        </w:trPr>
        <w:tc>
          <w:tcPr>
            <w:tcW w:w="2074" w:type="dxa"/>
          </w:tcPr>
          <w:p w14:paraId="02D5B5BD" w14:textId="19DDD3AA" w:rsidR="009961DA" w:rsidRPr="008035F1" w:rsidDel="00754881" w:rsidRDefault="009961DA" w:rsidP="009961DA">
            <w:pPr>
              <w:rPr>
                <w:del w:id="9087" w:author="XuanWen Chen" w:date="2019-01-02T08:00:00Z"/>
                <w:rFonts w:hAnsi="宋体"/>
              </w:rPr>
            </w:pPr>
            <w:del w:id="9088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5BA9CF87" w14:textId="77B26EBE" w:rsidR="009961DA" w:rsidDel="00754881" w:rsidRDefault="009961DA" w:rsidP="009961DA">
            <w:pPr>
              <w:rPr>
                <w:del w:id="9089" w:author="XuanWen Chen" w:date="2019-01-02T08:00:00Z"/>
                <w:rFonts w:hAnsi="宋体"/>
              </w:rPr>
            </w:pPr>
            <w:del w:id="9090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1C8B4CE8" w14:textId="54F8E395" w:rsidR="009961DA" w:rsidRPr="009B7CFA" w:rsidDel="00754881" w:rsidRDefault="009961DA" w:rsidP="009961DA">
            <w:pPr>
              <w:rPr>
                <w:del w:id="9091" w:author="XuanWen Chen" w:date="2019-01-02T08:00:00Z"/>
                <w:rFonts w:hAnsi="宋体"/>
              </w:rPr>
            </w:pPr>
            <w:del w:id="9092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</w:tc>
      </w:tr>
      <w:tr w:rsidR="009961DA" w:rsidRPr="008035F1" w:rsidDel="00754881" w14:paraId="365F01FD" w14:textId="35CB2C6B" w:rsidTr="009961DA">
        <w:trPr>
          <w:del w:id="9093" w:author="XuanWen Chen" w:date="2019-01-02T08:00:00Z"/>
        </w:trPr>
        <w:tc>
          <w:tcPr>
            <w:tcW w:w="2074" w:type="dxa"/>
          </w:tcPr>
          <w:p w14:paraId="7EC00649" w14:textId="25FF25DF" w:rsidR="009961DA" w:rsidRPr="008035F1" w:rsidDel="00754881" w:rsidRDefault="009961DA" w:rsidP="009961DA">
            <w:pPr>
              <w:rPr>
                <w:del w:id="9094" w:author="XuanWen Chen" w:date="2019-01-02T08:00:00Z"/>
                <w:rFonts w:hAnsi="宋体"/>
              </w:rPr>
            </w:pPr>
            <w:del w:id="9095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27BE2D09" w14:textId="65E92CAE" w:rsidR="009961DA" w:rsidRPr="00A810DF" w:rsidDel="00754881" w:rsidRDefault="009961DA" w:rsidP="009961DA">
            <w:pPr>
              <w:rPr>
                <w:del w:id="9096" w:author="XuanWen Chen" w:date="2019-01-02T08:00:00Z"/>
                <w:rFonts w:hAnsi="宋体"/>
              </w:rPr>
            </w:pPr>
            <w:del w:id="9097" w:author="XuanWen Chen" w:date="2019-01-02T08:00:00Z">
              <w:r w:rsidRPr="00A810DF" w:rsidDel="00754881">
                <w:rPr>
                  <w:rFonts w:hAnsi="宋体"/>
                </w:rPr>
                <w:delText>POST-1：</w:delText>
              </w:r>
              <w:r w:rsidRPr="00A810DF" w:rsidDel="00754881">
                <w:rPr>
                  <w:rFonts w:hAnsi="宋体" w:hint="eastAsia"/>
                </w:rPr>
                <w:delText>修改帖子</w:delText>
              </w:r>
            </w:del>
          </w:p>
          <w:p w14:paraId="45D27854" w14:textId="34C99E50" w:rsidR="009961DA" w:rsidRPr="00C57FC6" w:rsidDel="00754881" w:rsidRDefault="009961DA" w:rsidP="009961DA">
            <w:pPr>
              <w:rPr>
                <w:del w:id="9098" w:author="XuanWen Chen" w:date="2019-01-02T08:00:00Z"/>
                <w:rFonts w:hAnsi="宋体"/>
              </w:rPr>
            </w:pPr>
            <w:del w:id="9099" w:author="XuanWen Chen" w:date="2019-01-02T08:00:00Z">
              <w:r w:rsidRPr="00A810DF" w:rsidDel="00754881">
                <w:rPr>
                  <w:rFonts w:hAnsi="宋体"/>
                </w:rPr>
                <w:delText>POST-2：</w:delText>
              </w:r>
              <w:r w:rsidRPr="00A810DF" w:rsidDel="00754881">
                <w:rPr>
                  <w:rFonts w:hAnsi="宋体" w:hint="eastAsia"/>
                </w:rPr>
                <w:delText>删除帖子</w:delText>
              </w:r>
            </w:del>
          </w:p>
        </w:tc>
      </w:tr>
      <w:tr w:rsidR="009961DA" w:rsidRPr="002B179C" w:rsidDel="00754881" w14:paraId="2F47FC01" w14:textId="648AF89D" w:rsidTr="009961DA">
        <w:trPr>
          <w:del w:id="9100" w:author="XuanWen Chen" w:date="2019-01-02T08:00:00Z"/>
        </w:trPr>
        <w:tc>
          <w:tcPr>
            <w:tcW w:w="2074" w:type="dxa"/>
          </w:tcPr>
          <w:p w14:paraId="75DC07B8" w14:textId="4D33E94C" w:rsidR="009961DA" w:rsidRPr="008035F1" w:rsidDel="00754881" w:rsidRDefault="009961DA" w:rsidP="009961DA">
            <w:pPr>
              <w:rPr>
                <w:del w:id="9101" w:author="XuanWen Chen" w:date="2019-01-02T08:00:00Z"/>
                <w:rFonts w:hAnsi="宋体"/>
              </w:rPr>
            </w:pPr>
            <w:del w:id="9102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1521229F" w14:textId="005588D4" w:rsidR="009961DA" w:rsidDel="00754881" w:rsidRDefault="009961DA" w:rsidP="009961DA">
            <w:pPr>
              <w:pStyle w:val="a9"/>
              <w:ind w:left="360" w:firstLineChars="0" w:firstLine="0"/>
              <w:rPr>
                <w:del w:id="9103" w:author="XuanWen Chen" w:date="2019-01-02T08:00:00Z"/>
                <w:rFonts w:hAnsi="宋体"/>
              </w:rPr>
            </w:pPr>
            <w:del w:id="9104" w:author="XuanWen Chen" w:date="2019-01-02T08:00:00Z">
              <w:r w:rsidDel="00754881">
                <w:rPr>
                  <w:rFonts w:hAnsi="宋体"/>
                </w:rPr>
                <w:delText>3</w:delText>
              </w:r>
              <w:r w:rsidDel="00754881">
                <w:rPr>
                  <w:rFonts w:hAnsi="宋体" w:hint="eastAsia"/>
                </w:rPr>
                <w:delText>.0指导者查看自己的帖子</w:delText>
              </w:r>
            </w:del>
          </w:p>
          <w:p w14:paraId="3339DC25" w14:textId="07CD8F58" w:rsidR="009961DA" w:rsidDel="00754881" w:rsidRDefault="009961DA" w:rsidP="009961DA">
            <w:pPr>
              <w:rPr>
                <w:del w:id="9105" w:author="XuanWen Chen" w:date="2019-01-02T08:00:00Z"/>
                <w:rFonts w:hAnsi="宋体"/>
              </w:rPr>
            </w:pPr>
            <w:del w:id="9106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进入个人信息</w:delText>
              </w:r>
            </w:del>
          </w:p>
          <w:p w14:paraId="4DBF3BA0" w14:textId="7D5D75E3" w:rsidR="009961DA" w:rsidDel="00754881" w:rsidRDefault="009961DA" w:rsidP="009961DA">
            <w:pPr>
              <w:rPr>
                <w:del w:id="9107" w:author="XuanWen Chen" w:date="2019-01-02T08:00:00Z"/>
                <w:rFonts w:hAnsi="宋体"/>
              </w:rPr>
            </w:pPr>
            <w:del w:id="9108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选择我的帖子</w:delText>
              </w:r>
            </w:del>
          </w:p>
          <w:p w14:paraId="3C5F4E34" w14:textId="065E23AB" w:rsidR="009961DA" w:rsidRPr="002B179C" w:rsidDel="00754881" w:rsidRDefault="009961DA" w:rsidP="009961DA">
            <w:pPr>
              <w:rPr>
                <w:del w:id="9109" w:author="XuanWen Chen" w:date="2019-01-02T08:00:00Z"/>
                <w:rFonts w:hAnsi="宋体"/>
              </w:rPr>
            </w:pPr>
            <w:del w:id="9110" w:author="XuanWen Chen" w:date="2019-01-02T08:00:00Z">
              <w:r w:rsidDel="00754881">
                <w:rPr>
                  <w:rFonts w:hAnsi="宋体"/>
                </w:rPr>
                <w:delText>3.</w:delText>
              </w:r>
              <w:r w:rsidDel="00754881">
                <w:rPr>
                  <w:rFonts w:hAnsi="宋体" w:hint="eastAsia"/>
                </w:rPr>
                <w:delText>选择帖子浏览</w:delText>
              </w:r>
            </w:del>
          </w:p>
        </w:tc>
      </w:tr>
      <w:tr w:rsidR="009961DA" w:rsidRPr="008035F1" w:rsidDel="00754881" w14:paraId="22A98CDA" w14:textId="67F19C0C" w:rsidTr="009961DA">
        <w:trPr>
          <w:trHeight w:val="1370"/>
          <w:del w:id="9111" w:author="XuanWen Chen" w:date="2019-01-02T08:00:00Z"/>
        </w:trPr>
        <w:tc>
          <w:tcPr>
            <w:tcW w:w="2074" w:type="dxa"/>
          </w:tcPr>
          <w:p w14:paraId="779B8767" w14:textId="70F68E3E" w:rsidR="009961DA" w:rsidRPr="008035F1" w:rsidDel="00754881" w:rsidRDefault="009961DA" w:rsidP="009961DA">
            <w:pPr>
              <w:rPr>
                <w:del w:id="9112" w:author="XuanWen Chen" w:date="2019-01-02T08:00:00Z"/>
                <w:rFonts w:hAnsi="宋体"/>
              </w:rPr>
            </w:pPr>
            <w:del w:id="9113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24A680D7" w14:textId="3DBBC7ED" w:rsidR="009961DA" w:rsidRPr="00FD6E19" w:rsidDel="00754881" w:rsidRDefault="009961DA" w:rsidP="009961DA">
            <w:pPr>
              <w:rPr>
                <w:del w:id="911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FB2D78A" w14:textId="7C23733D" w:rsidTr="009961DA">
        <w:trPr>
          <w:del w:id="9115" w:author="XuanWen Chen" w:date="2019-01-02T08:00:00Z"/>
        </w:trPr>
        <w:tc>
          <w:tcPr>
            <w:tcW w:w="2074" w:type="dxa"/>
          </w:tcPr>
          <w:p w14:paraId="5D8D4B61" w14:textId="000C3C1F" w:rsidR="009961DA" w:rsidRPr="008035F1" w:rsidDel="00754881" w:rsidRDefault="009961DA" w:rsidP="009961DA">
            <w:pPr>
              <w:rPr>
                <w:del w:id="9116" w:author="XuanWen Chen" w:date="2019-01-02T08:00:00Z"/>
                <w:rFonts w:hAnsi="宋体"/>
              </w:rPr>
            </w:pPr>
            <w:del w:id="9117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1091AD52" w14:textId="41B29C50" w:rsidR="009961DA" w:rsidRPr="00FD6E19" w:rsidDel="00754881" w:rsidRDefault="009961DA" w:rsidP="009961DA">
            <w:pPr>
              <w:rPr>
                <w:del w:id="9118" w:author="XuanWen Chen" w:date="2019-01-02T08:00:00Z"/>
                <w:rFonts w:hAnsi="宋体"/>
              </w:rPr>
            </w:pPr>
            <w:del w:id="9119" w:author="XuanWen Chen" w:date="2019-01-02T08:00:00Z">
              <w:r w:rsidDel="00754881">
                <w:rPr>
                  <w:rFonts w:hAnsi="宋体"/>
                </w:rPr>
                <w:delText>3</w:delText>
              </w:r>
              <w:r w:rsidDel="00754881">
                <w:rPr>
                  <w:rFonts w:hAnsi="宋体" w:hint="eastAsia"/>
                </w:rPr>
                <w:delText>.0</w:delText>
              </w:r>
              <w:r w:rsidDel="00754881">
                <w:rPr>
                  <w:rFonts w:hAnsi="宋体"/>
                </w:rPr>
                <w:delText xml:space="preserve"> E1 </w:delText>
              </w:r>
              <w:r w:rsidDel="00754881">
                <w:rPr>
                  <w:rFonts w:hAnsi="宋体" w:hint="eastAsia"/>
                </w:rPr>
                <w:delText>从来没有发过帖子</w:delText>
              </w:r>
            </w:del>
          </w:p>
        </w:tc>
      </w:tr>
      <w:tr w:rsidR="009961DA" w:rsidRPr="008035F1" w:rsidDel="00754881" w14:paraId="4E2DDE60" w14:textId="2738ECD8" w:rsidTr="009961DA">
        <w:trPr>
          <w:del w:id="9120" w:author="XuanWen Chen" w:date="2019-01-02T08:00:00Z"/>
        </w:trPr>
        <w:tc>
          <w:tcPr>
            <w:tcW w:w="2074" w:type="dxa"/>
          </w:tcPr>
          <w:p w14:paraId="4B039E2D" w14:textId="2CEF3876" w:rsidR="009961DA" w:rsidRPr="008035F1" w:rsidDel="00754881" w:rsidRDefault="009961DA" w:rsidP="009961DA">
            <w:pPr>
              <w:rPr>
                <w:del w:id="9121" w:author="XuanWen Chen" w:date="2019-01-02T08:00:00Z"/>
                <w:rFonts w:hAnsi="宋体"/>
              </w:rPr>
            </w:pPr>
            <w:del w:id="9122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64D80467" w14:textId="7055D0D2" w:rsidR="009961DA" w:rsidRPr="008035F1" w:rsidDel="00754881" w:rsidRDefault="009961DA" w:rsidP="009961DA">
            <w:pPr>
              <w:rPr>
                <w:del w:id="9123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015F783" w14:textId="2FD120D0" w:rsidTr="009961DA">
        <w:trPr>
          <w:del w:id="9124" w:author="XuanWen Chen" w:date="2019-01-02T08:00:00Z"/>
        </w:trPr>
        <w:tc>
          <w:tcPr>
            <w:tcW w:w="2074" w:type="dxa"/>
          </w:tcPr>
          <w:p w14:paraId="50B8E57C" w14:textId="156A5BE5" w:rsidR="009961DA" w:rsidRPr="008035F1" w:rsidDel="00754881" w:rsidRDefault="009961DA" w:rsidP="009961DA">
            <w:pPr>
              <w:rPr>
                <w:del w:id="9125" w:author="XuanWen Chen" w:date="2019-01-02T08:00:00Z"/>
                <w:rFonts w:hAnsi="宋体"/>
              </w:rPr>
            </w:pPr>
            <w:del w:id="9126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6048B35E" w14:textId="2C540F06" w:rsidR="009961DA" w:rsidRPr="008035F1" w:rsidDel="00754881" w:rsidRDefault="009961DA" w:rsidP="009961DA">
            <w:pPr>
              <w:rPr>
                <w:del w:id="912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52DE7F5" w14:textId="66198A1D" w:rsidTr="009961DA">
        <w:trPr>
          <w:del w:id="9128" w:author="XuanWen Chen" w:date="2019-01-02T08:00:00Z"/>
        </w:trPr>
        <w:tc>
          <w:tcPr>
            <w:tcW w:w="2074" w:type="dxa"/>
          </w:tcPr>
          <w:p w14:paraId="45C538AD" w14:textId="50A4C95E" w:rsidR="009961DA" w:rsidRPr="008035F1" w:rsidDel="00754881" w:rsidRDefault="009961DA" w:rsidP="009961DA">
            <w:pPr>
              <w:rPr>
                <w:del w:id="9129" w:author="XuanWen Chen" w:date="2019-01-02T08:00:00Z"/>
                <w:rFonts w:hAnsi="宋体"/>
              </w:rPr>
            </w:pPr>
            <w:del w:id="9130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3A1C27C1" w14:textId="5CCE016D" w:rsidR="009961DA" w:rsidRPr="008035F1" w:rsidDel="00754881" w:rsidRDefault="009961DA" w:rsidP="009961DA">
            <w:pPr>
              <w:rPr>
                <w:del w:id="913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1A7F809" w14:textId="3B3CB183" w:rsidTr="009961DA">
        <w:trPr>
          <w:del w:id="9132" w:author="XuanWen Chen" w:date="2019-01-02T08:00:00Z"/>
        </w:trPr>
        <w:tc>
          <w:tcPr>
            <w:tcW w:w="2074" w:type="dxa"/>
          </w:tcPr>
          <w:p w14:paraId="2D28A1D5" w14:textId="799BAE33" w:rsidR="009961DA" w:rsidRPr="008035F1" w:rsidDel="00754881" w:rsidRDefault="009961DA" w:rsidP="009961DA">
            <w:pPr>
              <w:rPr>
                <w:del w:id="9133" w:author="XuanWen Chen" w:date="2019-01-02T08:00:00Z"/>
                <w:rFonts w:hAnsi="宋体"/>
              </w:rPr>
            </w:pPr>
            <w:del w:id="9134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0AD53D93" w14:textId="6476C3A6" w:rsidR="009961DA" w:rsidRPr="002E6A2F" w:rsidDel="00754881" w:rsidRDefault="009961DA" w:rsidP="009961DA">
            <w:pPr>
              <w:rPr>
                <w:del w:id="9135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E1FBD8A" w14:textId="67BC67D7" w:rsidTr="009961DA">
        <w:trPr>
          <w:del w:id="9136" w:author="XuanWen Chen" w:date="2019-01-02T08:00:00Z"/>
        </w:trPr>
        <w:tc>
          <w:tcPr>
            <w:tcW w:w="2074" w:type="dxa"/>
          </w:tcPr>
          <w:p w14:paraId="13E33DA0" w14:textId="29F884B1" w:rsidR="009961DA" w:rsidRPr="008035F1" w:rsidDel="00754881" w:rsidRDefault="009961DA" w:rsidP="009961DA">
            <w:pPr>
              <w:rPr>
                <w:del w:id="9137" w:author="XuanWen Chen" w:date="2019-01-02T08:00:00Z"/>
                <w:rFonts w:hAnsi="宋体"/>
              </w:rPr>
            </w:pPr>
            <w:del w:id="9138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0FBFDA20" w14:textId="39B82050" w:rsidR="009961DA" w:rsidRPr="008035F1" w:rsidDel="00754881" w:rsidRDefault="009961DA" w:rsidP="009961DA">
            <w:pPr>
              <w:rPr>
                <w:del w:id="9139" w:author="XuanWen Chen" w:date="2019-01-02T08:00:00Z"/>
                <w:rFonts w:hAnsi="宋体"/>
              </w:rPr>
            </w:pPr>
            <w:del w:id="9140" w:author="XuanWen Chen" w:date="2019-01-02T08:00:00Z">
              <w:r w:rsidDel="00754881">
                <w:rPr>
                  <w:rFonts w:hAnsi="宋体" w:hint="eastAsia"/>
                </w:rPr>
                <w:delText>已经在社区发过帖子</w:delText>
              </w:r>
            </w:del>
          </w:p>
        </w:tc>
      </w:tr>
    </w:tbl>
    <w:p w14:paraId="32B72EA6" w14:textId="41E88796" w:rsidR="009961DA" w:rsidDel="00754881" w:rsidRDefault="009961DA" w:rsidP="009961DA">
      <w:pPr>
        <w:rPr>
          <w:del w:id="9141" w:author="XuanWen Chen" w:date="2019-01-02T08:00:00Z"/>
        </w:rPr>
      </w:pPr>
    </w:p>
    <w:p w14:paraId="38857624" w14:textId="10A64F3A" w:rsidR="009961DA" w:rsidDel="00754881" w:rsidRDefault="009961DA" w:rsidP="009961DA">
      <w:pPr>
        <w:rPr>
          <w:del w:id="9142" w:author="XuanWen Chen" w:date="2019-01-02T08:00:00Z"/>
        </w:rPr>
      </w:pPr>
    </w:p>
    <w:p w14:paraId="731202C4" w14:textId="691F391E" w:rsidR="009961DA" w:rsidDel="00754881" w:rsidRDefault="000E17AA" w:rsidP="000E17AA">
      <w:pPr>
        <w:pStyle w:val="3"/>
        <w:rPr>
          <w:del w:id="9143" w:author="XuanWen Chen" w:date="2019-01-02T08:00:00Z"/>
        </w:rPr>
      </w:pPr>
      <w:del w:id="9144" w:author="XuanWen Chen" w:date="2019-01-02T08:00:00Z">
        <w:r w:rsidDel="00754881">
          <w:rPr>
            <w:rFonts w:hint="eastAsia"/>
          </w:rPr>
          <w:delText>指导者修改自己的帖子</w:delText>
        </w:r>
      </w:del>
    </w:p>
    <w:p w14:paraId="1501022E" w14:textId="6DDF24AA" w:rsidR="009961DA" w:rsidDel="00754881" w:rsidRDefault="009961DA" w:rsidP="009961DA">
      <w:pPr>
        <w:widowControl/>
        <w:jc w:val="left"/>
        <w:rPr>
          <w:del w:id="9145" w:author="XuanWen Chen" w:date="2019-01-02T08:00:00Z"/>
        </w:rPr>
      </w:pP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5BA145AA" w14:textId="5F424862" w:rsidTr="009961DA">
        <w:trPr>
          <w:del w:id="9146" w:author="XuanWen Chen" w:date="2019-01-02T08:00:00Z"/>
        </w:trPr>
        <w:tc>
          <w:tcPr>
            <w:tcW w:w="2074" w:type="dxa"/>
          </w:tcPr>
          <w:p w14:paraId="62BD649E" w14:textId="4175D318" w:rsidR="009961DA" w:rsidRPr="008035F1" w:rsidDel="00754881" w:rsidRDefault="009961DA" w:rsidP="009961DA">
            <w:pPr>
              <w:rPr>
                <w:del w:id="9147" w:author="XuanWen Chen" w:date="2019-01-02T08:00:00Z"/>
                <w:rFonts w:hAnsi="宋体"/>
                <w:b/>
              </w:rPr>
            </w:pPr>
            <w:del w:id="914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16C9ED4C" w14:textId="279A2320" w:rsidR="009961DA" w:rsidRPr="008035F1" w:rsidDel="00754881" w:rsidRDefault="009961DA" w:rsidP="009961DA">
            <w:pPr>
              <w:rPr>
                <w:del w:id="9149" w:author="XuanWen Chen" w:date="2019-01-02T08:00:00Z"/>
                <w:rFonts w:hAnsi="宋体"/>
                <w:b/>
              </w:rPr>
            </w:pPr>
            <w:del w:id="915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4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指导者修改自己的帖子</w:delText>
              </w:r>
            </w:del>
          </w:p>
        </w:tc>
      </w:tr>
      <w:tr w:rsidR="009961DA" w:rsidRPr="008035F1" w:rsidDel="00754881" w14:paraId="48E4E680" w14:textId="627B62D1" w:rsidTr="009961DA">
        <w:trPr>
          <w:del w:id="9151" w:author="XuanWen Chen" w:date="2019-01-02T08:00:00Z"/>
        </w:trPr>
        <w:tc>
          <w:tcPr>
            <w:tcW w:w="2074" w:type="dxa"/>
          </w:tcPr>
          <w:p w14:paraId="54FA686B" w14:textId="7D45269B" w:rsidR="009961DA" w:rsidRPr="008035F1" w:rsidDel="00754881" w:rsidRDefault="009961DA" w:rsidP="009961DA">
            <w:pPr>
              <w:jc w:val="left"/>
              <w:rPr>
                <w:del w:id="9152" w:author="XuanWen Chen" w:date="2019-01-02T08:00:00Z"/>
                <w:rFonts w:hAnsi="宋体"/>
              </w:rPr>
            </w:pPr>
            <w:del w:id="9153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2584ACA9" w14:textId="1AB435F6" w:rsidR="009961DA" w:rsidRPr="008035F1" w:rsidDel="00754881" w:rsidRDefault="009961DA" w:rsidP="009961DA">
            <w:pPr>
              <w:jc w:val="left"/>
              <w:rPr>
                <w:del w:id="9154" w:author="XuanWen Chen" w:date="2019-01-02T08:00:00Z"/>
                <w:rFonts w:hAnsi="宋体"/>
              </w:rPr>
            </w:pPr>
            <w:del w:id="9155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6DE0966D" w14:textId="68889678" w:rsidR="009961DA" w:rsidRPr="008035F1" w:rsidDel="00754881" w:rsidRDefault="009961DA" w:rsidP="009961DA">
            <w:pPr>
              <w:jc w:val="left"/>
              <w:rPr>
                <w:del w:id="9156" w:author="XuanWen Chen" w:date="2019-01-02T08:00:00Z"/>
                <w:rFonts w:hAnsi="宋体"/>
              </w:rPr>
            </w:pPr>
            <w:del w:id="9157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5BF7B4EE" w14:textId="55100422" w:rsidR="009961DA" w:rsidRPr="008035F1" w:rsidDel="00754881" w:rsidRDefault="009961DA" w:rsidP="009961DA">
            <w:pPr>
              <w:jc w:val="left"/>
              <w:rPr>
                <w:del w:id="9158" w:author="XuanWen Chen" w:date="2019-01-02T08:00:00Z"/>
                <w:rFonts w:hAnsi="宋体"/>
              </w:rPr>
            </w:pPr>
            <w:del w:id="9159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1B9F4A8A" w14:textId="3090B16A" w:rsidTr="009961DA">
        <w:trPr>
          <w:del w:id="9160" w:author="XuanWen Chen" w:date="2019-01-02T08:00:00Z"/>
        </w:trPr>
        <w:tc>
          <w:tcPr>
            <w:tcW w:w="2074" w:type="dxa"/>
          </w:tcPr>
          <w:p w14:paraId="106BA6C0" w14:textId="14585945" w:rsidR="009961DA" w:rsidRPr="008035F1" w:rsidDel="00754881" w:rsidRDefault="009961DA" w:rsidP="009961DA">
            <w:pPr>
              <w:jc w:val="left"/>
              <w:rPr>
                <w:del w:id="9161" w:author="XuanWen Chen" w:date="2019-01-02T08:00:00Z"/>
                <w:rFonts w:hAnsi="宋体"/>
              </w:rPr>
            </w:pPr>
            <w:del w:id="9162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0CE8DCF5" w14:textId="798A9818" w:rsidR="009961DA" w:rsidRPr="008035F1" w:rsidDel="00754881" w:rsidRDefault="009961DA" w:rsidP="009961DA">
            <w:pPr>
              <w:jc w:val="left"/>
              <w:rPr>
                <w:del w:id="9163" w:author="XuanWen Chen" w:date="2019-01-02T08:00:00Z"/>
                <w:rFonts w:hAnsi="宋体"/>
              </w:rPr>
            </w:pPr>
            <w:del w:id="9164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5C71683C" w14:textId="0DB70C29" w:rsidR="009961DA" w:rsidRPr="008035F1" w:rsidDel="00754881" w:rsidRDefault="009961DA" w:rsidP="009961DA">
            <w:pPr>
              <w:jc w:val="left"/>
              <w:rPr>
                <w:del w:id="9165" w:author="XuanWen Chen" w:date="2019-01-02T08:00:00Z"/>
                <w:rFonts w:hAnsi="宋体"/>
              </w:rPr>
            </w:pPr>
            <w:del w:id="9166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05B8BFB6" w14:textId="17DA663B" w:rsidR="009961DA" w:rsidRPr="008035F1" w:rsidDel="00754881" w:rsidRDefault="009961DA" w:rsidP="009961DA">
            <w:pPr>
              <w:jc w:val="left"/>
              <w:rPr>
                <w:del w:id="9167" w:author="XuanWen Chen" w:date="2019-01-02T08:00:00Z"/>
                <w:rFonts w:hAnsi="宋体"/>
              </w:rPr>
            </w:pPr>
            <w:del w:id="9168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371149B4" w14:textId="15821745" w:rsidTr="009961DA">
        <w:trPr>
          <w:del w:id="9169" w:author="XuanWen Chen" w:date="2019-01-02T08:00:00Z"/>
        </w:trPr>
        <w:tc>
          <w:tcPr>
            <w:tcW w:w="2074" w:type="dxa"/>
          </w:tcPr>
          <w:p w14:paraId="48FB440F" w14:textId="3708E310" w:rsidR="009961DA" w:rsidRPr="008035F1" w:rsidDel="00754881" w:rsidRDefault="009961DA" w:rsidP="009961DA">
            <w:pPr>
              <w:jc w:val="left"/>
              <w:rPr>
                <w:del w:id="9170" w:author="XuanWen Chen" w:date="2019-01-02T08:00:00Z"/>
                <w:rFonts w:hAnsi="宋体"/>
              </w:rPr>
            </w:pPr>
            <w:del w:id="9171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6A6EC891" w14:textId="54F9FD95" w:rsidR="009961DA" w:rsidDel="00754881" w:rsidRDefault="009961DA" w:rsidP="009961DA">
            <w:pPr>
              <w:jc w:val="left"/>
              <w:rPr>
                <w:del w:id="9172" w:author="XuanWen Chen" w:date="2019-01-02T08:00:00Z"/>
                <w:rFonts w:hAnsi="宋体"/>
              </w:rPr>
            </w:pPr>
            <w:del w:id="9173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360DADDE" w14:textId="735EA6F3" w:rsidTr="009961DA">
        <w:trPr>
          <w:del w:id="9174" w:author="XuanWen Chen" w:date="2019-01-02T08:00:00Z"/>
        </w:trPr>
        <w:tc>
          <w:tcPr>
            <w:tcW w:w="2074" w:type="dxa"/>
          </w:tcPr>
          <w:p w14:paraId="2D454EDD" w14:textId="780F5527" w:rsidR="009961DA" w:rsidRPr="008035F1" w:rsidDel="00754881" w:rsidRDefault="009961DA" w:rsidP="009961DA">
            <w:pPr>
              <w:jc w:val="left"/>
              <w:rPr>
                <w:del w:id="9175" w:author="XuanWen Chen" w:date="2019-01-02T08:00:00Z"/>
                <w:rFonts w:hAnsi="宋体"/>
              </w:rPr>
            </w:pPr>
            <w:del w:id="9176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56EF5145" w14:textId="05D2644E" w:rsidR="009961DA" w:rsidRPr="008035F1" w:rsidDel="00754881" w:rsidRDefault="009961DA" w:rsidP="009961DA">
            <w:pPr>
              <w:jc w:val="left"/>
              <w:rPr>
                <w:del w:id="9177" w:author="XuanWen Chen" w:date="2019-01-02T08:00:00Z"/>
                <w:rFonts w:hAnsi="宋体"/>
              </w:rPr>
            </w:pPr>
            <w:del w:id="9178" w:author="XuanWen Chen" w:date="2019-01-02T08:00:00Z">
              <w:r w:rsidDel="00754881">
                <w:rPr>
                  <w:rFonts w:hAnsi="宋体" w:hint="eastAsia"/>
                </w:rPr>
                <w:delText>指导者修改</w:delText>
              </w:r>
              <w:r w:rsidRPr="00A810DF" w:rsidDel="00754881">
                <w:rPr>
                  <w:rFonts w:hAnsi="宋体" w:hint="eastAsia"/>
                </w:rPr>
                <w:delText>自己的帖子</w:delText>
              </w:r>
            </w:del>
          </w:p>
        </w:tc>
      </w:tr>
      <w:tr w:rsidR="009961DA" w:rsidRPr="008035F1" w:rsidDel="00754881" w14:paraId="4C854C52" w14:textId="7DE2D00B" w:rsidTr="009961DA">
        <w:trPr>
          <w:del w:id="9179" w:author="XuanWen Chen" w:date="2019-01-02T08:00:00Z"/>
        </w:trPr>
        <w:tc>
          <w:tcPr>
            <w:tcW w:w="2074" w:type="dxa"/>
          </w:tcPr>
          <w:p w14:paraId="45D3E368" w14:textId="21345DDD" w:rsidR="009961DA" w:rsidRPr="008035F1" w:rsidDel="00754881" w:rsidRDefault="009961DA" w:rsidP="009961DA">
            <w:pPr>
              <w:jc w:val="left"/>
              <w:rPr>
                <w:del w:id="9180" w:author="XuanWen Chen" w:date="2019-01-02T08:00:00Z"/>
                <w:rFonts w:hAnsi="宋体"/>
              </w:rPr>
            </w:pPr>
            <w:del w:id="9181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6CC7EABD" w14:textId="5BD462E5" w:rsidR="009961DA" w:rsidRPr="008035F1" w:rsidDel="00754881" w:rsidRDefault="009961DA" w:rsidP="009961DA">
            <w:pPr>
              <w:jc w:val="left"/>
              <w:rPr>
                <w:del w:id="9182" w:author="XuanWen Chen" w:date="2019-01-02T08:00:00Z"/>
                <w:rFonts w:hAnsi="宋体"/>
              </w:rPr>
            </w:pPr>
            <w:del w:id="9183" w:author="XuanWen Chen" w:date="2019-01-02T08:00:00Z">
              <w:r w:rsidDel="00754881">
                <w:rPr>
                  <w:rFonts w:hAnsi="宋体" w:hint="eastAsia"/>
                </w:rPr>
                <w:delText>指导者需要修改</w:delText>
              </w:r>
              <w:r w:rsidRPr="00A810DF" w:rsidDel="00754881">
                <w:rPr>
                  <w:rFonts w:hAnsi="宋体" w:hint="eastAsia"/>
                </w:rPr>
                <w:delText>自己的帖子</w:delText>
              </w:r>
            </w:del>
          </w:p>
        </w:tc>
      </w:tr>
      <w:tr w:rsidR="009961DA" w:rsidRPr="008035F1" w:rsidDel="00754881" w14:paraId="336ADDA3" w14:textId="26EEB527" w:rsidTr="009961DA">
        <w:trPr>
          <w:del w:id="9184" w:author="XuanWen Chen" w:date="2019-01-02T08:00:00Z"/>
        </w:trPr>
        <w:tc>
          <w:tcPr>
            <w:tcW w:w="2074" w:type="dxa"/>
          </w:tcPr>
          <w:p w14:paraId="30CDC2C7" w14:textId="13BEF629" w:rsidR="009961DA" w:rsidRPr="008035F1" w:rsidDel="00754881" w:rsidRDefault="009961DA" w:rsidP="009961DA">
            <w:pPr>
              <w:rPr>
                <w:del w:id="9185" w:author="XuanWen Chen" w:date="2019-01-02T08:00:00Z"/>
                <w:rFonts w:hAnsi="宋体"/>
              </w:rPr>
            </w:pPr>
            <w:del w:id="9186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60B60FBA" w14:textId="46FA7248" w:rsidR="009961DA" w:rsidDel="00754881" w:rsidRDefault="009961DA" w:rsidP="009961DA">
            <w:pPr>
              <w:rPr>
                <w:del w:id="9187" w:author="XuanWen Chen" w:date="2019-01-02T08:00:00Z"/>
                <w:rFonts w:hAnsi="宋体"/>
              </w:rPr>
            </w:pPr>
            <w:del w:id="9188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43863EB1" w14:textId="3A25D14F" w:rsidR="009961DA" w:rsidDel="00754881" w:rsidRDefault="009961DA" w:rsidP="009961DA">
            <w:pPr>
              <w:rPr>
                <w:del w:id="9189" w:author="XuanWen Chen" w:date="2019-01-02T08:00:00Z"/>
                <w:rFonts w:hAnsi="宋体"/>
              </w:rPr>
            </w:pPr>
            <w:del w:id="9190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101FEA44" w14:textId="3EF3B836" w:rsidR="009961DA" w:rsidRPr="009B7CFA" w:rsidDel="00754881" w:rsidRDefault="009961DA" w:rsidP="009961DA">
            <w:pPr>
              <w:rPr>
                <w:del w:id="9191" w:author="XuanWen Chen" w:date="2019-01-02T08:00:00Z"/>
                <w:rFonts w:hAnsi="宋体"/>
              </w:rPr>
            </w:pPr>
            <w:del w:id="9192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查看自己的帖子</w:delText>
              </w:r>
            </w:del>
          </w:p>
        </w:tc>
      </w:tr>
      <w:tr w:rsidR="009961DA" w:rsidRPr="008035F1" w:rsidDel="00754881" w14:paraId="4305F362" w14:textId="3D99C0D8" w:rsidTr="009961DA">
        <w:trPr>
          <w:del w:id="9193" w:author="XuanWen Chen" w:date="2019-01-02T08:00:00Z"/>
        </w:trPr>
        <w:tc>
          <w:tcPr>
            <w:tcW w:w="2074" w:type="dxa"/>
          </w:tcPr>
          <w:p w14:paraId="25C59321" w14:textId="0CCD025F" w:rsidR="009961DA" w:rsidRPr="008035F1" w:rsidDel="00754881" w:rsidRDefault="009961DA" w:rsidP="009961DA">
            <w:pPr>
              <w:rPr>
                <w:del w:id="9194" w:author="XuanWen Chen" w:date="2019-01-02T08:00:00Z"/>
                <w:rFonts w:hAnsi="宋体"/>
              </w:rPr>
            </w:pPr>
            <w:del w:id="9195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27AA1575" w14:textId="17A55AD1" w:rsidR="009961DA" w:rsidRPr="00AC7EB5" w:rsidDel="00754881" w:rsidRDefault="009961DA" w:rsidP="009961DA">
            <w:pPr>
              <w:rPr>
                <w:del w:id="9196" w:author="XuanWen Chen" w:date="2019-01-02T08:00:00Z"/>
                <w:rFonts w:hAnsi="宋体"/>
              </w:rPr>
            </w:pPr>
            <w:del w:id="9197" w:author="XuanWen Chen" w:date="2019-01-02T08:00:00Z">
              <w:r w:rsidRPr="00A810DF" w:rsidDel="00754881">
                <w:rPr>
                  <w:rFonts w:hAnsi="宋体"/>
                </w:rPr>
                <w:delText>POST-1：</w:delText>
              </w:r>
              <w:r w:rsidDel="00754881">
                <w:rPr>
                  <w:rFonts w:hAnsi="宋体" w:hint="eastAsia"/>
                </w:rPr>
                <w:delText>我的帖子内容更新</w:delText>
              </w:r>
            </w:del>
          </w:p>
        </w:tc>
      </w:tr>
      <w:tr w:rsidR="009961DA" w:rsidRPr="002B179C" w:rsidDel="00754881" w14:paraId="0E9ABAAF" w14:textId="041DB065" w:rsidTr="009961DA">
        <w:trPr>
          <w:del w:id="9198" w:author="XuanWen Chen" w:date="2019-01-02T08:00:00Z"/>
        </w:trPr>
        <w:tc>
          <w:tcPr>
            <w:tcW w:w="2074" w:type="dxa"/>
          </w:tcPr>
          <w:p w14:paraId="5656D430" w14:textId="4F6DB5F8" w:rsidR="009961DA" w:rsidRPr="008035F1" w:rsidDel="00754881" w:rsidRDefault="009961DA" w:rsidP="009961DA">
            <w:pPr>
              <w:rPr>
                <w:del w:id="9199" w:author="XuanWen Chen" w:date="2019-01-02T08:00:00Z"/>
                <w:rFonts w:hAnsi="宋体"/>
              </w:rPr>
            </w:pPr>
            <w:del w:id="9200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5C170A41" w14:textId="059334C5" w:rsidR="009961DA" w:rsidDel="00754881" w:rsidRDefault="009961DA" w:rsidP="009961DA">
            <w:pPr>
              <w:pStyle w:val="a9"/>
              <w:ind w:left="360" w:firstLineChars="0" w:firstLine="0"/>
              <w:rPr>
                <w:del w:id="9201" w:author="XuanWen Chen" w:date="2019-01-02T08:00:00Z"/>
                <w:rFonts w:hAnsi="宋体"/>
              </w:rPr>
            </w:pPr>
            <w:del w:id="9202" w:author="XuanWen Chen" w:date="2019-01-02T08:00:00Z">
              <w:r w:rsidDel="00754881">
                <w:rPr>
                  <w:rFonts w:hAnsi="宋体"/>
                </w:rPr>
                <w:delText>4</w:delText>
              </w:r>
              <w:r w:rsidDel="00754881">
                <w:rPr>
                  <w:rFonts w:hAnsi="宋体" w:hint="eastAsia"/>
                </w:rPr>
                <w:delText>.0指导者修改自己的帖子并发出</w:delText>
              </w:r>
            </w:del>
          </w:p>
          <w:p w14:paraId="7AF15120" w14:textId="0AEDADF3" w:rsidR="009961DA" w:rsidDel="00754881" w:rsidRDefault="009961DA" w:rsidP="009961DA">
            <w:pPr>
              <w:rPr>
                <w:del w:id="9203" w:author="XuanWen Chen" w:date="2019-01-02T08:00:00Z"/>
                <w:rFonts w:hAnsi="宋体"/>
              </w:rPr>
            </w:pPr>
            <w:del w:id="9204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选择要修改的帖子</w:delText>
              </w:r>
            </w:del>
          </w:p>
          <w:p w14:paraId="16C23FF3" w14:textId="26F9E802" w:rsidR="009961DA" w:rsidDel="00754881" w:rsidRDefault="009961DA" w:rsidP="009961DA">
            <w:pPr>
              <w:rPr>
                <w:del w:id="9205" w:author="XuanWen Chen" w:date="2019-01-02T08:00:00Z"/>
                <w:rFonts w:hAnsi="宋体"/>
              </w:rPr>
            </w:pPr>
            <w:del w:id="9206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编辑帖子</w:delText>
              </w:r>
            </w:del>
          </w:p>
          <w:p w14:paraId="351C028D" w14:textId="7CB9EF49" w:rsidR="009961DA" w:rsidRPr="002B179C" w:rsidDel="00754881" w:rsidRDefault="009961DA" w:rsidP="009961DA">
            <w:pPr>
              <w:rPr>
                <w:del w:id="9207" w:author="XuanWen Chen" w:date="2019-01-02T08:00:00Z"/>
                <w:rFonts w:hAnsi="宋体"/>
              </w:rPr>
            </w:pPr>
            <w:del w:id="9208" w:author="XuanWen Chen" w:date="2019-01-02T08:00:00Z">
              <w:r w:rsidDel="00754881">
                <w:rPr>
                  <w:rFonts w:hAnsi="宋体"/>
                </w:rPr>
                <w:delText>3.</w:delText>
              </w:r>
              <w:r w:rsidDel="00754881">
                <w:rPr>
                  <w:rFonts w:hAnsi="宋体" w:hint="eastAsia"/>
                </w:rPr>
                <w:delText>重新发帖</w:delText>
              </w:r>
            </w:del>
          </w:p>
        </w:tc>
      </w:tr>
      <w:tr w:rsidR="009961DA" w:rsidRPr="008035F1" w:rsidDel="00754881" w14:paraId="2C75C223" w14:textId="4F568387" w:rsidTr="009961DA">
        <w:trPr>
          <w:trHeight w:val="1370"/>
          <w:del w:id="9209" w:author="XuanWen Chen" w:date="2019-01-02T08:00:00Z"/>
        </w:trPr>
        <w:tc>
          <w:tcPr>
            <w:tcW w:w="2074" w:type="dxa"/>
          </w:tcPr>
          <w:p w14:paraId="60F88EC9" w14:textId="0BC5F636" w:rsidR="009961DA" w:rsidRPr="008035F1" w:rsidDel="00754881" w:rsidRDefault="009961DA" w:rsidP="009961DA">
            <w:pPr>
              <w:rPr>
                <w:del w:id="9210" w:author="XuanWen Chen" w:date="2019-01-02T08:00:00Z"/>
                <w:rFonts w:hAnsi="宋体"/>
              </w:rPr>
            </w:pPr>
            <w:del w:id="9211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3A8A8C3D" w14:textId="1C678912" w:rsidR="009961DA" w:rsidDel="00754881" w:rsidRDefault="009961DA" w:rsidP="009961DA">
            <w:pPr>
              <w:pStyle w:val="a9"/>
              <w:ind w:left="360" w:firstLineChars="0" w:firstLine="0"/>
              <w:rPr>
                <w:del w:id="9212" w:author="XuanWen Chen" w:date="2019-01-02T08:00:00Z"/>
                <w:rFonts w:hAnsi="宋体"/>
              </w:rPr>
            </w:pPr>
            <w:del w:id="9213" w:author="XuanWen Chen" w:date="2019-01-02T08:00:00Z">
              <w:r w:rsidDel="00754881">
                <w:rPr>
                  <w:rFonts w:hAnsi="宋体"/>
                </w:rPr>
                <w:delText>4.1</w:delText>
              </w:r>
              <w:r w:rsidDel="00754881">
                <w:rPr>
                  <w:rFonts w:hAnsi="宋体" w:hint="eastAsia"/>
                </w:rPr>
                <w:delText>指导者修改自己的帖子不发出</w:delText>
              </w:r>
            </w:del>
          </w:p>
          <w:p w14:paraId="7032C41E" w14:textId="72799623" w:rsidR="009961DA" w:rsidDel="00754881" w:rsidRDefault="009961DA" w:rsidP="009961DA">
            <w:pPr>
              <w:rPr>
                <w:del w:id="9214" w:author="XuanWen Chen" w:date="2019-01-02T08:00:00Z"/>
                <w:rFonts w:hAnsi="宋体"/>
              </w:rPr>
            </w:pPr>
            <w:del w:id="9215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选择要修改的帖子</w:delText>
              </w:r>
            </w:del>
          </w:p>
          <w:p w14:paraId="669AA96F" w14:textId="23B67CE0" w:rsidR="009961DA" w:rsidDel="00754881" w:rsidRDefault="009961DA" w:rsidP="009961DA">
            <w:pPr>
              <w:rPr>
                <w:del w:id="9216" w:author="XuanWen Chen" w:date="2019-01-02T08:00:00Z"/>
                <w:rFonts w:hAnsi="宋体"/>
              </w:rPr>
            </w:pPr>
            <w:del w:id="9217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编辑帖子</w:delText>
              </w:r>
            </w:del>
          </w:p>
          <w:p w14:paraId="5662EEF3" w14:textId="36C2196F" w:rsidR="009961DA" w:rsidRPr="00FD6E19" w:rsidDel="00754881" w:rsidRDefault="009961DA" w:rsidP="009961DA">
            <w:pPr>
              <w:rPr>
                <w:del w:id="9218" w:author="XuanWen Chen" w:date="2019-01-02T08:00:00Z"/>
                <w:rFonts w:hAnsi="宋体"/>
              </w:rPr>
            </w:pPr>
            <w:del w:id="9219" w:author="XuanWen Chen" w:date="2019-01-02T08:00:00Z">
              <w:r w:rsidDel="00754881">
                <w:rPr>
                  <w:rFonts w:hAnsi="宋体"/>
                </w:rPr>
                <w:delText>3.</w:delText>
              </w:r>
              <w:r w:rsidDel="00754881">
                <w:rPr>
                  <w:rFonts w:hAnsi="宋体" w:hint="eastAsia"/>
                </w:rPr>
                <w:delText>存为草稿</w:delText>
              </w:r>
            </w:del>
          </w:p>
        </w:tc>
      </w:tr>
      <w:tr w:rsidR="009961DA" w:rsidRPr="008035F1" w:rsidDel="00754881" w14:paraId="324D57AC" w14:textId="098AD343" w:rsidTr="009961DA">
        <w:trPr>
          <w:del w:id="9220" w:author="XuanWen Chen" w:date="2019-01-02T08:00:00Z"/>
        </w:trPr>
        <w:tc>
          <w:tcPr>
            <w:tcW w:w="2074" w:type="dxa"/>
          </w:tcPr>
          <w:p w14:paraId="3CA574BC" w14:textId="443F40C0" w:rsidR="009961DA" w:rsidRPr="008035F1" w:rsidDel="00754881" w:rsidRDefault="009961DA" w:rsidP="009961DA">
            <w:pPr>
              <w:rPr>
                <w:del w:id="9221" w:author="XuanWen Chen" w:date="2019-01-02T08:00:00Z"/>
                <w:rFonts w:hAnsi="宋体"/>
              </w:rPr>
            </w:pPr>
            <w:del w:id="922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327C16BB" w14:textId="04B11BDA" w:rsidR="009961DA" w:rsidDel="00754881" w:rsidRDefault="009961DA" w:rsidP="009961DA">
            <w:pPr>
              <w:rPr>
                <w:del w:id="9223" w:author="XuanWen Chen" w:date="2019-01-02T08:00:00Z"/>
                <w:rFonts w:hAnsi="宋体"/>
              </w:rPr>
            </w:pPr>
            <w:del w:id="9224" w:author="XuanWen Chen" w:date="2019-01-02T08:00:00Z">
              <w:r w:rsidDel="00754881">
                <w:rPr>
                  <w:rFonts w:hAnsi="宋体"/>
                </w:rPr>
                <w:delText>4</w:delText>
              </w:r>
              <w:r w:rsidDel="00754881">
                <w:rPr>
                  <w:rFonts w:hAnsi="宋体" w:hint="eastAsia"/>
                </w:rPr>
                <w:delText>.0</w:delText>
              </w:r>
              <w:r w:rsidDel="00754881">
                <w:rPr>
                  <w:rFonts w:hAnsi="宋体"/>
                </w:rPr>
                <w:delText xml:space="preserve"> E1 </w:delText>
              </w:r>
              <w:r w:rsidDel="00754881">
                <w:rPr>
                  <w:rFonts w:hAnsi="宋体" w:hint="eastAsia"/>
                </w:rPr>
                <w:delText>从来没有发过帖子</w:delText>
              </w:r>
            </w:del>
          </w:p>
          <w:p w14:paraId="5D80D3E1" w14:textId="1D6D6A11" w:rsidR="009961DA" w:rsidRPr="00FD6E19" w:rsidDel="00754881" w:rsidRDefault="009961DA" w:rsidP="009961DA">
            <w:pPr>
              <w:rPr>
                <w:del w:id="9225" w:author="XuanWen Chen" w:date="2019-01-02T08:00:00Z"/>
                <w:rFonts w:hAnsi="宋体"/>
              </w:rPr>
            </w:pPr>
            <w:del w:id="9226" w:author="XuanWen Chen" w:date="2019-01-02T08:00:00Z">
              <w:r w:rsidDel="00754881">
                <w:rPr>
                  <w:rFonts w:hAnsi="宋体"/>
                </w:rPr>
                <w:delText>4</w:delText>
              </w:r>
              <w:r w:rsidDel="00754881">
                <w:rPr>
                  <w:rFonts w:hAnsi="宋体" w:hint="eastAsia"/>
                </w:rPr>
                <w:delText>.</w:delText>
              </w:r>
              <w:r w:rsidDel="00754881">
                <w:rPr>
                  <w:rFonts w:hAnsi="宋体"/>
                </w:rPr>
                <w:delText xml:space="preserve">1 E1 </w:delText>
              </w:r>
              <w:r w:rsidDel="00754881">
                <w:rPr>
                  <w:rFonts w:hAnsi="宋体" w:hint="eastAsia"/>
                </w:rPr>
                <w:delText>从来没有发过帖子</w:delText>
              </w:r>
            </w:del>
          </w:p>
        </w:tc>
      </w:tr>
      <w:tr w:rsidR="009961DA" w:rsidRPr="008035F1" w:rsidDel="00754881" w14:paraId="1094FAA4" w14:textId="048C4CC1" w:rsidTr="009961DA">
        <w:trPr>
          <w:del w:id="9227" w:author="XuanWen Chen" w:date="2019-01-02T08:00:00Z"/>
        </w:trPr>
        <w:tc>
          <w:tcPr>
            <w:tcW w:w="2074" w:type="dxa"/>
          </w:tcPr>
          <w:p w14:paraId="5C2941C4" w14:textId="3DFB184D" w:rsidR="009961DA" w:rsidRPr="008035F1" w:rsidDel="00754881" w:rsidRDefault="009961DA" w:rsidP="009961DA">
            <w:pPr>
              <w:rPr>
                <w:del w:id="9228" w:author="XuanWen Chen" w:date="2019-01-02T08:00:00Z"/>
                <w:rFonts w:hAnsi="宋体"/>
              </w:rPr>
            </w:pPr>
            <w:del w:id="9229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35CCE5B4" w14:textId="64E01B83" w:rsidR="009961DA" w:rsidRPr="008035F1" w:rsidDel="00754881" w:rsidRDefault="009961DA" w:rsidP="009961DA">
            <w:pPr>
              <w:rPr>
                <w:del w:id="923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2EDD4ECD" w14:textId="6B0968F0" w:rsidTr="009961DA">
        <w:trPr>
          <w:del w:id="9231" w:author="XuanWen Chen" w:date="2019-01-02T08:00:00Z"/>
        </w:trPr>
        <w:tc>
          <w:tcPr>
            <w:tcW w:w="2074" w:type="dxa"/>
          </w:tcPr>
          <w:p w14:paraId="3E602DA9" w14:textId="038705DB" w:rsidR="009961DA" w:rsidRPr="008035F1" w:rsidDel="00754881" w:rsidRDefault="009961DA" w:rsidP="009961DA">
            <w:pPr>
              <w:rPr>
                <w:del w:id="9232" w:author="XuanWen Chen" w:date="2019-01-02T08:00:00Z"/>
                <w:rFonts w:hAnsi="宋体"/>
              </w:rPr>
            </w:pPr>
            <w:del w:id="9233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0AC47C32" w14:textId="6DF85608" w:rsidR="009961DA" w:rsidRPr="008035F1" w:rsidDel="00754881" w:rsidRDefault="009961DA" w:rsidP="009961DA">
            <w:pPr>
              <w:rPr>
                <w:del w:id="923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A174E64" w14:textId="436F41A2" w:rsidTr="009961DA">
        <w:trPr>
          <w:del w:id="9235" w:author="XuanWen Chen" w:date="2019-01-02T08:00:00Z"/>
        </w:trPr>
        <w:tc>
          <w:tcPr>
            <w:tcW w:w="2074" w:type="dxa"/>
          </w:tcPr>
          <w:p w14:paraId="7B24D0A2" w14:textId="54AEB197" w:rsidR="009961DA" w:rsidRPr="008035F1" w:rsidDel="00754881" w:rsidRDefault="009961DA" w:rsidP="009961DA">
            <w:pPr>
              <w:rPr>
                <w:del w:id="9236" w:author="XuanWen Chen" w:date="2019-01-02T08:00:00Z"/>
                <w:rFonts w:hAnsi="宋体"/>
              </w:rPr>
            </w:pPr>
            <w:del w:id="9237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4E64BF9A" w14:textId="4CDFDEB2" w:rsidR="009961DA" w:rsidRPr="008035F1" w:rsidDel="00754881" w:rsidRDefault="009961DA" w:rsidP="009961DA">
            <w:pPr>
              <w:rPr>
                <w:del w:id="923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7DFD109" w14:textId="1ECCC913" w:rsidTr="009961DA">
        <w:trPr>
          <w:del w:id="9239" w:author="XuanWen Chen" w:date="2019-01-02T08:00:00Z"/>
        </w:trPr>
        <w:tc>
          <w:tcPr>
            <w:tcW w:w="2074" w:type="dxa"/>
          </w:tcPr>
          <w:p w14:paraId="3B2704D5" w14:textId="0EC96054" w:rsidR="009961DA" w:rsidRPr="008035F1" w:rsidDel="00754881" w:rsidRDefault="009961DA" w:rsidP="009961DA">
            <w:pPr>
              <w:rPr>
                <w:del w:id="9240" w:author="XuanWen Chen" w:date="2019-01-02T08:00:00Z"/>
                <w:rFonts w:hAnsi="宋体"/>
              </w:rPr>
            </w:pPr>
            <w:del w:id="9241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62F12330" w14:textId="5E813B4C" w:rsidR="009961DA" w:rsidRPr="002E6A2F" w:rsidDel="00754881" w:rsidRDefault="009961DA" w:rsidP="009961DA">
            <w:pPr>
              <w:rPr>
                <w:del w:id="924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B9236EE" w14:textId="213DE5BB" w:rsidTr="009961DA">
        <w:trPr>
          <w:del w:id="9243" w:author="XuanWen Chen" w:date="2019-01-02T08:00:00Z"/>
        </w:trPr>
        <w:tc>
          <w:tcPr>
            <w:tcW w:w="2074" w:type="dxa"/>
          </w:tcPr>
          <w:p w14:paraId="406335FD" w14:textId="15B7DC67" w:rsidR="009961DA" w:rsidRPr="008035F1" w:rsidDel="00754881" w:rsidRDefault="009961DA" w:rsidP="009961DA">
            <w:pPr>
              <w:rPr>
                <w:del w:id="9244" w:author="XuanWen Chen" w:date="2019-01-02T08:00:00Z"/>
                <w:rFonts w:hAnsi="宋体"/>
              </w:rPr>
            </w:pPr>
            <w:del w:id="9245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91AFE15" w14:textId="12B0BC8B" w:rsidR="009961DA" w:rsidRPr="008035F1" w:rsidDel="00754881" w:rsidRDefault="009961DA" w:rsidP="009961DA">
            <w:pPr>
              <w:rPr>
                <w:del w:id="9246" w:author="XuanWen Chen" w:date="2019-01-02T08:00:00Z"/>
                <w:rFonts w:hAnsi="宋体"/>
              </w:rPr>
            </w:pPr>
            <w:del w:id="9247" w:author="XuanWen Chen" w:date="2019-01-02T08:00:00Z">
              <w:r w:rsidDel="00754881">
                <w:rPr>
                  <w:rFonts w:hAnsi="宋体" w:hint="eastAsia"/>
                </w:rPr>
                <w:delText>已经在社区发过帖子</w:delText>
              </w:r>
            </w:del>
          </w:p>
        </w:tc>
      </w:tr>
    </w:tbl>
    <w:p w14:paraId="1352375C" w14:textId="5EA30A7A" w:rsidR="009961DA" w:rsidDel="00754881" w:rsidRDefault="009961DA" w:rsidP="009961DA">
      <w:pPr>
        <w:rPr>
          <w:del w:id="9248" w:author="XuanWen Chen" w:date="2019-01-02T08:00:00Z"/>
        </w:rPr>
      </w:pPr>
    </w:p>
    <w:p w14:paraId="5422714E" w14:textId="39DE2785" w:rsidR="009961DA" w:rsidDel="00754881" w:rsidRDefault="000E17AA" w:rsidP="000E17AA">
      <w:pPr>
        <w:pStyle w:val="3"/>
        <w:rPr>
          <w:del w:id="9249" w:author="XuanWen Chen" w:date="2019-01-02T08:00:00Z"/>
        </w:rPr>
      </w:pPr>
      <w:del w:id="9250" w:author="XuanWen Chen" w:date="2019-01-02T08:00:00Z">
        <w:r w:rsidDel="00754881">
          <w:rPr>
            <w:rFonts w:hint="eastAsia"/>
          </w:rPr>
          <w:delText>指导者删除自己的帖子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60DBB13F" w14:textId="2B36E352" w:rsidTr="009961DA">
        <w:trPr>
          <w:del w:id="9251" w:author="XuanWen Chen" w:date="2019-01-02T08:00:00Z"/>
        </w:trPr>
        <w:tc>
          <w:tcPr>
            <w:tcW w:w="2074" w:type="dxa"/>
          </w:tcPr>
          <w:p w14:paraId="48618F9B" w14:textId="25A9F02C" w:rsidR="009961DA" w:rsidRPr="008035F1" w:rsidDel="00754881" w:rsidRDefault="009961DA" w:rsidP="009961DA">
            <w:pPr>
              <w:rPr>
                <w:del w:id="9252" w:author="XuanWen Chen" w:date="2019-01-02T08:00:00Z"/>
                <w:rFonts w:hAnsi="宋体"/>
                <w:b/>
              </w:rPr>
            </w:pPr>
            <w:del w:id="9253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61CF1814" w14:textId="1927E989" w:rsidR="009961DA" w:rsidRPr="008035F1" w:rsidDel="00754881" w:rsidRDefault="009961DA" w:rsidP="009961DA">
            <w:pPr>
              <w:rPr>
                <w:del w:id="9254" w:author="XuanWen Chen" w:date="2019-01-02T08:00:00Z"/>
                <w:rFonts w:hAnsi="宋体"/>
                <w:b/>
              </w:rPr>
            </w:pPr>
            <w:del w:id="9255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5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指导者删除自己的帖子</w:delText>
              </w:r>
            </w:del>
          </w:p>
        </w:tc>
      </w:tr>
      <w:tr w:rsidR="009961DA" w:rsidRPr="008035F1" w:rsidDel="00754881" w14:paraId="15E93DDE" w14:textId="78AD18DF" w:rsidTr="009961DA">
        <w:trPr>
          <w:del w:id="9256" w:author="XuanWen Chen" w:date="2019-01-02T08:00:00Z"/>
        </w:trPr>
        <w:tc>
          <w:tcPr>
            <w:tcW w:w="2074" w:type="dxa"/>
          </w:tcPr>
          <w:p w14:paraId="672BB2FF" w14:textId="7AC116DA" w:rsidR="009961DA" w:rsidRPr="008035F1" w:rsidDel="00754881" w:rsidRDefault="009961DA" w:rsidP="009961DA">
            <w:pPr>
              <w:jc w:val="left"/>
              <w:rPr>
                <w:del w:id="9257" w:author="XuanWen Chen" w:date="2019-01-02T08:00:00Z"/>
                <w:rFonts w:hAnsi="宋体"/>
              </w:rPr>
            </w:pPr>
            <w:del w:id="9258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127EDD2C" w14:textId="1B82F914" w:rsidR="009961DA" w:rsidRPr="008035F1" w:rsidDel="00754881" w:rsidRDefault="009961DA" w:rsidP="009961DA">
            <w:pPr>
              <w:jc w:val="left"/>
              <w:rPr>
                <w:del w:id="9259" w:author="XuanWen Chen" w:date="2019-01-02T08:00:00Z"/>
                <w:rFonts w:hAnsi="宋体"/>
              </w:rPr>
            </w:pPr>
            <w:del w:id="9260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27F7901E" w14:textId="5A4EEF07" w:rsidR="009961DA" w:rsidRPr="008035F1" w:rsidDel="00754881" w:rsidRDefault="009961DA" w:rsidP="009961DA">
            <w:pPr>
              <w:jc w:val="left"/>
              <w:rPr>
                <w:del w:id="9261" w:author="XuanWen Chen" w:date="2019-01-02T08:00:00Z"/>
                <w:rFonts w:hAnsi="宋体"/>
              </w:rPr>
            </w:pPr>
            <w:del w:id="9262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5F608C0A" w14:textId="1FB4DDC9" w:rsidR="009961DA" w:rsidRPr="008035F1" w:rsidDel="00754881" w:rsidRDefault="009961DA" w:rsidP="009961DA">
            <w:pPr>
              <w:jc w:val="left"/>
              <w:rPr>
                <w:del w:id="9263" w:author="XuanWen Chen" w:date="2019-01-02T08:00:00Z"/>
                <w:rFonts w:hAnsi="宋体"/>
              </w:rPr>
            </w:pPr>
            <w:del w:id="9264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2782978C" w14:textId="5BAFE1F8" w:rsidTr="009961DA">
        <w:trPr>
          <w:del w:id="9265" w:author="XuanWen Chen" w:date="2019-01-02T08:00:00Z"/>
        </w:trPr>
        <w:tc>
          <w:tcPr>
            <w:tcW w:w="2074" w:type="dxa"/>
          </w:tcPr>
          <w:p w14:paraId="2FF72625" w14:textId="4E2C6C7D" w:rsidR="009961DA" w:rsidRPr="008035F1" w:rsidDel="00754881" w:rsidRDefault="009961DA" w:rsidP="009961DA">
            <w:pPr>
              <w:jc w:val="left"/>
              <w:rPr>
                <w:del w:id="9266" w:author="XuanWen Chen" w:date="2019-01-02T08:00:00Z"/>
                <w:rFonts w:hAnsi="宋体"/>
              </w:rPr>
            </w:pPr>
            <w:del w:id="9267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377F31A2" w14:textId="6960D25B" w:rsidR="009961DA" w:rsidRPr="008035F1" w:rsidDel="00754881" w:rsidRDefault="009961DA" w:rsidP="009961DA">
            <w:pPr>
              <w:jc w:val="left"/>
              <w:rPr>
                <w:del w:id="9268" w:author="XuanWen Chen" w:date="2019-01-02T08:00:00Z"/>
                <w:rFonts w:hAnsi="宋体"/>
              </w:rPr>
            </w:pPr>
            <w:del w:id="9269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259FE5AD" w14:textId="4AD7799C" w:rsidR="009961DA" w:rsidRPr="008035F1" w:rsidDel="00754881" w:rsidRDefault="009961DA" w:rsidP="009961DA">
            <w:pPr>
              <w:jc w:val="left"/>
              <w:rPr>
                <w:del w:id="9270" w:author="XuanWen Chen" w:date="2019-01-02T08:00:00Z"/>
                <w:rFonts w:hAnsi="宋体"/>
              </w:rPr>
            </w:pPr>
            <w:del w:id="9271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023ADED1" w14:textId="78A48C86" w:rsidR="009961DA" w:rsidRPr="008035F1" w:rsidDel="00754881" w:rsidRDefault="009961DA" w:rsidP="009961DA">
            <w:pPr>
              <w:jc w:val="left"/>
              <w:rPr>
                <w:del w:id="9272" w:author="XuanWen Chen" w:date="2019-01-02T08:00:00Z"/>
                <w:rFonts w:hAnsi="宋体"/>
              </w:rPr>
            </w:pPr>
            <w:del w:id="9273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64FB7F2C" w14:textId="4841EBD9" w:rsidTr="009961DA">
        <w:trPr>
          <w:del w:id="9274" w:author="XuanWen Chen" w:date="2019-01-02T08:00:00Z"/>
        </w:trPr>
        <w:tc>
          <w:tcPr>
            <w:tcW w:w="2074" w:type="dxa"/>
          </w:tcPr>
          <w:p w14:paraId="57FCA25D" w14:textId="21B13814" w:rsidR="009961DA" w:rsidRPr="008035F1" w:rsidDel="00754881" w:rsidRDefault="009961DA" w:rsidP="009961DA">
            <w:pPr>
              <w:jc w:val="left"/>
              <w:rPr>
                <w:del w:id="9275" w:author="XuanWen Chen" w:date="2019-01-02T08:00:00Z"/>
                <w:rFonts w:hAnsi="宋体"/>
              </w:rPr>
            </w:pPr>
            <w:del w:id="9276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11EDA5BA" w14:textId="5B1B7AC6" w:rsidR="009961DA" w:rsidDel="00754881" w:rsidRDefault="009961DA" w:rsidP="009961DA">
            <w:pPr>
              <w:jc w:val="left"/>
              <w:rPr>
                <w:del w:id="9277" w:author="XuanWen Chen" w:date="2019-01-02T08:00:00Z"/>
                <w:rFonts w:hAnsi="宋体"/>
              </w:rPr>
            </w:pPr>
            <w:del w:id="9278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5DC3D2A7" w14:textId="28A353E1" w:rsidTr="009961DA">
        <w:trPr>
          <w:del w:id="9279" w:author="XuanWen Chen" w:date="2019-01-02T08:00:00Z"/>
        </w:trPr>
        <w:tc>
          <w:tcPr>
            <w:tcW w:w="2074" w:type="dxa"/>
          </w:tcPr>
          <w:p w14:paraId="1F4ABA71" w14:textId="7485423F" w:rsidR="009961DA" w:rsidRPr="008035F1" w:rsidDel="00754881" w:rsidRDefault="009961DA" w:rsidP="009961DA">
            <w:pPr>
              <w:jc w:val="left"/>
              <w:rPr>
                <w:del w:id="9280" w:author="XuanWen Chen" w:date="2019-01-02T08:00:00Z"/>
                <w:rFonts w:hAnsi="宋体"/>
              </w:rPr>
            </w:pPr>
            <w:del w:id="9281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10DF3368" w14:textId="14B96D50" w:rsidR="009961DA" w:rsidRPr="008035F1" w:rsidDel="00754881" w:rsidRDefault="009961DA" w:rsidP="009961DA">
            <w:pPr>
              <w:jc w:val="left"/>
              <w:rPr>
                <w:del w:id="9282" w:author="XuanWen Chen" w:date="2019-01-02T08:00:00Z"/>
                <w:rFonts w:hAnsi="宋体"/>
              </w:rPr>
            </w:pPr>
            <w:del w:id="9283" w:author="XuanWen Chen" w:date="2019-01-02T08:00:00Z">
              <w:r w:rsidDel="00754881">
                <w:rPr>
                  <w:rFonts w:hAnsi="宋体" w:hint="eastAsia"/>
                </w:rPr>
                <w:delText>指导者删除</w:delText>
              </w:r>
              <w:r w:rsidRPr="00A810DF" w:rsidDel="00754881">
                <w:rPr>
                  <w:rFonts w:hAnsi="宋体" w:hint="eastAsia"/>
                </w:rPr>
                <w:delText>自己的帖子</w:delText>
              </w:r>
            </w:del>
          </w:p>
        </w:tc>
      </w:tr>
      <w:tr w:rsidR="009961DA" w:rsidRPr="008035F1" w:rsidDel="00754881" w14:paraId="4DA3E361" w14:textId="5566EC09" w:rsidTr="009961DA">
        <w:trPr>
          <w:del w:id="9284" w:author="XuanWen Chen" w:date="2019-01-02T08:00:00Z"/>
        </w:trPr>
        <w:tc>
          <w:tcPr>
            <w:tcW w:w="2074" w:type="dxa"/>
          </w:tcPr>
          <w:p w14:paraId="3C754183" w14:textId="4D3F4123" w:rsidR="009961DA" w:rsidRPr="008035F1" w:rsidDel="00754881" w:rsidRDefault="009961DA" w:rsidP="009961DA">
            <w:pPr>
              <w:jc w:val="left"/>
              <w:rPr>
                <w:del w:id="9285" w:author="XuanWen Chen" w:date="2019-01-02T08:00:00Z"/>
                <w:rFonts w:hAnsi="宋体"/>
              </w:rPr>
            </w:pPr>
            <w:del w:id="9286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795F0731" w14:textId="737472D9" w:rsidR="009961DA" w:rsidRPr="008035F1" w:rsidDel="00754881" w:rsidRDefault="009961DA" w:rsidP="009961DA">
            <w:pPr>
              <w:jc w:val="left"/>
              <w:rPr>
                <w:del w:id="9287" w:author="XuanWen Chen" w:date="2019-01-02T08:00:00Z"/>
                <w:rFonts w:hAnsi="宋体"/>
              </w:rPr>
            </w:pPr>
            <w:del w:id="9288" w:author="XuanWen Chen" w:date="2019-01-02T08:00:00Z">
              <w:r w:rsidDel="00754881">
                <w:rPr>
                  <w:rFonts w:hAnsi="宋体" w:hint="eastAsia"/>
                </w:rPr>
                <w:delText>指导者需要删除</w:delText>
              </w:r>
              <w:r w:rsidRPr="00A810DF" w:rsidDel="00754881">
                <w:rPr>
                  <w:rFonts w:hAnsi="宋体" w:hint="eastAsia"/>
                </w:rPr>
                <w:delText>自己的帖子</w:delText>
              </w:r>
            </w:del>
          </w:p>
        </w:tc>
      </w:tr>
      <w:tr w:rsidR="009961DA" w:rsidRPr="008035F1" w:rsidDel="00754881" w14:paraId="0E772777" w14:textId="7D76F172" w:rsidTr="009961DA">
        <w:trPr>
          <w:del w:id="9289" w:author="XuanWen Chen" w:date="2019-01-02T08:00:00Z"/>
        </w:trPr>
        <w:tc>
          <w:tcPr>
            <w:tcW w:w="2074" w:type="dxa"/>
          </w:tcPr>
          <w:p w14:paraId="2356CE64" w14:textId="2BD93430" w:rsidR="009961DA" w:rsidRPr="008035F1" w:rsidDel="00754881" w:rsidRDefault="009961DA" w:rsidP="009961DA">
            <w:pPr>
              <w:rPr>
                <w:del w:id="9290" w:author="XuanWen Chen" w:date="2019-01-02T08:00:00Z"/>
                <w:rFonts w:hAnsi="宋体"/>
              </w:rPr>
            </w:pPr>
            <w:del w:id="9291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5438971D" w14:textId="0DECECEE" w:rsidR="009961DA" w:rsidDel="00754881" w:rsidRDefault="009961DA" w:rsidP="009961DA">
            <w:pPr>
              <w:rPr>
                <w:del w:id="9292" w:author="XuanWen Chen" w:date="2019-01-02T08:00:00Z"/>
                <w:rFonts w:hAnsi="宋体"/>
              </w:rPr>
            </w:pPr>
            <w:del w:id="9293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1A0A03A3" w14:textId="6BCEDA7D" w:rsidR="009961DA" w:rsidDel="00754881" w:rsidRDefault="009961DA" w:rsidP="009961DA">
            <w:pPr>
              <w:rPr>
                <w:del w:id="9294" w:author="XuanWen Chen" w:date="2019-01-02T08:00:00Z"/>
                <w:rFonts w:hAnsi="宋体"/>
              </w:rPr>
            </w:pPr>
            <w:del w:id="9295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0D3A3E5D" w14:textId="591E60DD" w:rsidR="009961DA" w:rsidRPr="009B7CFA" w:rsidDel="00754881" w:rsidRDefault="009961DA" w:rsidP="009961DA">
            <w:pPr>
              <w:rPr>
                <w:del w:id="9296" w:author="XuanWen Chen" w:date="2019-01-02T08:00:00Z"/>
                <w:rFonts w:hAnsi="宋体"/>
              </w:rPr>
            </w:pPr>
            <w:del w:id="9297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查看自己的帖子</w:delText>
              </w:r>
            </w:del>
          </w:p>
        </w:tc>
      </w:tr>
      <w:tr w:rsidR="009961DA" w:rsidRPr="008035F1" w:rsidDel="00754881" w14:paraId="0DCEDD0C" w14:textId="1C14180B" w:rsidTr="009961DA">
        <w:trPr>
          <w:del w:id="9298" w:author="XuanWen Chen" w:date="2019-01-02T08:00:00Z"/>
        </w:trPr>
        <w:tc>
          <w:tcPr>
            <w:tcW w:w="2074" w:type="dxa"/>
          </w:tcPr>
          <w:p w14:paraId="0C31C41E" w14:textId="0E8BAD0C" w:rsidR="009961DA" w:rsidRPr="008035F1" w:rsidDel="00754881" w:rsidRDefault="009961DA" w:rsidP="009961DA">
            <w:pPr>
              <w:rPr>
                <w:del w:id="9299" w:author="XuanWen Chen" w:date="2019-01-02T08:00:00Z"/>
                <w:rFonts w:hAnsi="宋体"/>
              </w:rPr>
            </w:pPr>
            <w:del w:id="9300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6C3D7C1A" w14:textId="460DD794" w:rsidR="009961DA" w:rsidRPr="00AC7EB5" w:rsidDel="00754881" w:rsidRDefault="009961DA" w:rsidP="009961DA">
            <w:pPr>
              <w:rPr>
                <w:del w:id="9301" w:author="XuanWen Chen" w:date="2019-01-02T08:00:00Z"/>
                <w:rFonts w:hAnsi="宋体"/>
              </w:rPr>
            </w:pPr>
            <w:del w:id="9302" w:author="XuanWen Chen" w:date="2019-01-02T08:00:00Z">
              <w:r w:rsidDel="00754881">
                <w:rPr>
                  <w:rFonts w:hAnsi="宋体" w:hint="eastAsia"/>
                </w:rPr>
                <w:delText>PSOT-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：我的帖子列表更新</w:delText>
              </w:r>
            </w:del>
          </w:p>
        </w:tc>
      </w:tr>
      <w:tr w:rsidR="009961DA" w:rsidRPr="002B179C" w:rsidDel="00754881" w14:paraId="455316FB" w14:textId="794BCCD1" w:rsidTr="009961DA">
        <w:trPr>
          <w:del w:id="9303" w:author="XuanWen Chen" w:date="2019-01-02T08:00:00Z"/>
        </w:trPr>
        <w:tc>
          <w:tcPr>
            <w:tcW w:w="2074" w:type="dxa"/>
          </w:tcPr>
          <w:p w14:paraId="5402C28A" w14:textId="5B0CD4FD" w:rsidR="009961DA" w:rsidRPr="008035F1" w:rsidDel="00754881" w:rsidRDefault="009961DA" w:rsidP="009961DA">
            <w:pPr>
              <w:rPr>
                <w:del w:id="9304" w:author="XuanWen Chen" w:date="2019-01-02T08:00:00Z"/>
                <w:rFonts w:hAnsi="宋体"/>
              </w:rPr>
            </w:pPr>
            <w:del w:id="9305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08EE1648" w14:textId="7A01839A" w:rsidR="009961DA" w:rsidDel="00754881" w:rsidRDefault="009961DA" w:rsidP="009961DA">
            <w:pPr>
              <w:pStyle w:val="a9"/>
              <w:ind w:left="360" w:firstLineChars="0" w:firstLine="0"/>
              <w:rPr>
                <w:del w:id="9306" w:author="XuanWen Chen" w:date="2019-01-02T08:00:00Z"/>
                <w:rFonts w:hAnsi="宋体"/>
              </w:rPr>
            </w:pPr>
            <w:del w:id="9307" w:author="XuanWen Chen" w:date="2019-01-02T08:00:00Z">
              <w:r w:rsidDel="00754881">
                <w:rPr>
                  <w:rFonts w:hAnsi="宋体"/>
                </w:rPr>
                <w:delText>5</w:delText>
              </w:r>
              <w:r w:rsidDel="00754881">
                <w:rPr>
                  <w:rFonts w:hAnsi="宋体" w:hint="eastAsia"/>
                </w:rPr>
                <w:delText>.0指导者删除自己的帖子并发出</w:delText>
              </w:r>
            </w:del>
          </w:p>
          <w:p w14:paraId="30D97C15" w14:textId="0C5B8333" w:rsidR="009961DA" w:rsidDel="00754881" w:rsidRDefault="009961DA" w:rsidP="009961DA">
            <w:pPr>
              <w:rPr>
                <w:del w:id="9308" w:author="XuanWen Chen" w:date="2019-01-02T08:00:00Z"/>
                <w:rFonts w:hAnsi="宋体"/>
              </w:rPr>
            </w:pPr>
            <w:del w:id="9309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选择要删除的帖子</w:delText>
              </w:r>
            </w:del>
          </w:p>
          <w:p w14:paraId="227A06C0" w14:textId="517F60FB" w:rsidR="009961DA" w:rsidDel="00754881" w:rsidRDefault="009961DA" w:rsidP="009961DA">
            <w:pPr>
              <w:rPr>
                <w:del w:id="9310" w:author="XuanWen Chen" w:date="2019-01-02T08:00:00Z"/>
                <w:rFonts w:hAnsi="宋体"/>
              </w:rPr>
            </w:pPr>
            <w:del w:id="9311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选择删除</w:delText>
              </w:r>
            </w:del>
          </w:p>
          <w:p w14:paraId="3E61B46A" w14:textId="482973C9" w:rsidR="009961DA" w:rsidRPr="002B179C" w:rsidDel="00754881" w:rsidRDefault="009961DA" w:rsidP="009961DA">
            <w:pPr>
              <w:rPr>
                <w:del w:id="9312" w:author="XuanWen Chen" w:date="2019-01-02T08:00:00Z"/>
                <w:rFonts w:hAnsi="宋体"/>
              </w:rPr>
            </w:pPr>
            <w:del w:id="9313" w:author="XuanWen Chen" w:date="2019-01-02T08:00:00Z">
              <w:r w:rsidDel="00754881">
                <w:rPr>
                  <w:rFonts w:hAnsi="宋体" w:hint="eastAsia"/>
                </w:rPr>
                <w:delText>3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确认删除</w:delText>
              </w:r>
            </w:del>
          </w:p>
        </w:tc>
      </w:tr>
      <w:tr w:rsidR="009961DA" w:rsidRPr="008035F1" w:rsidDel="00754881" w14:paraId="5B2A3BFE" w14:textId="13D849FC" w:rsidTr="009961DA">
        <w:trPr>
          <w:trHeight w:val="1370"/>
          <w:del w:id="9314" w:author="XuanWen Chen" w:date="2019-01-02T08:00:00Z"/>
        </w:trPr>
        <w:tc>
          <w:tcPr>
            <w:tcW w:w="2074" w:type="dxa"/>
          </w:tcPr>
          <w:p w14:paraId="1FA5782C" w14:textId="75AD2BC4" w:rsidR="009961DA" w:rsidRPr="008035F1" w:rsidDel="00754881" w:rsidRDefault="009961DA" w:rsidP="009961DA">
            <w:pPr>
              <w:rPr>
                <w:del w:id="9315" w:author="XuanWen Chen" w:date="2019-01-02T08:00:00Z"/>
                <w:rFonts w:hAnsi="宋体"/>
              </w:rPr>
            </w:pPr>
            <w:del w:id="9316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29FFF36C" w14:textId="0F74EDED" w:rsidR="009961DA" w:rsidRPr="00FD6E19" w:rsidDel="00754881" w:rsidRDefault="009961DA" w:rsidP="009961DA">
            <w:pPr>
              <w:rPr>
                <w:del w:id="931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1C54ADB5" w14:textId="15AC6AC6" w:rsidTr="009961DA">
        <w:trPr>
          <w:del w:id="9318" w:author="XuanWen Chen" w:date="2019-01-02T08:00:00Z"/>
        </w:trPr>
        <w:tc>
          <w:tcPr>
            <w:tcW w:w="2074" w:type="dxa"/>
          </w:tcPr>
          <w:p w14:paraId="7E4C5D3B" w14:textId="32A0F0EA" w:rsidR="009961DA" w:rsidRPr="008035F1" w:rsidDel="00754881" w:rsidRDefault="009961DA" w:rsidP="009961DA">
            <w:pPr>
              <w:rPr>
                <w:del w:id="9319" w:author="XuanWen Chen" w:date="2019-01-02T08:00:00Z"/>
                <w:rFonts w:hAnsi="宋体"/>
              </w:rPr>
            </w:pPr>
            <w:del w:id="9320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52A19818" w14:textId="25A3BD93" w:rsidR="009961DA" w:rsidRPr="00FD6E19" w:rsidDel="00754881" w:rsidRDefault="009961DA" w:rsidP="009961DA">
            <w:pPr>
              <w:rPr>
                <w:del w:id="9321" w:author="XuanWen Chen" w:date="2019-01-02T08:00:00Z"/>
                <w:rFonts w:hAnsi="宋体"/>
              </w:rPr>
            </w:pPr>
            <w:del w:id="9322" w:author="XuanWen Chen" w:date="2019-01-02T08:00:00Z">
              <w:r w:rsidDel="00754881">
                <w:rPr>
                  <w:rFonts w:hAnsi="宋体"/>
                </w:rPr>
                <w:delText>5</w:delText>
              </w:r>
              <w:r w:rsidDel="00754881">
                <w:rPr>
                  <w:rFonts w:hAnsi="宋体" w:hint="eastAsia"/>
                </w:rPr>
                <w:delText>.0</w:delText>
              </w:r>
              <w:r w:rsidDel="00754881">
                <w:rPr>
                  <w:rFonts w:hAnsi="宋体"/>
                </w:rPr>
                <w:delText xml:space="preserve"> E1 </w:delText>
              </w:r>
              <w:r w:rsidDel="00754881">
                <w:rPr>
                  <w:rFonts w:hAnsi="宋体" w:hint="eastAsia"/>
                </w:rPr>
                <w:delText>从来没有发过帖子</w:delText>
              </w:r>
              <w:r w:rsidRPr="00FD6E19" w:rsidDel="00754881">
                <w:rPr>
                  <w:rFonts w:hAnsi="宋体" w:hint="eastAsia"/>
                </w:rPr>
                <w:delText xml:space="preserve"> </w:delText>
              </w:r>
            </w:del>
          </w:p>
        </w:tc>
      </w:tr>
      <w:tr w:rsidR="009961DA" w:rsidRPr="008035F1" w:rsidDel="00754881" w14:paraId="5B7670FC" w14:textId="14AEC657" w:rsidTr="009961DA">
        <w:trPr>
          <w:del w:id="9323" w:author="XuanWen Chen" w:date="2019-01-02T08:00:00Z"/>
        </w:trPr>
        <w:tc>
          <w:tcPr>
            <w:tcW w:w="2074" w:type="dxa"/>
          </w:tcPr>
          <w:p w14:paraId="7798BC30" w14:textId="2B19237A" w:rsidR="009961DA" w:rsidRPr="008035F1" w:rsidDel="00754881" w:rsidRDefault="009961DA" w:rsidP="009961DA">
            <w:pPr>
              <w:rPr>
                <w:del w:id="9324" w:author="XuanWen Chen" w:date="2019-01-02T08:00:00Z"/>
                <w:rFonts w:hAnsi="宋体"/>
              </w:rPr>
            </w:pPr>
            <w:del w:id="9325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3978698F" w14:textId="7E72C9A5" w:rsidR="009961DA" w:rsidRPr="008035F1" w:rsidDel="00754881" w:rsidRDefault="009961DA" w:rsidP="009961DA">
            <w:pPr>
              <w:rPr>
                <w:del w:id="9326" w:author="XuanWen Chen" w:date="2019-01-02T08:00:00Z"/>
                <w:rFonts w:hAnsi="宋体"/>
              </w:rPr>
            </w:pPr>
          </w:p>
        </w:tc>
      </w:tr>
      <w:tr w:rsidR="009961DA" w:rsidRPr="008035F1" w:rsidDel="00754881" w14:paraId="7FAAB6E6" w14:textId="40A35288" w:rsidTr="009961DA">
        <w:trPr>
          <w:del w:id="9327" w:author="XuanWen Chen" w:date="2019-01-02T08:00:00Z"/>
        </w:trPr>
        <w:tc>
          <w:tcPr>
            <w:tcW w:w="2074" w:type="dxa"/>
          </w:tcPr>
          <w:p w14:paraId="69D94BCF" w14:textId="462C874D" w:rsidR="009961DA" w:rsidRPr="008035F1" w:rsidDel="00754881" w:rsidRDefault="009961DA" w:rsidP="009961DA">
            <w:pPr>
              <w:rPr>
                <w:del w:id="9328" w:author="XuanWen Chen" w:date="2019-01-02T08:00:00Z"/>
                <w:rFonts w:hAnsi="宋体"/>
              </w:rPr>
            </w:pPr>
            <w:del w:id="9329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503E435A" w14:textId="354F5CAE" w:rsidR="009961DA" w:rsidRPr="008035F1" w:rsidDel="00754881" w:rsidRDefault="009961DA" w:rsidP="009961DA">
            <w:pPr>
              <w:rPr>
                <w:del w:id="933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C46B07E" w14:textId="3DFB0C35" w:rsidTr="009961DA">
        <w:trPr>
          <w:del w:id="9331" w:author="XuanWen Chen" w:date="2019-01-02T08:00:00Z"/>
        </w:trPr>
        <w:tc>
          <w:tcPr>
            <w:tcW w:w="2074" w:type="dxa"/>
          </w:tcPr>
          <w:p w14:paraId="53378246" w14:textId="66991497" w:rsidR="009961DA" w:rsidRPr="008035F1" w:rsidDel="00754881" w:rsidRDefault="009961DA" w:rsidP="009961DA">
            <w:pPr>
              <w:rPr>
                <w:del w:id="9332" w:author="XuanWen Chen" w:date="2019-01-02T08:00:00Z"/>
                <w:rFonts w:hAnsi="宋体"/>
              </w:rPr>
            </w:pPr>
            <w:del w:id="9333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138DA6DA" w14:textId="19B7DF37" w:rsidR="009961DA" w:rsidRPr="008035F1" w:rsidDel="00754881" w:rsidRDefault="009961DA" w:rsidP="009961DA">
            <w:pPr>
              <w:rPr>
                <w:del w:id="933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46CF54D" w14:textId="28DBA544" w:rsidTr="009961DA">
        <w:trPr>
          <w:del w:id="9335" w:author="XuanWen Chen" w:date="2019-01-02T08:00:00Z"/>
        </w:trPr>
        <w:tc>
          <w:tcPr>
            <w:tcW w:w="2074" w:type="dxa"/>
          </w:tcPr>
          <w:p w14:paraId="7EEDAD8F" w14:textId="7FD4FD13" w:rsidR="009961DA" w:rsidRPr="008035F1" w:rsidDel="00754881" w:rsidRDefault="009961DA" w:rsidP="009961DA">
            <w:pPr>
              <w:rPr>
                <w:del w:id="9336" w:author="XuanWen Chen" w:date="2019-01-02T08:00:00Z"/>
                <w:rFonts w:hAnsi="宋体"/>
              </w:rPr>
            </w:pPr>
            <w:del w:id="9337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7F283457" w14:textId="28FDBA2A" w:rsidR="009961DA" w:rsidRPr="002E6A2F" w:rsidDel="00754881" w:rsidRDefault="009961DA" w:rsidP="009961DA">
            <w:pPr>
              <w:rPr>
                <w:del w:id="933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3CA56D0" w14:textId="08269F6C" w:rsidTr="009961DA">
        <w:trPr>
          <w:del w:id="9339" w:author="XuanWen Chen" w:date="2019-01-02T08:00:00Z"/>
        </w:trPr>
        <w:tc>
          <w:tcPr>
            <w:tcW w:w="2074" w:type="dxa"/>
          </w:tcPr>
          <w:p w14:paraId="230B6304" w14:textId="33B55287" w:rsidR="009961DA" w:rsidRPr="008035F1" w:rsidDel="00754881" w:rsidRDefault="009961DA" w:rsidP="009961DA">
            <w:pPr>
              <w:rPr>
                <w:del w:id="9340" w:author="XuanWen Chen" w:date="2019-01-02T08:00:00Z"/>
                <w:rFonts w:hAnsi="宋体"/>
              </w:rPr>
            </w:pPr>
            <w:del w:id="9341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06E25458" w14:textId="00779F4B" w:rsidR="009961DA" w:rsidRPr="008035F1" w:rsidDel="00754881" w:rsidRDefault="009961DA" w:rsidP="009961DA">
            <w:pPr>
              <w:rPr>
                <w:del w:id="9342" w:author="XuanWen Chen" w:date="2019-01-02T08:00:00Z"/>
                <w:rFonts w:hAnsi="宋体"/>
              </w:rPr>
            </w:pPr>
            <w:del w:id="9343" w:author="XuanWen Chen" w:date="2019-01-02T08:00:00Z">
              <w:r w:rsidDel="00754881">
                <w:rPr>
                  <w:rFonts w:hAnsi="宋体" w:hint="eastAsia"/>
                </w:rPr>
                <w:delText>已经在社区发过帖子</w:delText>
              </w:r>
            </w:del>
          </w:p>
        </w:tc>
      </w:tr>
    </w:tbl>
    <w:p w14:paraId="74712ECB" w14:textId="46643142" w:rsidR="009961DA" w:rsidDel="00754881" w:rsidRDefault="000E17AA" w:rsidP="000E17AA">
      <w:pPr>
        <w:pStyle w:val="3"/>
        <w:rPr>
          <w:del w:id="9344" w:author="XuanWen Chen" w:date="2019-01-02T08:00:00Z"/>
        </w:rPr>
      </w:pPr>
      <w:del w:id="9345" w:author="XuanWen Chen" w:date="2019-01-02T08:00:00Z">
        <w:r w:rsidDel="00754881">
          <w:rPr>
            <w:rFonts w:hint="eastAsia"/>
          </w:rPr>
          <w:delText>指导者浏览板块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6FF9BCB8" w14:textId="33658AEE" w:rsidTr="009961DA">
        <w:trPr>
          <w:del w:id="9346" w:author="XuanWen Chen" w:date="2019-01-02T08:00:00Z"/>
        </w:trPr>
        <w:tc>
          <w:tcPr>
            <w:tcW w:w="2074" w:type="dxa"/>
          </w:tcPr>
          <w:p w14:paraId="351D1BA8" w14:textId="54C841CF" w:rsidR="009961DA" w:rsidRPr="008035F1" w:rsidDel="00754881" w:rsidRDefault="009961DA" w:rsidP="009961DA">
            <w:pPr>
              <w:rPr>
                <w:del w:id="9347" w:author="XuanWen Chen" w:date="2019-01-02T08:00:00Z"/>
                <w:rFonts w:hAnsi="宋体"/>
                <w:b/>
              </w:rPr>
            </w:pPr>
            <w:del w:id="934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38BAC3E3" w14:textId="1CC457B5" w:rsidR="009961DA" w:rsidRPr="008035F1" w:rsidDel="00754881" w:rsidRDefault="009961DA" w:rsidP="009961DA">
            <w:pPr>
              <w:rPr>
                <w:del w:id="9349" w:author="XuanWen Chen" w:date="2019-01-02T08:00:00Z"/>
                <w:rFonts w:hAnsi="宋体"/>
                <w:b/>
              </w:rPr>
            </w:pPr>
            <w:del w:id="935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6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指导者浏览板块</w:delText>
              </w:r>
            </w:del>
          </w:p>
        </w:tc>
      </w:tr>
      <w:tr w:rsidR="009961DA" w:rsidRPr="008035F1" w:rsidDel="00754881" w14:paraId="748A463A" w14:textId="28A19690" w:rsidTr="009961DA">
        <w:trPr>
          <w:del w:id="9351" w:author="XuanWen Chen" w:date="2019-01-02T08:00:00Z"/>
        </w:trPr>
        <w:tc>
          <w:tcPr>
            <w:tcW w:w="2074" w:type="dxa"/>
          </w:tcPr>
          <w:p w14:paraId="5AC9D634" w14:textId="73371452" w:rsidR="009961DA" w:rsidRPr="008035F1" w:rsidDel="00754881" w:rsidRDefault="009961DA" w:rsidP="009961DA">
            <w:pPr>
              <w:jc w:val="left"/>
              <w:rPr>
                <w:del w:id="9352" w:author="XuanWen Chen" w:date="2019-01-02T08:00:00Z"/>
                <w:rFonts w:hAnsi="宋体"/>
              </w:rPr>
            </w:pPr>
            <w:del w:id="9353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0C2B705F" w14:textId="3CFF4044" w:rsidR="009961DA" w:rsidRPr="008035F1" w:rsidDel="00754881" w:rsidRDefault="009961DA" w:rsidP="009961DA">
            <w:pPr>
              <w:jc w:val="left"/>
              <w:rPr>
                <w:del w:id="9354" w:author="XuanWen Chen" w:date="2019-01-02T08:00:00Z"/>
                <w:rFonts w:hAnsi="宋体"/>
              </w:rPr>
            </w:pPr>
            <w:del w:id="9355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79829A11" w14:textId="7543A10D" w:rsidR="009961DA" w:rsidRPr="008035F1" w:rsidDel="00754881" w:rsidRDefault="009961DA" w:rsidP="009961DA">
            <w:pPr>
              <w:jc w:val="left"/>
              <w:rPr>
                <w:del w:id="9356" w:author="XuanWen Chen" w:date="2019-01-02T08:00:00Z"/>
                <w:rFonts w:hAnsi="宋体"/>
              </w:rPr>
            </w:pPr>
            <w:del w:id="9357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25D68CD" w14:textId="527D3686" w:rsidR="009961DA" w:rsidRPr="008035F1" w:rsidDel="00754881" w:rsidRDefault="009961DA" w:rsidP="009961DA">
            <w:pPr>
              <w:jc w:val="left"/>
              <w:rPr>
                <w:del w:id="9358" w:author="XuanWen Chen" w:date="2019-01-02T08:00:00Z"/>
                <w:rFonts w:hAnsi="宋体"/>
              </w:rPr>
            </w:pPr>
            <w:del w:id="9359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37F83062" w14:textId="3FF2F153" w:rsidTr="009961DA">
        <w:trPr>
          <w:del w:id="9360" w:author="XuanWen Chen" w:date="2019-01-02T08:00:00Z"/>
        </w:trPr>
        <w:tc>
          <w:tcPr>
            <w:tcW w:w="2074" w:type="dxa"/>
          </w:tcPr>
          <w:p w14:paraId="77B52364" w14:textId="2A807FA6" w:rsidR="009961DA" w:rsidRPr="008035F1" w:rsidDel="00754881" w:rsidRDefault="009961DA" w:rsidP="009961DA">
            <w:pPr>
              <w:jc w:val="left"/>
              <w:rPr>
                <w:del w:id="9361" w:author="XuanWen Chen" w:date="2019-01-02T08:00:00Z"/>
                <w:rFonts w:hAnsi="宋体"/>
              </w:rPr>
            </w:pPr>
            <w:del w:id="9362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7B1BAB23" w14:textId="0F1245BB" w:rsidR="009961DA" w:rsidRPr="008035F1" w:rsidDel="00754881" w:rsidRDefault="009961DA" w:rsidP="009961DA">
            <w:pPr>
              <w:jc w:val="left"/>
              <w:rPr>
                <w:del w:id="9363" w:author="XuanWen Chen" w:date="2019-01-02T08:00:00Z"/>
                <w:rFonts w:hAnsi="宋体"/>
              </w:rPr>
            </w:pPr>
            <w:del w:id="9364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6F8148A3" w14:textId="4FBB65EE" w:rsidR="009961DA" w:rsidRPr="008035F1" w:rsidDel="00754881" w:rsidRDefault="009961DA" w:rsidP="009961DA">
            <w:pPr>
              <w:jc w:val="left"/>
              <w:rPr>
                <w:del w:id="9365" w:author="XuanWen Chen" w:date="2019-01-02T08:00:00Z"/>
                <w:rFonts w:hAnsi="宋体"/>
              </w:rPr>
            </w:pPr>
            <w:del w:id="9366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4DCC76D9" w14:textId="0011A4FB" w:rsidR="009961DA" w:rsidRPr="008035F1" w:rsidDel="00754881" w:rsidRDefault="009961DA" w:rsidP="009961DA">
            <w:pPr>
              <w:jc w:val="left"/>
              <w:rPr>
                <w:del w:id="9367" w:author="XuanWen Chen" w:date="2019-01-02T08:00:00Z"/>
                <w:rFonts w:hAnsi="宋体"/>
              </w:rPr>
            </w:pPr>
            <w:del w:id="9368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524D69B4" w14:textId="68C6F1B4" w:rsidTr="009961DA">
        <w:trPr>
          <w:del w:id="9369" w:author="XuanWen Chen" w:date="2019-01-02T08:00:00Z"/>
        </w:trPr>
        <w:tc>
          <w:tcPr>
            <w:tcW w:w="2074" w:type="dxa"/>
          </w:tcPr>
          <w:p w14:paraId="4764F95E" w14:textId="11EDCFBA" w:rsidR="009961DA" w:rsidRPr="008035F1" w:rsidDel="00754881" w:rsidRDefault="009961DA" w:rsidP="009961DA">
            <w:pPr>
              <w:jc w:val="left"/>
              <w:rPr>
                <w:del w:id="9370" w:author="XuanWen Chen" w:date="2019-01-02T08:00:00Z"/>
                <w:rFonts w:hAnsi="宋体"/>
              </w:rPr>
            </w:pPr>
            <w:del w:id="9371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07BF55DB" w14:textId="177E7122" w:rsidR="009961DA" w:rsidDel="00754881" w:rsidRDefault="009961DA" w:rsidP="009961DA">
            <w:pPr>
              <w:jc w:val="left"/>
              <w:rPr>
                <w:del w:id="9372" w:author="XuanWen Chen" w:date="2019-01-02T08:00:00Z"/>
                <w:rFonts w:hAnsi="宋体"/>
              </w:rPr>
            </w:pPr>
            <w:del w:id="9373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106D9BDD" w14:textId="7D652635" w:rsidTr="009961DA">
        <w:trPr>
          <w:del w:id="9374" w:author="XuanWen Chen" w:date="2019-01-02T08:00:00Z"/>
        </w:trPr>
        <w:tc>
          <w:tcPr>
            <w:tcW w:w="2074" w:type="dxa"/>
          </w:tcPr>
          <w:p w14:paraId="7EDD129A" w14:textId="5586A307" w:rsidR="009961DA" w:rsidRPr="008035F1" w:rsidDel="00754881" w:rsidRDefault="009961DA" w:rsidP="009961DA">
            <w:pPr>
              <w:jc w:val="left"/>
              <w:rPr>
                <w:del w:id="9375" w:author="XuanWen Chen" w:date="2019-01-02T08:00:00Z"/>
                <w:rFonts w:hAnsi="宋体"/>
              </w:rPr>
            </w:pPr>
            <w:del w:id="9376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021F9396" w14:textId="28FFEE49" w:rsidR="009961DA" w:rsidRPr="008035F1" w:rsidDel="00754881" w:rsidRDefault="009961DA" w:rsidP="009961DA">
            <w:pPr>
              <w:jc w:val="left"/>
              <w:rPr>
                <w:del w:id="9377" w:author="XuanWen Chen" w:date="2019-01-02T08:00:00Z"/>
                <w:rFonts w:hAnsi="宋体"/>
              </w:rPr>
            </w:pPr>
            <w:del w:id="9378" w:author="XuanWen Chen" w:date="2019-01-02T08:00:00Z">
              <w:r w:rsidDel="00754881">
                <w:rPr>
                  <w:rFonts w:hAnsi="宋体" w:hint="eastAsia"/>
                </w:rPr>
                <w:delText>指导者浏览板块中的帖子列表</w:delText>
              </w:r>
            </w:del>
          </w:p>
        </w:tc>
      </w:tr>
      <w:tr w:rsidR="009961DA" w:rsidRPr="008035F1" w:rsidDel="00754881" w14:paraId="5FFA2F65" w14:textId="39C73408" w:rsidTr="009961DA">
        <w:trPr>
          <w:del w:id="9379" w:author="XuanWen Chen" w:date="2019-01-02T08:00:00Z"/>
        </w:trPr>
        <w:tc>
          <w:tcPr>
            <w:tcW w:w="2074" w:type="dxa"/>
          </w:tcPr>
          <w:p w14:paraId="580133DE" w14:textId="057DA558" w:rsidR="009961DA" w:rsidRPr="008035F1" w:rsidDel="00754881" w:rsidRDefault="009961DA" w:rsidP="009961DA">
            <w:pPr>
              <w:jc w:val="left"/>
              <w:rPr>
                <w:del w:id="9380" w:author="XuanWen Chen" w:date="2019-01-02T08:00:00Z"/>
                <w:rFonts w:hAnsi="宋体"/>
              </w:rPr>
            </w:pPr>
            <w:del w:id="9381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412FC089" w14:textId="7B63ABEA" w:rsidR="009961DA" w:rsidRPr="008035F1" w:rsidDel="00754881" w:rsidRDefault="009961DA" w:rsidP="009961DA">
            <w:pPr>
              <w:jc w:val="left"/>
              <w:rPr>
                <w:del w:id="9382" w:author="XuanWen Chen" w:date="2019-01-02T08:00:00Z"/>
                <w:rFonts w:hAnsi="宋体"/>
              </w:rPr>
            </w:pPr>
            <w:del w:id="9383" w:author="XuanWen Chen" w:date="2019-01-02T08:00:00Z">
              <w:r w:rsidDel="00754881">
                <w:rPr>
                  <w:rFonts w:hAnsi="宋体" w:hint="eastAsia"/>
                </w:rPr>
                <w:delText>指导者需要浏览板块中的帖子列表</w:delText>
              </w:r>
            </w:del>
          </w:p>
        </w:tc>
      </w:tr>
      <w:tr w:rsidR="009961DA" w:rsidRPr="008035F1" w:rsidDel="00754881" w14:paraId="042A4EF5" w14:textId="3182A636" w:rsidTr="009961DA">
        <w:trPr>
          <w:del w:id="9384" w:author="XuanWen Chen" w:date="2019-01-02T08:00:00Z"/>
        </w:trPr>
        <w:tc>
          <w:tcPr>
            <w:tcW w:w="2074" w:type="dxa"/>
          </w:tcPr>
          <w:p w14:paraId="1BF9178D" w14:textId="40281D70" w:rsidR="009961DA" w:rsidRPr="008035F1" w:rsidDel="00754881" w:rsidRDefault="009961DA" w:rsidP="009961DA">
            <w:pPr>
              <w:rPr>
                <w:del w:id="9385" w:author="XuanWen Chen" w:date="2019-01-02T08:00:00Z"/>
                <w:rFonts w:hAnsi="宋体"/>
              </w:rPr>
            </w:pPr>
            <w:del w:id="9386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3E09383E" w14:textId="516F6B49" w:rsidR="009961DA" w:rsidDel="00754881" w:rsidRDefault="009961DA" w:rsidP="009961DA">
            <w:pPr>
              <w:rPr>
                <w:del w:id="9387" w:author="XuanWen Chen" w:date="2019-01-02T08:00:00Z"/>
                <w:rFonts w:hAnsi="宋体"/>
              </w:rPr>
            </w:pPr>
            <w:del w:id="9388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02BF68F6" w14:textId="26554D49" w:rsidR="009961DA" w:rsidRPr="009B7CFA" w:rsidDel="00754881" w:rsidRDefault="009961DA" w:rsidP="009961DA">
            <w:pPr>
              <w:rPr>
                <w:del w:id="9389" w:author="XuanWen Chen" w:date="2019-01-02T08:00:00Z"/>
                <w:rFonts w:hAnsi="宋体"/>
              </w:rPr>
            </w:pPr>
            <w:del w:id="9390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</w:tc>
      </w:tr>
      <w:tr w:rsidR="009961DA" w:rsidRPr="008035F1" w:rsidDel="00754881" w14:paraId="2A8A7957" w14:textId="4FC88E44" w:rsidTr="009961DA">
        <w:trPr>
          <w:del w:id="9391" w:author="XuanWen Chen" w:date="2019-01-02T08:00:00Z"/>
        </w:trPr>
        <w:tc>
          <w:tcPr>
            <w:tcW w:w="2074" w:type="dxa"/>
          </w:tcPr>
          <w:p w14:paraId="6623B936" w14:textId="3C5FF4A4" w:rsidR="009961DA" w:rsidRPr="008035F1" w:rsidDel="00754881" w:rsidRDefault="009961DA" w:rsidP="009961DA">
            <w:pPr>
              <w:rPr>
                <w:del w:id="9392" w:author="XuanWen Chen" w:date="2019-01-02T08:00:00Z"/>
                <w:rFonts w:hAnsi="宋体"/>
              </w:rPr>
            </w:pPr>
            <w:del w:id="9393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038543E6" w14:textId="48390D85" w:rsidR="009961DA" w:rsidRPr="00AC7EB5" w:rsidDel="00754881" w:rsidRDefault="009961DA" w:rsidP="009961DA">
            <w:pPr>
              <w:rPr>
                <w:del w:id="9394" w:author="XuanWen Chen" w:date="2019-01-02T08:00:00Z"/>
                <w:rFonts w:hAnsi="宋体"/>
              </w:rPr>
            </w:pPr>
          </w:p>
        </w:tc>
      </w:tr>
      <w:tr w:rsidR="009961DA" w:rsidRPr="002B179C" w:rsidDel="00754881" w14:paraId="05C408FC" w14:textId="104B0536" w:rsidTr="009961DA">
        <w:trPr>
          <w:del w:id="9395" w:author="XuanWen Chen" w:date="2019-01-02T08:00:00Z"/>
        </w:trPr>
        <w:tc>
          <w:tcPr>
            <w:tcW w:w="2074" w:type="dxa"/>
          </w:tcPr>
          <w:p w14:paraId="1D5DCD95" w14:textId="0896E026" w:rsidR="009961DA" w:rsidRPr="008035F1" w:rsidDel="00754881" w:rsidRDefault="009961DA" w:rsidP="009961DA">
            <w:pPr>
              <w:rPr>
                <w:del w:id="9396" w:author="XuanWen Chen" w:date="2019-01-02T08:00:00Z"/>
                <w:rFonts w:hAnsi="宋体"/>
              </w:rPr>
            </w:pPr>
            <w:del w:id="9397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32A491D7" w14:textId="7C4F8041" w:rsidR="009961DA" w:rsidDel="00754881" w:rsidRDefault="009961DA" w:rsidP="009961DA">
            <w:pPr>
              <w:pStyle w:val="a9"/>
              <w:ind w:left="360" w:firstLineChars="0" w:firstLine="0"/>
              <w:rPr>
                <w:del w:id="9398" w:author="XuanWen Chen" w:date="2019-01-02T08:00:00Z"/>
                <w:rFonts w:hAnsi="宋体"/>
              </w:rPr>
            </w:pPr>
            <w:del w:id="9399" w:author="XuanWen Chen" w:date="2019-01-02T08:00:00Z">
              <w:r w:rsidDel="00754881">
                <w:rPr>
                  <w:rFonts w:hAnsi="宋体"/>
                </w:rPr>
                <w:delText>6</w:delText>
              </w:r>
              <w:r w:rsidDel="00754881">
                <w:rPr>
                  <w:rFonts w:hAnsi="宋体" w:hint="eastAsia"/>
                </w:rPr>
                <w:delText>.0指导者浏览板块</w:delText>
              </w:r>
            </w:del>
          </w:p>
          <w:p w14:paraId="6E7BAE3C" w14:textId="08FA3C9C" w:rsidR="009961DA" w:rsidDel="00754881" w:rsidRDefault="009961DA" w:rsidP="009961DA">
            <w:pPr>
              <w:rPr>
                <w:del w:id="9400" w:author="XuanWen Chen" w:date="2019-01-02T08:00:00Z"/>
                <w:rFonts w:hAnsi="宋体"/>
              </w:rPr>
            </w:pPr>
            <w:del w:id="9401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选择板块</w:delText>
              </w:r>
            </w:del>
          </w:p>
          <w:p w14:paraId="19D8186E" w14:textId="6F48A292" w:rsidR="009961DA" w:rsidDel="00754881" w:rsidRDefault="009961DA" w:rsidP="009961DA">
            <w:pPr>
              <w:rPr>
                <w:del w:id="9402" w:author="XuanWen Chen" w:date="2019-01-02T08:00:00Z"/>
                <w:rFonts w:hAnsi="宋体"/>
              </w:rPr>
            </w:pPr>
            <w:del w:id="9403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进入板块</w:delText>
              </w:r>
            </w:del>
          </w:p>
          <w:p w14:paraId="122DE558" w14:textId="1D6D971D" w:rsidR="009961DA" w:rsidRPr="002B179C" w:rsidDel="00754881" w:rsidRDefault="009961DA" w:rsidP="009961DA">
            <w:pPr>
              <w:rPr>
                <w:del w:id="9404" w:author="XuanWen Chen" w:date="2019-01-02T08:00:00Z"/>
                <w:rFonts w:hAnsi="宋体"/>
              </w:rPr>
            </w:pPr>
            <w:del w:id="9405" w:author="XuanWen Chen" w:date="2019-01-02T08:00:00Z">
              <w:r w:rsidDel="00754881">
                <w:rPr>
                  <w:rFonts w:hAnsi="宋体" w:hint="eastAsia"/>
                </w:rPr>
                <w:delText>3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浏览列表</w:delText>
              </w:r>
            </w:del>
          </w:p>
        </w:tc>
      </w:tr>
      <w:tr w:rsidR="009961DA" w:rsidRPr="008035F1" w:rsidDel="00754881" w14:paraId="73F6AF85" w14:textId="69AAB86D" w:rsidTr="009961DA">
        <w:trPr>
          <w:trHeight w:val="1370"/>
          <w:del w:id="9406" w:author="XuanWen Chen" w:date="2019-01-02T08:00:00Z"/>
        </w:trPr>
        <w:tc>
          <w:tcPr>
            <w:tcW w:w="2074" w:type="dxa"/>
          </w:tcPr>
          <w:p w14:paraId="4C995EDF" w14:textId="7046D72A" w:rsidR="009961DA" w:rsidRPr="008035F1" w:rsidDel="00754881" w:rsidRDefault="009961DA" w:rsidP="009961DA">
            <w:pPr>
              <w:rPr>
                <w:del w:id="9407" w:author="XuanWen Chen" w:date="2019-01-02T08:00:00Z"/>
                <w:rFonts w:hAnsi="宋体"/>
              </w:rPr>
            </w:pPr>
            <w:del w:id="9408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32D97B1C" w14:textId="76D895DD" w:rsidR="009961DA" w:rsidDel="00754881" w:rsidRDefault="009961DA" w:rsidP="009961DA">
            <w:pPr>
              <w:pStyle w:val="a9"/>
              <w:ind w:left="360" w:firstLineChars="0" w:firstLine="0"/>
              <w:rPr>
                <w:del w:id="9409" w:author="XuanWen Chen" w:date="2019-01-02T08:00:00Z"/>
                <w:rFonts w:hAnsi="宋体"/>
              </w:rPr>
            </w:pPr>
            <w:del w:id="9410" w:author="XuanWen Chen" w:date="2019-01-02T08:00:00Z">
              <w:r w:rsidDel="00754881">
                <w:rPr>
                  <w:rFonts w:hAnsi="宋体"/>
                </w:rPr>
                <w:delText>6</w:delText>
              </w:r>
              <w:r w:rsidDel="00754881">
                <w:rPr>
                  <w:rFonts w:hAnsi="宋体" w:hint="eastAsia"/>
                </w:rPr>
                <w:delText>.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指导者浏览筛选后的板块</w:delText>
              </w:r>
            </w:del>
          </w:p>
          <w:p w14:paraId="5C54C2CD" w14:textId="2458A1A5" w:rsidR="009961DA" w:rsidDel="00754881" w:rsidRDefault="009961DA" w:rsidP="009961DA">
            <w:pPr>
              <w:rPr>
                <w:del w:id="9411" w:author="XuanWen Chen" w:date="2019-01-02T08:00:00Z"/>
                <w:rFonts w:hAnsi="宋体"/>
              </w:rPr>
            </w:pPr>
            <w:del w:id="9412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选择板块</w:delText>
              </w:r>
            </w:del>
          </w:p>
          <w:p w14:paraId="3AC22650" w14:textId="540C9FE9" w:rsidR="009961DA" w:rsidDel="00754881" w:rsidRDefault="009961DA" w:rsidP="009961DA">
            <w:pPr>
              <w:rPr>
                <w:del w:id="9413" w:author="XuanWen Chen" w:date="2019-01-02T08:00:00Z"/>
                <w:rFonts w:hAnsi="宋体"/>
              </w:rPr>
            </w:pPr>
            <w:del w:id="9414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进入板块</w:delText>
              </w:r>
            </w:del>
          </w:p>
          <w:p w14:paraId="45449DDC" w14:textId="37711BCA" w:rsidR="009961DA" w:rsidDel="00754881" w:rsidRDefault="009961DA" w:rsidP="009961DA">
            <w:pPr>
              <w:rPr>
                <w:del w:id="9415" w:author="XuanWen Chen" w:date="2019-01-02T08:00:00Z"/>
                <w:rFonts w:hAnsi="宋体"/>
              </w:rPr>
            </w:pPr>
            <w:del w:id="9416" w:author="XuanWen Chen" w:date="2019-01-02T08:00:00Z">
              <w:r w:rsidDel="00754881">
                <w:rPr>
                  <w:rFonts w:hAnsi="宋体" w:hint="eastAsia"/>
                </w:rPr>
                <w:delText>3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筛选</w:delText>
              </w:r>
            </w:del>
          </w:p>
          <w:p w14:paraId="7468CFBE" w14:textId="485B17BE" w:rsidR="009961DA" w:rsidRPr="00FD6E19" w:rsidDel="00754881" w:rsidRDefault="009961DA" w:rsidP="009961DA">
            <w:pPr>
              <w:rPr>
                <w:del w:id="9417" w:author="XuanWen Chen" w:date="2019-01-02T08:00:00Z"/>
                <w:rFonts w:hAnsi="宋体"/>
              </w:rPr>
            </w:pPr>
            <w:del w:id="9418" w:author="XuanWen Chen" w:date="2019-01-02T08:00:00Z">
              <w:r w:rsidDel="00754881">
                <w:rPr>
                  <w:rFonts w:hAnsi="宋体"/>
                </w:rPr>
                <w:delText>4.</w:delText>
              </w:r>
              <w:r w:rsidDel="00754881">
                <w:rPr>
                  <w:rFonts w:hAnsi="宋体" w:hint="eastAsia"/>
                </w:rPr>
                <w:delText>浏览列表</w:delText>
              </w:r>
            </w:del>
          </w:p>
        </w:tc>
      </w:tr>
      <w:tr w:rsidR="009961DA" w:rsidRPr="008035F1" w:rsidDel="00754881" w14:paraId="7BC0FB6A" w14:textId="1956CA28" w:rsidTr="009961DA">
        <w:trPr>
          <w:del w:id="9419" w:author="XuanWen Chen" w:date="2019-01-02T08:00:00Z"/>
        </w:trPr>
        <w:tc>
          <w:tcPr>
            <w:tcW w:w="2074" w:type="dxa"/>
          </w:tcPr>
          <w:p w14:paraId="59B87920" w14:textId="14DE8AFB" w:rsidR="009961DA" w:rsidRPr="008035F1" w:rsidDel="00754881" w:rsidRDefault="009961DA" w:rsidP="009961DA">
            <w:pPr>
              <w:rPr>
                <w:del w:id="9420" w:author="XuanWen Chen" w:date="2019-01-02T08:00:00Z"/>
                <w:rFonts w:hAnsi="宋体"/>
              </w:rPr>
            </w:pPr>
            <w:del w:id="9421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150BAB8D" w14:textId="38867582" w:rsidR="009961DA" w:rsidRPr="00FD6E19" w:rsidDel="00754881" w:rsidRDefault="009961DA" w:rsidP="009961DA">
            <w:pPr>
              <w:rPr>
                <w:del w:id="942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1395FADB" w14:textId="051425E9" w:rsidTr="009961DA">
        <w:trPr>
          <w:del w:id="9423" w:author="XuanWen Chen" w:date="2019-01-02T08:00:00Z"/>
        </w:trPr>
        <w:tc>
          <w:tcPr>
            <w:tcW w:w="2074" w:type="dxa"/>
          </w:tcPr>
          <w:p w14:paraId="3579FE61" w14:textId="6500689B" w:rsidR="009961DA" w:rsidRPr="008035F1" w:rsidDel="00754881" w:rsidRDefault="009961DA" w:rsidP="009961DA">
            <w:pPr>
              <w:rPr>
                <w:del w:id="9424" w:author="XuanWen Chen" w:date="2019-01-02T08:00:00Z"/>
                <w:rFonts w:hAnsi="宋体"/>
              </w:rPr>
            </w:pPr>
            <w:del w:id="9425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2420A63B" w14:textId="5BB9E1B1" w:rsidR="009961DA" w:rsidRPr="008035F1" w:rsidDel="00754881" w:rsidRDefault="009961DA" w:rsidP="009961DA">
            <w:pPr>
              <w:rPr>
                <w:del w:id="9426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3A56C27" w14:textId="7B81C300" w:rsidTr="009961DA">
        <w:trPr>
          <w:del w:id="9427" w:author="XuanWen Chen" w:date="2019-01-02T08:00:00Z"/>
        </w:trPr>
        <w:tc>
          <w:tcPr>
            <w:tcW w:w="2074" w:type="dxa"/>
          </w:tcPr>
          <w:p w14:paraId="7BC559BA" w14:textId="042D675A" w:rsidR="009961DA" w:rsidRPr="008035F1" w:rsidDel="00754881" w:rsidRDefault="009961DA" w:rsidP="009961DA">
            <w:pPr>
              <w:rPr>
                <w:del w:id="9428" w:author="XuanWen Chen" w:date="2019-01-02T08:00:00Z"/>
                <w:rFonts w:hAnsi="宋体"/>
              </w:rPr>
            </w:pPr>
            <w:del w:id="9429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5D104149" w14:textId="5CE2952D" w:rsidR="009961DA" w:rsidRPr="008035F1" w:rsidDel="00754881" w:rsidRDefault="009961DA" w:rsidP="009961DA">
            <w:pPr>
              <w:rPr>
                <w:del w:id="943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5102D61" w14:textId="37536E1E" w:rsidTr="009961DA">
        <w:trPr>
          <w:del w:id="9431" w:author="XuanWen Chen" w:date="2019-01-02T08:00:00Z"/>
        </w:trPr>
        <w:tc>
          <w:tcPr>
            <w:tcW w:w="2074" w:type="dxa"/>
          </w:tcPr>
          <w:p w14:paraId="0C32FDD2" w14:textId="1D3F9351" w:rsidR="009961DA" w:rsidRPr="008035F1" w:rsidDel="00754881" w:rsidRDefault="009961DA" w:rsidP="009961DA">
            <w:pPr>
              <w:rPr>
                <w:del w:id="9432" w:author="XuanWen Chen" w:date="2019-01-02T08:00:00Z"/>
                <w:rFonts w:hAnsi="宋体"/>
              </w:rPr>
            </w:pPr>
            <w:del w:id="9433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1B40191D" w14:textId="2B0343F9" w:rsidR="009961DA" w:rsidRPr="008035F1" w:rsidDel="00754881" w:rsidRDefault="009961DA" w:rsidP="009961DA">
            <w:pPr>
              <w:rPr>
                <w:del w:id="943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2F0EA1F" w14:textId="332F1348" w:rsidTr="009961DA">
        <w:trPr>
          <w:del w:id="9435" w:author="XuanWen Chen" w:date="2019-01-02T08:00:00Z"/>
        </w:trPr>
        <w:tc>
          <w:tcPr>
            <w:tcW w:w="2074" w:type="dxa"/>
          </w:tcPr>
          <w:p w14:paraId="58A98C6C" w14:textId="1A24498A" w:rsidR="009961DA" w:rsidRPr="008035F1" w:rsidDel="00754881" w:rsidRDefault="009961DA" w:rsidP="009961DA">
            <w:pPr>
              <w:rPr>
                <w:del w:id="9436" w:author="XuanWen Chen" w:date="2019-01-02T08:00:00Z"/>
                <w:rFonts w:hAnsi="宋体"/>
              </w:rPr>
            </w:pPr>
            <w:del w:id="9437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7B7CEF2F" w14:textId="7D25EE2C" w:rsidR="009961DA" w:rsidRPr="002E6A2F" w:rsidDel="00754881" w:rsidRDefault="009961DA" w:rsidP="009961DA">
            <w:pPr>
              <w:rPr>
                <w:del w:id="943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126E0BFF" w14:textId="7C79B92D" w:rsidTr="009961DA">
        <w:trPr>
          <w:del w:id="9439" w:author="XuanWen Chen" w:date="2019-01-02T08:00:00Z"/>
        </w:trPr>
        <w:tc>
          <w:tcPr>
            <w:tcW w:w="2074" w:type="dxa"/>
          </w:tcPr>
          <w:p w14:paraId="6F52471B" w14:textId="13C72100" w:rsidR="009961DA" w:rsidRPr="008035F1" w:rsidDel="00754881" w:rsidRDefault="009961DA" w:rsidP="009961DA">
            <w:pPr>
              <w:rPr>
                <w:del w:id="9440" w:author="XuanWen Chen" w:date="2019-01-02T08:00:00Z"/>
                <w:rFonts w:hAnsi="宋体"/>
              </w:rPr>
            </w:pPr>
            <w:del w:id="9441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427EB838" w14:textId="5949BA37" w:rsidR="009961DA" w:rsidRPr="008035F1" w:rsidDel="00754881" w:rsidRDefault="009961DA" w:rsidP="009961DA">
            <w:pPr>
              <w:rPr>
                <w:del w:id="9442" w:author="XuanWen Chen" w:date="2019-01-02T08:00:00Z"/>
                <w:rFonts w:hAnsi="宋体"/>
              </w:rPr>
            </w:pPr>
          </w:p>
        </w:tc>
      </w:tr>
    </w:tbl>
    <w:p w14:paraId="22CEEC56" w14:textId="7FCBB86A" w:rsidR="009961DA" w:rsidRPr="00F0164D" w:rsidDel="00754881" w:rsidRDefault="00F0164D" w:rsidP="009961DA">
      <w:pPr>
        <w:rPr>
          <w:del w:id="9443" w:author="XuanWen Chen" w:date="2019-01-02T08:00:00Z"/>
          <w:color w:val="FF0000"/>
        </w:rPr>
      </w:pPr>
      <w:del w:id="9444" w:author="XuanWen Chen" w:date="2019-01-02T08:00:00Z">
        <w:r w:rsidRPr="00F0164D" w:rsidDel="00754881">
          <w:rPr>
            <w:rFonts w:hint="eastAsia"/>
            <w:color w:val="FF0000"/>
          </w:rPr>
          <w:delText>筛选板块中的案例</w:delText>
        </w:r>
      </w:del>
    </w:p>
    <w:p w14:paraId="774D69A5" w14:textId="456EB624" w:rsidR="009961DA" w:rsidDel="00754881" w:rsidRDefault="009961DA" w:rsidP="009961DA">
      <w:pPr>
        <w:rPr>
          <w:del w:id="9445" w:author="XuanWen Chen" w:date="2019-01-02T08:00:00Z"/>
        </w:rPr>
      </w:pPr>
    </w:p>
    <w:p w14:paraId="6FDAC6F0" w14:textId="434E51D4" w:rsidR="009961DA" w:rsidDel="00754881" w:rsidRDefault="009961DA" w:rsidP="009961DA">
      <w:pPr>
        <w:widowControl/>
        <w:jc w:val="left"/>
        <w:rPr>
          <w:del w:id="9446" w:author="XuanWen Chen" w:date="2019-01-02T08:00:00Z"/>
        </w:rPr>
      </w:pPr>
    </w:p>
    <w:p w14:paraId="370EE9E3" w14:textId="2EA6082F" w:rsidR="009961DA" w:rsidDel="00754881" w:rsidRDefault="009961DA" w:rsidP="009961DA">
      <w:pPr>
        <w:widowControl/>
        <w:jc w:val="left"/>
        <w:rPr>
          <w:del w:id="9447" w:author="XuanWen Chen" w:date="2019-01-02T08:00:00Z"/>
        </w:rPr>
      </w:pPr>
    </w:p>
    <w:p w14:paraId="522F7751" w14:textId="10DF462F" w:rsidR="009961DA" w:rsidDel="00754881" w:rsidRDefault="000E17AA" w:rsidP="000E17AA">
      <w:pPr>
        <w:pStyle w:val="3"/>
        <w:rPr>
          <w:del w:id="9448" w:author="XuanWen Chen" w:date="2019-01-02T08:00:00Z"/>
        </w:rPr>
      </w:pPr>
      <w:del w:id="9449" w:author="XuanWen Chen" w:date="2019-01-02T08:00:00Z">
        <w:r w:rsidDel="00754881">
          <w:rPr>
            <w:rFonts w:hint="eastAsia"/>
          </w:rPr>
          <w:delText>指导者社区签到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61479BAE" w14:textId="697B4A74" w:rsidTr="009961DA">
        <w:trPr>
          <w:del w:id="9450" w:author="XuanWen Chen" w:date="2019-01-02T08:00:00Z"/>
        </w:trPr>
        <w:tc>
          <w:tcPr>
            <w:tcW w:w="2074" w:type="dxa"/>
          </w:tcPr>
          <w:p w14:paraId="02012DB4" w14:textId="4C10F456" w:rsidR="009961DA" w:rsidRPr="008035F1" w:rsidDel="00754881" w:rsidRDefault="009961DA" w:rsidP="009961DA">
            <w:pPr>
              <w:rPr>
                <w:del w:id="9451" w:author="XuanWen Chen" w:date="2019-01-02T08:00:00Z"/>
                <w:rFonts w:hAnsi="宋体"/>
                <w:b/>
              </w:rPr>
            </w:pPr>
            <w:del w:id="9452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02430C9D" w14:textId="3232FF5C" w:rsidR="009961DA" w:rsidRPr="008035F1" w:rsidDel="00754881" w:rsidRDefault="009961DA" w:rsidP="009961DA">
            <w:pPr>
              <w:rPr>
                <w:del w:id="9453" w:author="XuanWen Chen" w:date="2019-01-02T08:00:00Z"/>
                <w:rFonts w:hAnsi="宋体"/>
                <w:b/>
              </w:rPr>
            </w:pPr>
            <w:del w:id="945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7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指导者社区签到</w:delText>
              </w:r>
            </w:del>
          </w:p>
        </w:tc>
      </w:tr>
      <w:tr w:rsidR="009961DA" w:rsidRPr="008035F1" w:rsidDel="00754881" w14:paraId="1C9E72B0" w14:textId="55A91D79" w:rsidTr="009961DA">
        <w:trPr>
          <w:del w:id="9455" w:author="XuanWen Chen" w:date="2019-01-02T08:00:00Z"/>
        </w:trPr>
        <w:tc>
          <w:tcPr>
            <w:tcW w:w="2074" w:type="dxa"/>
          </w:tcPr>
          <w:p w14:paraId="132C5F57" w14:textId="04E2585C" w:rsidR="009961DA" w:rsidRPr="008035F1" w:rsidDel="00754881" w:rsidRDefault="009961DA" w:rsidP="009961DA">
            <w:pPr>
              <w:jc w:val="left"/>
              <w:rPr>
                <w:del w:id="9456" w:author="XuanWen Chen" w:date="2019-01-02T08:00:00Z"/>
                <w:rFonts w:hAnsi="宋体"/>
              </w:rPr>
            </w:pPr>
            <w:del w:id="9457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2852457A" w14:textId="7C4CBD0F" w:rsidR="009961DA" w:rsidRPr="008035F1" w:rsidDel="00754881" w:rsidRDefault="009961DA" w:rsidP="009961DA">
            <w:pPr>
              <w:jc w:val="left"/>
              <w:rPr>
                <w:del w:id="9458" w:author="XuanWen Chen" w:date="2019-01-02T08:00:00Z"/>
                <w:rFonts w:hAnsi="宋体"/>
              </w:rPr>
            </w:pPr>
            <w:del w:id="9459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77402DFC" w14:textId="734F3D62" w:rsidR="009961DA" w:rsidRPr="008035F1" w:rsidDel="00754881" w:rsidRDefault="009961DA" w:rsidP="009961DA">
            <w:pPr>
              <w:jc w:val="left"/>
              <w:rPr>
                <w:del w:id="9460" w:author="XuanWen Chen" w:date="2019-01-02T08:00:00Z"/>
                <w:rFonts w:hAnsi="宋体"/>
              </w:rPr>
            </w:pPr>
            <w:del w:id="9461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7431267D" w14:textId="54AEEC39" w:rsidR="009961DA" w:rsidRPr="008035F1" w:rsidDel="00754881" w:rsidRDefault="009961DA" w:rsidP="009961DA">
            <w:pPr>
              <w:jc w:val="left"/>
              <w:rPr>
                <w:del w:id="9462" w:author="XuanWen Chen" w:date="2019-01-02T08:00:00Z"/>
                <w:rFonts w:hAnsi="宋体"/>
              </w:rPr>
            </w:pPr>
            <w:del w:id="9463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2B4B855A" w14:textId="759F81EA" w:rsidTr="009961DA">
        <w:trPr>
          <w:del w:id="9464" w:author="XuanWen Chen" w:date="2019-01-02T08:00:00Z"/>
        </w:trPr>
        <w:tc>
          <w:tcPr>
            <w:tcW w:w="2074" w:type="dxa"/>
          </w:tcPr>
          <w:p w14:paraId="05A2855C" w14:textId="4FD38147" w:rsidR="009961DA" w:rsidRPr="008035F1" w:rsidDel="00754881" w:rsidRDefault="009961DA" w:rsidP="009961DA">
            <w:pPr>
              <w:jc w:val="left"/>
              <w:rPr>
                <w:del w:id="9465" w:author="XuanWen Chen" w:date="2019-01-02T08:00:00Z"/>
                <w:rFonts w:hAnsi="宋体"/>
              </w:rPr>
            </w:pPr>
            <w:del w:id="9466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46E2CF79" w14:textId="033DB6DF" w:rsidR="009961DA" w:rsidRPr="008035F1" w:rsidDel="00754881" w:rsidRDefault="009961DA" w:rsidP="009961DA">
            <w:pPr>
              <w:jc w:val="left"/>
              <w:rPr>
                <w:del w:id="9467" w:author="XuanWen Chen" w:date="2019-01-02T08:00:00Z"/>
                <w:rFonts w:hAnsi="宋体"/>
              </w:rPr>
            </w:pPr>
            <w:del w:id="9468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063E1F84" w14:textId="36323D3E" w:rsidR="009961DA" w:rsidRPr="008035F1" w:rsidDel="00754881" w:rsidRDefault="009961DA" w:rsidP="009961DA">
            <w:pPr>
              <w:jc w:val="left"/>
              <w:rPr>
                <w:del w:id="9469" w:author="XuanWen Chen" w:date="2019-01-02T08:00:00Z"/>
                <w:rFonts w:hAnsi="宋体"/>
              </w:rPr>
            </w:pPr>
            <w:del w:id="9470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184BB42B" w14:textId="604C993C" w:rsidR="009961DA" w:rsidRPr="008035F1" w:rsidDel="00754881" w:rsidRDefault="009961DA" w:rsidP="009961DA">
            <w:pPr>
              <w:jc w:val="left"/>
              <w:rPr>
                <w:del w:id="9471" w:author="XuanWen Chen" w:date="2019-01-02T08:00:00Z"/>
                <w:rFonts w:hAnsi="宋体"/>
              </w:rPr>
            </w:pPr>
            <w:del w:id="9472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3875C6F3" w14:textId="6B056DE8" w:rsidTr="009961DA">
        <w:trPr>
          <w:del w:id="9473" w:author="XuanWen Chen" w:date="2019-01-02T08:00:00Z"/>
        </w:trPr>
        <w:tc>
          <w:tcPr>
            <w:tcW w:w="2074" w:type="dxa"/>
          </w:tcPr>
          <w:p w14:paraId="0B479C39" w14:textId="75EFA8F3" w:rsidR="009961DA" w:rsidRPr="008035F1" w:rsidDel="00754881" w:rsidRDefault="009961DA" w:rsidP="009961DA">
            <w:pPr>
              <w:jc w:val="left"/>
              <w:rPr>
                <w:del w:id="9474" w:author="XuanWen Chen" w:date="2019-01-02T08:00:00Z"/>
                <w:rFonts w:hAnsi="宋体"/>
              </w:rPr>
            </w:pPr>
            <w:del w:id="9475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5540F7F8" w14:textId="310D6C6D" w:rsidR="009961DA" w:rsidDel="00754881" w:rsidRDefault="009961DA" w:rsidP="009961DA">
            <w:pPr>
              <w:jc w:val="left"/>
              <w:rPr>
                <w:del w:id="9476" w:author="XuanWen Chen" w:date="2019-01-02T08:00:00Z"/>
                <w:rFonts w:hAnsi="宋体"/>
              </w:rPr>
            </w:pPr>
            <w:del w:id="9477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618733F6" w14:textId="3AE75B8D" w:rsidTr="009961DA">
        <w:trPr>
          <w:del w:id="9478" w:author="XuanWen Chen" w:date="2019-01-02T08:00:00Z"/>
        </w:trPr>
        <w:tc>
          <w:tcPr>
            <w:tcW w:w="2074" w:type="dxa"/>
          </w:tcPr>
          <w:p w14:paraId="195E3AA9" w14:textId="6D0B3E47" w:rsidR="009961DA" w:rsidRPr="008035F1" w:rsidDel="00754881" w:rsidRDefault="009961DA" w:rsidP="009961DA">
            <w:pPr>
              <w:jc w:val="left"/>
              <w:rPr>
                <w:del w:id="9479" w:author="XuanWen Chen" w:date="2019-01-02T08:00:00Z"/>
                <w:rFonts w:hAnsi="宋体"/>
              </w:rPr>
            </w:pPr>
            <w:del w:id="9480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4EFD2BD4" w14:textId="1CFD425B" w:rsidR="009961DA" w:rsidRPr="008035F1" w:rsidDel="00754881" w:rsidRDefault="009961DA" w:rsidP="009961DA">
            <w:pPr>
              <w:jc w:val="left"/>
              <w:rPr>
                <w:del w:id="9481" w:author="XuanWen Chen" w:date="2019-01-02T08:00:00Z"/>
                <w:rFonts w:hAnsi="宋体"/>
              </w:rPr>
            </w:pPr>
            <w:del w:id="9482" w:author="XuanWen Chen" w:date="2019-01-02T08:00:00Z">
              <w:r w:rsidDel="00754881">
                <w:rPr>
                  <w:rFonts w:hAnsi="宋体" w:hint="eastAsia"/>
                </w:rPr>
                <w:delText>指导者在社区中签到</w:delText>
              </w:r>
            </w:del>
          </w:p>
        </w:tc>
      </w:tr>
      <w:tr w:rsidR="009961DA" w:rsidRPr="008035F1" w:rsidDel="00754881" w14:paraId="724C2E1C" w14:textId="5D7F6AF4" w:rsidTr="009961DA">
        <w:trPr>
          <w:del w:id="9483" w:author="XuanWen Chen" w:date="2019-01-02T08:00:00Z"/>
        </w:trPr>
        <w:tc>
          <w:tcPr>
            <w:tcW w:w="2074" w:type="dxa"/>
          </w:tcPr>
          <w:p w14:paraId="1AE15D4E" w14:textId="718DBB5D" w:rsidR="009961DA" w:rsidRPr="008035F1" w:rsidDel="00754881" w:rsidRDefault="009961DA" w:rsidP="009961DA">
            <w:pPr>
              <w:jc w:val="left"/>
              <w:rPr>
                <w:del w:id="9484" w:author="XuanWen Chen" w:date="2019-01-02T08:00:00Z"/>
                <w:rFonts w:hAnsi="宋体"/>
              </w:rPr>
            </w:pPr>
            <w:del w:id="9485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52C53341" w14:textId="448FD8DD" w:rsidR="009961DA" w:rsidRPr="008035F1" w:rsidDel="00754881" w:rsidRDefault="009961DA" w:rsidP="009961DA">
            <w:pPr>
              <w:jc w:val="left"/>
              <w:rPr>
                <w:del w:id="9486" w:author="XuanWen Chen" w:date="2019-01-02T08:00:00Z"/>
                <w:rFonts w:hAnsi="宋体"/>
              </w:rPr>
            </w:pPr>
            <w:del w:id="9487" w:author="XuanWen Chen" w:date="2019-01-02T08:00:00Z">
              <w:r w:rsidDel="00754881">
                <w:rPr>
                  <w:rFonts w:hAnsi="宋体" w:hint="eastAsia"/>
                </w:rPr>
                <w:delText>指导者需要在社区中签到</w:delText>
              </w:r>
            </w:del>
          </w:p>
        </w:tc>
      </w:tr>
      <w:tr w:rsidR="009961DA" w:rsidRPr="008035F1" w:rsidDel="00754881" w14:paraId="50D2F548" w14:textId="0DB79418" w:rsidTr="009961DA">
        <w:trPr>
          <w:del w:id="9488" w:author="XuanWen Chen" w:date="2019-01-02T08:00:00Z"/>
        </w:trPr>
        <w:tc>
          <w:tcPr>
            <w:tcW w:w="2074" w:type="dxa"/>
          </w:tcPr>
          <w:p w14:paraId="6F91DEC8" w14:textId="6390AB8B" w:rsidR="009961DA" w:rsidRPr="008035F1" w:rsidDel="00754881" w:rsidRDefault="009961DA" w:rsidP="009961DA">
            <w:pPr>
              <w:rPr>
                <w:del w:id="9489" w:author="XuanWen Chen" w:date="2019-01-02T08:00:00Z"/>
                <w:rFonts w:hAnsi="宋体"/>
              </w:rPr>
            </w:pPr>
            <w:del w:id="9490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4A1C8D2D" w14:textId="6C6730B6" w:rsidR="009961DA" w:rsidDel="00754881" w:rsidRDefault="009961DA" w:rsidP="009961DA">
            <w:pPr>
              <w:rPr>
                <w:del w:id="9491" w:author="XuanWen Chen" w:date="2019-01-02T08:00:00Z"/>
                <w:rFonts w:hAnsi="宋体"/>
              </w:rPr>
            </w:pPr>
            <w:del w:id="9492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4460CE31" w14:textId="36DB14BE" w:rsidR="009961DA" w:rsidRPr="009B7CFA" w:rsidDel="00754881" w:rsidRDefault="009961DA" w:rsidP="009961DA">
            <w:pPr>
              <w:rPr>
                <w:del w:id="9493" w:author="XuanWen Chen" w:date="2019-01-02T08:00:00Z"/>
                <w:rFonts w:hAnsi="宋体"/>
              </w:rPr>
            </w:pPr>
            <w:del w:id="9494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</w:tc>
      </w:tr>
      <w:tr w:rsidR="009961DA" w:rsidRPr="008035F1" w:rsidDel="00754881" w14:paraId="53426A42" w14:textId="296C378E" w:rsidTr="009961DA">
        <w:trPr>
          <w:del w:id="9495" w:author="XuanWen Chen" w:date="2019-01-02T08:00:00Z"/>
        </w:trPr>
        <w:tc>
          <w:tcPr>
            <w:tcW w:w="2074" w:type="dxa"/>
          </w:tcPr>
          <w:p w14:paraId="4818AFEF" w14:textId="1510DB71" w:rsidR="009961DA" w:rsidRPr="008035F1" w:rsidDel="00754881" w:rsidRDefault="009961DA" w:rsidP="009961DA">
            <w:pPr>
              <w:rPr>
                <w:del w:id="9496" w:author="XuanWen Chen" w:date="2019-01-02T08:00:00Z"/>
                <w:rFonts w:hAnsi="宋体"/>
              </w:rPr>
            </w:pPr>
            <w:del w:id="9497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7622496D" w14:textId="60258E1C" w:rsidR="009961DA" w:rsidDel="00754881" w:rsidRDefault="009961DA" w:rsidP="009961DA">
            <w:pPr>
              <w:rPr>
                <w:del w:id="9498" w:author="XuanWen Chen" w:date="2019-01-02T08:00:00Z"/>
                <w:rFonts w:hAnsi="宋体"/>
              </w:rPr>
            </w:pPr>
            <w:del w:id="9499" w:author="XuanWen Chen" w:date="2019-01-02T08:00:00Z">
              <w:r w:rsidDel="00754881">
                <w:rPr>
                  <w:rFonts w:hAnsi="宋体" w:hint="eastAsia"/>
                </w:rPr>
                <w:delText>PSOT-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：当日签到书面更新</w:delText>
              </w:r>
            </w:del>
          </w:p>
          <w:p w14:paraId="1C67C021" w14:textId="24F01541" w:rsidR="009961DA" w:rsidRPr="00642248" w:rsidDel="00754881" w:rsidRDefault="009961DA" w:rsidP="009961DA">
            <w:pPr>
              <w:rPr>
                <w:del w:id="9500" w:author="XuanWen Chen" w:date="2019-01-02T08:00:00Z"/>
                <w:rFonts w:hAnsi="宋体"/>
              </w:rPr>
            </w:pPr>
            <w:del w:id="9501" w:author="XuanWen Chen" w:date="2019-01-02T08:00:00Z">
              <w:r w:rsidDel="00754881">
                <w:rPr>
                  <w:rFonts w:hAnsi="宋体" w:hint="eastAsia"/>
                </w:rPr>
                <w:delText>PSOT-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：当日个人签到状态更新</w:delText>
              </w:r>
            </w:del>
          </w:p>
        </w:tc>
      </w:tr>
      <w:tr w:rsidR="009961DA" w:rsidRPr="002B179C" w:rsidDel="00754881" w14:paraId="0AF1DD78" w14:textId="243519CD" w:rsidTr="009961DA">
        <w:trPr>
          <w:del w:id="9502" w:author="XuanWen Chen" w:date="2019-01-02T08:00:00Z"/>
        </w:trPr>
        <w:tc>
          <w:tcPr>
            <w:tcW w:w="2074" w:type="dxa"/>
          </w:tcPr>
          <w:p w14:paraId="35F34FA0" w14:textId="78B98D43" w:rsidR="009961DA" w:rsidRPr="008035F1" w:rsidDel="00754881" w:rsidRDefault="009961DA" w:rsidP="009961DA">
            <w:pPr>
              <w:rPr>
                <w:del w:id="9503" w:author="XuanWen Chen" w:date="2019-01-02T08:00:00Z"/>
                <w:rFonts w:hAnsi="宋体"/>
              </w:rPr>
            </w:pPr>
            <w:del w:id="9504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52428B4F" w14:textId="248DD530" w:rsidR="009961DA" w:rsidDel="00754881" w:rsidRDefault="009961DA" w:rsidP="009961DA">
            <w:pPr>
              <w:pStyle w:val="a9"/>
              <w:ind w:left="360" w:firstLineChars="0" w:firstLine="0"/>
              <w:rPr>
                <w:del w:id="9505" w:author="XuanWen Chen" w:date="2019-01-02T08:00:00Z"/>
                <w:rFonts w:hAnsi="宋体"/>
              </w:rPr>
            </w:pPr>
            <w:del w:id="9506" w:author="XuanWen Chen" w:date="2019-01-02T08:00:00Z">
              <w:r w:rsidDel="00754881">
                <w:rPr>
                  <w:rFonts w:hAnsi="宋体"/>
                </w:rPr>
                <w:delText>7</w:delText>
              </w:r>
              <w:r w:rsidDel="00754881">
                <w:rPr>
                  <w:rFonts w:hAnsi="宋体" w:hint="eastAsia"/>
                </w:rPr>
                <w:delText>.0指导者签到</w:delText>
              </w:r>
            </w:del>
          </w:p>
          <w:p w14:paraId="5DE73BE6" w14:textId="0BC51EA3" w:rsidR="009961DA" w:rsidRPr="002B179C" w:rsidDel="00754881" w:rsidRDefault="009961DA" w:rsidP="009961DA">
            <w:pPr>
              <w:rPr>
                <w:del w:id="9507" w:author="XuanWen Chen" w:date="2019-01-02T08:00:00Z"/>
                <w:rFonts w:hAnsi="宋体"/>
              </w:rPr>
            </w:pPr>
            <w:del w:id="9508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点击签到</w:delText>
              </w:r>
            </w:del>
          </w:p>
        </w:tc>
      </w:tr>
      <w:tr w:rsidR="009961DA" w:rsidRPr="008035F1" w:rsidDel="00754881" w14:paraId="3A1D7452" w14:textId="6626834B" w:rsidTr="009961DA">
        <w:trPr>
          <w:trHeight w:val="1370"/>
          <w:del w:id="9509" w:author="XuanWen Chen" w:date="2019-01-02T08:00:00Z"/>
        </w:trPr>
        <w:tc>
          <w:tcPr>
            <w:tcW w:w="2074" w:type="dxa"/>
          </w:tcPr>
          <w:p w14:paraId="7BCA022E" w14:textId="3499F4F7" w:rsidR="009961DA" w:rsidRPr="008035F1" w:rsidDel="00754881" w:rsidRDefault="009961DA" w:rsidP="009961DA">
            <w:pPr>
              <w:rPr>
                <w:del w:id="9510" w:author="XuanWen Chen" w:date="2019-01-02T08:00:00Z"/>
                <w:rFonts w:hAnsi="宋体"/>
              </w:rPr>
            </w:pPr>
            <w:del w:id="9511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0FC2AAC1" w14:textId="115788C4" w:rsidR="009961DA" w:rsidRPr="00FD6E19" w:rsidDel="00754881" w:rsidRDefault="009961DA" w:rsidP="009961DA">
            <w:pPr>
              <w:rPr>
                <w:del w:id="951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28F96E3E" w14:textId="3C40607F" w:rsidTr="009961DA">
        <w:trPr>
          <w:del w:id="9513" w:author="XuanWen Chen" w:date="2019-01-02T08:00:00Z"/>
        </w:trPr>
        <w:tc>
          <w:tcPr>
            <w:tcW w:w="2074" w:type="dxa"/>
          </w:tcPr>
          <w:p w14:paraId="17044F33" w14:textId="6A10E6EA" w:rsidR="009961DA" w:rsidRPr="008035F1" w:rsidDel="00754881" w:rsidRDefault="009961DA" w:rsidP="009961DA">
            <w:pPr>
              <w:rPr>
                <w:del w:id="9514" w:author="XuanWen Chen" w:date="2019-01-02T08:00:00Z"/>
                <w:rFonts w:hAnsi="宋体"/>
              </w:rPr>
            </w:pPr>
            <w:del w:id="9515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1B5F101A" w14:textId="08017DB6" w:rsidR="009961DA" w:rsidRPr="00FD6E19" w:rsidDel="00754881" w:rsidRDefault="009961DA" w:rsidP="009961DA">
            <w:pPr>
              <w:rPr>
                <w:del w:id="9516" w:author="XuanWen Chen" w:date="2019-01-02T08:00:00Z"/>
                <w:rFonts w:hAnsi="宋体"/>
              </w:rPr>
            </w:pPr>
            <w:del w:id="9517" w:author="XuanWen Chen" w:date="2019-01-02T08:00:00Z">
              <w:r w:rsidDel="00754881">
                <w:rPr>
                  <w:rFonts w:hAnsi="宋体"/>
                </w:rPr>
                <w:delText xml:space="preserve">7.0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今日已经进行签到</w:delText>
              </w:r>
            </w:del>
          </w:p>
        </w:tc>
      </w:tr>
      <w:tr w:rsidR="009961DA" w:rsidRPr="008035F1" w:rsidDel="00754881" w14:paraId="71B2E69A" w14:textId="5DF86675" w:rsidTr="009961DA">
        <w:trPr>
          <w:del w:id="9518" w:author="XuanWen Chen" w:date="2019-01-02T08:00:00Z"/>
        </w:trPr>
        <w:tc>
          <w:tcPr>
            <w:tcW w:w="2074" w:type="dxa"/>
          </w:tcPr>
          <w:p w14:paraId="04070E3A" w14:textId="24E09948" w:rsidR="009961DA" w:rsidRPr="008035F1" w:rsidDel="00754881" w:rsidRDefault="009961DA" w:rsidP="009961DA">
            <w:pPr>
              <w:rPr>
                <w:del w:id="9519" w:author="XuanWen Chen" w:date="2019-01-02T08:00:00Z"/>
                <w:rFonts w:hAnsi="宋体"/>
              </w:rPr>
            </w:pPr>
            <w:del w:id="9520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1DB98869" w14:textId="576522E4" w:rsidR="009961DA" w:rsidRPr="008035F1" w:rsidDel="00754881" w:rsidRDefault="009961DA" w:rsidP="009961DA">
            <w:pPr>
              <w:rPr>
                <w:del w:id="952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6D11214" w14:textId="2A67E3AE" w:rsidTr="009961DA">
        <w:trPr>
          <w:del w:id="9522" w:author="XuanWen Chen" w:date="2019-01-02T08:00:00Z"/>
        </w:trPr>
        <w:tc>
          <w:tcPr>
            <w:tcW w:w="2074" w:type="dxa"/>
          </w:tcPr>
          <w:p w14:paraId="7745A691" w14:textId="40EB24C4" w:rsidR="009961DA" w:rsidRPr="008035F1" w:rsidDel="00754881" w:rsidRDefault="009961DA" w:rsidP="009961DA">
            <w:pPr>
              <w:rPr>
                <w:del w:id="9523" w:author="XuanWen Chen" w:date="2019-01-02T08:00:00Z"/>
                <w:rFonts w:hAnsi="宋体"/>
              </w:rPr>
            </w:pPr>
            <w:del w:id="9524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4613F5FF" w14:textId="17EE4208" w:rsidR="009961DA" w:rsidRPr="008035F1" w:rsidDel="00754881" w:rsidRDefault="009961DA" w:rsidP="009961DA">
            <w:pPr>
              <w:rPr>
                <w:del w:id="9525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7DA649C" w14:textId="1B51D0D1" w:rsidTr="009961DA">
        <w:trPr>
          <w:del w:id="9526" w:author="XuanWen Chen" w:date="2019-01-02T08:00:00Z"/>
        </w:trPr>
        <w:tc>
          <w:tcPr>
            <w:tcW w:w="2074" w:type="dxa"/>
          </w:tcPr>
          <w:p w14:paraId="1DAF45F6" w14:textId="19444703" w:rsidR="009961DA" w:rsidRPr="008035F1" w:rsidDel="00754881" w:rsidRDefault="009961DA" w:rsidP="009961DA">
            <w:pPr>
              <w:rPr>
                <w:del w:id="9527" w:author="XuanWen Chen" w:date="2019-01-02T08:00:00Z"/>
                <w:rFonts w:hAnsi="宋体"/>
              </w:rPr>
            </w:pPr>
            <w:del w:id="9528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681BA6C9" w14:textId="6B64F682" w:rsidR="009961DA" w:rsidRPr="008035F1" w:rsidDel="00754881" w:rsidRDefault="009961DA" w:rsidP="009961DA">
            <w:pPr>
              <w:rPr>
                <w:del w:id="9529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978DE65" w14:textId="17215412" w:rsidTr="009961DA">
        <w:trPr>
          <w:del w:id="9530" w:author="XuanWen Chen" w:date="2019-01-02T08:00:00Z"/>
        </w:trPr>
        <w:tc>
          <w:tcPr>
            <w:tcW w:w="2074" w:type="dxa"/>
          </w:tcPr>
          <w:p w14:paraId="60526440" w14:textId="0C0EE8D1" w:rsidR="009961DA" w:rsidRPr="008035F1" w:rsidDel="00754881" w:rsidRDefault="009961DA" w:rsidP="009961DA">
            <w:pPr>
              <w:rPr>
                <w:del w:id="9531" w:author="XuanWen Chen" w:date="2019-01-02T08:00:00Z"/>
                <w:rFonts w:hAnsi="宋体"/>
              </w:rPr>
            </w:pPr>
            <w:del w:id="9532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53DCD233" w14:textId="3306636E" w:rsidR="009961DA" w:rsidRPr="002E6A2F" w:rsidDel="00754881" w:rsidRDefault="009961DA" w:rsidP="009961DA">
            <w:pPr>
              <w:rPr>
                <w:del w:id="9533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930B10D" w14:textId="4738C8A5" w:rsidTr="009961DA">
        <w:trPr>
          <w:del w:id="9534" w:author="XuanWen Chen" w:date="2019-01-02T08:00:00Z"/>
        </w:trPr>
        <w:tc>
          <w:tcPr>
            <w:tcW w:w="2074" w:type="dxa"/>
          </w:tcPr>
          <w:p w14:paraId="0CF8A9CD" w14:textId="2B4E523A" w:rsidR="009961DA" w:rsidRPr="008035F1" w:rsidDel="00754881" w:rsidRDefault="009961DA" w:rsidP="009961DA">
            <w:pPr>
              <w:rPr>
                <w:del w:id="9535" w:author="XuanWen Chen" w:date="2019-01-02T08:00:00Z"/>
                <w:rFonts w:hAnsi="宋体"/>
              </w:rPr>
            </w:pPr>
            <w:del w:id="9536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A96E089" w14:textId="2381D799" w:rsidR="009961DA" w:rsidRPr="008035F1" w:rsidDel="00754881" w:rsidRDefault="009961DA" w:rsidP="009961DA">
            <w:pPr>
              <w:rPr>
                <w:del w:id="9537" w:author="XuanWen Chen" w:date="2019-01-02T08:00:00Z"/>
                <w:rFonts w:hAnsi="宋体"/>
              </w:rPr>
            </w:pPr>
            <w:del w:id="9538" w:author="XuanWen Chen" w:date="2019-01-02T08:00:00Z">
              <w:r w:rsidDel="00754881">
                <w:rPr>
                  <w:rFonts w:hAnsi="宋体" w:hint="eastAsia"/>
                </w:rPr>
                <w:delText>今日尚未进行签到</w:delText>
              </w:r>
            </w:del>
          </w:p>
        </w:tc>
      </w:tr>
    </w:tbl>
    <w:p w14:paraId="6C050BEC" w14:textId="68764764" w:rsidR="009961DA" w:rsidDel="00754881" w:rsidRDefault="009961DA" w:rsidP="009961DA">
      <w:pPr>
        <w:widowControl/>
        <w:jc w:val="left"/>
        <w:rPr>
          <w:del w:id="9539" w:author="XuanWen Chen" w:date="2019-01-02T08:00:00Z"/>
        </w:rPr>
      </w:pPr>
    </w:p>
    <w:p w14:paraId="18A75286" w14:textId="6BA641F5" w:rsidR="009961DA" w:rsidDel="00754881" w:rsidRDefault="000E17AA" w:rsidP="000E17AA">
      <w:pPr>
        <w:pStyle w:val="3"/>
        <w:rPr>
          <w:del w:id="9540" w:author="XuanWen Chen" w:date="2019-01-02T08:00:00Z"/>
        </w:rPr>
      </w:pPr>
      <w:del w:id="9541" w:author="XuanWen Chen" w:date="2019-01-02T08:00:00Z">
        <w:r w:rsidDel="00754881">
          <w:rPr>
            <w:rFonts w:hint="eastAsia"/>
          </w:rPr>
          <w:delText>指导者查看帖子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216E001B" w14:textId="418B785B" w:rsidTr="009961DA">
        <w:trPr>
          <w:del w:id="9542" w:author="XuanWen Chen" w:date="2019-01-02T08:00:00Z"/>
        </w:trPr>
        <w:tc>
          <w:tcPr>
            <w:tcW w:w="2074" w:type="dxa"/>
          </w:tcPr>
          <w:p w14:paraId="6615A6D5" w14:textId="26958F88" w:rsidR="009961DA" w:rsidRPr="008035F1" w:rsidDel="00754881" w:rsidRDefault="009961DA" w:rsidP="009961DA">
            <w:pPr>
              <w:rPr>
                <w:del w:id="9543" w:author="XuanWen Chen" w:date="2019-01-02T08:00:00Z"/>
                <w:rFonts w:hAnsi="宋体"/>
                <w:b/>
              </w:rPr>
            </w:pPr>
            <w:del w:id="954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67AE3682" w14:textId="1DCC4BFA" w:rsidR="009961DA" w:rsidRPr="008035F1" w:rsidDel="00754881" w:rsidRDefault="009961DA" w:rsidP="009961DA">
            <w:pPr>
              <w:rPr>
                <w:del w:id="9545" w:author="XuanWen Chen" w:date="2019-01-02T08:00:00Z"/>
                <w:rFonts w:hAnsi="宋体"/>
                <w:b/>
              </w:rPr>
            </w:pPr>
            <w:del w:id="954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8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指导者查看帖子</w:delText>
              </w:r>
            </w:del>
          </w:p>
        </w:tc>
      </w:tr>
      <w:tr w:rsidR="009961DA" w:rsidRPr="008035F1" w:rsidDel="00754881" w14:paraId="4AB5F177" w14:textId="47A37113" w:rsidTr="009961DA">
        <w:trPr>
          <w:del w:id="9547" w:author="XuanWen Chen" w:date="2019-01-02T08:00:00Z"/>
        </w:trPr>
        <w:tc>
          <w:tcPr>
            <w:tcW w:w="2074" w:type="dxa"/>
          </w:tcPr>
          <w:p w14:paraId="1406CE59" w14:textId="5A047991" w:rsidR="009961DA" w:rsidRPr="008035F1" w:rsidDel="00754881" w:rsidRDefault="009961DA" w:rsidP="009961DA">
            <w:pPr>
              <w:jc w:val="left"/>
              <w:rPr>
                <w:del w:id="9548" w:author="XuanWen Chen" w:date="2019-01-02T08:00:00Z"/>
                <w:rFonts w:hAnsi="宋体"/>
              </w:rPr>
            </w:pPr>
            <w:del w:id="954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6426EB32" w14:textId="5E4BF2E9" w:rsidR="009961DA" w:rsidRPr="008035F1" w:rsidDel="00754881" w:rsidRDefault="009961DA" w:rsidP="009961DA">
            <w:pPr>
              <w:jc w:val="left"/>
              <w:rPr>
                <w:del w:id="9550" w:author="XuanWen Chen" w:date="2019-01-02T08:00:00Z"/>
                <w:rFonts w:hAnsi="宋体"/>
              </w:rPr>
            </w:pPr>
            <w:del w:id="9551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4419C637" w14:textId="3FC4EFB7" w:rsidR="009961DA" w:rsidRPr="008035F1" w:rsidDel="00754881" w:rsidRDefault="009961DA" w:rsidP="009961DA">
            <w:pPr>
              <w:jc w:val="left"/>
              <w:rPr>
                <w:del w:id="9552" w:author="XuanWen Chen" w:date="2019-01-02T08:00:00Z"/>
                <w:rFonts w:hAnsi="宋体"/>
              </w:rPr>
            </w:pPr>
            <w:del w:id="955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BD5F8C9" w14:textId="61D51C16" w:rsidR="009961DA" w:rsidRPr="008035F1" w:rsidDel="00754881" w:rsidRDefault="009961DA" w:rsidP="009961DA">
            <w:pPr>
              <w:jc w:val="left"/>
              <w:rPr>
                <w:del w:id="9554" w:author="XuanWen Chen" w:date="2019-01-02T08:00:00Z"/>
                <w:rFonts w:hAnsi="宋体"/>
              </w:rPr>
            </w:pPr>
            <w:del w:id="9555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0E739EE2" w14:textId="11BBF116" w:rsidTr="009961DA">
        <w:trPr>
          <w:del w:id="9556" w:author="XuanWen Chen" w:date="2019-01-02T08:00:00Z"/>
        </w:trPr>
        <w:tc>
          <w:tcPr>
            <w:tcW w:w="2074" w:type="dxa"/>
          </w:tcPr>
          <w:p w14:paraId="40FD2FC8" w14:textId="00178A86" w:rsidR="009961DA" w:rsidRPr="008035F1" w:rsidDel="00754881" w:rsidRDefault="009961DA" w:rsidP="009961DA">
            <w:pPr>
              <w:jc w:val="left"/>
              <w:rPr>
                <w:del w:id="9557" w:author="XuanWen Chen" w:date="2019-01-02T08:00:00Z"/>
                <w:rFonts w:hAnsi="宋体"/>
              </w:rPr>
            </w:pPr>
            <w:del w:id="955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4C1EE56C" w14:textId="3BB5A177" w:rsidR="009961DA" w:rsidRPr="008035F1" w:rsidDel="00754881" w:rsidRDefault="009961DA" w:rsidP="009961DA">
            <w:pPr>
              <w:jc w:val="left"/>
              <w:rPr>
                <w:del w:id="9559" w:author="XuanWen Chen" w:date="2019-01-02T08:00:00Z"/>
                <w:rFonts w:hAnsi="宋体"/>
              </w:rPr>
            </w:pPr>
            <w:del w:id="9560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58542AF0" w14:textId="1BC43EEC" w:rsidR="009961DA" w:rsidRPr="008035F1" w:rsidDel="00754881" w:rsidRDefault="009961DA" w:rsidP="009961DA">
            <w:pPr>
              <w:jc w:val="left"/>
              <w:rPr>
                <w:del w:id="9561" w:author="XuanWen Chen" w:date="2019-01-02T08:00:00Z"/>
                <w:rFonts w:hAnsi="宋体"/>
              </w:rPr>
            </w:pPr>
            <w:del w:id="956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300016B3" w14:textId="0E6D49FC" w:rsidR="009961DA" w:rsidRPr="008035F1" w:rsidDel="00754881" w:rsidRDefault="009961DA" w:rsidP="009961DA">
            <w:pPr>
              <w:jc w:val="left"/>
              <w:rPr>
                <w:del w:id="9563" w:author="XuanWen Chen" w:date="2019-01-02T08:00:00Z"/>
                <w:rFonts w:hAnsi="宋体"/>
              </w:rPr>
            </w:pPr>
            <w:del w:id="956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2934E17F" w14:textId="4B80F01C" w:rsidTr="009961DA">
        <w:trPr>
          <w:del w:id="9565" w:author="XuanWen Chen" w:date="2019-01-02T08:00:00Z"/>
        </w:trPr>
        <w:tc>
          <w:tcPr>
            <w:tcW w:w="2074" w:type="dxa"/>
          </w:tcPr>
          <w:p w14:paraId="04A2ED04" w14:textId="4DCF778C" w:rsidR="009961DA" w:rsidRPr="008035F1" w:rsidDel="00754881" w:rsidRDefault="009961DA" w:rsidP="009961DA">
            <w:pPr>
              <w:jc w:val="left"/>
              <w:rPr>
                <w:del w:id="9566" w:author="XuanWen Chen" w:date="2019-01-02T08:00:00Z"/>
                <w:rFonts w:hAnsi="宋体"/>
              </w:rPr>
            </w:pPr>
            <w:del w:id="9567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796B6CAB" w14:textId="093B8599" w:rsidR="009961DA" w:rsidDel="00754881" w:rsidRDefault="009961DA" w:rsidP="009961DA">
            <w:pPr>
              <w:jc w:val="left"/>
              <w:rPr>
                <w:del w:id="9568" w:author="XuanWen Chen" w:date="2019-01-02T08:00:00Z"/>
                <w:rFonts w:hAnsi="宋体"/>
              </w:rPr>
            </w:pPr>
            <w:del w:id="9569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5050FF5C" w14:textId="704E5C53" w:rsidTr="009961DA">
        <w:trPr>
          <w:del w:id="9570" w:author="XuanWen Chen" w:date="2019-01-02T08:00:00Z"/>
        </w:trPr>
        <w:tc>
          <w:tcPr>
            <w:tcW w:w="2074" w:type="dxa"/>
          </w:tcPr>
          <w:p w14:paraId="6CBB84E6" w14:textId="01D1EC80" w:rsidR="009961DA" w:rsidRPr="008035F1" w:rsidDel="00754881" w:rsidRDefault="009961DA" w:rsidP="009961DA">
            <w:pPr>
              <w:jc w:val="left"/>
              <w:rPr>
                <w:del w:id="9571" w:author="XuanWen Chen" w:date="2019-01-02T08:00:00Z"/>
                <w:rFonts w:hAnsi="宋体"/>
              </w:rPr>
            </w:pPr>
            <w:del w:id="9572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70E65B7F" w14:textId="2B08165B" w:rsidR="009961DA" w:rsidRPr="008035F1" w:rsidDel="00754881" w:rsidRDefault="009961DA" w:rsidP="009961DA">
            <w:pPr>
              <w:jc w:val="left"/>
              <w:rPr>
                <w:del w:id="9573" w:author="XuanWen Chen" w:date="2019-01-02T08:00:00Z"/>
                <w:rFonts w:hAnsi="宋体"/>
              </w:rPr>
            </w:pPr>
            <w:del w:id="9574" w:author="XuanWen Chen" w:date="2019-01-02T08:00:00Z">
              <w:r w:rsidDel="00754881">
                <w:rPr>
                  <w:rFonts w:hAnsi="宋体" w:hint="eastAsia"/>
                </w:rPr>
                <w:delText>指导者查看帖子内容</w:delText>
              </w:r>
            </w:del>
          </w:p>
        </w:tc>
      </w:tr>
      <w:tr w:rsidR="009961DA" w:rsidRPr="008035F1" w:rsidDel="00754881" w14:paraId="6195D14E" w14:textId="0A36A284" w:rsidTr="009961DA">
        <w:trPr>
          <w:del w:id="9575" w:author="XuanWen Chen" w:date="2019-01-02T08:00:00Z"/>
        </w:trPr>
        <w:tc>
          <w:tcPr>
            <w:tcW w:w="2074" w:type="dxa"/>
          </w:tcPr>
          <w:p w14:paraId="4E615FBC" w14:textId="63901638" w:rsidR="009961DA" w:rsidRPr="008035F1" w:rsidDel="00754881" w:rsidRDefault="009961DA" w:rsidP="009961DA">
            <w:pPr>
              <w:jc w:val="left"/>
              <w:rPr>
                <w:del w:id="9576" w:author="XuanWen Chen" w:date="2019-01-02T08:00:00Z"/>
                <w:rFonts w:hAnsi="宋体"/>
              </w:rPr>
            </w:pPr>
            <w:del w:id="9577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08A29E0B" w14:textId="0FCEC3B5" w:rsidR="009961DA" w:rsidRPr="008035F1" w:rsidDel="00754881" w:rsidRDefault="009961DA" w:rsidP="009961DA">
            <w:pPr>
              <w:jc w:val="left"/>
              <w:rPr>
                <w:del w:id="9578" w:author="XuanWen Chen" w:date="2019-01-02T08:00:00Z"/>
                <w:rFonts w:hAnsi="宋体"/>
              </w:rPr>
            </w:pPr>
            <w:del w:id="9579" w:author="XuanWen Chen" w:date="2019-01-02T08:00:00Z">
              <w:r w:rsidDel="00754881">
                <w:rPr>
                  <w:rFonts w:hAnsi="宋体" w:hint="eastAsia"/>
                </w:rPr>
                <w:delText>指导者需要查看帖子内容</w:delText>
              </w:r>
            </w:del>
          </w:p>
        </w:tc>
      </w:tr>
      <w:tr w:rsidR="009961DA" w:rsidRPr="008035F1" w:rsidDel="00754881" w14:paraId="59EB47C1" w14:textId="2D1DB507" w:rsidTr="009961DA">
        <w:trPr>
          <w:del w:id="9580" w:author="XuanWen Chen" w:date="2019-01-02T08:00:00Z"/>
        </w:trPr>
        <w:tc>
          <w:tcPr>
            <w:tcW w:w="2074" w:type="dxa"/>
          </w:tcPr>
          <w:p w14:paraId="4B8B77D9" w14:textId="011E2977" w:rsidR="009961DA" w:rsidRPr="008035F1" w:rsidDel="00754881" w:rsidRDefault="009961DA" w:rsidP="009961DA">
            <w:pPr>
              <w:rPr>
                <w:del w:id="9581" w:author="XuanWen Chen" w:date="2019-01-02T08:00:00Z"/>
                <w:rFonts w:hAnsi="宋体"/>
              </w:rPr>
            </w:pPr>
            <w:del w:id="9582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4081A9DB" w14:textId="0D1A9497" w:rsidR="009961DA" w:rsidDel="00754881" w:rsidRDefault="009961DA" w:rsidP="009961DA">
            <w:pPr>
              <w:rPr>
                <w:del w:id="9583" w:author="XuanWen Chen" w:date="2019-01-02T08:00:00Z"/>
                <w:rFonts w:hAnsi="宋体"/>
              </w:rPr>
            </w:pPr>
            <w:del w:id="9584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495E1139" w14:textId="7D80CA0C" w:rsidR="009961DA" w:rsidDel="00754881" w:rsidRDefault="009961DA" w:rsidP="009961DA">
            <w:pPr>
              <w:rPr>
                <w:del w:id="9585" w:author="XuanWen Chen" w:date="2019-01-02T08:00:00Z"/>
                <w:rFonts w:hAnsi="宋体"/>
              </w:rPr>
            </w:pPr>
            <w:del w:id="9586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38C7894E" w14:textId="2A021649" w:rsidR="009961DA" w:rsidRPr="009B7CFA" w:rsidDel="00754881" w:rsidRDefault="009961DA" w:rsidP="009961DA">
            <w:pPr>
              <w:rPr>
                <w:del w:id="9587" w:author="XuanWen Chen" w:date="2019-01-02T08:00:00Z"/>
                <w:rFonts w:hAnsi="宋体"/>
              </w:rPr>
            </w:pPr>
            <w:del w:id="9588" w:author="XuanWen Chen" w:date="2019-01-02T08:00:00Z">
              <w:r w:rsidDel="00754881">
                <w:rPr>
                  <w:rFonts w:hAnsi="宋体" w:hint="eastAsia"/>
                </w:rPr>
                <w:delText>PER</w:delText>
              </w:r>
              <w:r w:rsidDel="00754881">
                <w:rPr>
                  <w:rFonts w:hAnsi="宋体"/>
                </w:rPr>
                <w:delText>-3</w:delText>
              </w:r>
              <w:r w:rsidDel="00754881">
                <w:rPr>
                  <w:rFonts w:hAnsi="宋体" w:hint="eastAsia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浏览板块</w:delText>
              </w:r>
            </w:del>
          </w:p>
        </w:tc>
      </w:tr>
      <w:tr w:rsidR="009961DA" w:rsidRPr="008035F1" w:rsidDel="00754881" w14:paraId="28664DCD" w14:textId="0036B36E" w:rsidTr="009961DA">
        <w:trPr>
          <w:del w:id="9589" w:author="XuanWen Chen" w:date="2019-01-02T08:00:00Z"/>
        </w:trPr>
        <w:tc>
          <w:tcPr>
            <w:tcW w:w="2074" w:type="dxa"/>
          </w:tcPr>
          <w:p w14:paraId="322CAFD3" w14:textId="64D01151" w:rsidR="009961DA" w:rsidRPr="008035F1" w:rsidDel="00754881" w:rsidRDefault="009961DA" w:rsidP="009961DA">
            <w:pPr>
              <w:rPr>
                <w:del w:id="9590" w:author="XuanWen Chen" w:date="2019-01-02T08:00:00Z"/>
                <w:rFonts w:hAnsi="宋体"/>
              </w:rPr>
            </w:pPr>
            <w:del w:id="9591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7761FD07" w14:textId="2368B162" w:rsidR="009961DA" w:rsidDel="00754881" w:rsidRDefault="009961DA" w:rsidP="009961DA">
            <w:pPr>
              <w:rPr>
                <w:del w:id="9592" w:author="XuanWen Chen" w:date="2019-01-02T08:00:00Z"/>
                <w:rFonts w:hAnsi="宋体"/>
              </w:rPr>
            </w:pPr>
            <w:del w:id="9593" w:author="XuanWen Chen" w:date="2019-01-02T08:00:00Z">
              <w:r w:rsidRPr="00A810DF" w:rsidDel="00754881">
                <w:rPr>
                  <w:rFonts w:hAnsi="宋体"/>
                </w:rPr>
                <w:delText>POST-1：</w:delText>
              </w:r>
              <w:r w:rsidDel="00754881">
                <w:rPr>
                  <w:rFonts w:hAnsi="宋体" w:hint="eastAsia"/>
                </w:rPr>
                <w:delText>收藏帖子</w:delText>
              </w:r>
            </w:del>
          </w:p>
          <w:p w14:paraId="0534EB69" w14:textId="423FE117" w:rsidR="009961DA" w:rsidDel="00754881" w:rsidRDefault="009961DA" w:rsidP="009961DA">
            <w:pPr>
              <w:rPr>
                <w:del w:id="9594" w:author="XuanWen Chen" w:date="2019-01-02T08:00:00Z"/>
                <w:rFonts w:hAnsi="宋体"/>
              </w:rPr>
            </w:pPr>
            <w:del w:id="9595" w:author="XuanWen Chen" w:date="2019-01-02T08:00:00Z">
              <w:r w:rsidRPr="00A810DF" w:rsidDel="00754881">
                <w:rPr>
                  <w:rFonts w:hAnsi="宋体"/>
                </w:rPr>
                <w:delText>POST-</w:delText>
              </w:r>
              <w:r w:rsidDel="00754881">
                <w:rPr>
                  <w:rFonts w:hAnsi="宋体"/>
                </w:rPr>
                <w:delText>2</w:delText>
              </w:r>
              <w:r w:rsidRPr="00A810DF" w:rsidDel="00754881">
                <w:rPr>
                  <w:rFonts w:hAnsi="宋体"/>
                </w:rPr>
                <w:delText>：</w:delText>
              </w:r>
              <w:r w:rsidDel="00754881">
                <w:rPr>
                  <w:rFonts w:hAnsi="宋体" w:hint="eastAsia"/>
                </w:rPr>
                <w:delText>回复帖子</w:delText>
              </w:r>
            </w:del>
          </w:p>
          <w:p w14:paraId="5A37C3FB" w14:textId="12E5428C" w:rsidR="009961DA" w:rsidRPr="00AC7EB5" w:rsidDel="00754881" w:rsidRDefault="009961DA" w:rsidP="009961DA">
            <w:pPr>
              <w:rPr>
                <w:del w:id="9596" w:author="XuanWen Chen" w:date="2019-01-02T08:00:00Z"/>
                <w:rFonts w:hAnsi="宋体"/>
              </w:rPr>
            </w:pPr>
            <w:del w:id="9597" w:author="XuanWen Chen" w:date="2019-01-02T08:00:00Z">
              <w:r w:rsidRPr="00A810DF" w:rsidDel="00754881">
                <w:rPr>
                  <w:rFonts w:hAnsi="宋体"/>
                </w:rPr>
                <w:delText>POST-</w:delText>
              </w:r>
              <w:r w:rsidDel="00754881">
                <w:rPr>
                  <w:rFonts w:hAnsi="宋体"/>
                </w:rPr>
                <w:delText>3</w:delText>
              </w:r>
              <w:r w:rsidRPr="00A810DF" w:rsidDel="00754881">
                <w:rPr>
                  <w:rFonts w:hAnsi="宋体"/>
                </w:rPr>
                <w:delText>：</w:delText>
              </w:r>
              <w:r w:rsidDel="00754881">
                <w:rPr>
                  <w:rFonts w:hAnsi="宋体" w:hint="eastAsia"/>
                </w:rPr>
                <w:delText>点赞/踩帖子</w:delText>
              </w:r>
            </w:del>
          </w:p>
        </w:tc>
      </w:tr>
      <w:tr w:rsidR="009961DA" w:rsidRPr="002B179C" w:rsidDel="00754881" w14:paraId="0521A53C" w14:textId="37591E42" w:rsidTr="009961DA">
        <w:trPr>
          <w:del w:id="9598" w:author="XuanWen Chen" w:date="2019-01-02T08:00:00Z"/>
        </w:trPr>
        <w:tc>
          <w:tcPr>
            <w:tcW w:w="2074" w:type="dxa"/>
          </w:tcPr>
          <w:p w14:paraId="77C36E3D" w14:textId="61E56E37" w:rsidR="009961DA" w:rsidRPr="008035F1" w:rsidDel="00754881" w:rsidRDefault="009961DA" w:rsidP="009961DA">
            <w:pPr>
              <w:rPr>
                <w:del w:id="9599" w:author="XuanWen Chen" w:date="2019-01-02T08:00:00Z"/>
                <w:rFonts w:hAnsi="宋体"/>
              </w:rPr>
            </w:pPr>
            <w:del w:id="9600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1F68FFEA" w14:textId="37D89670" w:rsidR="009961DA" w:rsidRPr="00F96457" w:rsidDel="00754881" w:rsidRDefault="009961DA" w:rsidP="00F96457">
            <w:pPr>
              <w:rPr>
                <w:del w:id="9601" w:author="XuanWen Chen" w:date="2019-01-02T08:00:00Z"/>
                <w:rFonts w:hAnsi="宋体"/>
              </w:rPr>
            </w:pPr>
            <w:del w:id="9602" w:author="XuanWen Chen" w:date="2019-01-02T08:00:00Z">
              <w:r w:rsidRPr="00F96457" w:rsidDel="00754881">
                <w:rPr>
                  <w:rFonts w:hAnsi="宋体"/>
                </w:rPr>
                <w:delText>8</w:delText>
              </w:r>
              <w:r w:rsidRPr="00F96457" w:rsidDel="00754881">
                <w:rPr>
                  <w:rFonts w:hAnsi="宋体" w:hint="eastAsia"/>
                </w:rPr>
                <w:delText>.0指导者查看帖子内容</w:delText>
              </w:r>
            </w:del>
          </w:p>
          <w:p w14:paraId="1A2E8143" w14:textId="6995EAAF" w:rsidR="009961DA" w:rsidRPr="002B179C" w:rsidDel="00754881" w:rsidRDefault="009961DA" w:rsidP="009961DA">
            <w:pPr>
              <w:rPr>
                <w:del w:id="9603" w:author="XuanWen Chen" w:date="2019-01-02T08:00:00Z"/>
                <w:rFonts w:hAnsi="宋体"/>
              </w:rPr>
            </w:pPr>
            <w:del w:id="9604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选择要查看的帖子</w:delText>
              </w:r>
            </w:del>
          </w:p>
        </w:tc>
      </w:tr>
      <w:tr w:rsidR="009961DA" w:rsidRPr="008035F1" w:rsidDel="00754881" w14:paraId="617B15DD" w14:textId="00ABA4E1" w:rsidTr="009961DA">
        <w:trPr>
          <w:trHeight w:val="1370"/>
          <w:del w:id="9605" w:author="XuanWen Chen" w:date="2019-01-02T08:00:00Z"/>
        </w:trPr>
        <w:tc>
          <w:tcPr>
            <w:tcW w:w="2074" w:type="dxa"/>
          </w:tcPr>
          <w:p w14:paraId="76CCA39E" w14:textId="71D83A69" w:rsidR="009961DA" w:rsidRPr="008035F1" w:rsidDel="00754881" w:rsidRDefault="009961DA" w:rsidP="009961DA">
            <w:pPr>
              <w:rPr>
                <w:del w:id="9606" w:author="XuanWen Chen" w:date="2019-01-02T08:00:00Z"/>
                <w:rFonts w:hAnsi="宋体"/>
              </w:rPr>
            </w:pPr>
            <w:del w:id="9607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23ADE6C7" w14:textId="0F45B7DF" w:rsidR="009961DA" w:rsidRPr="00FD6E19" w:rsidDel="00754881" w:rsidRDefault="009961DA" w:rsidP="009961DA">
            <w:pPr>
              <w:rPr>
                <w:del w:id="960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8BE4C20" w14:textId="65D6E94E" w:rsidTr="009961DA">
        <w:trPr>
          <w:del w:id="9609" w:author="XuanWen Chen" w:date="2019-01-02T08:00:00Z"/>
        </w:trPr>
        <w:tc>
          <w:tcPr>
            <w:tcW w:w="2074" w:type="dxa"/>
          </w:tcPr>
          <w:p w14:paraId="4A02BA9E" w14:textId="7BF33866" w:rsidR="009961DA" w:rsidRPr="008035F1" w:rsidDel="00754881" w:rsidRDefault="009961DA" w:rsidP="009961DA">
            <w:pPr>
              <w:rPr>
                <w:del w:id="9610" w:author="XuanWen Chen" w:date="2019-01-02T08:00:00Z"/>
                <w:rFonts w:hAnsi="宋体"/>
              </w:rPr>
            </w:pPr>
            <w:del w:id="9611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65BE187C" w14:textId="2A9D0BB5" w:rsidR="009961DA" w:rsidRPr="00FD6E19" w:rsidDel="00754881" w:rsidRDefault="009961DA" w:rsidP="009961DA">
            <w:pPr>
              <w:rPr>
                <w:del w:id="9612" w:author="XuanWen Chen" w:date="2019-01-02T08:00:00Z"/>
                <w:rFonts w:hAnsi="宋体"/>
              </w:rPr>
            </w:pPr>
            <w:del w:id="9613" w:author="XuanWen Chen" w:date="2019-01-02T08:00:00Z">
              <w:r w:rsidDel="00754881">
                <w:rPr>
                  <w:rFonts w:hAnsi="宋体"/>
                </w:rPr>
                <w:delText xml:space="preserve">8.0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帖子已被删除</w:delText>
              </w:r>
            </w:del>
          </w:p>
        </w:tc>
      </w:tr>
      <w:tr w:rsidR="009961DA" w:rsidRPr="008035F1" w:rsidDel="00754881" w14:paraId="68860ACE" w14:textId="19AED705" w:rsidTr="009961DA">
        <w:trPr>
          <w:del w:id="9614" w:author="XuanWen Chen" w:date="2019-01-02T08:00:00Z"/>
        </w:trPr>
        <w:tc>
          <w:tcPr>
            <w:tcW w:w="2074" w:type="dxa"/>
          </w:tcPr>
          <w:p w14:paraId="477B43DD" w14:textId="12719287" w:rsidR="009961DA" w:rsidRPr="008035F1" w:rsidDel="00754881" w:rsidRDefault="009961DA" w:rsidP="009961DA">
            <w:pPr>
              <w:rPr>
                <w:del w:id="9615" w:author="XuanWen Chen" w:date="2019-01-02T08:00:00Z"/>
                <w:rFonts w:hAnsi="宋体"/>
              </w:rPr>
            </w:pPr>
            <w:del w:id="9616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5EE73FC3" w14:textId="2A0EED35" w:rsidR="009961DA" w:rsidRPr="008035F1" w:rsidDel="00754881" w:rsidRDefault="009961DA" w:rsidP="009961DA">
            <w:pPr>
              <w:rPr>
                <w:del w:id="961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1355141" w14:textId="4040D056" w:rsidTr="009961DA">
        <w:trPr>
          <w:del w:id="9618" w:author="XuanWen Chen" w:date="2019-01-02T08:00:00Z"/>
        </w:trPr>
        <w:tc>
          <w:tcPr>
            <w:tcW w:w="2074" w:type="dxa"/>
          </w:tcPr>
          <w:p w14:paraId="79598169" w14:textId="19742DCD" w:rsidR="009961DA" w:rsidRPr="008035F1" w:rsidDel="00754881" w:rsidRDefault="009961DA" w:rsidP="009961DA">
            <w:pPr>
              <w:rPr>
                <w:del w:id="9619" w:author="XuanWen Chen" w:date="2019-01-02T08:00:00Z"/>
                <w:rFonts w:hAnsi="宋体"/>
              </w:rPr>
            </w:pPr>
            <w:del w:id="9620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79C68DA8" w14:textId="190DC4BA" w:rsidR="009961DA" w:rsidRPr="008035F1" w:rsidDel="00754881" w:rsidRDefault="009961DA" w:rsidP="009961DA">
            <w:pPr>
              <w:rPr>
                <w:del w:id="962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A59CBE4" w14:textId="62B4F540" w:rsidTr="009961DA">
        <w:trPr>
          <w:del w:id="9622" w:author="XuanWen Chen" w:date="2019-01-02T08:00:00Z"/>
        </w:trPr>
        <w:tc>
          <w:tcPr>
            <w:tcW w:w="2074" w:type="dxa"/>
          </w:tcPr>
          <w:p w14:paraId="057B01C2" w14:textId="43B3FBBD" w:rsidR="009961DA" w:rsidRPr="008035F1" w:rsidDel="00754881" w:rsidRDefault="009961DA" w:rsidP="009961DA">
            <w:pPr>
              <w:rPr>
                <w:del w:id="9623" w:author="XuanWen Chen" w:date="2019-01-02T08:00:00Z"/>
                <w:rFonts w:hAnsi="宋体"/>
              </w:rPr>
            </w:pPr>
            <w:del w:id="9624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5AFF2C78" w14:textId="6ACD57FA" w:rsidR="009961DA" w:rsidRPr="008035F1" w:rsidDel="00754881" w:rsidRDefault="009961DA" w:rsidP="009961DA">
            <w:pPr>
              <w:rPr>
                <w:del w:id="9625" w:author="XuanWen Chen" w:date="2019-01-02T08:00:00Z"/>
                <w:rFonts w:hAnsi="宋体"/>
              </w:rPr>
            </w:pPr>
          </w:p>
        </w:tc>
      </w:tr>
      <w:tr w:rsidR="009961DA" w:rsidRPr="008035F1" w:rsidDel="00754881" w14:paraId="13FADBC4" w14:textId="7631B21A" w:rsidTr="009961DA">
        <w:trPr>
          <w:del w:id="9626" w:author="XuanWen Chen" w:date="2019-01-02T08:00:00Z"/>
        </w:trPr>
        <w:tc>
          <w:tcPr>
            <w:tcW w:w="2074" w:type="dxa"/>
          </w:tcPr>
          <w:p w14:paraId="31EFAA91" w14:textId="2B2C2B71" w:rsidR="009961DA" w:rsidRPr="008035F1" w:rsidDel="00754881" w:rsidRDefault="009961DA" w:rsidP="009961DA">
            <w:pPr>
              <w:rPr>
                <w:del w:id="9627" w:author="XuanWen Chen" w:date="2019-01-02T08:00:00Z"/>
                <w:rFonts w:hAnsi="宋体"/>
              </w:rPr>
            </w:pPr>
            <w:del w:id="9628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526F541E" w14:textId="588B61BF" w:rsidR="009961DA" w:rsidRPr="002E6A2F" w:rsidDel="00754881" w:rsidRDefault="009961DA" w:rsidP="009961DA">
            <w:pPr>
              <w:rPr>
                <w:del w:id="9629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76E20A8" w14:textId="75366E83" w:rsidTr="009961DA">
        <w:trPr>
          <w:del w:id="9630" w:author="XuanWen Chen" w:date="2019-01-02T08:00:00Z"/>
        </w:trPr>
        <w:tc>
          <w:tcPr>
            <w:tcW w:w="2074" w:type="dxa"/>
          </w:tcPr>
          <w:p w14:paraId="19CDB204" w14:textId="3C8AB280" w:rsidR="009961DA" w:rsidRPr="008035F1" w:rsidDel="00754881" w:rsidRDefault="009961DA" w:rsidP="009961DA">
            <w:pPr>
              <w:rPr>
                <w:del w:id="9631" w:author="XuanWen Chen" w:date="2019-01-02T08:00:00Z"/>
                <w:rFonts w:hAnsi="宋体"/>
              </w:rPr>
            </w:pPr>
            <w:del w:id="9632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033305B2" w14:textId="2FEEBF87" w:rsidR="009961DA" w:rsidRPr="008035F1" w:rsidDel="00754881" w:rsidRDefault="009961DA" w:rsidP="009961DA">
            <w:pPr>
              <w:rPr>
                <w:del w:id="9633" w:author="XuanWen Chen" w:date="2019-01-02T08:00:00Z"/>
                <w:rFonts w:hAnsi="宋体"/>
              </w:rPr>
            </w:pPr>
          </w:p>
        </w:tc>
      </w:tr>
    </w:tbl>
    <w:p w14:paraId="36E7A034" w14:textId="1756D310" w:rsidR="009961DA" w:rsidDel="00754881" w:rsidRDefault="000E17AA" w:rsidP="000E17AA">
      <w:pPr>
        <w:pStyle w:val="3"/>
        <w:rPr>
          <w:del w:id="9634" w:author="XuanWen Chen" w:date="2019-01-02T08:00:00Z"/>
        </w:rPr>
      </w:pPr>
      <w:del w:id="9635" w:author="XuanWen Chen" w:date="2019-01-02T08:00:00Z">
        <w:r w:rsidDel="00754881">
          <w:rPr>
            <w:rFonts w:hint="eastAsia"/>
          </w:rPr>
          <w:delText>指导者收藏帖子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79C7D06A" w14:textId="41A66523" w:rsidTr="009961DA">
        <w:trPr>
          <w:del w:id="9636" w:author="XuanWen Chen" w:date="2019-01-02T08:00:00Z"/>
        </w:trPr>
        <w:tc>
          <w:tcPr>
            <w:tcW w:w="2074" w:type="dxa"/>
          </w:tcPr>
          <w:p w14:paraId="6EF9CD32" w14:textId="67CC8E34" w:rsidR="009961DA" w:rsidRPr="008035F1" w:rsidDel="00754881" w:rsidRDefault="009961DA" w:rsidP="009961DA">
            <w:pPr>
              <w:rPr>
                <w:del w:id="9637" w:author="XuanWen Chen" w:date="2019-01-02T08:00:00Z"/>
                <w:rFonts w:hAnsi="宋体"/>
                <w:b/>
              </w:rPr>
            </w:pPr>
            <w:del w:id="963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0041DCFF" w14:textId="1CA6AF79" w:rsidR="009961DA" w:rsidRPr="008035F1" w:rsidDel="00754881" w:rsidRDefault="009961DA" w:rsidP="009961DA">
            <w:pPr>
              <w:rPr>
                <w:del w:id="9639" w:author="XuanWen Chen" w:date="2019-01-02T08:00:00Z"/>
                <w:rFonts w:hAnsi="宋体"/>
                <w:b/>
              </w:rPr>
            </w:pPr>
            <w:del w:id="9640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9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指导者收藏帖子</w:delText>
              </w:r>
            </w:del>
          </w:p>
        </w:tc>
      </w:tr>
      <w:tr w:rsidR="009961DA" w:rsidRPr="008035F1" w:rsidDel="00754881" w14:paraId="3DEA000B" w14:textId="32ADD2CB" w:rsidTr="009961DA">
        <w:trPr>
          <w:del w:id="9641" w:author="XuanWen Chen" w:date="2019-01-02T08:00:00Z"/>
        </w:trPr>
        <w:tc>
          <w:tcPr>
            <w:tcW w:w="2074" w:type="dxa"/>
          </w:tcPr>
          <w:p w14:paraId="0193720B" w14:textId="5E4D4BD6" w:rsidR="009961DA" w:rsidRPr="008035F1" w:rsidDel="00754881" w:rsidRDefault="009961DA" w:rsidP="009961DA">
            <w:pPr>
              <w:jc w:val="left"/>
              <w:rPr>
                <w:del w:id="9642" w:author="XuanWen Chen" w:date="2019-01-02T08:00:00Z"/>
                <w:rFonts w:hAnsi="宋体"/>
              </w:rPr>
            </w:pPr>
            <w:del w:id="9643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108AB158" w14:textId="36EF3615" w:rsidR="009961DA" w:rsidRPr="008035F1" w:rsidDel="00754881" w:rsidRDefault="009961DA" w:rsidP="009961DA">
            <w:pPr>
              <w:jc w:val="left"/>
              <w:rPr>
                <w:del w:id="9644" w:author="XuanWen Chen" w:date="2019-01-02T08:00:00Z"/>
                <w:rFonts w:hAnsi="宋体"/>
              </w:rPr>
            </w:pPr>
            <w:del w:id="9645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33C229EE" w14:textId="5807644A" w:rsidR="009961DA" w:rsidRPr="008035F1" w:rsidDel="00754881" w:rsidRDefault="009961DA" w:rsidP="009961DA">
            <w:pPr>
              <w:jc w:val="left"/>
              <w:rPr>
                <w:del w:id="9646" w:author="XuanWen Chen" w:date="2019-01-02T08:00:00Z"/>
                <w:rFonts w:hAnsi="宋体"/>
              </w:rPr>
            </w:pPr>
            <w:del w:id="9647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3ACF4DD7" w14:textId="5F9A048F" w:rsidR="009961DA" w:rsidRPr="008035F1" w:rsidDel="00754881" w:rsidRDefault="009961DA" w:rsidP="009961DA">
            <w:pPr>
              <w:jc w:val="left"/>
              <w:rPr>
                <w:del w:id="9648" w:author="XuanWen Chen" w:date="2019-01-02T08:00:00Z"/>
                <w:rFonts w:hAnsi="宋体"/>
              </w:rPr>
            </w:pPr>
            <w:del w:id="9649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481E5C79" w14:textId="78372C42" w:rsidTr="009961DA">
        <w:trPr>
          <w:del w:id="9650" w:author="XuanWen Chen" w:date="2019-01-02T08:00:00Z"/>
        </w:trPr>
        <w:tc>
          <w:tcPr>
            <w:tcW w:w="2074" w:type="dxa"/>
          </w:tcPr>
          <w:p w14:paraId="55107A5D" w14:textId="30081CE9" w:rsidR="009961DA" w:rsidRPr="008035F1" w:rsidDel="00754881" w:rsidRDefault="009961DA" w:rsidP="009961DA">
            <w:pPr>
              <w:jc w:val="left"/>
              <w:rPr>
                <w:del w:id="9651" w:author="XuanWen Chen" w:date="2019-01-02T08:00:00Z"/>
                <w:rFonts w:hAnsi="宋体"/>
              </w:rPr>
            </w:pPr>
            <w:del w:id="9652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74332FDA" w14:textId="27DB2AE5" w:rsidR="009961DA" w:rsidRPr="008035F1" w:rsidDel="00754881" w:rsidRDefault="009961DA" w:rsidP="009961DA">
            <w:pPr>
              <w:jc w:val="left"/>
              <w:rPr>
                <w:del w:id="9653" w:author="XuanWen Chen" w:date="2019-01-02T08:00:00Z"/>
                <w:rFonts w:hAnsi="宋体"/>
              </w:rPr>
            </w:pPr>
            <w:del w:id="9654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6ABFB7E0" w14:textId="6932EE63" w:rsidR="009961DA" w:rsidRPr="008035F1" w:rsidDel="00754881" w:rsidRDefault="009961DA" w:rsidP="009961DA">
            <w:pPr>
              <w:jc w:val="left"/>
              <w:rPr>
                <w:del w:id="9655" w:author="XuanWen Chen" w:date="2019-01-02T08:00:00Z"/>
                <w:rFonts w:hAnsi="宋体"/>
              </w:rPr>
            </w:pPr>
            <w:del w:id="9656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57FE0BFA" w14:textId="5A61E265" w:rsidR="009961DA" w:rsidRPr="008035F1" w:rsidDel="00754881" w:rsidRDefault="009961DA" w:rsidP="009961DA">
            <w:pPr>
              <w:jc w:val="left"/>
              <w:rPr>
                <w:del w:id="9657" w:author="XuanWen Chen" w:date="2019-01-02T08:00:00Z"/>
                <w:rFonts w:hAnsi="宋体"/>
              </w:rPr>
            </w:pPr>
            <w:del w:id="9658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35456493" w14:textId="6775E5AB" w:rsidTr="009961DA">
        <w:trPr>
          <w:del w:id="9659" w:author="XuanWen Chen" w:date="2019-01-02T08:00:00Z"/>
        </w:trPr>
        <w:tc>
          <w:tcPr>
            <w:tcW w:w="2074" w:type="dxa"/>
          </w:tcPr>
          <w:p w14:paraId="4FCE61F3" w14:textId="47F399F2" w:rsidR="009961DA" w:rsidRPr="008035F1" w:rsidDel="00754881" w:rsidRDefault="009961DA" w:rsidP="009961DA">
            <w:pPr>
              <w:jc w:val="left"/>
              <w:rPr>
                <w:del w:id="9660" w:author="XuanWen Chen" w:date="2019-01-02T08:00:00Z"/>
                <w:rFonts w:hAnsi="宋体"/>
              </w:rPr>
            </w:pPr>
            <w:del w:id="9661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3B9098DF" w14:textId="4695449C" w:rsidR="009961DA" w:rsidDel="00754881" w:rsidRDefault="009961DA" w:rsidP="009961DA">
            <w:pPr>
              <w:jc w:val="left"/>
              <w:rPr>
                <w:del w:id="9662" w:author="XuanWen Chen" w:date="2019-01-02T08:00:00Z"/>
                <w:rFonts w:hAnsi="宋体"/>
              </w:rPr>
            </w:pPr>
            <w:del w:id="9663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1D2B7A2A" w14:textId="41992152" w:rsidTr="009961DA">
        <w:trPr>
          <w:del w:id="9664" w:author="XuanWen Chen" w:date="2019-01-02T08:00:00Z"/>
        </w:trPr>
        <w:tc>
          <w:tcPr>
            <w:tcW w:w="2074" w:type="dxa"/>
          </w:tcPr>
          <w:p w14:paraId="423032C5" w14:textId="50CBB9A1" w:rsidR="009961DA" w:rsidRPr="008035F1" w:rsidDel="00754881" w:rsidRDefault="009961DA" w:rsidP="009961DA">
            <w:pPr>
              <w:jc w:val="left"/>
              <w:rPr>
                <w:del w:id="9665" w:author="XuanWen Chen" w:date="2019-01-02T08:00:00Z"/>
                <w:rFonts w:hAnsi="宋体"/>
              </w:rPr>
            </w:pPr>
            <w:del w:id="9666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4E188176" w14:textId="564F771B" w:rsidR="009961DA" w:rsidRPr="008035F1" w:rsidDel="00754881" w:rsidRDefault="009961DA" w:rsidP="009961DA">
            <w:pPr>
              <w:jc w:val="left"/>
              <w:rPr>
                <w:del w:id="9667" w:author="XuanWen Chen" w:date="2019-01-02T08:00:00Z"/>
                <w:rFonts w:hAnsi="宋体"/>
              </w:rPr>
            </w:pPr>
            <w:del w:id="9668" w:author="XuanWen Chen" w:date="2019-01-02T08:00:00Z">
              <w:r w:rsidDel="00754881">
                <w:rPr>
                  <w:rFonts w:hAnsi="宋体" w:hint="eastAsia"/>
                </w:rPr>
                <w:delText>指导者收藏社区中的帖子</w:delText>
              </w:r>
            </w:del>
          </w:p>
        </w:tc>
      </w:tr>
      <w:tr w:rsidR="009961DA" w:rsidRPr="008035F1" w:rsidDel="00754881" w14:paraId="240C277E" w14:textId="6E8570D7" w:rsidTr="009961DA">
        <w:trPr>
          <w:del w:id="9669" w:author="XuanWen Chen" w:date="2019-01-02T08:00:00Z"/>
        </w:trPr>
        <w:tc>
          <w:tcPr>
            <w:tcW w:w="2074" w:type="dxa"/>
          </w:tcPr>
          <w:p w14:paraId="27FA5F1F" w14:textId="5E7D7639" w:rsidR="009961DA" w:rsidRPr="008035F1" w:rsidDel="00754881" w:rsidRDefault="009961DA" w:rsidP="009961DA">
            <w:pPr>
              <w:jc w:val="left"/>
              <w:rPr>
                <w:del w:id="9670" w:author="XuanWen Chen" w:date="2019-01-02T08:00:00Z"/>
                <w:rFonts w:hAnsi="宋体"/>
              </w:rPr>
            </w:pPr>
            <w:del w:id="9671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4B1FF523" w14:textId="7DE2528A" w:rsidR="009961DA" w:rsidRPr="008035F1" w:rsidDel="00754881" w:rsidRDefault="009961DA" w:rsidP="009961DA">
            <w:pPr>
              <w:jc w:val="left"/>
              <w:rPr>
                <w:del w:id="9672" w:author="XuanWen Chen" w:date="2019-01-02T08:00:00Z"/>
                <w:rFonts w:hAnsi="宋体"/>
              </w:rPr>
            </w:pPr>
            <w:del w:id="9673" w:author="XuanWen Chen" w:date="2019-01-02T08:00:00Z">
              <w:r w:rsidDel="00754881">
                <w:rPr>
                  <w:rFonts w:hAnsi="宋体" w:hint="eastAsia"/>
                </w:rPr>
                <w:delText>指导者需要收藏社区中的帖子</w:delText>
              </w:r>
            </w:del>
          </w:p>
        </w:tc>
      </w:tr>
      <w:tr w:rsidR="009961DA" w:rsidRPr="008035F1" w:rsidDel="00754881" w14:paraId="00D70210" w14:textId="45E92EB1" w:rsidTr="009961DA">
        <w:trPr>
          <w:del w:id="9674" w:author="XuanWen Chen" w:date="2019-01-02T08:00:00Z"/>
        </w:trPr>
        <w:tc>
          <w:tcPr>
            <w:tcW w:w="2074" w:type="dxa"/>
          </w:tcPr>
          <w:p w14:paraId="0153D635" w14:textId="09230948" w:rsidR="009961DA" w:rsidRPr="008035F1" w:rsidDel="00754881" w:rsidRDefault="009961DA" w:rsidP="009961DA">
            <w:pPr>
              <w:rPr>
                <w:del w:id="9675" w:author="XuanWen Chen" w:date="2019-01-02T08:00:00Z"/>
                <w:rFonts w:hAnsi="宋体"/>
              </w:rPr>
            </w:pPr>
            <w:del w:id="9676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084D6308" w14:textId="303BB37A" w:rsidR="009961DA" w:rsidDel="00754881" w:rsidRDefault="009961DA" w:rsidP="009961DA">
            <w:pPr>
              <w:rPr>
                <w:del w:id="9677" w:author="XuanWen Chen" w:date="2019-01-02T08:00:00Z"/>
                <w:rFonts w:hAnsi="宋体"/>
              </w:rPr>
            </w:pPr>
            <w:del w:id="9678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1BDCF118" w14:textId="33B40010" w:rsidR="009961DA" w:rsidDel="00754881" w:rsidRDefault="009961DA" w:rsidP="009961DA">
            <w:pPr>
              <w:rPr>
                <w:del w:id="9679" w:author="XuanWen Chen" w:date="2019-01-02T08:00:00Z"/>
                <w:rFonts w:hAnsi="宋体"/>
              </w:rPr>
            </w:pPr>
            <w:del w:id="9680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0619D3C4" w14:textId="4AB4C628" w:rsidR="009961DA" w:rsidDel="00754881" w:rsidRDefault="009961DA" w:rsidP="009961DA">
            <w:pPr>
              <w:rPr>
                <w:del w:id="9681" w:author="XuanWen Chen" w:date="2019-01-02T08:00:00Z"/>
                <w:rFonts w:hAnsi="宋体"/>
              </w:rPr>
            </w:pPr>
            <w:del w:id="9682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进入板块</w:delText>
              </w:r>
            </w:del>
          </w:p>
          <w:p w14:paraId="27DDBE37" w14:textId="6AB892EB" w:rsidR="009961DA" w:rsidRPr="009B7CFA" w:rsidDel="00754881" w:rsidRDefault="009961DA" w:rsidP="009961DA">
            <w:pPr>
              <w:rPr>
                <w:del w:id="9683" w:author="XuanWen Chen" w:date="2019-01-02T08:00:00Z"/>
                <w:rFonts w:hAnsi="宋体"/>
              </w:rPr>
            </w:pPr>
            <w:del w:id="9684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4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查看帖子</w:delText>
              </w:r>
            </w:del>
          </w:p>
        </w:tc>
      </w:tr>
      <w:tr w:rsidR="009961DA" w:rsidRPr="008035F1" w:rsidDel="00754881" w14:paraId="4FD0D914" w14:textId="0260B2D9" w:rsidTr="009961DA">
        <w:trPr>
          <w:del w:id="9685" w:author="XuanWen Chen" w:date="2019-01-02T08:00:00Z"/>
        </w:trPr>
        <w:tc>
          <w:tcPr>
            <w:tcW w:w="2074" w:type="dxa"/>
          </w:tcPr>
          <w:p w14:paraId="5376D2E0" w14:textId="2DBF53D9" w:rsidR="009961DA" w:rsidRPr="008035F1" w:rsidDel="00754881" w:rsidRDefault="009961DA" w:rsidP="009961DA">
            <w:pPr>
              <w:rPr>
                <w:del w:id="9686" w:author="XuanWen Chen" w:date="2019-01-02T08:00:00Z"/>
                <w:rFonts w:hAnsi="宋体"/>
              </w:rPr>
            </w:pPr>
            <w:del w:id="9687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1084C045" w14:textId="11D3B8AE" w:rsidR="009961DA" w:rsidRPr="00AC7EB5" w:rsidDel="00754881" w:rsidRDefault="009961DA" w:rsidP="009961DA">
            <w:pPr>
              <w:rPr>
                <w:del w:id="9688" w:author="XuanWen Chen" w:date="2019-01-02T08:00:00Z"/>
                <w:rFonts w:hAnsi="宋体"/>
              </w:rPr>
            </w:pPr>
            <w:del w:id="9689" w:author="XuanWen Chen" w:date="2019-01-02T08:00:00Z">
              <w:r w:rsidDel="00754881">
                <w:rPr>
                  <w:rFonts w:hAnsi="宋体" w:hint="eastAsia"/>
                </w:rPr>
                <w:delText>PSOT-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：我的收藏列表更新</w:delText>
              </w:r>
            </w:del>
          </w:p>
        </w:tc>
      </w:tr>
      <w:tr w:rsidR="009961DA" w:rsidRPr="002B179C" w:rsidDel="00754881" w14:paraId="700ACCC3" w14:textId="3A542FDA" w:rsidTr="009961DA">
        <w:trPr>
          <w:del w:id="9690" w:author="XuanWen Chen" w:date="2019-01-02T08:00:00Z"/>
        </w:trPr>
        <w:tc>
          <w:tcPr>
            <w:tcW w:w="2074" w:type="dxa"/>
          </w:tcPr>
          <w:p w14:paraId="1A24AF15" w14:textId="4198D1F3" w:rsidR="009961DA" w:rsidRPr="008035F1" w:rsidDel="00754881" w:rsidRDefault="009961DA" w:rsidP="009961DA">
            <w:pPr>
              <w:rPr>
                <w:del w:id="9691" w:author="XuanWen Chen" w:date="2019-01-02T08:00:00Z"/>
                <w:rFonts w:hAnsi="宋体"/>
              </w:rPr>
            </w:pPr>
            <w:del w:id="9692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0C5D71CD" w14:textId="55BFAE7D" w:rsidR="009961DA" w:rsidDel="00754881" w:rsidRDefault="009961DA" w:rsidP="009961DA">
            <w:pPr>
              <w:pStyle w:val="a9"/>
              <w:ind w:left="360" w:firstLineChars="0" w:firstLine="0"/>
              <w:rPr>
                <w:del w:id="9693" w:author="XuanWen Chen" w:date="2019-01-02T08:00:00Z"/>
                <w:rFonts w:hAnsi="宋体"/>
              </w:rPr>
            </w:pPr>
            <w:del w:id="9694" w:author="XuanWen Chen" w:date="2019-01-02T08:00:00Z">
              <w:r w:rsidDel="00754881">
                <w:rPr>
                  <w:rFonts w:hAnsi="宋体"/>
                </w:rPr>
                <w:delText xml:space="preserve">9.0 </w:delText>
              </w:r>
              <w:r w:rsidDel="00754881">
                <w:rPr>
                  <w:rFonts w:hAnsi="宋体" w:hint="eastAsia"/>
                </w:rPr>
                <w:delText>指导者收藏帖子</w:delText>
              </w:r>
            </w:del>
          </w:p>
          <w:p w14:paraId="77E38FA6" w14:textId="5DEF2465" w:rsidR="009961DA" w:rsidRPr="002B179C" w:rsidDel="00754881" w:rsidRDefault="009961DA" w:rsidP="009961DA">
            <w:pPr>
              <w:rPr>
                <w:del w:id="9695" w:author="XuanWen Chen" w:date="2019-01-02T08:00:00Z"/>
                <w:rFonts w:hAnsi="宋体"/>
              </w:rPr>
            </w:pPr>
            <w:del w:id="9696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收藏</w:delText>
              </w:r>
            </w:del>
          </w:p>
        </w:tc>
      </w:tr>
      <w:tr w:rsidR="009961DA" w:rsidRPr="008035F1" w:rsidDel="00754881" w14:paraId="2D3C04A7" w14:textId="793C2DF7" w:rsidTr="009961DA">
        <w:trPr>
          <w:trHeight w:val="1370"/>
          <w:del w:id="9697" w:author="XuanWen Chen" w:date="2019-01-02T08:00:00Z"/>
        </w:trPr>
        <w:tc>
          <w:tcPr>
            <w:tcW w:w="2074" w:type="dxa"/>
          </w:tcPr>
          <w:p w14:paraId="695E3F9C" w14:textId="3E7AD5F4" w:rsidR="009961DA" w:rsidRPr="008035F1" w:rsidDel="00754881" w:rsidRDefault="009961DA" w:rsidP="009961DA">
            <w:pPr>
              <w:rPr>
                <w:del w:id="9698" w:author="XuanWen Chen" w:date="2019-01-02T08:00:00Z"/>
                <w:rFonts w:hAnsi="宋体"/>
              </w:rPr>
            </w:pPr>
            <w:del w:id="9699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5FBB3DBA" w14:textId="096EC304" w:rsidR="009961DA" w:rsidRPr="00FD6E19" w:rsidDel="00754881" w:rsidRDefault="009961DA" w:rsidP="009961DA">
            <w:pPr>
              <w:rPr>
                <w:del w:id="970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D00DC76" w14:textId="7B8C7602" w:rsidTr="009961DA">
        <w:trPr>
          <w:del w:id="9701" w:author="XuanWen Chen" w:date="2019-01-02T08:00:00Z"/>
        </w:trPr>
        <w:tc>
          <w:tcPr>
            <w:tcW w:w="2074" w:type="dxa"/>
          </w:tcPr>
          <w:p w14:paraId="728B4CB6" w14:textId="1A00E618" w:rsidR="009961DA" w:rsidRPr="008035F1" w:rsidDel="00754881" w:rsidRDefault="009961DA" w:rsidP="009961DA">
            <w:pPr>
              <w:rPr>
                <w:del w:id="9702" w:author="XuanWen Chen" w:date="2019-01-02T08:00:00Z"/>
                <w:rFonts w:hAnsi="宋体"/>
              </w:rPr>
            </w:pPr>
            <w:del w:id="9703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650ADE59" w14:textId="3A2A15A0" w:rsidR="009961DA" w:rsidRPr="00FD6E19" w:rsidDel="00754881" w:rsidRDefault="009961DA" w:rsidP="009961DA">
            <w:pPr>
              <w:rPr>
                <w:del w:id="9704" w:author="XuanWen Chen" w:date="2019-01-02T08:00:00Z"/>
                <w:rFonts w:hAnsi="宋体"/>
              </w:rPr>
            </w:pPr>
            <w:del w:id="9705" w:author="XuanWen Chen" w:date="2019-01-02T08:00:00Z">
              <w:r w:rsidDel="00754881">
                <w:rPr>
                  <w:rFonts w:hAnsi="宋体"/>
                </w:rPr>
                <w:delText xml:space="preserve">9.0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此帖已收藏</w:delText>
              </w:r>
            </w:del>
          </w:p>
        </w:tc>
      </w:tr>
      <w:tr w:rsidR="009961DA" w:rsidRPr="008035F1" w:rsidDel="00754881" w14:paraId="49D7DB3C" w14:textId="203AF485" w:rsidTr="009961DA">
        <w:trPr>
          <w:del w:id="9706" w:author="XuanWen Chen" w:date="2019-01-02T08:00:00Z"/>
        </w:trPr>
        <w:tc>
          <w:tcPr>
            <w:tcW w:w="2074" w:type="dxa"/>
          </w:tcPr>
          <w:p w14:paraId="55169CCB" w14:textId="28998847" w:rsidR="009961DA" w:rsidRPr="008035F1" w:rsidDel="00754881" w:rsidRDefault="009961DA" w:rsidP="009961DA">
            <w:pPr>
              <w:rPr>
                <w:del w:id="9707" w:author="XuanWen Chen" w:date="2019-01-02T08:00:00Z"/>
                <w:rFonts w:hAnsi="宋体"/>
              </w:rPr>
            </w:pPr>
            <w:del w:id="9708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5F89F062" w14:textId="250DDF44" w:rsidR="009961DA" w:rsidRPr="008035F1" w:rsidDel="00754881" w:rsidRDefault="009961DA" w:rsidP="009961DA">
            <w:pPr>
              <w:rPr>
                <w:del w:id="9709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3D86E41" w14:textId="0C044CF0" w:rsidTr="009961DA">
        <w:trPr>
          <w:del w:id="9710" w:author="XuanWen Chen" w:date="2019-01-02T08:00:00Z"/>
        </w:trPr>
        <w:tc>
          <w:tcPr>
            <w:tcW w:w="2074" w:type="dxa"/>
          </w:tcPr>
          <w:p w14:paraId="79025B65" w14:textId="2F08A688" w:rsidR="009961DA" w:rsidRPr="008035F1" w:rsidDel="00754881" w:rsidRDefault="009961DA" w:rsidP="009961DA">
            <w:pPr>
              <w:rPr>
                <w:del w:id="9711" w:author="XuanWen Chen" w:date="2019-01-02T08:00:00Z"/>
                <w:rFonts w:hAnsi="宋体"/>
              </w:rPr>
            </w:pPr>
            <w:del w:id="9712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6A792049" w14:textId="79E97396" w:rsidR="009961DA" w:rsidRPr="008035F1" w:rsidDel="00754881" w:rsidRDefault="009961DA" w:rsidP="009961DA">
            <w:pPr>
              <w:rPr>
                <w:del w:id="9713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1D379F0" w14:textId="4B071092" w:rsidTr="009961DA">
        <w:trPr>
          <w:del w:id="9714" w:author="XuanWen Chen" w:date="2019-01-02T08:00:00Z"/>
        </w:trPr>
        <w:tc>
          <w:tcPr>
            <w:tcW w:w="2074" w:type="dxa"/>
          </w:tcPr>
          <w:p w14:paraId="610A965E" w14:textId="04BF771B" w:rsidR="009961DA" w:rsidRPr="008035F1" w:rsidDel="00754881" w:rsidRDefault="009961DA" w:rsidP="009961DA">
            <w:pPr>
              <w:rPr>
                <w:del w:id="9715" w:author="XuanWen Chen" w:date="2019-01-02T08:00:00Z"/>
                <w:rFonts w:hAnsi="宋体"/>
              </w:rPr>
            </w:pPr>
            <w:del w:id="9716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6E377D6C" w14:textId="4048FC62" w:rsidR="009961DA" w:rsidRPr="008035F1" w:rsidDel="00754881" w:rsidRDefault="009961DA" w:rsidP="009961DA">
            <w:pPr>
              <w:rPr>
                <w:del w:id="971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4633343" w14:textId="0A8697F8" w:rsidTr="009961DA">
        <w:trPr>
          <w:del w:id="9718" w:author="XuanWen Chen" w:date="2019-01-02T08:00:00Z"/>
        </w:trPr>
        <w:tc>
          <w:tcPr>
            <w:tcW w:w="2074" w:type="dxa"/>
          </w:tcPr>
          <w:p w14:paraId="08F9E700" w14:textId="2DA6ECB4" w:rsidR="009961DA" w:rsidRPr="008035F1" w:rsidDel="00754881" w:rsidRDefault="009961DA" w:rsidP="009961DA">
            <w:pPr>
              <w:rPr>
                <w:del w:id="9719" w:author="XuanWen Chen" w:date="2019-01-02T08:00:00Z"/>
                <w:rFonts w:hAnsi="宋体"/>
              </w:rPr>
            </w:pPr>
            <w:del w:id="9720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761F934F" w14:textId="77D391A0" w:rsidR="009961DA" w:rsidRPr="002E6A2F" w:rsidDel="00754881" w:rsidRDefault="009961DA" w:rsidP="009961DA">
            <w:pPr>
              <w:rPr>
                <w:del w:id="972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7D0D635" w14:textId="215CA8B1" w:rsidTr="009961DA">
        <w:trPr>
          <w:del w:id="9722" w:author="XuanWen Chen" w:date="2019-01-02T08:00:00Z"/>
        </w:trPr>
        <w:tc>
          <w:tcPr>
            <w:tcW w:w="2074" w:type="dxa"/>
          </w:tcPr>
          <w:p w14:paraId="5CB26B07" w14:textId="3065E5FC" w:rsidR="009961DA" w:rsidRPr="008035F1" w:rsidDel="00754881" w:rsidRDefault="009961DA" w:rsidP="009961DA">
            <w:pPr>
              <w:rPr>
                <w:del w:id="9723" w:author="XuanWen Chen" w:date="2019-01-02T08:00:00Z"/>
                <w:rFonts w:hAnsi="宋体"/>
              </w:rPr>
            </w:pPr>
            <w:del w:id="9724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43C0D5A4" w14:textId="11E1E00A" w:rsidR="009961DA" w:rsidRPr="008035F1" w:rsidDel="00754881" w:rsidRDefault="009961DA" w:rsidP="009961DA">
            <w:pPr>
              <w:rPr>
                <w:del w:id="9725" w:author="XuanWen Chen" w:date="2019-01-02T08:00:00Z"/>
                <w:rFonts w:hAnsi="宋体"/>
              </w:rPr>
            </w:pPr>
            <w:del w:id="9726" w:author="XuanWen Chen" w:date="2019-01-02T08:00:00Z">
              <w:r w:rsidDel="00754881">
                <w:rPr>
                  <w:rFonts w:hAnsi="宋体" w:hint="eastAsia"/>
                </w:rPr>
                <w:delText>收藏还未收藏的帖子</w:delText>
              </w:r>
            </w:del>
          </w:p>
        </w:tc>
      </w:tr>
    </w:tbl>
    <w:p w14:paraId="01B6A319" w14:textId="7AC04598" w:rsidR="009961DA" w:rsidDel="00754881" w:rsidRDefault="009961DA" w:rsidP="009961DA">
      <w:pPr>
        <w:rPr>
          <w:del w:id="9727" w:author="XuanWen Chen" w:date="2019-01-02T08:00:00Z"/>
        </w:rPr>
      </w:pPr>
    </w:p>
    <w:p w14:paraId="569BA283" w14:textId="15D8359F" w:rsidR="009961DA" w:rsidDel="00754881" w:rsidRDefault="009961DA" w:rsidP="009961DA">
      <w:pPr>
        <w:widowControl/>
        <w:jc w:val="left"/>
        <w:rPr>
          <w:del w:id="9728" w:author="XuanWen Chen" w:date="2019-01-02T08:00:00Z"/>
        </w:rPr>
      </w:pPr>
      <w:del w:id="9729" w:author="XuanWen Chen" w:date="2019-01-02T08:00:00Z">
        <w:r w:rsidDel="00754881">
          <w:br w:type="page"/>
        </w:r>
      </w:del>
    </w:p>
    <w:p w14:paraId="2BB670C8" w14:textId="367264DF" w:rsidR="009961DA" w:rsidDel="00754881" w:rsidRDefault="000E17AA" w:rsidP="000E17AA">
      <w:pPr>
        <w:pStyle w:val="3"/>
        <w:rPr>
          <w:del w:id="9730" w:author="XuanWen Chen" w:date="2019-01-02T08:00:00Z"/>
        </w:rPr>
      </w:pPr>
      <w:del w:id="9731" w:author="XuanWen Chen" w:date="2019-01-02T08:00:00Z">
        <w:r w:rsidDel="00754881">
          <w:rPr>
            <w:rFonts w:hint="eastAsia"/>
          </w:rPr>
          <w:delText>指导者回复帖子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27642D32" w14:textId="2ACA6D0B" w:rsidTr="009961DA">
        <w:trPr>
          <w:del w:id="9732" w:author="XuanWen Chen" w:date="2019-01-02T08:00:00Z"/>
        </w:trPr>
        <w:tc>
          <w:tcPr>
            <w:tcW w:w="2074" w:type="dxa"/>
          </w:tcPr>
          <w:p w14:paraId="1111766F" w14:textId="3F07B1B7" w:rsidR="009961DA" w:rsidRPr="008035F1" w:rsidDel="00754881" w:rsidRDefault="009961DA" w:rsidP="009961DA">
            <w:pPr>
              <w:rPr>
                <w:del w:id="9733" w:author="XuanWen Chen" w:date="2019-01-02T08:00:00Z"/>
                <w:rFonts w:hAnsi="宋体"/>
                <w:b/>
              </w:rPr>
            </w:pPr>
            <w:del w:id="973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65F948A1" w14:textId="22517A38" w:rsidR="009961DA" w:rsidRPr="008035F1" w:rsidDel="00754881" w:rsidRDefault="009961DA" w:rsidP="009961DA">
            <w:pPr>
              <w:rPr>
                <w:del w:id="9735" w:author="XuanWen Chen" w:date="2019-01-02T08:00:00Z"/>
                <w:rFonts w:hAnsi="宋体"/>
                <w:b/>
              </w:rPr>
            </w:pPr>
            <w:del w:id="973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10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指导者回复帖子</w:delText>
              </w:r>
            </w:del>
          </w:p>
        </w:tc>
      </w:tr>
      <w:tr w:rsidR="009961DA" w:rsidRPr="008035F1" w:rsidDel="00754881" w14:paraId="09495235" w14:textId="4AC805FA" w:rsidTr="009961DA">
        <w:trPr>
          <w:del w:id="9737" w:author="XuanWen Chen" w:date="2019-01-02T08:00:00Z"/>
        </w:trPr>
        <w:tc>
          <w:tcPr>
            <w:tcW w:w="2074" w:type="dxa"/>
          </w:tcPr>
          <w:p w14:paraId="49268F6F" w14:textId="7263760D" w:rsidR="009961DA" w:rsidRPr="008035F1" w:rsidDel="00754881" w:rsidRDefault="009961DA" w:rsidP="009961DA">
            <w:pPr>
              <w:jc w:val="left"/>
              <w:rPr>
                <w:del w:id="9738" w:author="XuanWen Chen" w:date="2019-01-02T08:00:00Z"/>
                <w:rFonts w:hAnsi="宋体"/>
              </w:rPr>
            </w:pPr>
            <w:del w:id="973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67597EF9" w14:textId="706C5E15" w:rsidR="009961DA" w:rsidRPr="008035F1" w:rsidDel="00754881" w:rsidRDefault="009961DA" w:rsidP="009961DA">
            <w:pPr>
              <w:jc w:val="left"/>
              <w:rPr>
                <w:del w:id="9740" w:author="XuanWen Chen" w:date="2019-01-02T08:00:00Z"/>
                <w:rFonts w:hAnsi="宋体"/>
              </w:rPr>
            </w:pPr>
            <w:del w:id="9741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6F68F4A4" w14:textId="3C718E3B" w:rsidR="009961DA" w:rsidRPr="008035F1" w:rsidDel="00754881" w:rsidRDefault="009961DA" w:rsidP="009961DA">
            <w:pPr>
              <w:jc w:val="left"/>
              <w:rPr>
                <w:del w:id="9742" w:author="XuanWen Chen" w:date="2019-01-02T08:00:00Z"/>
                <w:rFonts w:hAnsi="宋体"/>
              </w:rPr>
            </w:pPr>
            <w:del w:id="974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87E1DC8" w14:textId="58B5A000" w:rsidR="009961DA" w:rsidRPr="008035F1" w:rsidDel="00754881" w:rsidRDefault="009961DA" w:rsidP="009961DA">
            <w:pPr>
              <w:jc w:val="left"/>
              <w:rPr>
                <w:del w:id="9744" w:author="XuanWen Chen" w:date="2019-01-02T08:00:00Z"/>
                <w:rFonts w:hAnsi="宋体"/>
              </w:rPr>
            </w:pPr>
            <w:del w:id="9745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3340852E" w14:textId="16C6FFB3" w:rsidTr="009961DA">
        <w:trPr>
          <w:del w:id="9746" w:author="XuanWen Chen" w:date="2019-01-02T08:00:00Z"/>
        </w:trPr>
        <w:tc>
          <w:tcPr>
            <w:tcW w:w="2074" w:type="dxa"/>
          </w:tcPr>
          <w:p w14:paraId="5CE378D8" w14:textId="134373F9" w:rsidR="009961DA" w:rsidRPr="008035F1" w:rsidDel="00754881" w:rsidRDefault="009961DA" w:rsidP="009961DA">
            <w:pPr>
              <w:jc w:val="left"/>
              <w:rPr>
                <w:del w:id="9747" w:author="XuanWen Chen" w:date="2019-01-02T08:00:00Z"/>
                <w:rFonts w:hAnsi="宋体"/>
              </w:rPr>
            </w:pPr>
            <w:del w:id="974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1D9FDC26" w14:textId="2347F1E0" w:rsidR="009961DA" w:rsidRPr="008035F1" w:rsidDel="00754881" w:rsidRDefault="009961DA" w:rsidP="009961DA">
            <w:pPr>
              <w:jc w:val="left"/>
              <w:rPr>
                <w:del w:id="9749" w:author="XuanWen Chen" w:date="2019-01-02T08:00:00Z"/>
                <w:rFonts w:hAnsi="宋体"/>
              </w:rPr>
            </w:pPr>
            <w:del w:id="9750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18CD63F1" w14:textId="7B7A0777" w:rsidR="009961DA" w:rsidRPr="008035F1" w:rsidDel="00754881" w:rsidRDefault="009961DA" w:rsidP="009961DA">
            <w:pPr>
              <w:jc w:val="left"/>
              <w:rPr>
                <w:del w:id="9751" w:author="XuanWen Chen" w:date="2019-01-02T08:00:00Z"/>
                <w:rFonts w:hAnsi="宋体"/>
              </w:rPr>
            </w:pPr>
            <w:del w:id="975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1A7FC8A1" w14:textId="488AFADE" w:rsidR="009961DA" w:rsidRPr="008035F1" w:rsidDel="00754881" w:rsidRDefault="009961DA" w:rsidP="009961DA">
            <w:pPr>
              <w:jc w:val="left"/>
              <w:rPr>
                <w:del w:id="9753" w:author="XuanWen Chen" w:date="2019-01-02T08:00:00Z"/>
                <w:rFonts w:hAnsi="宋体"/>
              </w:rPr>
            </w:pPr>
            <w:del w:id="975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0D88285E" w14:textId="273172BD" w:rsidTr="009961DA">
        <w:trPr>
          <w:del w:id="9755" w:author="XuanWen Chen" w:date="2019-01-02T08:00:00Z"/>
        </w:trPr>
        <w:tc>
          <w:tcPr>
            <w:tcW w:w="2074" w:type="dxa"/>
          </w:tcPr>
          <w:p w14:paraId="4D42147F" w14:textId="67AC9FD2" w:rsidR="009961DA" w:rsidRPr="008035F1" w:rsidDel="00754881" w:rsidRDefault="009961DA" w:rsidP="009961DA">
            <w:pPr>
              <w:jc w:val="left"/>
              <w:rPr>
                <w:del w:id="9756" w:author="XuanWen Chen" w:date="2019-01-02T08:00:00Z"/>
                <w:rFonts w:hAnsi="宋体"/>
              </w:rPr>
            </w:pPr>
            <w:del w:id="9757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7B191D5B" w14:textId="0B2BB7A9" w:rsidR="009961DA" w:rsidDel="00754881" w:rsidRDefault="009961DA" w:rsidP="009961DA">
            <w:pPr>
              <w:jc w:val="left"/>
              <w:rPr>
                <w:del w:id="9758" w:author="XuanWen Chen" w:date="2019-01-02T08:00:00Z"/>
                <w:rFonts w:hAnsi="宋体"/>
              </w:rPr>
            </w:pPr>
            <w:del w:id="9759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5E699041" w14:textId="4435333B" w:rsidTr="009961DA">
        <w:trPr>
          <w:del w:id="9760" w:author="XuanWen Chen" w:date="2019-01-02T08:00:00Z"/>
        </w:trPr>
        <w:tc>
          <w:tcPr>
            <w:tcW w:w="2074" w:type="dxa"/>
          </w:tcPr>
          <w:p w14:paraId="3B815ED0" w14:textId="65669A0C" w:rsidR="009961DA" w:rsidRPr="008035F1" w:rsidDel="00754881" w:rsidRDefault="009961DA" w:rsidP="009961DA">
            <w:pPr>
              <w:jc w:val="left"/>
              <w:rPr>
                <w:del w:id="9761" w:author="XuanWen Chen" w:date="2019-01-02T08:00:00Z"/>
                <w:rFonts w:hAnsi="宋体"/>
              </w:rPr>
            </w:pPr>
            <w:del w:id="9762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6D1F2208" w14:textId="47A947D3" w:rsidR="009961DA" w:rsidRPr="008035F1" w:rsidDel="00754881" w:rsidRDefault="009961DA" w:rsidP="009961DA">
            <w:pPr>
              <w:jc w:val="left"/>
              <w:rPr>
                <w:del w:id="9763" w:author="XuanWen Chen" w:date="2019-01-02T08:00:00Z"/>
                <w:rFonts w:hAnsi="宋体"/>
              </w:rPr>
            </w:pPr>
            <w:del w:id="9764" w:author="XuanWen Chen" w:date="2019-01-02T08:00:00Z">
              <w:r w:rsidDel="00754881">
                <w:rPr>
                  <w:rFonts w:hAnsi="宋体" w:hint="eastAsia"/>
                </w:rPr>
                <w:delText>指导者查看帖子内容后,回复帖子</w:delText>
              </w:r>
            </w:del>
          </w:p>
        </w:tc>
      </w:tr>
      <w:tr w:rsidR="009961DA" w:rsidRPr="008035F1" w:rsidDel="00754881" w14:paraId="3B5A6F8E" w14:textId="1F3141F5" w:rsidTr="009961DA">
        <w:trPr>
          <w:del w:id="9765" w:author="XuanWen Chen" w:date="2019-01-02T08:00:00Z"/>
        </w:trPr>
        <w:tc>
          <w:tcPr>
            <w:tcW w:w="2074" w:type="dxa"/>
          </w:tcPr>
          <w:p w14:paraId="12CFF77D" w14:textId="0DCCCE88" w:rsidR="009961DA" w:rsidRPr="008035F1" w:rsidDel="00754881" w:rsidRDefault="009961DA" w:rsidP="009961DA">
            <w:pPr>
              <w:jc w:val="left"/>
              <w:rPr>
                <w:del w:id="9766" w:author="XuanWen Chen" w:date="2019-01-02T08:00:00Z"/>
                <w:rFonts w:hAnsi="宋体"/>
              </w:rPr>
            </w:pPr>
            <w:del w:id="9767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4F564323" w14:textId="1E618B7F" w:rsidR="009961DA" w:rsidRPr="008035F1" w:rsidDel="00754881" w:rsidRDefault="009961DA" w:rsidP="009961DA">
            <w:pPr>
              <w:jc w:val="left"/>
              <w:rPr>
                <w:del w:id="9768" w:author="XuanWen Chen" w:date="2019-01-02T08:00:00Z"/>
                <w:rFonts w:hAnsi="宋体"/>
              </w:rPr>
            </w:pPr>
            <w:del w:id="9769" w:author="XuanWen Chen" w:date="2019-01-02T08:00:00Z">
              <w:r w:rsidDel="00754881">
                <w:rPr>
                  <w:rFonts w:hAnsi="宋体" w:hint="eastAsia"/>
                </w:rPr>
                <w:delText>指导者需要回复社区中的帖子</w:delText>
              </w:r>
            </w:del>
          </w:p>
        </w:tc>
      </w:tr>
      <w:tr w:rsidR="009961DA" w:rsidRPr="008035F1" w:rsidDel="00754881" w14:paraId="0F114D1E" w14:textId="15B2A793" w:rsidTr="009961DA">
        <w:trPr>
          <w:del w:id="9770" w:author="XuanWen Chen" w:date="2019-01-02T08:00:00Z"/>
        </w:trPr>
        <w:tc>
          <w:tcPr>
            <w:tcW w:w="2074" w:type="dxa"/>
          </w:tcPr>
          <w:p w14:paraId="17766C43" w14:textId="2ED9046E" w:rsidR="009961DA" w:rsidRPr="008035F1" w:rsidDel="00754881" w:rsidRDefault="009961DA" w:rsidP="009961DA">
            <w:pPr>
              <w:rPr>
                <w:del w:id="9771" w:author="XuanWen Chen" w:date="2019-01-02T08:00:00Z"/>
                <w:rFonts w:hAnsi="宋体"/>
              </w:rPr>
            </w:pPr>
            <w:del w:id="9772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3523F95E" w14:textId="64C3E0B6" w:rsidR="009961DA" w:rsidDel="00754881" w:rsidRDefault="009961DA" w:rsidP="009961DA">
            <w:pPr>
              <w:rPr>
                <w:del w:id="9773" w:author="XuanWen Chen" w:date="2019-01-02T08:00:00Z"/>
                <w:rFonts w:hAnsi="宋体"/>
              </w:rPr>
            </w:pPr>
            <w:del w:id="9774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40225960" w14:textId="4FC835C6" w:rsidR="009961DA" w:rsidDel="00754881" w:rsidRDefault="009961DA" w:rsidP="009961DA">
            <w:pPr>
              <w:rPr>
                <w:del w:id="9775" w:author="XuanWen Chen" w:date="2019-01-02T08:00:00Z"/>
                <w:rFonts w:hAnsi="宋体"/>
              </w:rPr>
            </w:pPr>
            <w:del w:id="9776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00CB83A2" w14:textId="1275AEBD" w:rsidR="009961DA" w:rsidDel="00754881" w:rsidRDefault="009961DA" w:rsidP="009961DA">
            <w:pPr>
              <w:rPr>
                <w:del w:id="9777" w:author="XuanWen Chen" w:date="2019-01-02T08:00:00Z"/>
                <w:rFonts w:hAnsi="宋体"/>
              </w:rPr>
            </w:pPr>
            <w:del w:id="9778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进入板块</w:delText>
              </w:r>
            </w:del>
          </w:p>
          <w:p w14:paraId="1A858378" w14:textId="23A540C6" w:rsidR="009961DA" w:rsidRPr="009B7CFA" w:rsidDel="00754881" w:rsidRDefault="009961DA" w:rsidP="009961DA">
            <w:pPr>
              <w:rPr>
                <w:del w:id="9779" w:author="XuanWen Chen" w:date="2019-01-02T08:00:00Z"/>
                <w:rFonts w:hAnsi="宋体"/>
              </w:rPr>
            </w:pPr>
            <w:del w:id="9780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4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查看帖子</w:delText>
              </w:r>
            </w:del>
          </w:p>
        </w:tc>
      </w:tr>
      <w:tr w:rsidR="009961DA" w:rsidRPr="008035F1" w:rsidDel="00754881" w14:paraId="0E559B3B" w14:textId="753F91B1" w:rsidTr="009961DA">
        <w:trPr>
          <w:del w:id="9781" w:author="XuanWen Chen" w:date="2019-01-02T08:00:00Z"/>
        </w:trPr>
        <w:tc>
          <w:tcPr>
            <w:tcW w:w="2074" w:type="dxa"/>
          </w:tcPr>
          <w:p w14:paraId="25C8318F" w14:textId="2956939D" w:rsidR="009961DA" w:rsidRPr="008035F1" w:rsidDel="00754881" w:rsidRDefault="009961DA" w:rsidP="009961DA">
            <w:pPr>
              <w:rPr>
                <w:del w:id="9782" w:author="XuanWen Chen" w:date="2019-01-02T08:00:00Z"/>
                <w:rFonts w:hAnsi="宋体"/>
              </w:rPr>
            </w:pPr>
            <w:del w:id="9783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0C21F8E2" w14:textId="431AC68B" w:rsidR="009961DA" w:rsidRPr="00AC7EB5" w:rsidDel="00754881" w:rsidRDefault="009961DA" w:rsidP="009961DA">
            <w:pPr>
              <w:rPr>
                <w:del w:id="9784" w:author="XuanWen Chen" w:date="2019-01-02T08:00:00Z"/>
                <w:rFonts w:hAnsi="宋体"/>
              </w:rPr>
            </w:pPr>
            <w:del w:id="9785" w:author="XuanWen Chen" w:date="2019-01-02T08:00:00Z">
              <w:r w:rsidDel="00754881">
                <w:rPr>
                  <w:rFonts w:hAnsi="宋体" w:hint="eastAsia"/>
                </w:rPr>
                <w:delText>PSOT-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：回复列表更新</w:delText>
              </w:r>
            </w:del>
          </w:p>
        </w:tc>
      </w:tr>
      <w:tr w:rsidR="009961DA" w:rsidRPr="002B179C" w:rsidDel="00754881" w14:paraId="394D065F" w14:textId="33085C0A" w:rsidTr="009961DA">
        <w:trPr>
          <w:del w:id="9786" w:author="XuanWen Chen" w:date="2019-01-02T08:00:00Z"/>
        </w:trPr>
        <w:tc>
          <w:tcPr>
            <w:tcW w:w="2074" w:type="dxa"/>
          </w:tcPr>
          <w:p w14:paraId="0530ED35" w14:textId="024D0DED" w:rsidR="009961DA" w:rsidRPr="008035F1" w:rsidDel="00754881" w:rsidRDefault="009961DA" w:rsidP="009961DA">
            <w:pPr>
              <w:rPr>
                <w:del w:id="9787" w:author="XuanWen Chen" w:date="2019-01-02T08:00:00Z"/>
                <w:rFonts w:hAnsi="宋体"/>
              </w:rPr>
            </w:pPr>
            <w:del w:id="9788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4108C004" w14:textId="0FC9D2EA" w:rsidR="009961DA" w:rsidDel="00754881" w:rsidRDefault="009961DA" w:rsidP="009961DA">
            <w:pPr>
              <w:pStyle w:val="a9"/>
              <w:ind w:left="360" w:firstLineChars="0" w:firstLine="0"/>
              <w:rPr>
                <w:del w:id="9789" w:author="XuanWen Chen" w:date="2019-01-02T08:00:00Z"/>
                <w:rFonts w:hAnsi="宋体"/>
              </w:rPr>
            </w:pPr>
            <w:del w:id="9790" w:author="XuanWen Chen" w:date="2019-01-02T08:00:00Z">
              <w:r w:rsidDel="00754881">
                <w:rPr>
                  <w:rFonts w:hAnsi="宋体"/>
                </w:rPr>
                <w:delText xml:space="preserve">10.0 </w:delText>
              </w:r>
              <w:r w:rsidDel="00754881">
                <w:rPr>
                  <w:rFonts w:hAnsi="宋体" w:hint="eastAsia"/>
                </w:rPr>
                <w:delText>指导者回复帖子</w:delText>
              </w:r>
            </w:del>
          </w:p>
          <w:p w14:paraId="07BB2CAA" w14:textId="0BD75D79" w:rsidR="009961DA" w:rsidDel="00754881" w:rsidRDefault="009961DA" w:rsidP="009961DA">
            <w:pPr>
              <w:rPr>
                <w:del w:id="9791" w:author="XuanWen Chen" w:date="2019-01-02T08:00:00Z"/>
                <w:rFonts w:hAnsi="宋体"/>
              </w:rPr>
            </w:pPr>
            <w:del w:id="9792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编辑回复内容</w:delText>
              </w:r>
            </w:del>
          </w:p>
          <w:p w14:paraId="32AD3167" w14:textId="787B736F" w:rsidR="009961DA" w:rsidRPr="002B179C" w:rsidDel="00754881" w:rsidRDefault="009961DA" w:rsidP="009961DA">
            <w:pPr>
              <w:rPr>
                <w:del w:id="9793" w:author="XuanWen Chen" w:date="2019-01-02T08:00:00Z"/>
                <w:rFonts w:hAnsi="宋体"/>
              </w:rPr>
            </w:pPr>
            <w:del w:id="9794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发表回复</w:delText>
              </w:r>
            </w:del>
          </w:p>
        </w:tc>
      </w:tr>
      <w:tr w:rsidR="009961DA" w:rsidRPr="008035F1" w:rsidDel="00754881" w14:paraId="743E9FF0" w14:textId="49D77256" w:rsidTr="009961DA">
        <w:trPr>
          <w:trHeight w:val="1370"/>
          <w:del w:id="9795" w:author="XuanWen Chen" w:date="2019-01-02T08:00:00Z"/>
        </w:trPr>
        <w:tc>
          <w:tcPr>
            <w:tcW w:w="2074" w:type="dxa"/>
          </w:tcPr>
          <w:p w14:paraId="5AFA4F10" w14:textId="72917E6B" w:rsidR="009961DA" w:rsidRPr="008035F1" w:rsidDel="00754881" w:rsidRDefault="009961DA" w:rsidP="009961DA">
            <w:pPr>
              <w:rPr>
                <w:del w:id="9796" w:author="XuanWen Chen" w:date="2019-01-02T08:00:00Z"/>
                <w:rFonts w:hAnsi="宋体"/>
              </w:rPr>
            </w:pPr>
            <w:del w:id="9797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4FB80FDF" w14:textId="69237710" w:rsidR="009961DA" w:rsidDel="00754881" w:rsidRDefault="009961DA" w:rsidP="009961DA">
            <w:pPr>
              <w:pStyle w:val="a9"/>
              <w:ind w:left="360" w:firstLineChars="0" w:firstLine="0"/>
              <w:rPr>
                <w:del w:id="9798" w:author="XuanWen Chen" w:date="2019-01-02T08:00:00Z"/>
                <w:rFonts w:hAnsi="宋体"/>
              </w:rPr>
            </w:pPr>
            <w:del w:id="9799" w:author="XuanWen Chen" w:date="2019-01-02T08:00:00Z">
              <w:r w:rsidDel="00754881">
                <w:rPr>
                  <w:rFonts w:hAnsi="宋体"/>
                </w:rPr>
                <w:delText xml:space="preserve">10.0 </w:delText>
              </w:r>
              <w:r w:rsidDel="00754881">
                <w:rPr>
                  <w:rFonts w:hAnsi="宋体" w:hint="eastAsia"/>
                </w:rPr>
                <w:delText>指导者放弃回复帖子</w:delText>
              </w:r>
            </w:del>
          </w:p>
          <w:p w14:paraId="6345CFE7" w14:textId="58ACFB02" w:rsidR="009961DA" w:rsidDel="00754881" w:rsidRDefault="009961DA" w:rsidP="009961DA">
            <w:pPr>
              <w:rPr>
                <w:del w:id="9800" w:author="XuanWen Chen" w:date="2019-01-02T08:00:00Z"/>
                <w:rFonts w:hAnsi="宋体"/>
              </w:rPr>
            </w:pPr>
            <w:del w:id="9801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编辑回复内容</w:delText>
              </w:r>
            </w:del>
          </w:p>
          <w:p w14:paraId="0845AE5B" w14:textId="0A8FCDD1" w:rsidR="009961DA" w:rsidRPr="00FD6E19" w:rsidDel="00754881" w:rsidRDefault="009961DA" w:rsidP="009961DA">
            <w:pPr>
              <w:rPr>
                <w:del w:id="9802" w:author="XuanWen Chen" w:date="2019-01-02T08:00:00Z"/>
                <w:rFonts w:hAnsi="宋体"/>
              </w:rPr>
            </w:pPr>
            <w:del w:id="9803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放弃回复</w:delText>
              </w:r>
            </w:del>
          </w:p>
        </w:tc>
      </w:tr>
      <w:tr w:rsidR="009961DA" w:rsidRPr="008035F1" w:rsidDel="00754881" w14:paraId="105406AB" w14:textId="499AA5C0" w:rsidTr="009961DA">
        <w:trPr>
          <w:del w:id="9804" w:author="XuanWen Chen" w:date="2019-01-02T08:00:00Z"/>
        </w:trPr>
        <w:tc>
          <w:tcPr>
            <w:tcW w:w="2074" w:type="dxa"/>
          </w:tcPr>
          <w:p w14:paraId="218AB3F3" w14:textId="5FE93E59" w:rsidR="009961DA" w:rsidRPr="008035F1" w:rsidDel="00754881" w:rsidRDefault="009961DA" w:rsidP="009961DA">
            <w:pPr>
              <w:rPr>
                <w:del w:id="9805" w:author="XuanWen Chen" w:date="2019-01-02T08:00:00Z"/>
                <w:rFonts w:hAnsi="宋体"/>
              </w:rPr>
            </w:pPr>
            <w:del w:id="9806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61262B32" w14:textId="6643943C" w:rsidR="009961DA" w:rsidRPr="00FD6E19" w:rsidDel="00754881" w:rsidRDefault="009961DA" w:rsidP="009961DA">
            <w:pPr>
              <w:rPr>
                <w:del w:id="9807" w:author="XuanWen Chen" w:date="2019-01-02T08:00:00Z"/>
                <w:rFonts w:hAnsi="宋体"/>
              </w:rPr>
            </w:pPr>
            <w:del w:id="9808" w:author="XuanWen Chen" w:date="2019-01-02T08:00:00Z">
              <w:r w:rsidDel="00754881">
                <w:rPr>
                  <w:rFonts w:hAnsi="宋体"/>
                </w:rPr>
                <w:delText xml:space="preserve">10.0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此帖已被删除</w:delText>
              </w:r>
            </w:del>
          </w:p>
        </w:tc>
      </w:tr>
      <w:tr w:rsidR="009961DA" w:rsidRPr="008035F1" w:rsidDel="00754881" w14:paraId="13EA5101" w14:textId="78DD8695" w:rsidTr="009961DA">
        <w:trPr>
          <w:del w:id="9809" w:author="XuanWen Chen" w:date="2019-01-02T08:00:00Z"/>
        </w:trPr>
        <w:tc>
          <w:tcPr>
            <w:tcW w:w="2074" w:type="dxa"/>
          </w:tcPr>
          <w:p w14:paraId="02907803" w14:textId="39DEEE18" w:rsidR="009961DA" w:rsidRPr="008035F1" w:rsidDel="00754881" w:rsidRDefault="009961DA" w:rsidP="009961DA">
            <w:pPr>
              <w:rPr>
                <w:del w:id="9810" w:author="XuanWen Chen" w:date="2019-01-02T08:00:00Z"/>
                <w:rFonts w:hAnsi="宋体"/>
              </w:rPr>
            </w:pPr>
            <w:del w:id="9811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7B58ACCE" w14:textId="3860E928" w:rsidR="009961DA" w:rsidRPr="008035F1" w:rsidDel="00754881" w:rsidRDefault="009961DA" w:rsidP="009961DA">
            <w:pPr>
              <w:rPr>
                <w:del w:id="981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69DD40F" w14:textId="4B86C688" w:rsidTr="009961DA">
        <w:trPr>
          <w:del w:id="9813" w:author="XuanWen Chen" w:date="2019-01-02T08:00:00Z"/>
        </w:trPr>
        <w:tc>
          <w:tcPr>
            <w:tcW w:w="2074" w:type="dxa"/>
          </w:tcPr>
          <w:p w14:paraId="1F3248A4" w14:textId="22010018" w:rsidR="009961DA" w:rsidRPr="008035F1" w:rsidDel="00754881" w:rsidRDefault="009961DA" w:rsidP="009961DA">
            <w:pPr>
              <w:rPr>
                <w:del w:id="9814" w:author="XuanWen Chen" w:date="2019-01-02T08:00:00Z"/>
                <w:rFonts w:hAnsi="宋体"/>
              </w:rPr>
            </w:pPr>
            <w:del w:id="9815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671974AC" w14:textId="1B6D4F45" w:rsidR="009961DA" w:rsidRPr="008035F1" w:rsidDel="00754881" w:rsidRDefault="009961DA" w:rsidP="009961DA">
            <w:pPr>
              <w:rPr>
                <w:del w:id="9816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1A5B3E1" w14:textId="19DCEE76" w:rsidTr="009961DA">
        <w:trPr>
          <w:del w:id="9817" w:author="XuanWen Chen" w:date="2019-01-02T08:00:00Z"/>
        </w:trPr>
        <w:tc>
          <w:tcPr>
            <w:tcW w:w="2074" w:type="dxa"/>
          </w:tcPr>
          <w:p w14:paraId="7FDD1AAA" w14:textId="6F45A0E3" w:rsidR="009961DA" w:rsidRPr="008035F1" w:rsidDel="00754881" w:rsidRDefault="009961DA" w:rsidP="009961DA">
            <w:pPr>
              <w:rPr>
                <w:del w:id="9818" w:author="XuanWen Chen" w:date="2019-01-02T08:00:00Z"/>
                <w:rFonts w:hAnsi="宋体"/>
              </w:rPr>
            </w:pPr>
            <w:del w:id="9819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6054D614" w14:textId="5D3A1FA5" w:rsidR="009961DA" w:rsidRPr="008035F1" w:rsidDel="00754881" w:rsidRDefault="009961DA" w:rsidP="009961DA">
            <w:pPr>
              <w:rPr>
                <w:del w:id="982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E2F94FD" w14:textId="4393F895" w:rsidTr="009961DA">
        <w:trPr>
          <w:del w:id="9821" w:author="XuanWen Chen" w:date="2019-01-02T08:00:00Z"/>
        </w:trPr>
        <w:tc>
          <w:tcPr>
            <w:tcW w:w="2074" w:type="dxa"/>
          </w:tcPr>
          <w:p w14:paraId="3CF286D2" w14:textId="74ED8D5A" w:rsidR="009961DA" w:rsidRPr="008035F1" w:rsidDel="00754881" w:rsidRDefault="009961DA" w:rsidP="009961DA">
            <w:pPr>
              <w:rPr>
                <w:del w:id="9822" w:author="XuanWen Chen" w:date="2019-01-02T08:00:00Z"/>
                <w:rFonts w:hAnsi="宋体"/>
              </w:rPr>
            </w:pPr>
            <w:del w:id="9823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3F2AF617" w14:textId="5854AD94" w:rsidR="009961DA" w:rsidRPr="002E6A2F" w:rsidDel="00754881" w:rsidRDefault="009961DA" w:rsidP="009961DA">
            <w:pPr>
              <w:rPr>
                <w:del w:id="982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3EED511" w14:textId="0A625A91" w:rsidTr="009961DA">
        <w:trPr>
          <w:del w:id="9825" w:author="XuanWen Chen" w:date="2019-01-02T08:00:00Z"/>
        </w:trPr>
        <w:tc>
          <w:tcPr>
            <w:tcW w:w="2074" w:type="dxa"/>
          </w:tcPr>
          <w:p w14:paraId="32739670" w14:textId="046BB297" w:rsidR="009961DA" w:rsidRPr="008035F1" w:rsidDel="00754881" w:rsidRDefault="009961DA" w:rsidP="009961DA">
            <w:pPr>
              <w:rPr>
                <w:del w:id="9826" w:author="XuanWen Chen" w:date="2019-01-02T08:00:00Z"/>
                <w:rFonts w:hAnsi="宋体"/>
              </w:rPr>
            </w:pPr>
            <w:del w:id="9827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175F0927" w14:textId="7D5A4051" w:rsidR="009961DA" w:rsidRPr="008035F1" w:rsidDel="00754881" w:rsidRDefault="009961DA" w:rsidP="009961DA">
            <w:pPr>
              <w:rPr>
                <w:del w:id="9828" w:author="XuanWen Chen" w:date="2019-01-02T08:00:00Z"/>
                <w:rFonts w:hAnsi="宋体"/>
              </w:rPr>
            </w:pPr>
            <w:del w:id="9829" w:author="XuanWen Chen" w:date="2019-01-02T08:00:00Z">
              <w:r w:rsidDel="00754881">
                <w:rPr>
                  <w:rFonts w:hAnsi="宋体" w:hint="eastAsia"/>
                </w:rPr>
                <w:delText>回复时发帖人未将帖子删除</w:delText>
              </w:r>
            </w:del>
          </w:p>
        </w:tc>
      </w:tr>
    </w:tbl>
    <w:p w14:paraId="6C70B3FB" w14:textId="7B7F5640" w:rsidR="009961DA" w:rsidRPr="00B831E1" w:rsidDel="00754881" w:rsidRDefault="00B831E1" w:rsidP="009961DA">
      <w:pPr>
        <w:rPr>
          <w:del w:id="9830" w:author="XuanWen Chen" w:date="2019-01-02T08:00:00Z"/>
          <w:color w:val="FF0000"/>
        </w:rPr>
      </w:pPr>
      <w:del w:id="9831" w:author="XuanWen Chen" w:date="2019-01-02T08:00:00Z">
        <w:r w:rsidRPr="00B831E1" w:rsidDel="00754881">
          <w:rPr>
            <w:rFonts w:hint="eastAsia"/>
            <w:color w:val="FF0000"/>
          </w:rPr>
          <w:delText>点赞踩回复</w:delText>
        </w:r>
      </w:del>
    </w:p>
    <w:p w14:paraId="3AB596F9" w14:textId="07E3508B" w:rsidR="009961DA" w:rsidRPr="000E17AA" w:rsidDel="00754881" w:rsidRDefault="000E17AA" w:rsidP="000E17AA">
      <w:pPr>
        <w:pStyle w:val="3"/>
        <w:rPr>
          <w:del w:id="9832" w:author="XuanWen Chen" w:date="2019-01-02T08:00:00Z"/>
        </w:rPr>
      </w:pPr>
      <w:del w:id="9833" w:author="XuanWen Chen" w:date="2019-01-02T08:00:00Z">
        <w:r w:rsidRPr="000E17AA" w:rsidDel="00754881">
          <w:rPr>
            <w:rFonts w:hint="eastAsia"/>
          </w:rPr>
          <w:delText>指导者点赞/踩帖子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3763B53D" w14:textId="52CD00FA" w:rsidTr="009961DA">
        <w:trPr>
          <w:del w:id="9834" w:author="XuanWen Chen" w:date="2019-01-02T08:00:00Z"/>
        </w:trPr>
        <w:tc>
          <w:tcPr>
            <w:tcW w:w="2074" w:type="dxa"/>
          </w:tcPr>
          <w:p w14:paraId="636DB2C9" w14:textId="07FA1BFC" w:rsidR="009961DA" w:rsidRPr="008035F1" w:rsidDel="00754881" w:rsidRDefault="009961DA" w:rsidP="009961DA">
            <w:pPr>
              <w:rPr>
                <w:del w:id="9835" w:author="XuanWen Chen" w:date="2019-01-02T08:00:00Z"/>
                <w:rFonts w:hAnsi="宋体"/>
                <w:b/>
              </w:rPr>
            </w:pPr>
            <w:del w:id="983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0270AB2E" w14:textId="0D9CC8B8" w:rsidR="009961DA" w:rsidRPr="008035F1" w:rsidDel="00754881" w:rsidRDefault="009961DA" w:rsidP="009961DA">
            <w:pPr>
              <w:rPr>
                <w:del w:id="9837" w:author="XuanWen Chen" w:date="2019-01-02T08:00:00Z"/>
                <w:rFonts w:hAnsi="宋体"/>
                <w:b/>
              </w:rPr>
            </w:pPr>
            <w:del w:id="9838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11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指导者点赞/踩帖子</w:delText>
              </w:r>
            </w:del>
          </w:p>
        </w:tc>
      </w:tr>
      <w:tr w:rsidR="009961DA" w:rsidRPr="008035F1" w:rsidDel="00754881" w14:paraId="2BF52F20" w14:textId="51A54895" w:rsidTr="009961DA">
        <w:trPr>
          <w:del w:id="9839" w:author="XuanWen Chen" w:date="2019-01-02T08:00:00Z"/>
        </w:trPr>
        <w:tc>
          <w:tcPr>
            <w:tcW w:w="2074" w:type="dxa"/>
          </w:tcPr>
          <w:p w14:paraId="072CC17A" w14:textId="50593408" w:rsidR="009961DA" w:rsidRPr="008035F1" w:rsidDel="00754881" w:rsidRDefault="009961DA" w:rsidP="009961DA">
            <w:pPr>
              <w:jc w:val="left"/>
              <w:rPr>
                <w:del w:id="9840" w:author="XuanWen Chen" w:date="2019-01-02T08:00:00Z"/>
                <w:rFonts w:hAnsi="宋体"/>
              </w:rPr>
            </w:pPr>
            <w:del w:id="9841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B072768" w14:textId="43375886" w:rsidR="009961DA" w:rsidRPr="008035F1" w:rsidDel="00754881" w:rsidRDefault="009961DA" w:rsidP="009961DA">
            <w:pPr>
              <w:jc w:val="left"/>
              <w:rPr>
                <w:del w:id="9842" w:author="XuanWen Chen" w:date="2019-01-02T08:00:00Z"/>
                <w:rFonts w:hAnsi="宋体"/>
              </w:rPr>
            </w:pPr>
            <w:del w:id="9843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3C7FA290" w14:textId="2341D4B7" w:rsidR="009961DA" w:rsidRPr="008035F1" w:rsidDel="00754881" w:rsidRDefault="009961DA" w:rsidP="009961DA">
            <w:pPr>
              <w:jc w:val="left"/>
              <w:rPr>
                <w:del w:id="9844" w:author="XuanWen Chen" w:date="2019-01-02T08:00:00Z"/>
                <w:rFonts w:hAnsi="宋体"/>
              </w:rPr>
            </w:pPr>
            <w:del w:id="9845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078C49BB" w14:textId="1D9E0151" w:rsidR="009961DA" w:rsidRPr="008035F1" w:rsidDel="00754881" w:rsidRDefault="009961DA" w:rsidP="009961DA">
            <w:pPr>
              <w:jc w:val="left"/>
              <w:rPr>
                <w:del w:id="9846" w:author="XuanWen Chen" w:date="2019-01-02T08:00:00Z"/>
                <w:rFonts w:hAnsi="宋体"/>
              </w:rPr>
            </w:pPr>
            <w:del w:id="9847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7A62F12F" w14:textId="6957E816" w:rsidTr="009961DA">
        <w:trPr>
          <w:del w:id="9848" w:author="XuanWen Chen" w:date="2019-01-02T08:00:00Z"/>
        </w:trPr>
        <w:tc>
          <w:tcPr>
            <w:tcW w:w="2074" w:type="dxa"/>
          </w:tcPr>
          <w:p w14:paraId="781DAE32" w14:textId="081F0212" w:rsidR="009961DA" w:rsidRPr="008035F1" w:rsidDel="00754881" w:rsidRDefault="009961DA" w:rsidP="009961DA">
            <w:pPr>
              <w:jc w:val="left"/>
              <w:rPr>
                <w:del w:id="9849" w:author="XuanWen Chen" w:date="2019-01-02T08:00:00Z"/>
                <w:rFonts w:hAnsi="宋体"/>
              </w:rPr>
            </w:pPr>
            <w:del w:id="9850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25B0B09F" w14:textId="7DDDD121" w:rsidR="009961DA" w:rsidRPr="008035F1" w:rsidDel="00754881" w:rsidRDefault="009961DA" w:rsidP="009961DA">
            <w:pPr>
              <w:jc w:val="left"/>
              <w:rPr>
                <w:del w:id="9851" w:author="XuanWen Chen" w:date="2019-01-02T08:00:00Z"/>
                <w:rFonts w:hAnsi="宋体"/>
              </w:rPr>
            </w:pPr>
            <w:del w:id="9852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0674925E" w14:textId="1C82F496" w:rsidR="009961DA" w:rsidRPr="008035F1" w:rsidDel="00754881" w:rsidRDefault="009961DA" w:rsidP="009961DA">
            <w:pPr>
              <w:jc w:val="left"/>
              <w:rPr>
                <w:del w:id="9853" w:author="XuanWen Chen" w:date="2019-01-02T08:00:00Z"/>
                <w:rFonts w:hAnsi="宋体"/>
              </w:rPr>
            </w:pPr>
            <w:del w:id="9854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411FC204" w14:textId="4FBEE4AF" w:rsidR="009961DA" w:rsidRPr="008035F1" w:rsidDel="00754881" w:rsidRDefault="009961DA" w:rsidP="009961DA">
            <w:pPr>
              <w:jc w:val="left"/>
              <w:rPr>
                <w:del w:id="9855" w:author="XuanWen Chen" w:date="2019-01-02T08:00:00Z"/>
                <w:rFonts w:hAnsi="宋体"/>
              </w:rPr>
            </w:pPr>
            <w:del w:id="9856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47D5805A" w14:textId="0DE03815" w:rsidTr="009961DA">
        <w:trPr>
          <w:del w:id="9857" w:author="XuanWen Chen" w:date="2019-01-02T08:00:00Z"/>
        </w:trPr>
        <w:tc>
          <w:tcPr>
            <w:tcW w:w="2074" w:type="dxa"/>
          </w:tcPr>
          <w:p w14:paraId="40CBA131" w14:textId="0C423A1F" w:rsidR="009961DA" w:rsidRPr="008035F1" w:rsidDel="00754881" w:rsidRDefault="009961DA" w:rsidP="009961DA">
            <w:pPr>
              <w:jc w:val="left"/>
              <w:rPr>
                <w:del w:id="9858" w:author="XuanWen Chen" w:date="2019-01-02T08:00:00Z"/>
                <w:rFonts w:hAnsi="宋体"/>
              </w:rPr>
            </w:pPr>
            <w:del w:id="9859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5EF3BE39" w14:textId="4D21344C" w:rsidR="009961DA" w:rsidDel="00754881" w:rsidRDefault="009961DA" w:rsidP="009961DA">
            <w:pPr>
              <w:jc w:val="left"/>
              <w:rPr>
                <w:del w:id="9860" w:author="XuanWen Chen" w:date="2019-01-02T08:00:00Z"/>
                <w:rFonts w:hAnsi="宋体"/>
              </w:rPr>
            </w:pPr>
            <w:del w:id="9861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19B8DB58" w14:textId="3A622C77" w:rsidTr="009961DA">
        <w:trPr>
          <w:del w:id="9862" w:author="XuanWen Chen" w:date="2019-01-02T08:00:00Z"/>
        </w:trPr>
        <w:tc>
          <w:tcPr>
            <w:tcW w:w="2074" w:type="dxa"/>
          </w:tcPr>
          <w:p w14:paraId="64A9C8E5" w14:textId="7E5EA225" w:rsidR="009961DA" w:rsidRPr="008035F1" w:rsidDel="00754881" w:rsidRDefault="009961DA" w:rsidP="009961DA">
            <w:pPr>
              <w:jc w:val="left"/>
              <w:rPr>
                <w:del w:id="9863" w:author="XuanWen Chen" w:date="2019-01-02T08:00:00Z"/>
                <w:rFonts w:hAnsi="宋体"/>
              </w:rPr>
            </w:pPr>
            <w:del w:id="9864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608CEEFA" w14:textId="5ED206F7" w:rsidR="009961DA" w:rsidRPr="008035F1" w:rsidDel="00754881" w:rsidRDefault="009961DA" w:rsidP="009961DA">
            <w:pPr>
              <w:jc w:val="left"/>
              <w:rPr>
                <w:del w:id="9865" w:author="XuanWen Chen" w:date="2019-01-02T08:00:00Z"/>
                <w:rFonts w:hAnsi="宋体"/>
              </w:rPr>
            </w:pPr>
            <w:del w:id="9866" w:author="XuanWen Chen" w:date="2019-01-02T08:00:00Z">
              <w:r w:rsidDel="00754881">
                <w:rPr>
                  <w:rFonts w:hAnsi="宋体" w:hint="eastAsia"/>
                </w:rPr>
                <w:delText>指导者查看帖子内容后,点赞/踩帖子</w:delText>
              </w:r>
            </w:del>
          </w:p>
        </w:tc>
      </w:tr>
      <w:tr w:rsidR="009961DA" w:rsidRPr="008035F1" w:rsidDel="00754881" w14:paraId="698E9CDD" w14:textId="486EB7A0" w:rsidTr="009961DA">
        <w:trPr>
          <w:del w:id="9867" w:author="XuanWen Chen" w:date="2019-01-02T08:00:00Z"/>
        </w:trPr>
        <w:tc>
          <w:tcPr>
            <w:tcW w:w="2074" w:type="dxa"/>
          </w:tcPr>
          <w:p w14:paraId="63C36F5F" w14:textId="26080282" w:rsidR="009961DA" w:rsidRPr="008035F1" w:rsidDel="00754881" w:rsidRDefault="009961DA" w:rsidP="009961DA">
            <w:pPr>
              <w:jc w:val="left"/>
              <w:rPr>
                <w:del w:id="9868" w:author="XuanWen Chen" w:date="2019-01-02T08:00:00Z"/>
                <w:rFonts w:hAnsi="宋体"/>
              </w:rPr>
            </w:pPr>
            <w:del w:id="9869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5B947663" w14:textId="743C4D4F" w:rsidR="009961DA" w:rsidRPr="008035F1" w:rsidDel="00754881" w:rsidRDefault="009961DA" w:rsidP="009961DA">
            <w:pPr>
              <w:jc w:val="left"/>
              <w:rPr>
                <w:del w:id="9870" w:author="XuanWen Chen" w:date="2019-01-02T08:00:00Z"/>
                <w:rFonts w:hAnsi="宋体"/>
              </w:rPr>
            </w:pPr>
            <w:del w:id="9871" w:author="XuanWen Chen" w:date="2019-01-02T08:00:00Z">
              <w:r w:rsidDel="00754881">
                <w:rPr>
                  <w:rFonts w:hAnsi="宋体" w:hint="eastAsia"/>
                </w:rPr>
                <w:delText>指导者需要点赞/踩社区中的帖子</w:delText>
              </w:r>
            </w:del>
          </w:p>
        </w:tc>
      </w:tr>
      <w:tr w:rsidR="009961DA" w:rsidRPr="008035F1" w:rsidDel="00754881" w14:paraId="45472069" w14:textId="5A12C749" w:rsidTr="009961DA">
        <w:trPr>
          <w:del w:id="9872" w:author="XuanWen Chen" w:date="2019-01-02T08:00:00Z"/>
        </w:trPr>
        <w:tc>
          <w:tcPr>
            <w:tcW w:w="2074" w:type="dxa"/>
          </w:tcPr>
          <w:p w14:paraId="1F24AF84" w14:textId="154BDBA1" w:rsidR="009961DA" w:rsidRPr="008035F1" w:rsidDel="00754881" w:rsidRDefault="009961DA" w:rsidP="009961DA">
            <w:pPr>
              <w:rPr>
                <w:del w:id="9873" w:author="XuanWen Chen" w:date="2019-01-02T08:00:00Z"/>
                <w:rFonts w:hAnsi="宋体"/>
              </w:rPr>
            </w:pPr>
            <w:del w:id="9874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5D6E1DA3" w14:textId="6E3B5642" w:rsidR="009961DA" w:rsidDel="00754881" w:rsidRDefault="009961DA" w:rsidP="009961DA">
            <w:pPr>
              <w:rPr>
                <w:del w:id="9875" w:author="XuanWen Chen" w:date="2019-01-02T08:00:00Z"/>
                <w:rFonts w:hAnsi="宋体"/>
              </w:rPr>
            </w:pPr>
            <w:del w:id="9876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6473E961" w14:textId="483895CB" w:rsidR="009961DA" w:rsidDel="00754881" w:rsidRDefault="009961DA" w:rsidP="009961DA">
            <w:pPr>
              <w:rPr>
                <w:del w:id="9877" w:author="XuanWen Chen" w:date="2019-01-02T08:00:00Z"/>
                <w:rFonts w:hAnsi="宋体"/>
              </w:rPr>
            </w:pPr>
            <w:del w:id="9878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4DCD0F0C" w14:textId="3D04DE35" w:rsidR="009961DA" w:rsidDel="00754881" w:rsidRDefault="009961DA" w:rsidP="009961DA">
            <w:pPr>
              <w:rPr>
                <w:del w:id="9879" w:author="XuanWen Chen" w:date="2019-01-02T08:00:00Z"/>
                <w:rFonts w:hAnsi="宋体"/>
              </w:rPr>
            </w:pPr>
            <w:del w:id="9880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进入板块</w:delText>
              </w:r>
            </w:del>
          </w:p>
          <w:p w14:paraId="4EC70CE9" w14:textId="34AC890F" w:rsidR="009961DA" w:rsidRPr="009B7CFA" w:rsidDel="00754881" w:rsidRDefault="009961DA" w:rsidP="009961DA">
            <w:pPr>
              <w:rPr>
                <w:del w:id="9881" w:author="XuanWen Chen" w:date="2019-01-02T08:00:00Z"/>
                <w:rFonts w:hAnsi="宋体"/>
              </w:rPr>
            </w:pPr>
            <w:del w:id="9882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4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查看帖子</w:delText>
              </w:r>
            </w:del>
          </w:p>
        </w:tc>
      </w:tr>
      <w:tr w:rsidR="009961DA" w:rsidRPr="008035F1" w:rsidDel="00754881" w14:paraId="54D96DD1" w14:textId="1B6898DC" w:rsidTr="009961DA">
        <w:trPr>
          <w:del w:id="9883" w:author="XuanWen Chen" w:date="2019-01-02T08:00:00Z"/>
        </w:trPr>
        <w:tc>
          <w:tcPr>
            <w:tcW w:w="2074" w:type="dxa"/>
          </w:tcPr>
          <w:p w14:paraId="54B326D9" w14:textId="0986BA8C" w:rsidR="009961DA" w:rsidRPr="008035F1" w:rsidDel="00754881" w:rsidRDefault="009961DA" w:rsidP="009961DA">
            <w:pPr>
              <w:rPr>
                <w:del w:id="9884" w:author="XuanWen Chen" w:date="2019-01-02T08:00:00Z"/>
                <w:rFonts w:hAnsi="宋体"/>
              </w:rPr>
            </w:pPr>
            <w:del w:id="9885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77E63057" w14:textId="05C96D09" w:rsidR="009961DA" w:rsidRPr="00AC7EB5" w:rsidDel="00754881" w:rsidRDefault="009961DA" w:rsidP="009961DA">
            <w:pPr>
              <w:rPr>
                <w:del w:id="9886" w:author="XuanWen Chen" w:date="2019-01-02T08:00:00Z"/>
                <w:rFonts w:hAnsi="宋体"/>
              </w:rPr>
            </w:pPr>
            <w:del w:id="9887" w:author="XuanWen Chen" w:date="2019-01-02T08:00:00Z">
              <w:r w:rsidDel="00754881">
                <w:rPr>
                  <w:rFonts w:hAnsi="宋体" w:hint="eastAsia"/>
                </w:rPr>
                <w:delText>POST-</w:delText>
              </w:r>
              <w:r w:rsidDel="00754881">
                <w:rPr>
                  <w:rFonts w:hAnsi="宋体"/>
                </w:rPr>
                <w:delText>1</w:delText>
              </w:r>
              <w:r w:rsidDel="00754881">
                <w:rPr>
                  <w:rFonts w:hAnsi="宋体" w:hint="eastAsia"/>
                </w:rPr>
                <w:delText>：点赞/踩数目更新</w:delText>
              </w:r>
            </w:del>
          </w:p>
        </w:tc>
      </w:tr>
      <w:tr w:rsidR="009961DA" w:rsidRPr="002B179C" w:rsidDel="00754881" w14:paraId="4E08BEDB" w14:textId="170C0069" w:rsidTr="009961DA">
        <w:trPr>
          <w:del w:id="9888" w:author="XuanWen Chen" w:date="2019-01-02T08:00:00Z"/>
        </w:trPr>
        <w:tc>
          <w:tcPr>
            <w:tcW w:w="2074" w:type="dxa"/>
          </w:tcPr>
          <w:p w14:paraId="3456E0A4" w14:textId="6A8E8DA4" w:rsidR="009961DA" w:rsidRPr="008035F1" w:rsidDel="00754881" w:rsidRDefault="009961DA" w:rsidP="009961DA">
            <w:pPr>
              <w:rPr>
                <w:del w:id="9889" w:author="XuanWen Chen" w:date="2019-01-02T08:00:00Z"/>
                <w:rFonts w:hAnsi="宋体"/>
              </w:rPr>
            </w:pPr>
            <w:del w:id="9890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03F4B4C5" w14:textId="1912B700" w:rsidR="009961DA" w:rsidDel="00754881" w:rsidRDefault="009961DA" w:rsidP="009961DA">
            <w:pPr>
              <w:pStyle w:val="a9"/>
              <w:ind w:left="360" w:firstLineChars="0" w:firstLine="0"/>
              <w:rPr>
                <w:del w:id="9891" w:author="XuanWen Chen" w:date="2019-01-02T08:00:00Z"/>
                <w:rFonts w:hAnsi="宋体"/>
              </w:rPr>
            </w:pPr>
            <w:del w:id="9892" w:author="XuanWen Chen" w:date="2019-01-02T08:00:00Z">
              <w:r w:rsidDel="00754881">
                <w:rPr>
                  <w:rFonts w:hAnsi="宋体"/>
                </w:rPr>
                <w:delText xml:space="preserve">11.0 </w:delText>
              </w:r>
              <w:r w:rsidDel="00754881">
                <w:rPr>
                  <w:rFonts w:hAnsi="宋体" w:hint="eastAsia"/>
                </w:rPr>
                <w:delText>指导者点赞帖子</w:delText>
              </w:r>
            </w:del>
          </w:p>
          <w:p w14:paraId="5DC79E17" w14:textId="5BFD1498" w:rsidR="009961DA" w:rsidRPr="002B179C" w:rsidDel="00754881" w:rsidRDefault="009961DA" w:rsidP="009961DA">
            <w:pPr>
              <w:rPr>
                <w:del w:id="9893" w:author="XuanWen Chen" w:date="2019-01-02T08:00:00Z"/>
                <w:rFonts w:hAnsi="宋体"/>
              </w:rPr>
            </w:pPr>
            <w:del w:id="9894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点赞帖子</w:delText>
              </w:r>
            </w:del>
          </w:p>
        </w:tc>
      </w:tr>
      <w:tr w:rsidR="009961DA" w:rsidRPr="008035F1" w:rsidDel="00754881" w14:paraId="448E14E1" w14:textId="19359E87" w:rsidTr="009961DA">
        <w:trPr>
          <w:trHeight w:val="1370"/>
          <w:del w:id="9895" w:author="XuanWen Chen" w:date="2019-01-02T08:00:00Z"/>
        </w:trPr>
        <w:tc>
          <w:tcPr>
            <w:tcW w:w="2074" w:type="dxa"/>
          </w:tcPr>
          <w:p w14:paraId="408EC3FB" w14:textId="21DD72BF" w:rsidR="009961DA" w:rsidRPr="008035F1" w:rsidDel="00754881" w:rsidRDefault="009961DA" w:rsidP="009961DA">
            <w:pPr>
              <w:rPr>
                <w:del w:id="9896" w:author="XuanWen Chen" w:date="2019-01-02T08:00:00Z"/>
                <w:rFonts w:hAnsi="宋体"/>
              </w:rPr>
            </w:pPr>
            <w:del w:id="9897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400147A7" w14:textId="28956CBE" w:rsidR="009961DA" w:rsidDel="00754881" w:rsidRDefault="009961DA" w:rsidP="009961DA">
            <w:pPr>
              <w:pStyle w:val="a9"/>
              <w:ind w:left="360" w:firstLineChars="0" w:firstLine="0"/>
              <w:rPr>
                <w:del w:id="9898" w:author="XuanWen Chen" w:date="2019-01-02T08:00:00Z"/>
                <w:rFonts w:hAnsi="宋体"/>
              </w:rPr>
            </w:pPr>
            <w:del w:id="9899" w:author="XuanWen Chen" w:date="2019-01-02T08:00:00Z">
              <w:r w:rsidDel="00754881">
                <w:rPr>
                  <w:rFonts w:hAnsi="宋体"/>
                </w:rPr>
                <w:delText xml:space="preserve">11.0 </w:delText>
              </w:r>
              <w:r w:rsidDel="00754881">
                <w:rPr>
                  <w:rFonts w:hAnsi="宋体" w:hint="eastAsia"/>
                </w:rPr>
                <w:delText>指导者踩帖子</w:delText>
              </w:r>
            </w:del>
          </w:p>
          <w:p w14:paraId="0C26B8D9" w14:textId="25751F11" w:rsidR="009961DA" w:rsidRPr="00FD6E19" w:rsidDel="00754881" w:rsidRDefault="009961DA" w:rsidP="009961DA">
            <w:pPr>
              <w:rPr>
                <w:del w:id="9900" w:author="XuanWen Chen" w:date="2019-01-02T08:00:00Z"/>
                <w:rFonts w:hAnsi="宋体"/>
              </w:rPr>
            </w:pPr>
            <w:del w:id="9901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踩帖子</w:delText>
              </w:r>
            </w:del>
          </w:p>
        </w:tc>
      </w:tr>
      <w:tr w:rsidR="009961DA" w:rsidRPr="008035F1" w:rsidDel="00754881" w14:paraId="17FD6184" w14:textId="7E481485" w:rsidTr="009961DA">
        <w:trPr>
          <w:del w:id="9902" w:author="XuanWen Chen" w:date="2019-01-02T08:00:00Z"/>
        </w:trPr>
        <w:tc>
          <w:tcPr>
            <w:tcW w:w="2074" w:type="dxa"/>
          </w:tcPr>
          <w:p w14:paraId="19C3D07C" w14:textId="1E384C53" w:rsidR="009961DA" w:rsidRPr="008035F1" w:rsidDel="00754881" w:rsidRDefault="009961DA" w:rsidP="009961DA">
            <w:pPr>
              <w:rPr>
                <w:del w:id="9903" w:author="XuanWen Chen" w:date="2019-01-02T08:00:00Z"/>
                <w:rFonts w:hAnsi="宋体"/>
              </w:rPr>
            </w:pPr>
            <w:del w:id="9904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0821E93C" w14:textId="02331F65" w:rsidR="009961DA" w:rsidRPr="00FD6E19" w:rsidDel="00754881" w:rsidRDefault="009961DA" w:rsidP="009961DA">
            <w:pPr>
              <w:rPr>
                <w:del w:id="9905" w:author="XuanWen Chen" w:date="2019-01-02T08:00:00Z"/>
                <w:rFonts w:hAnsi="宋体"/>
              </w:rPr>
            </w:pPr>
            <w:del w:id="9906" w:author="XuanWen Chen" w:date="2019-01-02T08:00:00Z">
              <w:r w:rsidDel="00754881">
                <w:rPr>
                  <w:rFonts w:hAnsi="宋体"/>
                </w:rPr>
                <w:delText xml:space="preserve">11.0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此帖已被删除</w:delText>
              </w:r>
            </w:del>
          </w:p>
        </w:tc>
      </w:tr>
      <w:tr w:rsidR="009961DA" w:rsidRPr="008035F1" w:rsidDel="00754881" w14:paraId="0BEF9976" w14:textId="0FF46541" w:rsidTr="009961DA">
        <w:trPr>
          <w:del w:id="9907" w:author="XuanWen Chen" w:date="2019-01-02T08:00:00Z"/>
        </w:trPr>
        <w:tc>
          <w:tcPr>
            <w:tcW w:w="2074" w:type="dxa"/>
          </w:tcPr>
          <w:p w14:paraId="6E92B9B3" w14:textId="200C807F" w:rsidR="009961DA" w:rsidRPr="008035F1" w:rsidDel="00754881" w:rsidRDefault="009961DA" w:rsidP="009961DA">
            <w:pPr>
              <w:rPr>
                <w:del w:id="9908" w:author="XuanWen Chen" w:date="2019-01-02T08:00:00Z"/>
                <w:rFonts w:hAnsi="宋体"/>
              </w:rPr>
            </w:pPr>
            <w:del w:id="9909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0DEB0370" w14:textId="1AAA3D0A" w:rsidR="009961DA" w:rsidRPr="008035F1" w:rsidDel="00754881" w:rsidRDefault="009961DA" w:rsidP="009961DA">
            <w:pPr>
              <w:rPr>
                <w:del w:id="991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157C3C75" w14:textId="52096893" w:rsidTr="009961DA">
        <w:trPr>
          <w:del w:id="9911" w:author="XuanWen Chen" w:date="2019-01-02T08:00:00Z"/>
        </w:trPr>
        <w:tc>
          <w:tcPr>
            <w:tcW w:w="2074" w:type="dxa"/>
          </w:tcPr>
          <w:p w14:paraId="01DEF912" w14:textId="17240186" w:rsidR="009961DA" w:rsidRPr="008035F1" w:rsidDel="00754881" w:rsidRDefault="009961DA" w:rsidP="009961DA">
            <w:pPr>
              <w:rPr>
                <w:del w:id="9912" w:author="XuanWen Chen" w:date="2019-01-02T08:00:00Z"/>
                <w:rFonts w:hAnsi="宋体"/>
              </w:rPr>
            </w:pPr>
            <w:del w:id="9913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6205D9AA" w14:textId="5B5B20E2" w:rsidR="009961DA" w:rsidRPr="008035F1" w:rsidDel="00754881" w:rsidRDefault="009961DA" w:rsidP="009961DA">
            <w:pPr>
              <w:rPr>
                <w:del w:id="991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BDC90C2" w14:textId="2A71D55F" w:rsidTr="009961DA">
        <w:trPr>
          <w:del w:id="9915" w:author="XuanWen Chen" w:date="2019-01-02T08:00:00Z"/>
        </w:trPr>
        <w:tc>
          <w:tcPr>
            <w:tcW w:w="2074" w:type="dxa"/>
          </w:tcPr>
          <w:p w14:paraId="5A281BFC" w14:textId="17F659D4" w:rsidR="009961DA" w:rsidRPr="008035F1" w:rsidDel="00754881" w:rsidRDefault="009961DA" w:rsidP="009961DA">
            <w:pPr>
              <w:rPr>
                <w:del w:id="9916" w:author="XuanWen Chen" w:date="2019-01-02T08:00:00Z"/>
                <w:rFonts w:hAnsi="宋体"/>
              </w:rPr>
            </w:pPr>
            <w:del w:id="9917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4FC67753" w14:textId="60E0C852" w:rsidR="009961DA" w:rsidRPr="008035F1" w:rsidDel="00754881" w:rsidRDefault="009961DA" w:rsidP="009961DA">
            <w:pPr>
              <w:rPr>
                <w:del w:id="991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4897465" w14:textId="4A7991FB" w:rsidTr="009961DA">
        <w:trPr>
          <w:del w:id="9919" w:author="XuanWen Chen" w:date="2019-01-02T08:00:00Z"/>
        </w:trPr>
        <w:tc>
          <w:tcPr>
            <w:tcW w:w="2074" w:type="dxa"/>
          </w:tcPr>
          <w:p w14:paraId="27AA21A5" w14:textId="3E641112" w:rsidR="009961DA" w:rsidRPr="008035F1" w:rsidDel="00754881" w:rsidRDefault="009961DA" w:rsidP="009961DA">
            <w:pPr>
              <w:rPr>
                <w:del w:id="9920" w:author="XuanWen Chen" w:date="2019-01-02T08:00:00Z"/>
                <w:rFonts w:hAnsi="宋体"/>
              </w:rPr>
            </w:pPr>
            <w:del w:id="9921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44D96F23" w14:textId="1FEFB82E" w:rsidR="009961DA" w:rsidRPr="002E6A2F" w:rsidDel="00754881" w:rsidRDefault="009961DA" w:rsidP="009961DA">
            <w:pPr>
              <w:rPr>
                <w:del w:id="992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7C1A3D4C" w14:textId="7422D5A9" w:rsidTr="009961DA">
        <w:trPr>
          <w:del w:id="9923" w:author="XuanWen Chen" w:date="2019-01-02T08:00:00Z"/>
        </w:trPr>
        <w:tc>
          <w:tcPr>
            <w:tcW w:w="2074" w:type="dxa"/>
          </w:tcPr>
          <w:p w14:paraId="08432900" w14:textId="60DD9F40" w:rsidR="009961DA" w:rsidRPr="008035F1" w:rsidDel="00754881" w:rsidRDefault="009961DA" w:rsidP="009961DA">
            <w:pPr>
              <w:rPr>
                <w:del w:id="9924" w:author="XuanWen Chen" w:date="2019-01-02T08:00:00Z"/>
                <w:rFonts w:hAnsi="宋体"/>
              </w:rPr>
            </w:pPr>
            <w:del w:id="9925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1388A478" w14:textId="7B548297" w:rsidR="009961DA" w:rsidRPr="008035F1" w:rsidDel="00754881" w:rsidRDefault="009961DA" w:rsidP="009961DA">
            <w:pPr>
              <w:rPr>
                <w:del w:id="9926" w:author="XuanWen Chen" w:date="2019-01-02T08:00:00Z"/>
                <w:rFonts w:hAnsi="宋体"/>
              </w:rPr>
            </w:pPr>
            <w:del w:id="9927" w:author="XuanWen Chen" w:date="2019-01-02T08:00:00Z">
              <w:r w:rsidDel="00754881">
                <w:rPr>
                  <w:rFonts w:hAnsi="宋体" w:hint="eastAsia"/>
                </w:rPr>
                <w:delText>点赞/踩时发帖人未将帖子删除</w:delText>
              </w:r>
            </w:del>
          </w:p>
        </w:tc>
      </w:tr>
    </w:tbl>
    <w:p w14:paraId="15AE852C" w14:textId="7852B677" w:rsidR="009961DA" w:rsidDel="00754881" w:rsidRDefault="000E17AA" w:rsidP="000E17AA">
      <w:pPr>
        <w:pStyle w:val="3"/>
        <w:rPr>
          <w:del w:id="9928" w:author="XuanWen Chen" w:date="2019-01-02T08:00:00Z"/>
        </w:rPr>
      </w:pPr>
      <w:del w:id="9929" w:author="XuanWen Chen" w:date="2019-01-02T08:00:00Z">
        <w:r w:rsidDel="00754881">
          <w:rPr>
            <w:rFonts w:hint="eastAsia"/>
          </w:rPr>
          <w:delText>指导者查看收藏帖子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0DE6F0E0" w14:textId="0BAE82E2" w:rsidTr="009961DA">
        <w:trPr>
          <w:del w:id="9930" w:author="XuanWen Chen" w:date="2019-01-02T08:00:00Z"/>
        </w:trPr>
        <w:tc>
          <w:tcPr>
            <w:tcW w:w="2074" w:type="dxa"/>
          </w:tcPr>
          <w:p w14:paraId="6337A680" w14:textId="492565F6" w:rsidR="009961DA" w:rsidRPr="008035F1" w:rsidDel="00754881" w:rsidRDefault="009961DA" w:rsidP="009961DA">
            <w:pPr>
              <w:rPr>
                <w:del w:id="9931" w:author="XuanWen Chen" w:date="2019-01-02T08:00:00Z"/>
                <w:rFonts w:hAnsi="宋体"/>
                <w:b/>
              </w:rPr>
            </w:pPr>
            <w:del w:id="9932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68FB5B35" w14:textId="5AB277E5" w:rsidR="009961DA" w:rsidRPr="008035F1" w:rsidDel="00754881" w:rsidRDefault="009961DA" w:rsidP="009961DA">
            <w:pPr>
              <w:rPr>
                <w:del w:id="9933" w:author="XuanWen Chen" w:date="2019-01-02T08:00:00Z"/>
                <w:rFonts w:hAnsi="宋体"/>
                <w:b/>
              </w:rPr>
            </w:pPr>
            <w:del w:id="993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12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指导者查看收藏帖子</w:delText>
              </w:r>
            </w:del>
          </w:p>
        </w:tc>
      </w:tr>
      <w:tr w:rsidR="009961DA" w:rsidRPr="008035F1" w:rsidDel="00754881" w14:paraId="00435AAD" w14:textId="6C02C9D0" w:rsidTr="009961DA">
        <w:trPr>
          <w:del w:id="9935" w:author="XuanWen Chen" w:date="2019-01-02T08:00:00Z"/>
        </w:trPr>
        <w:tc>
          <w:tcPr>
            <w:tcW w:w="2074" w:type="dxa"/>
          </w:tcPr>
          <w:p w14:paraId="6FB37513" w14:textId="62F3D10F" w:rsidR="009961DA" w:rsidRPr="008035F1" w:rsidDel="00754881" w:rsidRDefault="009961DA" w:rsidP="009961DA">
            <w:pPr>
              <w:jc w:val="left"/>
              <w:rPr>
                <w:del w:id="9936" w:author="XuanWen Chen" w:date="2019-01-02T08:00:00Z"/>
                <w:rFonts w:hAnsi="宋体"/>
              </w:rPr>
            </w:pPr>
            <w:del w:id="9937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29F407A" w14:textId="51A6B84B" w:rsidR="009961DA" w:rsidRPr="008035F1" w:rsidDel="00754881" w:rsidRDefault="009961DA" w:rsidP="009961DA">
            <w:pPr>
              <w:jc w:val="left"/>
              <w:rPr>
                <w:del w:id="9938" w:author="XuanWen Chen" w:date="2019-01-02T08:00:00Z"/>
                <w:rFonts w:hAnsi="宋体"/>
              </w:rPr>
            </w:pPr>
            <w:del w:id="9939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42797BC9" w14:textId="7F1E7A7D" w:rsidR="009961DA" w:rsidRPr="008035F1" w:rsidDel="00754881" w:rsidRDefault="009961DA" w:rsidP="009961DA">
            <w:pPr>
              <w:jc w:val="left"/>
              <w:rPr>
                <w:del w:id="9940" w:author="XuanWen Chen" w:date="2019-01-02T08:00:00Z"/>
                <w:rFonts w:hAnsi="宋体"/>
              </w:rPr>
            </w:pPr>
            <w:del w:id="9941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498EA456" w14:textId="4FD65189" w:rsidR="009961DA" w:rsidRPr="008035F1" w:rsidDel="00754881" w:rsidRDefault="009961DA" w:rsidP="009961DA">
            <w:pPr>
              <w:jc w:val="left"/>
              <w:rPr>
                <w:del w:id="9942" w:author="XuanWen Chen" w:date="2019-01-02T08:00:00Z"/>
                <w:rFonts w:hAnsi="宋体"/>
              </w:rPr>
            </w:pPr>
            <w:del w:id="9943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6470507A" w14:textId="4DADC982" w:rsidTr="009961DA">
        <w:trPr>
          <w:del w:id="9944" w:author="XuanWen Chen" w:date="2019-01-02T08:00:00Z"/>
        </w:trPr>
        <w:tc>
          <w:tcPr>
            <w:tcW w:w="2074" w:type="dxa"/>
          </w:tcPr>
          <w:p w14:paraId="32FA53C0" w14:textId="575B7881" w:rsidR="009961DA" w:rsidRPr="008035F1" w:rsidDel="00754881" w:rsidRDefault="009961DA" w:rsidP="009961DA">
            <w:pPr>
              <w:jc w:val="left"/>
              <w:rPr>
                <w:del w:id="9945" w:author="XuanWen Chen" w:date="2019-01-02T08:00:00Z"/>
                <w:rFonts w:hAnsi="宋体"/>
              </w:rPr>
            </w:pPr>
            <w:del w:id="9946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486BA95E" w14:textId="6596BC39" w:rsidR="009961DA" w:rsidRPr="008035F1" w:rsidDel="00754881" w:rsidRDefault="009961DA" w:rsidP="009961DA">
            <w:pPr>
              <w:jc w:val="left"/>
              <w:rPr>
                <w:del w:id="9947" w:author="XuanWen Chen" w:date="2019-01-02T08:00:00Z"/>
                <w:rFonts w:hAnsi="宋体"/>
              </w:rPr>
            </w:pPr>
            <w:del w:id="9948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654D6159" w14:textId="6F187A33" w:rsidR="009961DA" w:rsidRPr="008035F1" w:rsidDel="00754881" w:rsidRDefault="009961DA" w:rsidP="009961DA">
            <w:pPr>
              <w:jc w:val="left"/>
              <w:rPr>
                <w:del w:id="9949" w:author="XuanWen Chen" w:date="2019-01-02T08:00:00Z"/>
                <w:rFonts w:hAnsi="宋体"/>
              </w:rPr>
            </w:pPr>
            <w:del w:id="9950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649C8A3E" w14:textId="549AB20F" w:rsidR="009961DA" w:rsidRPr="008035F1" w:rsidDel="00754881" w:rsidRDefault="009961DA" w:rsidP="009961DA">
            <w:pPr>
              <w:jc w:val="left"/>
              <w:rPr>
                <w:del w:id="9951" w:author="XuanWen Chen" w:date="2019-01-02T08:00:00Z"/>
                <w:rFonts w:hAnsi="宋体"/>
              </w:rPr>
            </w:pPr>
            <w:del w:id="9952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1B3C8ECB" w14:textId="6217C9BF" w:rsidTr="009961DA">
        <w:trPr>
          <w:del w:id="9953" w:author="XuanWen Chen" w:date="2019-01-02T08:00:00Z"/>
        </w:trPr>
        <w:tc>
          <w:tcPr>
            <w:tcW w:w="2074" w:type="dxa"/>
          </w:tcPr>
          <w:p w14:paraId="43CC3E00" w14:textId="037AD8E8" w:rsidR="009961DA" w:rsidRPr="008035F1" w:rsidDel="00754881" w:rsidRDefault="009961DA" w:rsidP="009961DA">
            <w:pPr>
              <w:jc w:val="left"/>
              <w:rPr>
                <w:del w:id="9954" w:author="XuanWen Chen" w:date="2019-01-02T08:00:00Z"/>
                <w:rFonts w:hAnsi="宋体"/>
              </w:rPr>
            </w:pPr>
            <w:del w:id="9955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0D734C23" w14:textId="192957BE" w:rsidR="009961DA" w:rsidDel="00754881" w:rsidRDefault="009961DA" w:rsidP="009961DA">
            <w:pPr>
              <w:jc w:val="left"/>
              <w:rPr>
                <w:del w:id="9956" w:author="XuanWen Chen" w:date="2019-01-02T08:00:00Z"/>
                <w:rFonts w:hAnsi="宋体"/>
              </w:rPr>
            </w:pPr>
            <w:del w:id="9957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4637CC41" w14:textId="38DD7DB3" w:rsidTr="009961DA">
        <w:trPr>
          <w:del w:id="9958" w:author="XuanWen Chen" w:date="2019-01-02T08:00:00Z"/>
        </w:trPr>
        <w:tc>
          <w:tcPr>
            <w:tcW w:w="2074" w:type="dxa"/>
          </w:tcPr>
          <w:p w14:paraId="7D3EBE6F" w14:textId="2D8A1918" w:rsidR="009961DA" w:rsidRPr="008035F1" w:rsidDel="00754881" w:rsidRDefault="009961DA" w:rsidP="009961DA">
            <w:pPr>
              <w:jc w:val="left"/>
              <w:rPr>
                <w:del w:id="9959" w:author="XuanWen Chen" w:date="2019-01-02T08:00:00Z"/>
                <w:rFonts w:hAnsi="宋体"/>
              </w:rPr>
            </w:pPr>
            <w:del w:id="9960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6B1CAD78" w14:textId="3DDBEB45" w:rsidR="009961DA" w:rsidRPr="008035F1" w:rsidDel="00754881" w:rsidRDefault="009961DA" w:rsidP="009961DA">
            <w:pPr>
              <w:jc w:val="left"/>
              <w:rPr>
                <w:del w:id="9961" w:author="XuanWen Chen" w:date="2019-01-02T08:00:00Z"/>
                <w:rFonts w:hAnsi="宋体"/>
              </w:rPr>
            </w:pPr>
            <w:del w:id="9962" w:author="XuanWen Chen" w:date="2019-01-02T08:00:00Z">
              <w:r w:rsidDel="00754881">
                <w:rPr>
                  <w:rFonts w:hAnsi="宋体" w:hint="eastAsia"/>
                </w:rPr>
                <w:delText>指导者查看收藏的帖子</w:delText>
              </w:r>
            </w:del>
          </w:p>
        </w:tc>
      </w:tr>
      <w:tr w:rsidR="009961DA" w:rsidRPr="008035F1" w:rsidDel="00754881" w14:paraId="3DF2765C" w14:textId="36C70C86" w:rsidTr="009961DA">
        <w:trPr>
          <w:del w:id="9963" w:author="XuanWen Chen" w:date="2019-01-02T08:00:00Z"/>
        </w:trPr>
        <w:tc>
          <w:tcPr>
            <w:tcW w:w="2074" w:type="dxa"/>
          </w:tcPr>
          <w:p w14:paraId="65A3B699" w14:textId="484A4E99" w:rsidR="009961DA" w:rsidRPr="008035F1" w:rsidDel="00754881" w:rsidRDefault="009961DA" w:rsidP="009961DA">
            <w:pPr>
              <w:jc w:val="left"/>
              <w:rPr>
                <w:del w:id="9964" w:author="XuanWen Chen" w:date="2019-01-02T08:00:00Z"/>
                <w:rFonts w:hAnsi="宋体"/>
              </w:rPr>
            </w:pPr>
            <w:del w:id="9965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54A0F561" w14:textId="1870B471" w:rsidR="009961DA" w:rsidRPr="008035F1" w:rsidDel="00754881" w:rsidRDefault="009961DA" w:rsidP="009961DA">
            <w:pPr>
              <w:jc w:val="left"/>
              <w:rPr>
                <w:del w:id="9966" w:author="XuanWen Chen" w:date="2019-01-02T08:00:00Z"/>
                <w:rFonts w:hAnsi="宋体"/>
              </w:rPr>
            </w:pPr>
            <w:del w:id="9967" w:author="XuanWen Chen" w:date="2019-01-02T08:00:00Z">
              <w:r w:rsidDel="00754881">
                <w:rPr>
                  <w:rFonts w:hAnsi="宋体" w:hint="eastAsia"/>
                </w:rPr>
                <w:delText>指导者需要查看收藏的帖子</w:delText>
              </w:r>
            </w:del>
          </w:p>
        </w:tc>
      </w:tr>
      <w:tr w:rsidR="009961DA" w:rsidRPr="008035F1" w:rsidDel="00754881" w14:paraId="535110C4" w14:textId="7F97106A" w:rsidTr="009961DA">
        <w:trPr>
          <w:del w:id="9968" w:author="XuanWen Chen" w:date="2019-01-02T08:00:00Z"/>
        </w:trPr>
        <w:tc>
          <w:tcPr>
            <w:tcW w:w="2074" w:type="dxa"/>
          </w:tcPr>
          <w:p w14:paraId="19B38562" w14:textId="3FA46F20" w:rsidR="009961DA" w:rsidRPr="008035F1" w:rsidDel="00754881" w:rsidRDefault="009961DA" w:rsidP="009961DA">
            <w:pPr>
              <w:rPr>
                <w:del w:id="9969" w:author="XuanWen Chen" w:date="2019-01-02T08:00:00Z"/>
                <w:rFonts w:hAnsi="宋体"/>
              </w:rPr>
            </w:pPr>
            <w:del w:id="9970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1710D1E7" w14:textId="292F67CA" w:rsidR="009961DA" w:rsidDel="00754881" w:rsidRDefault="009961DA" w:rsidP="009961DA">
            <w:pPr>
              <w:rPr>
                <w:del w:id="9971" w:author="XuanWen Chen" w:date="2019-01-02T08:00:00Z"/>
                <w:rFonts w:hAnsi="宋体"/>
              </w:rPr>
            </w:pPr>
            <w:del w:id="9972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7B514176" w14:textId="45E80BD9" w:rsidR="009961DA" w:rsidDel="00754881" w:rsidRDefault="009961DA" w:rsidP="009961DA">
            <w:pPr>
              <w:rPr>
                <w:del w:id="9973" w:author="XuanWen Chen" w:date="2019-01-02T08:00:00Z"/>
                <w:rFonts w:hAnsi="宋体"/>
              </w:rPr>
            </w:pPr>
            <w:del w:id="9974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7749550F" w14:textId="4822F17C" w:rsidR="009961DA" w:rsidRPr="009B7CFA" w:rsidDel="00754881" w:rsidRDefault="009961DA" w:rsidP="009961DA">
            <w:pPr>
              <w:rPr>
                <w:del w:id="9975" w:author="XuanWen Chen" w:date="2019-01-02T08:00:00Z"/>
                <w:rFonts w:hAnsi="宋体"/>
              </w:rPr>
            </w:pPr>
            <w:del w:id="9976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</w:tc>
      </w:tr>
      <w:tr w:rsidR="009961DA" w:rsidRPr="008035F1" w:rsidDel="00754881" w14:paraId="48FE55C4" w14:textId="57F6CB20" w:rsidTr="009961DA">
        <w:trPr>
          <w:del w:id="9977" w:author="XuanWen Chen" w:date="2019-01-02T08:00:00Z"/>
        </w:trPr>
        <w:tc>
          <w:tcPr>
            <w:tcW w:w="2074" w:type="dxa"/>
          </w:tcPr>
          <w:p w14:paraId="67FD13D4" w14:textId="60113F25" w:rsidR="009961DA" w:rsidRPr="008035F1" w:rsidDel="00754881" w:rsidRDefault="009961DA" w:rsidP="009961DA">
            <w:pPr>
              <w:rPr>
                <w:del w:id="9978" w:author="XuanWen Chen" w:date="2019-01-02T08:00:00Z"/>
                <w:rFonts w:hAnsi="宋体"/>
              </w:rPr>
            </w:pPr>
            <w:del w:id="9979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72EEAA0B" w14:textId="10B05698" w:rsidR="009961DA" w:rsidRPr="00AC7EB5" w:rsidDel="00754881" w:rsidRDefault="009961DA" w:rsidP="009961DA">
            <w:pPr>
              <w:rPr>
                <w:del w:id="9980" w:author="XuanWen Chen" w:date="2019-01-02T08:00:00Z"/>
                <w:rFonts w:hAnsi="宋体"/>
              </w:rPr>
            </w:pPr>
          </w:p>
        </w:tc>
      </w:tr>
      <w:tr w:rsidR="009961DA" w:rsidRPr="002B179C" w:rsidDel="00754881" w14:paraId="4A494223" w14:textId="10ABFBE3" w:rsidTr="009961DA">
        <w:trPr>
          <w:del w:id="9981" w:author="XuanWen Chen" w:date="2019-01-02T08:00:00Z"/>
        </w:trPr>
        <w:tc>
          <w:tcPr>
            <w:tcW w:w="2074" w:type="dxa"/>
          </w:tcPr>
          <w:p w14:paraId="602D1E16" w14:textId="4B5EBBBC" w:rsidR="009961DA" w:rsidRPr="008035F1" w:rsidDel="00754881" w:rsidRDefault="009961DA" w:rsidP="009961DA">
            <w:pPr>
              <w:rPr>
                <w:del w:id="9982" w:author="XuanWen Chen" w:date="2019-01-02T08:00:00Z"/>
                <w:rFonts w:hAnsi="宋体"/>
              </w:rPr>
            </w:pPr>
            <w:del w:id="9983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3DE822AF" w14:textId="49A7F4C7" w:rsidR="009961DA" w:rsidDel="00754881" w:rsidRDefault="009961DA" w:rsidP="009961DA">
            <w:pPr>
              <w:pStyle w:val="a9"/>
              <w:ind w:left="360" w:firstLineChars="0" w:firstLine="0"/>
              <w:rPr>
                <w:del w:id="9984" w:author="XuanWen Chen" w:date="2019-01-02T08:00:00Z"/>
                <w:rFonts w:hAnsi="宋体"/>
              </w:rPr>
            </w:pPr>
            <w:del w:id="9985" w:author="XuanWen Chen" w:date="2019-01-02T08:00:00Z">
              <w:r w:rsidDel="00754881">
                <w:rPr>
                  <w:rFonts w:hAnsi="宋体"/>
                </w:rPr>
                <w:delText xml:space="preserve">12.0 </w:delText>
              </w:r>
              <w:r w:rsidDel="00754881">
                <w:rPr>
                  <w:rFonts w:hAnsi="宋体" w:hint="eastAsia"/>
                </w:rPr>
                <w:delText>指导者查看收藏的帖子</w:delText>
              </w:r>
            </w:del>
          </w:p>
          <w:p w14:paraId="0D87749C" w14:textId="1931EEA3" w:rsidR="009961DA" w:rsidDel="00754881" w:rsidRDefault="009961DA" w:rsidP="009961DA">
            <w:pPr>
              <w:rPr>
                <w:del w:id="9986" w:author="XuanWen Chen" w:date="2019-01-02T08:00:00Z"/>
                <w:rFonts w:hAnsi="宋体"/>
              </w:rPr>
            </w:pPr>
            <w:del w:id="9987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选择我的收藏</w:delText>
              </w:r>
            </w:del>
          </w:p>
          <w:p w14:paraId="209140C4" w14:textId="77B18B02" w:rsidR="009961DA" w:rsidDel="00754881" w:rsidRDefault="009961DA" w:rsidP="009961DA">
            <w:pPr>
              <w:rPr>
                <w:del w:id="9988" w:author="XuanWen Chen" w:date="2019-01-02T08:00:00Z"/>
                <w:rFonts w:hAnsi="宋体"/>
              </w:rPr>
            </w:pPr>
            <w:del w:id="9989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选择收藏的帖子</w:delText>
              </w:r>
            </w:del>
          </w:p>
          <w:p w14:paraId="7F6E6C9A" w14:textId="19EC1345" w:rsidR="009961DA" w:rsidRPr="002B179C" w:rsidDel="00754881" w:rsidRDefault="009961DA" w:rsidP="009961DA">
            <w:pPr>
              <w:rPr>
                <w:del w:id="9990" w:author="XuanWen Chen" w:date="2019-01-02T08:00:00Z"/>
                <w:rFonts w:hAnsi="宋体"/>
              </w:rPr>
            </w:pPr>
            <w:del w:id="9991" w:author="XuanWen Chen" w:date="2019-01-02T08:00:00Z">
              <w:r w:rsidDel="00754881">
                <w:rPr>
                  <w:rFonts w:hAnsi="宋体" w:hint="eastAsia"/>
                </w:rPr>
                <w:delText>3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查看帖子内容</w:delText>
              </w:r>
            </w:del>
          </w:p>
        </w:tc>
      </w:tr>
      <w:tr w:rsidR="009961DA" w:rsidRPr="008035F1" w:rsidDel="00754881" w14:paraId="7ECCE692" w14:textId="7C778719" w:rsidTr="009961DA">
        <w:trPr>
          <w:trHeight w:val="330"/>
          <w:del w:id="9992" w:author="XuanWen Chen" w:date="2019-01-02T08:00:00Z"/>
        </w:trPr>
        <w:tc>
          <w:tcPr>
            <w:tcW w:w="2074" w:type="dxa"/>
          </w:tcPr>
          <w:p w14:paraId="777B0BA8" w14:textId="3DD2E6EC" w:rsidR="009961DA" w:rsidRPr="008035F1" w:rsidDel="00754881" w:rsidRDefault="009961DA" w:rsidP="009961DA">
            <w:pPr>
              <w:rPr>
                <w:del w:id="9993" w:author="XuanWen Chen" w:date="2019-01-02T08:00:00Z"/>
                <w:rFonts w:hAnsi="宋体"/>
              </w:rPr>
            </w:pPr>
            <w:del w:id="9994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467B2F28" w14:textId="5EF1C74C" w:rsidR="009961DA" w:rsidRPr="00FD6E19" w:rsidDel="00754881" w:rsidRDefault="009961DA" w:rsidP="009961DA">
            <w:pPr>
              <w:rPr>
                <w:del w:id="9995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84EBF39" w14:textId="36CB7463" w:rsidTr="009961DA">
        <w:trPr>
          <w:del w:id="9996" w:author="XuanWen Chen" w:date="2019-01-02T08:00:00Z"/>
        </w:trPr>
        <w:tc>
          <w:tcPr>
            <w:tcW w:w="2074" w:type="dxa"/>
          </w:tcPr>
          <w:p w14:paraId="15B67577" w14:textId="1B452423" w:rsidR="009961DA" w:rsidRPr="008035F1" w:rsidDel="00754881" w:rsidRDefault="009961DA" w:rsidP="009961DA">
            <w:pPr>
              <w:rPr>
                <w:del w:id="9997" w:author="XuanWen Chen" w:date="2019-01-02T08:00:00Z"/>
                <w:rFonts w:hAnsi="宋体"/>
              </w:rPr>
            </w:pPr>
            <w:del w:id="9998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13C5049D" w14:textId="503FB339" w:rsidR="009961DA" w:rsidRPr="00FD6E19" w:rsidDel="00754881" w:rsidRDefault="009961DA" w:rsidP="009961DA">
            <w:pPr>
              <w:rPr>
                <w:del w:id="9999" w:author="XuanWen Chen" w:date="2019-01-02T08:00:00Z"/>
                <w:rFonts w:hAnsi="宋体"/>
              </w:rPr>
            </w:pPr>
            <w:del w:id="10000" w:author="XuanWen Chen" w:date="2019-01-02T08:00:00Z">
              <w:r w:rsidDel="00754881">
                <w:rPr>
                  <w:rFonts w:hAnsi="宋体"/>
                </w:rPr>
                <w:delText xml:space="preserve">12.0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没有收藏的帖子</w:delText>
              </w:r>
            </w:del>
          </w:p>
        </w:tc>
      </w:tr>
      <w:tr w:rsidR="009961DA" w:rsidRPr="008035F1" w:rsidDel="00754881" w14:paraId="517FD960" w14:textId="1A4FB58A" w:rsidTr="009961DA">
        <w:trPr>
          <w:del w:id="10001" w:author="XuanWen Chen" w:date="2019-01-02T08:00:00Z"/>
        </w:trPr>
        <w:tc>
          <w:tcPr>
            <w:tcW w:w="2074" w:type="dxa"/>
          </w:tcPr>
          <w:p w14:paraId="500AAC6C" w14:textId="57DB28E5" w:rsidR="009961DA" w:rsidRPr="008035F1" w:rsidDel="00754881" w:rsidRDefault="009961DA" w:rsidP="009961DA">
            <w:pPr>
              <w:rPr>
                <w:del w:id="10002" w:author="XuanWen Chen" w:date="2019-01-02T08:00:00Z"/>
                <w:rFonts w:hAnsi="宋体"/>
              </w:rPr>
            </w:pPr>
            <w:del w:id="10003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44858659" w14:textId="0DBCAD44" w:rsidR="009961DA" w:rsidRPr="008035F1" w:rsidDel="00754881" w:rsidRDefault="009961DA" w:rsidP="009961DA">
            <w:pPr>
              <w:rPr>
                <w:del w:id="1000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2E6EE57C" w14:textId="19385390" w:rsidTr="009961DA">
        <w:trPr>
          <w:del w:id="10005" w:author="XuanWen Chen" w:date="2019-01-02T08:00:00Z"/>
        </w:trPr>
        <w:tc>
          <w:tcPr>
            <w:tcW w:w="2074" w:type="dxa"/>
          </w:tcPr>
          <w:p w14:paraId="30C317EF" w14:textId="785EDB24" w:rsidR="009961DA" w:rsidRPr="008035F1" w:rsidDel="00754881" w:rsidRDefault="009961DA" w:rsidP="009961DA">
            <w:pPr>
              <w:rPr>
                <w:del w:id="10006" w:author="XuanWen Chen" w:date="2019-01-02T08:00:00Z"/>
                <w:rFonts w:hAnsi="宋体"/>
              </w:rPr>
            </w:pPr>
            <w:del w:id="10007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477A006B" w14:textId="6A09E8E4" w:rsidR="009961DA" w:rsidRPr="008035F1" w:rsidDel="00754881" w:rsidRDefault="009961DA" w:rsidP="009961DA">
            <w:pPr>
              <w:rPr>
                <w:del w:id="1000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D7F70CF" w14:textId="32D11941" w:rsidTr="009961DA">
        <w:trPr>
          <w:del w:id="10009" w:author="XuanWen Chen" w:date="2019-01-02T08:00:00Z"/>
        </w:trPr>
        <w:tc>
          <w:tcPr>
            <w:tcW w:w="2074" w:type="dxa"/>
          </w:tcPr>
          <w:p w14:paraId="6F668D00" w14:textId="5F860C13" w:rsidR="009961DA" w:rsidRPr="008035F1" w:rsidDel="00754881" w:rsidRDefault="009961DA" w:rsidP="009961DA">
            <w:pPr>
              <w:rPr>
                <w:del w:id="10010" w:author="XuanWen Chen" w:date="2019-01-02T08:00:00Z"/>
                <w:rFonts w:hAnsi="宋体"/>
              </w:rPr>
            </w:pPr>
            <w:del w:id="10011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4C3C39BA" w14:textId="348A2598" w:rsidR="009961DA" w:rsidRPr="008035F1" w:rsidDel="00754881" w:rsidRDefault="009961DA" w:rsidP="009961DA">
            <w:pPr>
              <w:rPr>
                <w:del w:id="1001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E017223" w14:textId="68F8D95E" w:rsidTr="009961DA">
        <w:trPr>
          <w:del w:id="10013" w:author="XuanWen Chen" w:date="2019-01-02T08:00:00Z"/>
        </w:trPr>
        <w:tc>
          <w:tcPr>
            <w:tcW w:w="2074" w:type="dxa"/>
          </w:tcPr>
          <w:p w14:paraId="5D177FAD" w14:textId="34E98328" w:rsidR="009961DA" w:rsidRPr="008035F1" w:rsidDel="00754881" w:rsidRDefault="009961DA" w:rsidP="009961DA">
            <w:pPr>
              <w:rPr>
                <w:del w:id="10014" w:author="XuanWen Chen" w:date="2019-01-02T08:00:00Z"/>
                <w:rFonts w:hAnsi="宋体"/>
              </w:rPr>
            </w:pPr>
            <w:del w:id="10015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6989FED0" w14:textId="7D59615B" w:rsidR="009961DA" w:rsidRPr="002E6A2F" w:rsidDel="00754881" w:rsidRDefault="009961DA" w:rsidP="009961DA">
            <w:pPr>
              <w:rPr>
                <w:del w:id="10016" w:author="XuanWen Chen" w:date="2019-01-02T08:00:00Z"/>
                <w:rFonts w:hAnsi="宋体"/>
              </w:rPr>
            </w:pPr>
          </w:p>
        </w:tc>
      </w:tr>
      <w:tr w:rsidR="009961DA" w:rsidRPr="008035F1" w:rsidDel="00754881" w14:paraId="22220551" w14:textId="42E272E1" w:rsidTr="009961DA">
        <w:trPr>
          <w:del w:id="10017" w:author="XuanWen Chen" w:date="2019-01-02T08:00:00Z"/>
        </w:trPr>
        <w:tc>
          <w:tcPr>
            <w:tcW w:w="2074" w:type="dxa"/>
          </w:tcPr>
          <w:p w14:paraId="48849D3A" w14:textId="7E7FEA68" w:rsidR="009961DA" w:rsidRPr="008035F1" w:rsidDel="00754881" w:rsidRDefault="009961DA" w:rsidP="009961DA">
            <w:pPr>
              <w:rPr>
                <w:del w:id="10018" w:author="XuanWen Chen" w:date="2019-01-02T08:00:00Z"/>
                <w:rFonts w:hAnsi="宋体"/>
              </w:rPr>
            </w:pPr>
            <w:del w:id="10019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2290A54B" w14:textId="091D44BB" w:rsidR="009961DA" w:rsidRPr="008035F1" w:rsidDel="00754881" w:rsidRDefault="009961DA" w:rsidP="009961DA">
            <w:pPr>
              <w:rPr>
                <w:del w:id="10020" w:author="XuanWen Chen" w:date="2019-01-02T08:00:00Z"/>
                <w:rFonts w:hAnsi="宋体"/>
              </w:rPr>
            </w:pPr>
            <w:del w:id="10021" w:author="XuanWen Chen" w:date="2019-01-02T08:00:00Z">
              <w:r w:rsidDel="00754881">
                <w:rPr>
                  <w:rFonts w:hAnsi="宋体" w:hint="eastAsia"/>
                </w:rPr>
                <w:delText>已经有收藏的帖子</w:delText>
              </w:r>
            </w:del>
          </w:p>
        </w:tc>
      </w:tr>
    </w:tbl>
    <w:p w14:paraId="0E32AA74" w14:textId="045DFD61" w:rsidR="009961DA" w:rsidDel="00754881" w:rsidRDefault="009961DA" w:rsidP="009961DA">
      <w:pPr>
        <w:rPr>
          <w:del w:id="10022" w:author="XuanWen Chen" w:date="2019-01-02T08:00:00Z"/>
        </w:rPr>
      </w:pPr>
    </w:p>
    <w:p w14:paraId="48C1D631" w14:textId="14614575" w:rsidR="009961DA" w:rsidDel="00754881" w:rsidRDefault="000E17AA" w:rsidP="000E17AA">
      <w:pPr>
        <w:pStyle w:val="3"/>
        <w:rPr>
          <w:del w:id="10023" w:author="XuanWen Chen" w:date="2019-01-02T08:00:00Z"/>
        </w:rPr>
      </w:pPr>
      <w:del w:id="10024" w:author="XuanWen Chen" w:date="2019-01-02T08:00:00Z">
        <w:r w:rsidDel="00754881">
          <w:rPr>
            <w:rFonts w:hint="eastAsia"/>
          </w:rPr>
          <w:delText>指导者查看帖子草稿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12F9EDD6" w14:textId="4FC54BA9" w:rsidTr="009961DA">
        <w:trPr>
          <w:del w:id="10025" w:author="XuanWen Chen" w:date="2019-01-02T08:00:00Z"/>
        </w:trPr>
        <w:tc>
          <w:tcPr>
            <w:tcW w:w="2074" w:type="dxa"/>
          </w:tcPr>
          <w:p w14:paraId="4F42FC87" w14:textId="494CD2D9" w:rsidR="009961DA" w:rsidRPr="008035F1" w:rsidDel="00754881" w:rsidRDefault="009961DA" w:rsidP="009961DA">
            <w:pPr>
              <w:rPr>
                <w:del w:id="10026" w:author="XuanWen Chen" w:date="2019-01-02T08:00:00Z"/>
                <w:rFonts w:hAnsi="宋体"/>
                <w:b/>
              </w:rPr>
            </w:pPr>
            <w:del w:id="10027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57DEA201" w14:textId="7E139197" w:rsidR="009961DA" w:rsidRPr="008035F1" w:rsidDel="00754881" w:rsidRDefault="009961DA" w:rsidP="009961DA">
            <w:pPr>
              <w:rPr>
                <w:del w:id="10028" w:author="XuanWen Chen" w:date="2019-01-02T08:00:00Z"/>
                <w:rFonts w:hAnsi="宋体"/>
                <w:b/>
              </w:rPr>
            </w:pPr>
            <w:del w:id="10029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13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指导者查看帖子草稿</w:delText>
              </w:r>
            </w:del>
          </w:p>
        </w:tc>
      </w:tr>
      <w:tr w:rsidR="009961DA" w:rsidRPr="008035F1" w:rsidDel="00754881" w14:paraId="06E9A0A3" w14:textId="65D008EC" w:rsidTr="009961DA">
        <w:trPr>
          <w:del w:id="10030" w:author="XuanWen Chen" w:date="2019-01-02T08:00:00Z"/>
        </w:trPr>
        <w:tc>
          <w:tcPr>
            <w:tcW w:w="2074" w:type="dxa"/>
          </w:tcPr>
          <w:p w14:paraId="1925ECAF" w14:textId="61C68D05" w:rsidR="009961DA" w:rsidRPr="008035F1" w:rsidDel="00754881" w:rsidRDefault="009961DA" w:rsidP="009961DA">
            <w:pPr>
              <w:jc w:val="left"/>
              <w:rPr>
                <w:del w:id="10031" w:author="XuanWen Chen" w:date="2019-01-02T08:00:00Z"/>
                <w:rFonts w:hAnsi="宋体"/>
              </w:rPr>
            </w:pPr>
            <w:del w:id="10032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EF5A30E" w14:textId="03627658" w:rsidR="009961DA" w:rsidRPr="008035F1" w:rsidDel="00754881" w:rsidRDefault="009961DA" w:rsidP="009961DA">
            <w:pPr>
              <w:jc w:val="left"/>
              <w:rPr>
                <w:del w:id="10033" w:author="XuanWen Chen" w:date="2019-01-02T08:00:00Z"/>
                <w:rFonts w:hAnsi="宋体"/>
              </w:rPr>
            </w:pPr>
            <w:del w:id="10034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107D33BE" w14:textId="2D1D15AD" w:rsidR="009961DA" w:rsidRPr="008035F1" w:rsidDel="00754881" w:rsidRDefault="009961DA" w:rsidP="009961DA">
            <w:pPr>
              <w:jc w:val="left"/>
              <w:rPr>
                <w:del w:id="10035" w:author="XuanWen Chen" w:date="2019-01-02T08:00:00Z"/>
                <w:rFonts w:hAnsi="宋体"/>
              </w:rPr>
            </w:pPr>
            <w:del w:id="10036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E36C9D4" w14:textId="7634E206" w:rsidR="009961DA" w:rsidRPr="008035F1" w:rsidDel="00754881" w:rsidRDefault="009961DA" w:rsidP="009961DA">
            <w:pPr>
              <w:jc w:val="left"/>
              <w:rPr>
                <w:del w:id="10037" w:author="XuanWen Chen" w:date="2019-01-02T08:00:00Z"/>
                <w:rFonts w:hAnsi="宋体"/>
              </w:rPr>
            </w:pPr>
            <w:del w:id="10038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28AA3DC7" w14:textId="14DCB650" w:rsidTr="009961DA">
        <w:trPr>
          <w:del w:id="10039" w:author="XuanWen Chen" w:date="2019-01-02T08:00:00Z"/>
        </w:trPr>
        <w:tc>
          <w:tcPr>
            <w:tcW w:w="2074" w:type="dxa"/>
          </w:tcPr>
          <w:p w14:paraId="4BC43FCB" w14:textId="24E93B3A" w:rsidR="009961DA" w:rsidRPr="008035F1" w:rsidDel="00754881" w:rsidRDefault="009961DA" w:rsidP="009961DA">
            <w:pPr>
              <w:jc w:val="left"/>
              <w:rPr>
                <w:del w:id="10040" w:author="XuanWen Chen" w:date="2019-01-02T08:00:00Z"/>
                <w:rFonts w:hAnsi="宋体"/>
              </w:rPr>
            </w:pPr>
            <w:del w:id="10041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42D01986" w14:textId="537844F9" w:rsidR="009961DA" w:rsidRPr="008035F1" w:rsidDel="00754881" w:rsidRDefault="009961DA" w:rsidP="009961DA">
            <w:pPr>
              <w:jc w:val="left"/>
              <w:rPr>
                <w:del w:id="10042" w:author="XuanWen Chen" w:date="2019-01-02T08:00:00Z"/>
                <w:rFonts w:hAnsi="宋体"/>
              </w:rPr>
            </w:pPr>
            <w:del w:id="10043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44700E29" w14:textId="00008656" w:rsidR="009961DA" w:rsidRPr="008035F1" w:rsidDel="00754881" w:rsidRDefault="009961DA" w:rsidP="009961DA">
            <w:pPr>
              <w:jc w:val="left"/>
              <w:rPr>
                <w:del w:id="10044" w:author="XuanWen Chen" w:date="2019-01-02T08:00:00Z"/>
                <w:rFonts w:hAnsi="宋体"/>
              </w:rPr>
            </w:pPr>
            <w:del w:id="10045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19DC04A0" w14:textId="1AADB3F0" w:rsidR="009961DA" w:rsidRPr="008035F1" w:rsidDel="00754881" w:rsidRDefault="009961DA" w:rsidP="009961DA">
            <w:pPr>
              <w:jc w:val="left"/>
              <w:rPr>
                <w:del w:id="10046" w:author="XuanWen Chen" w:date="2019-01-02T08:00:00Z"/>
                <w:rFonts w:hAnsi="宋体"/>
              </w:rPr>
            </w:pPr>
            <w:del w:id="10047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4DC3FFD9" w14:textId="22BBE57B" w:rsidTr="009961DA">
        <w:trPr>
          <w:del w:id="10048" w:author="XuanWen Chen" w:date="2019-01-02T08:00:00Z"/>
        </w:trPr>
        <w:tc>
          <w:tcPr>
            <w:tcW w:w="2074" w:type="dxa"/>
          </w:tcPr>
          <w:p w14:paraId="2610B1FE" w14:textId="3B2A3292" w:rsidR="009961DA" w:rsidRPr="008035F1" w:rsidDel="00754881" w:rsidRDefault="009961DA" w:rsidP="009961DA">
            <w:pPr>
              <w:jc w:val="left"/>
              <w:rPr>
                <w:del w:id="10049" w:author="XuanWen Chen" w:date="2019-01-02T08:00:00Z"/>
                <w:rFonts w:hAnsi="宋体"/>
              </w:rPr>
            </w:pPr>
            <w:del w:id="10050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698927AD" w14:textId="0933C93D" w:rsidR="009961DA" w:rsidDel="00754881" w:rsidRDefault="009961DA" w:rsidP="009961DA">
            <w:pPr>
              <w:jc w:val="left"/>
              <w:rPr>
                <w:del w:id="10051" w:author="XuanWen Chen" w:date="2019-01-02T08:00:00Z"/>
                <w:rFonts w:hAnsi="宋体"/>
              </w:rPr>
            </w:pPr>
            <w:del w:id="10052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5339AA82" w14:textId="3441829C" w:rsidTr="009961DA">
        <w:trPr>
          <w:del w:id="10053" w:author="XuanWen Chen" w:date="2019-01-02T08:00:00Z"/>
        </w:trPr>
        <w:tc>
          <w:tcPr>
            <w:tcW w:w="2074" w:type="dxa"/>
          </w:tcPr>
          <w:p w14:paraId="733B062A" w14:textId="6E4AEEF3" w:rsidR="009961DA" w:rsidRPr="008035F1" w:rsidDel="00754881" w:rsidRDefault="009961DA" w:rsidP="009961DA">
            <w:pPr>
              <w:jc w:val="left"/>
              <w:rPr>
                <w:del w:id="10054" w:author="XuanWen Chen" w:date="2019-01-02T08:00:00Z"/>
                <w:rFonts w:hAnsi="宋体"/>
              </w:rPr>
            </w:pPr>
            <w:del w:id="10055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3A686D66" w14:textId="4D7C4A76" w:rsidR="009961DA" w:rsidRPr="008035F1" w:rsidDel="00754881" w:rsidRDefault="009961DA" w:rsidP="009961DA">
            <w:pPr>
              <w:jc w:val="left"/>
              <w:rPr>
                <w:del w:id="10056" w:author="XuanWen Chen" w:date="2019-01-02T08:00:00Z"/>
                <w:rFonts w:hAnsi="宋体"/>
              </w:rPr>
            </w:pPr>
            <w:del w:id="10057" w:author="XuanWen Chen" w:date="2019-01-02T08:00:00Z">
              <w:r w:rsidDel="00754881">
                <w:rPr>
                  <w:rFonts w:hAnsi="宋体" w:hint="eastAsia"/>
                </w:rPr>
                <w:delText>指导者查看保存的帖子草稿</w:delText>
              </w:r>
            </w:del>
          </w:p>
        </w:tc>
      </w:tr>
      <w:tr w:rsidR="009961DA" w:rsidRPr="008035F1" w:rsidDel="00754881" w14:paraId="2DAF2008" w14:textId="7BBC09BA" w:rsidTr="009961DA">
        <w:trPr>
          <w:del w:id="10058" w:author="XuanWen Chen" w:date="2019-01-02T08:00:00Z"/>
        </w:trPr>
        <w:tc>
          <w:tcPr>
            <w:tcW w:w="2074" w:type="dxa"/>
          </w:tcPr>
          <w:p w14:paraId="664F2FDD" w14:textId="38C1E91C" w:rsidR="009961DA" w:rsidRPr="008035F1" w:rsidDel="00754881" w:rsidRDefault="009961DA" w:rsidP="009961DA">
            <w:pPr>
              <w:jc w:val="left"/>
              <w:rPr>
                <w:del w:id="10059" w:author="XuanWen Chen" w:date="2019-01-02T08:00:00Z"/>
                <w:rFonts w:hAnsi="宋体"/>
              </w:rPr>
            </w:pPr>
            <w:del w:id="10060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06EC2E0B" w14:textId="07379E2E" w:rsidR="009961DA" w:rsidRPr="008035F1" w:rsidDel="00754881" w:rsidRDefault="009961DA" w:rsidP="009961DA">
            <w:pPr>
              <w:jc w:val="left"/>
              <w:rPr>
                <w:del w:id="10061" w:author="XuanWen Chen" w:date="2019-01-02T08:00:00Z"/>
                <w:rFonts w:hAnsi="宋体"/>
              </w:rPr>
            </w:pPr>
            <w:del w:id="10062" w:author="XuanWen Chen" w:date="2019-01-02T08:00:00Z">
              <w:r w:rsidDel="00754881">
                <w:rPr>
                  <w:rFonts w:hAnsi="宋体" w:hint="eastAsia"/>
                </w:rPr>
                <w:delText>指导者需要查看保存的帖子草稿</w:delText>
              </w:r>
            </w:del>
          </w:p>
        </w:tc>
      </w:tr>
      <w:tr w:rsidR="009961DA" w:rsidRPr="008035F1" w:rsidDel="00754881" w14:paraId="754FE658" w14:textId="08661212" w:rsidTr="009961DA">
        <w:trPr>
          <w:del w:id="10063" w:author="XuanWen Chen" w:date="2019-01-02T08:00:00Z"/>
        </w:trPr>
        <w:tc>
          <w:tcPr>
            <w:tcW w:w="2074" w:type="dxa"/>
          </w:tcPr>
          <w:p w14:paraId="326CAA0D" w14:textId="36B66016" w:rsidR="009961DA" w:rsidRPr="008035F1" w:rsidDel="00754881" w:rsidRDefault="009961DA" w:rsidP="009961DA">
            <w:pPr>
              <w:rPr>
                <w:del w:id="10064" w:author="XuanWen Chen" w:date="2019-01-02T08:00:00Z"/>
                <w:rFonts w:hAnsi="宋体"/>
              </w:rPr>
            </w:pPr>
            <w:del w:id="10065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0DC471B8" w14:textId="6A27BD71" w:rsidR="009961DA" w:rsidDel="00754881" w:rsidRDefault="009961DA" w:rsidP="009961DA">
            <w:pPr>
              <w:rPr>
                <w:del w:id="10066" w:author="XuanWen Chen" w:date="2019-01-02T08:00:00Z"/>
                <w:rFonts w:hAnsi="宋体"/>
              </w:rPr>
            </w:pPr>
            <w:del w:id="10067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444B4DC6" w14:textId="753E77D7" w:rsidR="009961DA" w:rsidDel="00754881" w:rsidRDefault="009961DA" w:rsidP="009961DA">
            <w:pPr>
              <w:rPr>
                <w:del w:id="10068" w:author="XuanWen Chen" w:date="2019-01-02T08:00:00Z"/>
                <w:rFonts w:hAnsi="宋体"/>
              </w:rPr>
            </w:pPr>
            <w:del w:id="10069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17F38C09" w14:textId="4883EE9E" w:rsidR="009961DA" w:rsidRPr="009B7CFA" w:rsidDel="00754881" w:rsidRDefault="009961DA" w:rsidP="009961DA">
            <w:pPr>
              <w:rPr>
                <w:del w:id="10070" w:author="XuanWen Chen" w:date="2019-01-02T08:00:00Z"/>
                <w:rFonts w:hAnsi="宋体"/>
              </w:rPr>
            </w:pPr>
            <w:del w:id="10071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</w:tc>
      </w:tr>
      <w:tr w:rsidR="009961DA" w:rsidRPr="008035F1" w:rsidDel="00754881" w14:paraId="7508139A" w14:textId="1FCDD300" w:rsidTr="009961DA">
        <w:trPr>
          <w:del w:id="10072" w:author="XuanWen Chen" w:date="2019-01-02T08:00:00Z"/>
        </w:trPr>
        <w:tc>
          <w:tcPr>
            <w:tcW w:w="2074" w:type="dxa"/>
          </w:tcPr>
          <w:p w14:paraId="1544BD33" w14:textId="1BD86860" w:rsidR="009961DA" w:rsidRPr="008035F1" w:rsidDel="00754881" w:rsidRDefault="009961DA" w:rsidP="009961DA">
            <w:pPr>
              <w:rPr>
                <w:del w:id="10073" w:author="XuanWen Chen" w:date="2019-01-02T08:00:00Z"/>
                <w:rFonts w:hAnsi="宋体"/>
              </w:rPr>
            </w:pPr>
            <w:del w:id="10074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091B117E" w14:textId="25F10B96" w:rsidR="009961DA" w:rsidDel="00754881" w:rsidRDefault="009961DA" w:rsidP="009961DA">
            <w:pPr>
              <w:rPr>
                <w:del w:id="10075" w:author="XuanWen Chen" w:date="2019-01-02T08:00:00Z"/>
                <w:rFonts w:hAnsi="宋体"/>
              </w:rPr>
            </w:pPr>
            <w:del w:id="10076" w:author="XuanWen Chen" w:date="2019-01-02T08:00:00Z">
              <w:r w:rsidDel="00754881">
                <w:rPr>
                  <w:rFonts w:hAnsi="宋体" w:hint="eastAsia"/>
                </w:rPr>
                <w:delText>POST</w:delText>
              </w:r>
              <w:r w:rsidDel="00754881">
                <w:rPr>
                  <w:rFonts w:hAnsi="宋体"/>
                </w:rPr>
                <w:delText>-1</w:delText>
              </w:r>
              <w:r w:rsidDel="00754881">
                <w:rPr>
                  <w:rFonts w:hAnsi="宋体" w:hint="eastAsia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发表帖子后帖子列表更新</w:delText>
              </w:r>
            </w:del>
          </w:p>
          <w:p w14:paraId="6E7AB895" w14:textId="3930CA4E" w:rsidR="009961DA" w:rsidRPr="00AC7EB5" w:rsidDel="00754881" w:rsidRDefault="009961DA" w:rsidP="009961DA">
            <w:pPr>
              <w:rPr>
                <w:del w:id="10077" w:author="XuanWen Chen" w:date="2019-01-02T08:00:00Z"/>
                <w:rFonts w:hAnsi="宋体"/>
              </w:rPr>
            </w:pPr>
            <w:del w:id="10078" w:author="XuanWen Chen" w:date="2019-01-02T08:00:00Z">
              <w:r w:rsidDel="00754881">
                <w:rPr>
                  <w:rFonts w:hAnsi="宋体" w:hint="eastAsia"/>
                </w:rPr>
                <w:delText>POST</w:delText>
              </w:r>
              <w:r w:rsidDel="00754881">
                <w:rPr>
                  <w:rFonts w:hAnsi="宋体"/>
                </w:rPr>
                <w:delText>-2</w:delText>
              </w:r>
              <w:r w:rsidDel="00754881">
                <w:rPr>
                  <w:rFonts w:hAnsi="宋体" w:hint="eastAsia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存为草稿后我的草稿列表更新</w:delText>
              </w:r>
            </w:del>
          </w:p>
        </w:tc>
      </w:tr>
      <w:tr w:rsidR="009961DA" w:rsidRPr="002B179C" w:rsidDel="00754881" w14:paraId="421025D1" w14:textId="6543B65C" w:rsidTr="009961DA">
        <w:trPr>
          <w:del w:id="10079" w:author="XuanWen Chen" w:date="2019-01-02T08:00:00Z"/>
        </w:trPr>
        <w:tc>
          <w:tcPr>
            <w:tcW w:w="2074" w:type="dxa"/>
          </w:tcPr>
          <w:p w14:paraId="51E4F54D" w14:textId="300839F2" w:rsidR="009961DA" w:rsidRPr="008035F1" w:rsidDel="00754881" w:rsidRDefault="009961DA" w:rsidP="009961DA">
            <w:pPr>
              <w:rPr>
                <w:del w:id="10080" w:author="XuanWen Chen" w:date="2019-01-02T08:00:00Z"/>
                <w:rFonts w:hAnsi="宋体"/>
              </w:rPr>
            </w:pPr>
            <w:del w:id="10081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57A37CA3" w14:textId="75CED619" w:rsidR="009961DA" w:rsidDel="00754881" w:rsidRDefault="009961DA" w:rsidP="009961DA">
            <w:pPr>
              <w:pStyle w:val="a9"/>
              <w:ind w:left="360" w:firstLineChars="0" w:firstLine="0"/>
              <w:rPr>
                <w:del w:id="10082" w:author="XuanWen Chen" w:date="2019-01-02T08:00:00Z"/>
                <w:rFonts w:hAnsi="宋体"/>
              </w:rPr>
            </w:pPr>
            <w:del w:id="10083" w:author="XuanWen Chen" w:date="2019-01-02T08:00:00Z">
              <w:r w:rsidDel="00754881">
                <w:rPr>
                  <w:rFonts w:hAnsi="宋体"/>
                </w:rPr>
                <w:delText xml:space="preserve">13.0 </w:delText>
              </w:r>
              <w:r w:rsidDel="00754881">
                <w:rPr>
                  <w:rFonts w:hAnsi="宋体" w:hint="eastAsia"/>
                </w:rPr>
                <w:delText>指导者查看帖子草稿并发帖</w:delText>
              </w:r>
            </w:del>
          </w:p>
          <w:p w14:paraId="35F1681C" w14:textId="428C8887" w:rsidR="009961DA" w:rsidDel="00754881" w:rsidRDefault="009961DA" w:rsidP="009961DA">
            <w:pPr>
              <w:rPr>
                <w:del w:id="10084" w:author="XuanWen Chen" w:date="2019-01-02T08:00:00Z"/>
                <w:rFonts w:hAnsi="宋体"/>
              </w:rPr>
            </w:pPr>
            <w:del w:id="10085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选择我的草稿</w:delText>
              </w:r>
            </w:del>
          </w:p>
          <w:p w14:paraId="0933CD6C" w14:textId="6FF845AC" w:rsidR="009961DA" w:rsidDel="00754881" w:rsidRDefault="009961DA" w:rsidP="009961DA">
            <w:pPr>
              <w:rPr>
                <w:del w:id="10086" w:author="XuanWen Chen" w:date="2019-01-02T08:00:00Z"/>
                <w:rFonts w:hAnsi="宋体"/>
              </w:rPr>
            </w:pPr>
            <w:del w:id="10087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选择一个帖子草稿</w:delText>
              </w:r>
            </w:del>
          </w:p>
          <w:p w14:paraId="235C5425" w14:textId="7B178C71" w:rsidR="009961DA" w:rsidDel="00754881" w:rsidRDefault="009961DA" w:rsidP="009961DA">
            <w:pPr>
              <w:rPr>
                <w:del w:id="10088" w:author="XuanWen Chen" w:date="2019-01-02T08:00:00Z"/>
                <w:rFonts w:hAnsi="宋体"/>
              </w:rPr>
            </w:pPr>
            <w:del w:id="10089" w:author="XuanWen Chen" w:date="2019-01-02T08:00:00Z">
              <w:r w:rsidDel="00754881">
                <w:rPr>
                  <w:rFonts w:hAnsi="宋体" w:hint="eastAsia"/>
                </w:rPr>
                <w:delText>3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编辑草稿（可选）</w:delText>
              </w:r>
            </w:del>
          </w:p>
          <w:p w14:paraId="2814D3DA" w14:textId="00DE2525" w:rsidR="009961DA" w:rsidRPr="002B179C" w:rsidDel="00754881" w:rsidRDefault="009961DA" w:rsidP="009961DA">
            <w:pPr>
              <w:rPr>
                <w:del w:id="10090" w:author="XuanWen Chen" w:date="2019-01-02T08:00:00Z"/>
                <w:rFonts w:hAnsi="宋体"/>
              </w:rPr>
            </w:pPr>
            <w:del w:id="10091" w:author="XuanWen Chen" w:date="2019-01-02T08:00:00Z">
              <w:r w:rsidDel="00754881">
                <w:rPr>
                  <w:rFonts w:hAnsi="宋体" w:hint="eastAsia"/>
                </w:rPr>
                <w:delText>4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发表帖子</w:delText>
              </w:r>
            </w:del>
          </w:p>
        </w:tc>
      </w:tr>
      <w:tr w:rsidR="009961DA" w:rsidRPr="008035F1" w:rsidDel="00754881" w14:paraId="617A0FF4" w14:textId="768155B8" w:rsidTr="009961DA">
        <w:trPr>
          <w:trHeight w:val="330"/>
          <w:del w:id="10092" w:author="XuanWen Chen" w:date="2019-01-02T08:00:00Z"/>
        </w:trPr>
        <w:tc>
          <w:tcPr>
            <w:tcW w:w="2074" w:type="dxa"/>
          </w:tcPr>
          <w:p w14:paraId="008791AE" w14:textId="33D6C973" w:rsidR="009961DA" w:rsidRPr="008035F1" w:rsidDel="00754881" w:rsidRDefault="009961DA" w:rsidP="009961DA">
            <w:pPr>
              <w:rPr>
                <w:del w:id="10093" w:author="XuanWen Chen" w:date="2019-01-02T08:00:00Z"/>
                <w:rFonts w:hAnsi="宋体"/>
              </w:rPr>
            </w:pPr>
            <w:del w:id="10094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6BEC7003" w14:textId="59E6CE8A" w:rsidR="009961DA" w:rsidDel="00754881" w:rsidRDefault="009961DA" w:rsidP="009961DA">
            <w:pPr>
              <w:pStyle w:val="a9"/>
              <w:ind w:left="360" w:firstLineChars="0" w:firstLine="0"/>
              <w:rPr>
                <w:del w:id="10095" w:author="XuanWen Chen" w:date="2019-01-02T08:00:00Z"/>
                <w:rFonts w:hAnsi="宋体"/>
              </w:rPr>
            </w:pPr>
            <w:del w:id="10096" w:author="XuanWen Chen" w:date="2019-01-02T08:00:00Z">
              <w:r w:rsidDel="00754881">
                <w:rPr>
                  <w:rFonts w:hAnsi="宋体"/>
                </w:rPr>
                <w:delText xml:space="preserve">13.0 </w:delText>
              </w:r>
              <w:r w:rsidDel="00754881">
                <w:rPr>
                  <w:rFonts w:hAnsi="宋体" w:hint="eastAsia"/>
                </w:rPr>
                <w:delText>指导者查看帖子草稿并再次编辑保存</w:delText>
              </w:r>
            </w:del>
          </w:p>
          <w:p w14:paraId="68921EF2" w14:textId="1659B977" w:rsidR="009961DA" w:rsidDel="00754881" w:rsidRDefault="009961DA" w:rsidP="009961DA">
            <w:pPr>
              <w:rPr>
                <w:del w:id="10097" w:author="XuanWen Chen" w:date="2019-01-02T08:00:00Z"/>
                <w:rFonts w:hAnsi="宋体"/>
              </w:rPr>
            </w:pPr>
            <w:del w:id="10098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选择我的草稿</w:delText>
              </w:r>
            </w:del>
          </w:p>
          <w:p w14:paraId="48BA1908" w14:textId="67776048" w:rsidR="009961DA" w:rsidDel="00754881" w:rsidRDefault="009961DA" w:rsidP="009961DA">
            <w:pPr>
              <w:rPr>
                <w:del w:id="10099" w:author="XuanWen Chen" w:date="2019-01-02T08:00:00Z"/>
                <w:rFonts w:hAnsi="宋体"/>
              </w:rPr>
            </w:pPr>
            <w:del w:id="10100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选择一个帖子草稿</w:delText>
              </w:r>
            </w:del>
          </w:p>
          <w:p w14:paraId="265F300F" w14:textId="60DBA04C" w:rsidR="009961DA" w:rsidDel="00754881" w:rsidRDefault="009961DA" w:rsidP="009961DA">
            <w:pPr>
              <w:rPr>
                <w:del w:id="10101" w:author="XuanWen Chen" w:date="2019-01-02T08:00:00Z"/>
                <w:rFonts w:hAnsi="宋体"/>
              </w:rPr>
            </w:pPr>
            <w:del w:id="10102" w:author="XuanWen Chen" w:date="2019-01-02T08:00:00Z">
              <w:r w:rsidDel="00754881">
                <w:rPr>
                  <w:rFonts w:hAnsi="宋体" w:hint="eastAsia"/>
                </w:rPr>
                <w:delText>3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编辑草稿</w:delText>
              </w:r>
            </w:del>
          </w:p>
          <w:p w14:paraId="2CC3755C" w14:textId="0BCA99F7" w:rsidR="009961DA" w:rsidRPr="00FD6E19" w:rsidDel="00754881" w:rsidRDefault="009961DA" w:rsidP="009961DA">
            <w:pPr>
              <w:rPr>
                <w:del w:id="10103" w:author="XuanWen Chen" w:date="2019-01-02T08:00:00Z"/>
                <w:rFonts w:hAnsi="宋体"/>
              </w:rPr>
            </w:pPr>
            <w:del w:id="10104" w:author="XuanWen Chen" w:date="2019-01-02T08:00:00Z">
              <w:r w:rsidDel="00754881">
                <w:rPr>
                  <w:rFonts w:hAnsi="宋体" w:hint="eastAsia"/>
                </w:rPr>
                <w:delText>4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存为草稿</w:delText>
              </w:r>
            </w:del>
          </w:p>
        </w:tc>
      </w:tr>
      <w:tr w:rsidR="009961DA" w:rsidRPr="008035F1" w:rsidDel="00754881" w14:paraId="335461F6" w14:textId="08402A3D" w:rsidTr="009961DA">
        <w:trPr>
          <w:del w:id="10105" w:author="XuanWen Chen" w:date="2019-01-02T08:00:00Z"/>
        </w:trPr>
        <w:tc>
          <w:tcPr>
            <w:tcW w:w="2074" w:type="dxa"/>
          </w:tcPr>
          <w:p w14:paraId="22C2F310" w14:textId="70160BAC" w:rsidR="009961DA" w:rsidRPr="008035F1" w:rsidDel="00754881" w:rsidRDefault="009961DA" w:rsidP="009961DA">
            <w:pPr>
              <w:rPr>
                <w:del w:id="10106" w:author="XuanWen Chen" w:date="2019-01-02T08:00:00Z"/>
                <w:rFonts w:hAnsi="宋体"/>
              </w:rPr>
            </w:pPr>
            <w:del w:id="10107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2BF3641C" w14:textId="15BCD4E6" w:rsidR="009961DA" w:rsidRPr="00FD6E19" w:rsidDel="00754881" w:rsidRDefault="009961DA" w:rsidP="009961DA">
            <w:pPr>
              <w:rPr>
                <w:del w:id="10108" w:author="XuanWen Chen" w:date="2019-01-02T08:00:00Z"/>
                <w:rFonts w:hAnsi="宋体"/>
              </w:rPr>
            </w:pPr>
            <w:del w:id="10109" w:author="XuanWen Chen" w:date="2019-01-02T08:00:00Z">
              <w:r w:rsidDel="00754881">
                <w:rPr>
                  <w:rFonts w:hAnsi="宋体"/>
                </w:rPr>
                <w:delText xml:space="preserve">13.0 </w:delText>
              </w:r>
              <w:r w:rsidDel="00754881">
                <w:rPr>
                  <w:rFonts w:hAnsi="宋体" w:hint="eastAsia"/>
                </w:rPr>
                <w:delText>E</w:delText>
              </w:r>
              <w:r w:rsidDel="00754881">
                <w:rPr>
                  <w:rFonts w:hAnsi="宋体"/>
                </w:rPr>
                <w:delText xml:space="preserve">1 </w:delText>
              </w:r>
              <w:r w:rsidDel="00754881">
                <w:rPr>
                  <w:rFonts w:hAnsi="宋体" w:hint="eastAsia"/>
                </w:rPr>
                <w:delText>没有保存的帖子草稿</w:delText>
              </w:r>
            </w:del>
          </w:p>
        </w:tc>
      </w:tr>
      <w:tr w:rsidR="009961DA" w:rsidRPr="008035F1" w:rsidDel="00754881" w14:paraId="5E0E98EE" w14:textId="2C71149D" w:rsidTr="009961DA">
        <w:trPr>
          <w:del w:id="10110" w:author="XuanWen Chen" w:date="2019-01-02T08:00:00Z"/>
        </w:trPr>
        <w:tc>
          <w:tcPr>
            <w:tcW w:w="2074" w:type="dxa"/>
          </w:tcPr>
          <w:p w14:paraId="473EE166" w14:textId="604FE927" w:rsidR="009961DA" w:rsidRPr="008035F1" w:rsidDel="00754881" w:rsidRDefault="009961DA" w:rsidP="009961DA">
            <w:pPr>
              <w:rPr>
                <w:del w:id="10111" w:author="XuanWen Chen" w:date="2019-01-02T08:00:00Z"/>
                <w:rFonts w:hAnsi="宋体"/>
              </w:rPr>
            </w:pPr>
            <w:del w:id="10112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5259E763" w14:textId="74B059C7" w:rsidR="009961DA" w:rsidRPr="008035F1" w:rsidDel="00754881" w:rsidRDefault="009961DA" w:rsidP="009961DA">
            <w:pPr>
              <w:rPr>
                <w:del w:id="10113" w:author="XuanWen Chen" w:date="2019-01-02T08:00:00Z"/>
                <w:rFonts w:hAnsi="宋体"/>
              </w:rPr>
            </w:pPr>
          </w:p>
        </w:tc>
      </w:tr>
      <w:tr w:rsidR="009961DA" w:rsidRPr="008035F1" w:rsidDel="00754881" w14:paraId="02BD5C8F" w14:textId="03F1F59A" w:rsidTr="009961DA">
        <w:trPr>
          <w:del w:id="10114" w:author="XuanWen Chen" w:date="2019-01-02T08:00:00Z"/>
        </w:trPr>
        <w:tc>
          <w:tcPr>
            <w:tcW w:w="2074" w:type="dxa"/>
          </w:tcPr>
          <w:p w14:paraId="710DC5BD" w14:textId="2A48F604" w:rsidR="009961DA" w:rsidRPr="008035F1" w:rsidDel="00754881" w:rsidRDefault="009961DA" w:rsidP="009961DA">
            <w:pPr>
              <w:rPr>
                <w:del w:id="10115" w:author="XuanWen Chen" w:date="2019-01-02T08:00:00Z"/>
                <w:rFonts w:hAnsi="宋体"/>
              </w:rPr>
            </w:pPr>
            <w:del w:id="10116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3867D75A" w14:textId="4C12AFE0" w:rsidR="009961DA" w:rsidRPr="008035F1" w:rsidDel="00754881" w:rsidRDefault="009961DA" w:rsidP="009961DA">
            <w:pPr>
              <w:rPr>
                <w:del w:id="10117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906D981" w14:textId="4651FAE8" w:rsidTr="009961DA">
        <w:trPr>
          <w:del w:id="10118" w:author="XuanWen Chen" w:date="2019-01-02T08:00:00Z"/>
        </w:trPr>
        <w:tc>
          <w:tcPr>
            <w:tcW w:w="2074" w:type="dxa"/>
          </w:tcPr>
          <w:p w14:paraId="35948AA7" w14:textId="4BEB2FA1" w:rsidR="009961DA" w:rsidRPr="008035F1" w:rsidDel="00754881" w:rsidRDefault="009961DA" w:rsidP="009961DA">
            <w:pPr>
              <w:rPr>
                <w:del w:id="10119" w:author="XuanWen Chen" w:date="2019-01-02T08:00:00Z"/>
                <w:rFonts w:hAnsi="宋体"/>
              </w:rPr>
            </w:pPr>
            <w:del w:id="10120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1E98050F" w14:textId="188F2382" w:rsidR="009961DA" w:rsidRPr="008035F1" w:rsidDel="00754881" w:rsidRDefault="009961DA" w:rsidP="009961DA">
            <w:pPr>
              <w:rPr>
                <w:del w:id="10121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A9171A0" w14:textId="40EA5814" w:rsidTr="009961DA">
        <w:trPr>
          <w:del w:id="10122" w:author="XuanWen Chen" w:date="2019-01-02T08:00:00Z"/>
        </w:trPr>
        <w:tc>
          <w:tcPr>
            <w:tcW w:w="2074" w:type="dxa"/>
          </w:tcPr>
          <w:p w14:paraId="26D30787" w14:textId="4FDADA42" w:rsidR="009961DA" w:rsidRPr="008035F1" w:rsidDel="00754881" w:rsidRDefault="009961DA" w:rsidP="009961DA">
            <w:pPr>
              <w:rPr>
                <w:del w:id="10123" w:author="XuanWen Chen" w:date="2019-01-02T08:00:00Z"/>
                <w:rFonts w:hAnsi="宋体"/>
              </w:rPr>
            </w:pPr>
            <w:del w:id="10124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08D47B78" w14:textId="19F40180" w:rsidR="009961DA" w:rsidRPr="002E6A2F" w:rsidDel="00754881" w:rsidRDefault="009961DA" w:rsidP="009961DA">
            <w:pPr>
              <w:rPr>
                <w:del w:id="10125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A25E6DF" w14:textId="023847FB" w:rsidTr="009961DA">
        <w:trPr>
          <w:del w:id="10126" w:author="XuanWen Chen" w:date="2019-01-02T08:00:00Z"/>
        </w:trPr>
        <w:tc>
          <w:tcPr>
            <w:tcW w:w="2074" w:type="dxa"/>
          </w:tcPr>
          <w:p w14:paraId="18C0E876" w14:textId="6AE92288" w:rsidR="009961DA" w:rsidRPr="008035F1" w:rsidDel="00754881" w:rsidRDefault="009961DA" w:rsidP="009961DA">
            <w:pPr>
              <w:rPr>
                <w:del w:id="10127" w:author="XuanWen Chen" w:date="2019-01-02T08:00:00Z"/>
                <w:rFonts w:hAnsi="宋体"/>
              </w:rPr>
            </w:pPr>
            <w:del w:id="10128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BA2A878" w14:textId="57A2237D" w:rsidR="009961DA" w:rsidRPr="008035F1" w:rsidDel="00754881" w:rsidRDefault="009961DA" w:rsidP="009961DA">
            <w:pPr>
              <w:rPr>
                <w:del w:id="10129" w:author="XuanWen Chen" w:date="2019-01-02T08:00:00Z"/>
                <w:rFonts w:hAnsi="宋体"/>
              </w:rPr>
            </w:pPr>
            <w:del w:id="10130" w:author="XuanWen Chen" w:date="2019-01-02T08:00:00Z">
              <w:r w:rsidDel="00754881">
                <w:rPr>
                  <w:rFonts w:hAnsi="宋体" w:hint="eastAsia"/>
                </w:rPr>
                <w:delText>已经有保存的帖子草稿</w:delText>
              </w:r>
            </w:del>
          </w:p>
        </w:tc>
      </w:tr>
    </w:tbl>
    <w:p w14:paraId="4B16ECB3" w14:textId="3A66175C" w:rsidR="009961DA" w:rsidDel="00754881" w:rsidRDefault="000E17AA" w:rsidP="00E341B2">
      <w:pPr>
        <w:pStyle w:val="4"/>
        <w:rPr>
          <w:del w:id="10131" w:author="XuanWen Chen" w:date="2019-01-02T08:00:00Z"/>
        </w:rPr>
      </w:pPr>
      <w:del w:id="10132" w:author="XuanWen Chen" w:date="2019-01-02T08:00:00Z">
        <w:r w:rsidDel="00754881">
          <w:rPr>
            <w:rFonts w:hint="eastAsia"/>
          </w:rPr>
          <w:delText>指导者查看社区个人消息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61DA" w:rsidRPr="008035F1" w:rsidDel="00754881" w14:paraId="15DFBFD1" w14:textId="60B94541" w:rsidTr="009961DA">
        <w:trPr>
          <w:del w:id="10133" w:author="XuanWen Chen" w:date="2019-01-02T08:00:00Z"/>
        </w:trPr>
        <w:tc>
          <w:tcPr>
            <w:tcW w:w="2074" w:type="dxa"/>
          </w:tcPr>
          <w:p w14:paraId="49837A40" w14:textId="76A5A318" w:rsidR="009961DA" w:rsidRPr="008035F1" w:rsidDel="00754881" w:rsidRDefault="009961DA" w:rsidP="009961DA">
            <w:pPr>
              <w:rPr>
                <w:del w:id="10134" w:author="XuanWen Chen" w:date="2019-01-02T08:00:00Z"/>
                <w:rFonts w:hAnsi="宋体"/>
                <w:b/>
              </w:rPr>
            </w:pPr>
            <w:del w:id="10135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53F5C051" w14:textId="4DE4E1DA" w:rsidR="009961DA" w:rsidRPr="008035F1" w:rsidDel="00754881" w:rsidRDefault="009961DA" w:rsidP="009961DA">
            <w:pPr>
              <w:rPr>
                <w:del w:id="10136" w:author="XuanWen Chen" w:date="2019-01-02T08:00:00Z"/>
                <w:rFonts w:hAnsi="宋体"/>
                <w:b/>
              </w:rPr>
            </w:pPr>
            <w:del w:id="10137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14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指导者查看社区个人消息</w:delText>
              </w:r>
            </w:del>
          </w:p>
        </w:tc>
      </w:tr>
      <w:tr w:rsidR="009961DA" w:rsidRPr="008035F1" w:rsidDel="00754881" w14:paraId="7248FFC6" w14:textId="28C9F935" w:rsidTr="009961DA">
        <w:trPr>
          <w:del w:id="10138" w:author="XuanWen Chen" w:date="2019-01-02T08:00:00Z"/>
        </w:trPr>
        <w:tc>
          <w:tcPr>
            <w:tcW w:w="2074" w:type="dxa"/>
          </w:tcPr>
          <w:p w14:paraId="43CE66FA" w14:textId="0494D43E" w:rsidR="009961DA" w:rsidRPr="008035F1" w:rsidDel="00754881" w:rsidRDefault="009961DA" w:rsidP="009961DA">
            <w:pPr>
              <w:jc w:val="left"/>
              <w:rPr>
                <w:del w:id="10139" w:author="XuanWen Chen" w:date="2019-01-02T08:00:00Z"/>
                <w:rFonts w:hAnsi="宋体"/>
              </w:rPr>
            </w:pPr>
            <w:del w:id="10140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60516B8C" w14:textId="5BC903E9" w:rsidR="009961DA" w:rsidRPr="008035F1" w:rsidDel="00754881" w:rsidRDefault="009961DA" w:rsidP="009961DA">
            <w:pPr>
              <w:jc w:val="left"/>
              <w:rPr>
                <w:del w:id="10141" w:author="XuanWen Chen" w:date="2019-01-02T08:00:00Z"/>
                <w:rFonts w:hAnsi="宋体"/>
              </w:rPr>
            </w:pPr>
            <w:del w:id="10142" w:author="XuanWen Chen" w:date="2019-01-02T08:00:00Z">
              <w:r w:rsidDel="00754881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2E97B4D3" w14:textId="4ABB11C4" w:rsidR="009961DA" w:rsidRPr="008035F1" w:rsidDel="00754881" w:rsidRDefault="009961DA" w:rsidP="009961DA">
            <w:pPr>
              <w:jc w:val="left"/>
              <w:rPr>
                <w:del w:id="10143" w:author="XuanWen Chen" w:date="2019-01-02T08:00:00Z"/>
                <w:rFonts w:hAnsi="宋体"/>
              </w:rPr>
            </w:pPr>
            <w:del w:id="10144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0D00C9C3" w14:textId="4E763B33" w:rsidR="009961DA" w:rsidRPr="008035F1" w:rsidDel="00754881" w:rsidRDefault="009961DA" w:rsidP="009961DA">
            <w:pPr>
              <w:jc w:val="left"/>
              <w:rPr>
                <w:del w:id="10145" w:author="XuanWen Chen" w:date="2019-01-02T08:00:00Z"/>
                <w:rFonts w:hAnsi="宋体"/>
              </w:rPr>
            </w:pPr>
            <w:del w:id="10146" w:author="XuanWen Chen" w:date="2019-01-02T08:00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12</w:delText>
              </w:r>
              <w:r w:rsidDel="00754881">
                <w:rPr>
                  <w:rFonts w:hAnsi="宋体" w:hint="eastAsia"/>
                </w:rPr>
                <w:delText>/</w:delText>
              </w:r>
              <w:r w:rsidDel="00754881">
                <w:rPr>
                  <w:rFonts w:hAnsi="宋体"/>
                </w:rPr>
                <w:delText>21</w:delText>
              </w:r>
            </w:del>
          </w:p>
        </w:tc>
      </w:tr>
      <w:tr w:rsidR="009961DA" w:rsidRPr="008035F1" w:rsidDel="00754881" w14:paraId="58D40407" w14:textId="6192EC12" w:rsidTr="009961DA">
        <w:trPr>
          <w:del w:id="10147" w:author="XuanWen Chen" w:date="2019-01-02T08:00:00Z"/>
        </w:trPr>
        <w:tc>
          <w:tcPr>
            <w:tcW w:w="2074" w:type="dxa"/>
          </w:tcPr>
          <w:p w14:paraId="75894923" w14:textId="6F35AC67" w:rsidR="009961DA" w:rsidRPr="008035F1" w:rsidDel="00754881" w:rsidRDefault="009961DA" w:rsidP="009961DA">
            <w:pPr>
              <w:jc w:val="left"/>
              <w:rPr>
                <w:del w:id="10148" w:author="XuanWen Chen" w:date="2019-01-02T08:00:00Z"/>
                <w:rFonts w:hAnsi="宋体"/>
              </w:rPr>
            </w:pPr>
            <w:del w:id="10149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2EC7A772" w14:textId="6DB4D6E4" w:rsidR="009961DA" w:rsidRPr="008035F1" w:rsidDel="00754881" w:rsidRDefault="009961DA" w:rsidP="009961DA">
            <w:pPr>
              <w:jc w:val="left"/>
              <w:rPr>
                <w:del w:id="10150" w:author="XuanWen Chen" w:date="2019-01-02T08:00:00Z"/>
                <w:rFonts w:hAnsi="宋体"/>
              </w:rPr>
            </w:pPr>
            <w:del w:id="10151" w:author="XuanWen Chen" w:date="2019-01-02T08:00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2074" w:type="dxa"/>
          </w:tcPr>
          <w:p w14:paraId="3C6F9143" w14:textId="459BE28E" w:rsidR="009961DA" w:rsidRPr="008035F1" w:rsidDel="00754881" w:rsidRDefault="009961DA" w:rsidP="009961DA">
            <w:pPr>
              <w:jc w:val="left"/>
              <w:rPr>
                <w:del w:id="10152" w:author="XuanWen Chen" w:date="2019-01-02T08:00:00Z"/>
                <w:rFonts w:hAnsi="宋体"/>
              </w:rPr>
            </w:pPr>
            <w:del w:id="10153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1F2490CE" w14:textId="6528996E" w:rsidR="009961DA" w:rsidRPr="008035F1" w:rsidDel="00754881" w:rsidRDefault="009961DA" w:rsidP="009961DA">
            <w:pPr>
              <w:jc w:val="left"/>
              <w:rPr>
                <w:del w:id="10154" w:author="XuanWen Chen" w:date="2019-01-02T08:00:00Z"/>
                <w:rFonts w:hAnsi="宋体"/>
              </w:rPr>
            </w:pPr>
            <w:del w:id="10155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9961DA" w:rsidRPr="008035F1" w:rsidDel="00754881" w14:paraId="2F342269" w14:textId="09F13213" w:rsidTr="009961DA">
        <w:trPr>
          <w:del w:id="10156" w:author="XuanWen Chen" w:date="2019-01-02T08:00:00Z"/>
        </w:trPr>
        <w:tc>
          <w:tcPr>
            <w:tcW w:w="2074" w:type="dxa"/>
          </w:tcPr>
          <w:p w14:paraId="58AB6E89" w14:textId="6C2848F8" w:rsidR="009961DA" w:rsidRPr="008035F1" w:rsidDel="00754881" w:rsidRDefault="009961DA" w:rsidP="009961DA">
            <w:pPr>
              <w:jc w:val="left"/>
              <w:rPr>
                <w:del w:id="10157" w:author="XuanWen Chen" w:date="2019-01-02T08:00:00Z"/>
                <w:rFonts w:hAnsi="宋体"/>
              </w:rPr>
            </w:pPr>
            <w:del w:id="10158" w:author="XuanWen Chen" w:date="2019-01-02T08:00:00Z">
              <w:r w:rsidDel="00754881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6222" w:type="dxa"/>
            <w:gridSpan w:val="3"/>
          </w:tcPr>
          <w:p w14:paraId="43BC707C" w14:textId="4E8CC869" w:rsidR="009961DA" w:rsidDel="00754881" w:rsidRDefault="009961DA" w:rsidP="009961DA">
            <w:pPr>
              <w:jc w:val="left"/>
              <w:rPr>
                <w:del w:id="10159" w:author="XuanWen Chen" w:date="2019-01-02T08:00:00Z"/>
                <w:rFonts w:hAnsi="宋体"/>
              </w:rPr>
            </w:pPr>
            <w:del w:id="10160" w:author="XuanWen Chen" w:date="2019-01-02T08:00:00Z">
              <w:r w:rsidDel="00754881">
                <w:rPr>
                  <w:rFonts w:hAnsi="宋体" w:hint="eastAsia"/>
                </w:rPr>
                <w:delText>教师用户代表</w:delText>
              </w:r>
            </w:del>
          </w:p>
        </w:tc>
      </w:tr>
      <w:tr w:rsidR="009961DA" w:rsidRPr="008035F1" w:rsidDel="00754881" w14:paraId="2E6EE791" w14:textId="60FEB90C" w:rsidTr="009961DA">
        <w:trPr>
          <w:del w:id="10161" w:author="XuanWen Chen" w:date="2019-01-02T08:00:00Z"/>
        </w:trPr>
        <w:tc>
          <w:tcPr>
            <w:tcW w:w="2074" w:type="dxa"/>
          </w:tcPr>
          <w:p w14:paraId="7E18D60E" w14:textId="6C497F1E" w:rsidR="009961DA" w:rsidRPr="008035F1" w:rsidDel="00754881" w:rsidRDefault="009961DA" w:rsidP="009961DA">
            <w:pPr>
              <w:jc w:val="left"/>
              <w:rPr>
                <w:del w:id="10162" w:author="XuanWen Chen" w:date="2019-01-02T08:00:00Z"/>
                <w:rFonts w:hAnsi="宋体"/>
              </w:rPr>
            </w:pPr>
            <w:del w:id="10163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19D8D4F8" w14:textId="0DD289D7" w:rsidR="009961DA" w:rsidRPr="008035F1" w:rsidDel="00754881" w:rsidRDefault="009961DA" w:rsidP="009961DA">
            <w:pPr>
              <w:jc w:val="left"/>
              <w:rPr>
                <w:del w:id="10164" w:author="XuanWen Chen" w:date="2019-01-02T08:00:00Z"/>
                <w:rFonts w:hAnsi="宋体"/>
              </w:rPr>
            </w:pPr>
            <w:del w:id="10165" w:author="XuanWen Chen" w:date="2019-01-02T08:00:00Z">
              <w:r w:rsidDel="00754881">
                <w:rPr>
                  <w:rFonts w:hAnsi="宋体" w:hint="eastAsia"/>
                </w:rPr>
                <w:delText>指导者收到社区个人消息后查看</w:delText>
              </w:r>
            </w:del>
          </w:p>
        </w:tc>
      </w:tr>
      <w:tr w:rsidR="009961DA" w:rsidRPr="008035F1" w:rsidDel="00754881" w14:paraId="29C0C3C0" w14:textId="023C6361" w:rsidTr="009961DA">
        <w:trPr>
          <w:del w:id="10166" w:author="XuanWen Chen" w:date="2019-01-02T08:00:00Z"/>
        </w:trPr>
        <w:tc>
          <w:tcPr>
            <w:tcW w:w="2074" w:type="dxa"/>
          </w:tcPr>
          <w:p w14:paraId="6FB6655D" w14:textId="5B6AF081" w:rsidR="009961DA" w:rsidRPr="008035F1" w:rsidDel="00754881" w:rsidRDefault="009961DA" w:rsidP="009961DA">
            <w:pPr>
              <w:jc w:val="left"/>
              <w:rPr>
                <w:del w:id="10167" w:author="XuanWen Chen" w:date="2019-01-02T08:00:00Z"/>
                <w:rFonts w:hAnsi="宋体"/>
              </w:rPr>
            </w:pPr>
            <w:del w:id="10168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435B89C3" w14:textId="0B6D7C0B" w:rsidR="009961DA" w:rsidRPr="008035F1" w:rsidDel="00754881" w:rsidRDefault="009961DA" w:rsidP="009961DA">
            <w:pPr>
              <w:jc w:val="left"/>
              <w:rPr>
                <w:del w:id="10169" w:author="XuanWen Chen" w:date="2019-01-02T08:00:00Z"/>
                <w:rFonts w:hAnsi="宋体"/>
              </w:rPr>
            </w:pPr>
            <w:del w:id="10170" w:author="XuanWen Chen" w:date="2019-01-02T08:00:00Z">
              <w:r w:rsidDel="00754881">
                <w:rPr>
                  <w:rFonts w:hAnsi="宋体" w:hint="eastAsia"/>
                </w:rPr>
                <w:delText>指导者需要查看个人消息</w:delText>
              </w:r>
            </w:del>
          </w:p>
        </w:tc>
      </w:tr>
      <w:tr w:rsidR="009961DA" w:rsidRPr="008035F1" w:rsidDel="00754881" w14:paraId="2F49E3FB" w14:textId="19AFECA9" w:rsidTr="009961DA">
        <w:trPr>
          <w:del w:id="10171" w:author="XuanWen Chen" w:date="2019-01-02T08:00:00Z"/>
        </w:trPr>
        <w:tc>
          <w:tcPr>
            <w:tcW w:w="2074" w:type="dxa"/>
          </w:tcPr>
          <w:p w14:paraId="63226248" w14:textId="30BDF8F1" w:rsidR="009961DA" w:rsidRPr="008035F1" w:rsidDel="00754881" w:rsidRDefault="009961DA" w:rsidP="009961DA">
            <w:pPr>
              <w:rPr>
                <w:del w:id="10172" w:author="XuanWen Chen" w:date="2019-01-02T08:00:00Z"/>
                <w:rFonts w:hAnsi="宋体"/>
              </w:rPr>
            </w:pPr>
            <w:del w:id="10173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39215393" w14:textId="184781FE" w:rsidR="009961DA" w:rsidDel="00754881" w:rsidRDefault="009961DA" w:rsidP="009961DA">
            <w:pPr>
              <w:rPr>
                <w:del w:id="10174" w:author="XuanWen Chen" w:date="2019-01-02T08:00:00Z"/>
                <w:rFonts w:hAnsi="宋体"/>
              </w:rPr>
            </w:pPr>
            <w:del w:id="10175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 xml:space="preserve">RE-1: </w:delText>
              </w:r>
              <w:r w:rsidDel="00754881">
                <w:rPr>
                  <w:rFonts w:hAnsi="宋体" w:hint="eastAsia"/>
                </w:rPr>
                <w:delText>登录系统</w:delText>
              </w:r>
            </w:del>
          </w:p>
          <w:p w14:paraId="4E900C10" w14:textId="50B93DA0" w:rsidR="009961DA" w:rsidDel="00754881" w:rsidRDefault="009961DA" w:rsidP="009961DA">
            <w:pPr>
              <w:rPr>
                <w:del w:id="10176" w:author="XuanWen Chen" w:date="2019-01-02T08:00:00Z"/>
                <w:rFonts w:hAnsi="宋体"/>
              </w:rPr>
            </w:pPr>
            <w:del w:id="10177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2</w:delText>
              </w:r>
              <w:r w:rsidRPr="009B7CFA" w:rsidDel="00754881">
                <w:rPr>
                  <w:rFonts w:hAnsi="宋体"/>
                </w:rPr>
                <w:delText xml:space="preserve">: </w:delText>
              </w:r>
              <w:r w:rsidDel="00754881">
                <w:rPr>
                  <w:rFonts w:hAnsi="宋体" w:hint="eastAsia"/>
                </w:rPr>
                <w:delText>进入社区主页</w:delText>
              </w:r>
            </w:del>
          </w:p>
          <w:p w14:paraId="072B9D9A" w14:textId="07B72FC2" w:rsidR="009961DA" w:rsidRPr="009B7CFA" w:rsidDel="00754881" w:rsidRDefault="009961DA" w:rsidP="009961DA">
            <w:pPr>
              <w:rPr>
                <w:del w:id="10178" w:author="XuanWen Chen" w:date="2019-01-02T08:00:00Z"/>
                <w:rFonts w:hAnsi="宋体"/>
              </w:rPr>
            </w:pPr>
            <w:del w:id="10179" w:author="XuanWen Chen" w:date="2019-01-02T08:00:00Z">
              <w:r w:rsidRPr="009B7CFA" w:rsidDel="00754881">
                <w:rPr>
                  <w:rFonts w:hAnsi="宋体" w:hint="eastAsia"/>
                </w:rPr>
                <w:delText>P</w:delText>
              </w:r>
              <w:r w:rsidRPr="009B7CFA" w:rsidDel="00754881">
                <w:rPr>
                  <w:rFonts w:hAnsi="宋体"/>
                </w:rPr>
                <w:delText>RE-</w:delText>
              </w:r>
              <w:r w:rsidDel="00754881">
                <w:rPr>
                  <w:rFonts w:hAnsi="宋体"/>
                </w:rPr>
                <w:delText>3</w:delText>
              </w:r>
              <w:r w:rsidRPr="009B7CFA" w:rsidDel="00754881">
                <w:rPr>
                  <w:rFonts w:hAnsi="宋体"/>
                </w:rPr>
                <w:delText>:</w:delText>
              </w:r>
              <w:r w:rsidDel="00754881">
                <w:rPr>
                  <w:rFonts w:hAnsi="宋体"/>
                </w:rPr>
                <w:delText xml:space="preserve"> </w:delText>
              </w:r>
              <w:r w:rsidDel="00754881">
                <w:rPr>
                  <w:rFonts w:hAnsi="宋体" w:hint="eastAsia"/>
                </w:rPr>
                <w:delText>进入个人中心</w:delText>
              </w:r>
            </w:del>
          </w:p>
        </w:tc>
      </w:tr>
      <w:tr w:rsidR="009961DA" w:rsidRPr="008035F1" w:rsidDel="00754881" w14:paraId="234472A2" w14:textId="20EBDBF3" w:rsidTr="009961DA">
        <w:trPr>
          <w:del w:id="10180" w:author="XuanWen Chen" w:date="2019-01-02T08:00:00Z"/>
        </w:trPr>
        <w:tc>
          <w:tcPr>
            <w:tcW w:w="2074" w:type="dxa"/>
          </w:tcPr>
          <w:p w14:paraId="40BBCF27" w14:textId="4074D1B2" w:rsidR="009961DA" w:rsidRPr="008035F1" w:rsidDel="00754881" w:rsidRDefault="009961DA" w:rsidP="009961DA">
            <w:pPr>
              <w:rPr>
                <w:del w:id="10181" w:author="XuanWen Chen" w:date="2019-01-02T08:00:00Z"/>
                <w:rFonts w:hAnsi="宋体"/>
              </w:rPr>
            </w:pPr>
            <w:del w:id="10182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0006E323" w14:textId="5C9D7DB1" w:rsidR="009961DA" w:rsidRPr="00AC7EB5" w:rsidDel="00754881" w:rsidRDefault="009961DA" w:rsidP="009961DA">
            <w:pPr>
              <w:rPr>
                <w:del w:id="10183" w:author="XuanWen Chen" w:date="2019-01-02T08:00:00Z"/>
                <w:rFonts w:hAnsi="宋体"/>
              </w:rPr>
            </w:pPr>
          </w:p>
        </w:tc>
      </w:tr>
      <w:tr w:rsidR="009961DA" w:rsidRPr="002B179C" w:rsidDel="00754881" w14:paraId="2BD5467C" w14:textId="7574CC06" w:rsidTr="009961DA">
        <w:trPr>
          <w:del w:id="10184" w:author="XuanWen Chen" w:date="2019-01-02T08:00:00Z"/>
        </w:trPr>
        <w:tc>
          <w:tcPr>
            <w:tcW w:w="2074" w:type="dxa"/>
          </w:tcPr>
          <w:p w14:paraId="13EE7E2F" w14:textId="275AE0B3" w:rsidR="009961DA" w:rsidRPr="008035F1" w:rsidDel="00754881" w:rsidRDefault="009961DA" w:rsidP="009961DA">
            <w:pPr>
              <w:rPr>
                <w:del w:id="10185" w:author="XuanWen Chen" w:date="2019-01-02T08:00:00Z"/>
                <w:rFonts w:hAnsi="宋体"/>
              </w:rPr>
            </w:pPr>
            <w:del w:id="10186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3F6B7D35" w14:textId="561734D9" w:rsidR="009961DA" w:rsidDel="00754881" w:rsidRDefault="009961DA" w:rsidP="009961DA">
            <w:pPr>
              <w:pStyle w:val="a9"/>
              <w:ind w:left="360" w:firstLineChars="0" w:firstLine="0"/>
              <w:rPr>
                <w:del w:id="10187" w:author="XuanWen Chen" w:date="2019-01-02T08:00:00Z"/>
                <w:rFonts w:hAnsi="宋体"/>
              </w:rPr>
            </w:pPr>
            <w:del w:id="10188" w:author="XuanWen Chen" w:date="2019-01-02T08:00:00Z">
              <w:r w:rsidDel="00754881">
                <w:rPr>
                  <w:rFonts w:hAnsi="宋体"/>
                </w:rPr>
                <w:delText xml:space="preserve">14.0 </w:delText>
              </w:r>
              <w:r w:rsidDel="00754881">
                <w:rPr>
                  <w:rFonts w:hAnsi="宋体" w:hint="eastAsia"/>
                </w:rPr>
                <w:delText>指导者查看个人消息</w:delText>
              </w:r>
            </w:del>
          </w:p>
          <w:p w14:paraId="19AF3392" w14:textId="2EEA5D36" w:rsidR="009961DA" w:rsidDel="00754881" w:rsidRDefault="009961DA" w:rsidP="009961DA">
            <w:pPr>
              <w:rPr>
                <w:del w:id="10189" w:author="XuanWen Chen" w:date="2019-01-02T08:00:00Z"/>
                <w:rFonts w:hAnsi="宋体"/>
              </w:rPr>
            </w:pPr>
            <w:del w:id="10190" w:author="XuanWen Chen" w:date="2019-01-02T08:00:00Z">
              <w:r w:rsidDel="00754881">
                <w:rPr>
                  <w:rFonts w:hAnsi="宋体"/>
                </w:rPr>
                <w:delText>1.</w:delText>
              </w:r>
              <w:r w:rsidDel="00754881">
                <w:rPr>
                  <w:rFonts w:hAnsi="宋体" w:hint="eastAsia"/>
                </w:rPr>
                <w:delText>选择一个消息</w:delText>
              </w:r>
            </w:del>
          </w:p>
          <w:p w14:paraId="715A2F4B" w14:textId="50D0CDD2" w:rsidR="009961DA" w:rsidRPr="002B179C" w:rsidDel="00754881" w:rsidRDefault="009961DA" w:rsidP="009961DA">
            <w:pPr>
              <w:rPr>
                <w:del w:id="10191" w:author="XuanWen Chen" w:date="2019-01-02T08:00:00Z"/>
                <w:rFonts w:hAnsi="宋体"/>
              </w:rPr>
            </w:pPr>
            <w:del w:id="10192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.</w:delText>
              </w:r>
              <w:r w:rsidDel="00754881">
                <w:rPr>
                  <w:rFonts w:hAnsi="宋体" w:hint="eastAsia"/>
                </w:rPr>
                <w:delText>查看详细内容</w:delText>
              </w:r>
            </w:del>
          </w:p>
        </w:tc>
      </w:tr>
      <w:tr w:rsidR="009961DA" w:rsidRPr="008035F1" w:rsidDel="00754881" w14:paraId="30E1CEA9" w14:textId="3B1F57D9" w:rsidTr="009961DA">
        <w:trPr>
          <w:trHeight w:val="330"/>
          <w:del w:id="10193" w:author="XuanWen Chen" w:date="2019-01-02T08:00:00Z"/>
        </w:trPr>
        <w:tc>
          <w:tcPr>
            <w:tcW w:w="2074" w:type="dxa"/>
          </w:tcPr>
          <w:p w14:paraId="2FFDCECD" w14:textId="266B5DA0" w:rsidR="009961DA" w:rsidRPr="008035F1" w:rsidDel="00754881" w:rsidRDefault="009961DA" w:rsidP="009961DA">
            <w:pPr>
              <w:rPr>
                <w:del w:id="10194" w:author="XuanWen Chen" w:date="2019-01-02T08:00:00Z"/>
                <w:rFonts w:hAnsi="宋体"/>
              </w:rPr>
            </w:pPr>
            <w:del w:id="10195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36F35A73" w14:textId="7FF37D6A" w:rsidR="009961DA" w:rsidRPr="00FD6E19" w:rsidDel="00754881" w:rsidRDefault="009961DA" w:rsidP="009961DA">
            <w:pPr>
              <w:rPr>
                <w:del w:id="10196" w:author="XuanWen Chen" w:date="2019-01-02T08:00:00Z"/>
                <w:rFonts w:hAnsi="宋体"/>
              </w:rPr>
            </w:pPr>
          </w:p>
        </w:tc>
      </w:tr>
      <w:tr w:rsidR="009961DA" w:rsidRPr="008035F1" w:rsidDel="00754881" w14:paraId="53C904BF" w14:textId="132BF244" w:rsidTr="009961DA">
        <w:trPr>
          <w:del w:id="10197" w:author="XuanWen Chen" w:date="2019-01-02T08:00:00Z"/>
        </w:trPr>
        <w:tc>
          <w:tcPr>
            <w:tcW w:w="2074" w:type="dxa"/>
          </w:tcPr>
          <w:p w14:paraId="61C1FDE9" w14:textId="2FA83EEF" w:rsidR="009961DA" w:rsidRPr="008035F1" w:rsidDel="00754881" w:rsidRDefault="009961DA" w:rsidP="009961DA">
            <w:pPr>
              <w:rPr>
                <w:del w:id="10198" w:author="XuanWen Chen" w:date="2019-01-02T08:00:00Z"/>
                <w:rFonts w:hAnsi="宋体"/>
              </w:rPr>
            </w:pPr>
            <w:del w:id="10199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6A36CFA6" w14:textId="648310E4" w:rsidR="009961DA" w:rsidRPr="00FD6E19" w:rsidDel="00754881" w:rsidRDefault="009961DA" w:rsidP="009961DA">
            <w:pPr>
              <w:rPr>
                <w:del w:id="10200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2C47532" w14:textId="16BA0A0F" w:rsidTr="009961DA">
        <w:trPr>
          <w:del w:id="10201" w:author="XuanWen Chen" w:date="2019-01-02T08:00:00Z"/>
        </w:trPr>
        <w:tc>
          <w:tcPr>
            <w:tcW w:w="2074" w:type="dxa"/>
          </w:tcPr>
          <w:p w14:paraId="61C7ED60" w14:textId="687B28F2" w:rsidR="009961DA" w:rsidRPr="008035F1" w:rsidDel="00754881" w:rsidRDefault="009961DA" w:rsidP="009961DA">
            <w:pPr>
              <w:rPr>
                <w:del w:id="10202" w:author="XuanWen Chen" w:date="2019-01-02T08:00:00Z"/>
                <w:rFonts w:hAnsi="宋体"/>
              </w:rPr>
            </w:pPr>
            <w:del w:id="10203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4DEA5B7C" w14:textId="57DEBB08" w:rsidR="009961DA" w:rsidRPr="008035F1" w:rsidDel="00754881" w:rsidRDefault="009961DA" w:rsidP="009961DA">
            <w:pPr>
              <w:rPr>
                <w:del w:id="10204" w:author="XuanWen Chen" w:date="2019-01-02T08:00:00Z"/>
                <w:rFonts w:hAnsi="宋体"/>
              </w:rPr>
            </w:pPr>
          </w:p>
        </w:tc>
      </w:tr>
      <w:tr w:rsidR="009961DA" w:rsidRPr="008035F1" w:rsidDel="00754881" w14:paraId="3DE1B183" w14:textId="33D55E1C" w:rsidTr="009961DA">
        <w:trPr>
          <w:del w:id="10205" w:author="XuanWen Chen" w:date="2019-01-02T08:00:00Z"/>
        </w:trPr>
        <w:tc>
          <w:tcPr>
            <w:tcW w:w="2074" w:type="dxa"/>
          </w:tcPr>
          <w:p w14:paraId="35D0CE24" w14:textId="51C139F4" w:rsidR="009961DA" w:rsidRPr="008035F1" w:rsidDel="00754881" w:rsidRDefault="009961DA" w:rsidP="009961DA">
            <w:pPr>
              <w:rPr>
                <w:del w:id="10206" w:author="XuanWen Chen" w:date="2019-01-02T08:00:00Z"/>
                <w:rFonts w:hAnsi="宋体"/>
              </w:rPr>
            </w:pPr>
            <w:del w:id="10207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2680FFCA" w14:textId="7CD9350E" w:rsidR="009961DA" w:rsidRPr="008035F1" w:rsidDel="00754881" w:rsidRDefault="009961DA" w:rsidP="009961DA">
            <w:pPr>
              <w:rPr>
                <w:del w:id="10208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CD3B17F" w14:textId="7FBA5355" w:rsidTr="009961DA">
        <w:trPr>
          <w:del w:id="10209" w:author="XuanWen Chen" w:date="2019-01-02T08:00:00Z"/>
        </w:trPr>
        <w:tc>
          <w:tcPr>
            <w:tcW w:w="2074" w:type="dxa"/>
          </w:tcPr>
          <w:p w14:paraId="1663D339" w14:textId="5343EB24" w:rsidR="009961DA" w:rsidRPr="008035F1" w:rsidDel="00754881" w:rsidRDefault="009961DA" w:rsidP="009961DA">
            <w:pPr>
              <w:rPr>
                <w:del w:id="10210" w:author="XuanWen Chen" w:date="2019-01-02T08:00:00Z"/>
                <w:rFonts w:hAnsi="宋体"/>
              </w:rPr>
            </w:pPr>
            <w:del w:id="10211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0EAAE303" w14:textId="6FA09D2A" w:rsidR="009961DA" w:rsidRPr="008035F1" w:rsidDel="00754881" w:rsidRDefault="009961DA" w:rsidP="009961DA">
            <w:pPr>
              <w:rPr>
                <w:del w:id="10212" w:author="XuanWen Chen" w:date="2019-01-02T08:00:00Z"/>
                <w:rFonts w:hAnsi="宋体"/>
              </w:rPr>
            </w:pPr>
          </w:p>
        </w:tc>
      </w:tr>
      <w:tr w:rsidR="009961DA" w:rsidRPr="008035F1" w:rsidDel="00754881" w14:paraId="4136ED71" w14:textId="44088864" w:rsidTr="009961DA">
        <w:trPr>
          <w:del w:id="10213" w:author="XuanWen Chen" w:date="2019-01-02T08:00:00Z"/>
        </w:trPr>
        <w:tc>
          <w:tcPr>
            <w:tcW w:w="2074" w:type="dxa"/>
          </w:tcPr>
          <w:p w14:paraId="704D32F2" w14:textId="0B65C73E" w:rsidR="009961DA" w:rsidRPr="008035F1" w:rsidDel="00754881" w:rsidRDefault="009961DA" w:rsidP="009961DA">
            <w:pPr>
              <w:rPr>
                <w:del w:id="10214" w:author="XuanWen Chen" w:date="2019-01-02T08:00:00Z"/>
                <w:rFonts w:hAnsi="宋体"/>
              </w:rPr>
            </w:pPr>
            <w:del w:id="10215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5CA857A3" w14:textId="5A993EBC" w:rsidR="009961DA" w:rsidRPr="002E6A2F" w:rsidDel="00754881" w:rsidRDefault="009961DA" w:rsidP="009961DA">
            <w:pPr>
              <w:rPr>
                <w:del w:id="10216" w:author="XuanWen Chen" w:date="2019-01-02T08:00:00Z"/>
                <w:rFonts w:hAnsi="宋体"/>
              </w:rPr>
            </w:pPr>
          </w:p>
        </w:tc>
      </w:tr>
      <w:tr w:rsidR="009961DA" w:rsidRPr="008035F1" w:rsidDel="00754881" w14:paraId="6BB434C4" w14:textId="2E26BBD3" w:rsidTr="009961DA">
        <w:trPr>
          <w:del w:id="10217" w:author="XuanWen Chen" w:date="2019-01-02T08:00:00Z"/>
        </w:trPr>
        <w:tc>
          <w:tcPr>
            <w:tcW w:w="2074" w:type="dxa"/>
          </w:tcPr>
          <w:p w14:paraId="733FF119" w14:textId="435CBCD2" w:rsidR="009961DA" w:rsidRPr="008035F1" w:rsidDel="00754881" w:rsidRDefault="009961DA" w:rsidP="009961DA">
            <w:pPr>
              <w:rPr>
                <w:del w:id="10218" w:author="XuanWen Chen" w:date="2019-01-02T08:00:00Z"/>
                <w:rFonts w:hAnsi="宋体"/>
              </w:rPr>
            </w:pPr>
            <w:del w:id="10219" w:author="XuanWen Chen" w:date="2019-01-02T08:00:00Z">
              <w:r w:rsidDel="00754881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77113F3E" w14:textId="57C4A625" w:rsidR="009961DA" w:rsidRPr="008035F1" w:rsidDel="00754881" w:rsidRDefault="009961DA" w:rsidP="009961DA">
            <w:pPr>
              <w:rPr>
                <w:del w:id="10220" w:author="XuanWen Chen" w:date="2019-01-02T08:00:00Z"/>
                <w:rFonts w:hAnsi="宋体"/>
              </w:rPr>
            </w:pPr>
          </w:p>
        </w:tc>
      </w:tr>
    </w:tbl>
    <w:p w14:paraId="620166D6" w14:textId="72EA9BE2" w:rsidR="009961DA" w:rsidRPr="009961DA" w:rsidDel="00754881" w:rsidRDefault="00720356" w:rsidP="00E341B2">
      <w:pPr>
        <w:pStyle w:val="4"/>
        <w:rPr>
          <w:del w:id="10221" w:author="XuanWen Chen" w:date="2019-01-02T08:00:00Z"/>
        </w:rPr>
      </w:pPr>
      <w:del w:id="10222" w:author="XuanWen Chen" w:date="2019-01-02T08:00:00Z">
        <w:r w:rsidDel="00754881">
          <w:rPr>
            <w:rFonts w:hint="eastAsia"/>
          </w:rPr>
          <w:delText>用户发邮件</w:delText>
        </w:r>
        <w:bookmarkEnd w:id="8839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754881" w14:paraId="26381B28" w14:textId="1D0965B3" w:rsidTr="0040689B">
        <w:trPr>
          <w:del w:id="10223" w:author="XuanWen Chen" w:date="2019-01-02T08:00:00Z"/>
        </w:trPr>
        <w:tc>
          <w:tcPr>
            <w:tcW w:w="1656" w:type="dxa"/>
          </w:tcPr>
          <w:p w14:paraId="35C23708" w14:textId="5B756CC5" w:rsidR="0040689B" w:rsidDel="00754881" w:rsidRDefault="0040689B" w:rsidP="0040689B">
            <w:pPr>
              <w:rPr>
                <w:del w:id="10224" w:author="XuanWen Chen" w:date="2019-01-02T08:00:00Z"/>
              </w:rPr>
            </w:pPr>
            <w:del w:id="10225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76C60844" w14:textId="3CF84F5D" w:rsidR="0040689B" w:rsidRPr="008035F1" w:rsidDel="00754881" w:rsidRDefault="0040689B" w:rsidP="0040689B">
            <w:pPr>
              <w:jc w:val="left"/>
              <w:rPr>
                <w:del w:id="10226" w:author="XuanWen Chen" w:date="2019-01-02T08:00:00Z"/>
                <w:rFonts w:hAnsi="宋体"/>
                <w:b/>
              </w:rPr>
            </w:pPr>
            <w:del w:id="10227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14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用户发邮件</w:delText>
              </w:r>
            </w:del>
          </w:p>
        </w:tc>
      </w:tr>
      <w:tr w:rsidR="0040689B" w:rsidRPr="008035F1" w:rsidDel="00754881" w14:paraId="49E21259" w14:textId="193704D2" w:rsidTr="0040689B">
        <w:trPr>
          <w:del w:id="10228" w:author="XuanWen Chen" w:date="2019-01-02T08:00:00Z"/>
        </w:trPr>
        <w:tc>
          <w:tcPr>
            <w:tcW w:w="1656" w:type="dxa"/>
          </w:tcPr>
          <w:p w14:paraId="51768A26" w14:textId="6E7EF3F4" w:rsidR="0040689B" w:rsidDel="00754881" w:rsidRDefault="0040689B" w:rsidP="0040689B">
            <w:pPr>
              <w:rPr>
                <w:del w:id="10229" w:author="XuanWen Chen" w:date="2019-01-02T08:00:00Z"/>
              </w:rPr>
            </w:pPr>
            <w:del w:id="10230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4B9EAB9F" w14:textId="1DF5FE90" w:rsidR="0040689B" w:rsidRPr="008035F1" w:rsidDel="00754881" w:rsidRDefault="0040689B" w:rsidP="0040689B">
            <w:pPr>
              <w:jc w:val="left"/>
              <w:rPr>
                <w:del w:id="10231" w:author="XuanWen Chen" w:date="2019-01-02T08:00:00Z"/>
                <w:rFonts w:hAnsi="宋体"/>
              </w:rPr>
            </w:pPr>
            <w:del w:id="10232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212AC81B" w14:textId="33E15864" w:rsidR="0040689B" w:rsidRPr="008035F1" w:rsidDel="00754881" w:rsidRDefault="0040689B" w:rsidP="0040689B">
            <w:pPr>
              <w:jc w:val="left"/>
              <w:rPr>
                <w:del w:id="10233" w:author="XuanWen Chen" w:date="2019-01-02T08:00:00Z"/>
                <w:rFonts w:hAnsi="宋体"/>
              </w:rPr>
            </w:pPr>
            <w:del w:id="10234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014B8961" w14:textId="657A2053" w:rsidR="0040689B" w:rsidRPr="008035F1" w:rsidDel="00754881" w:rsidRDefault="0040689B" w:rsidP="0040689B">
            <w:pPr>
              <w:jc w:val="left"/>
              <w:rPr>
                <w:del w:id="10235" w:author="XuanWen Chen" w:date="2019-01-02T08:00:00Z"/>
                <w:rFonts w:hAnsi="宋体"/>
              </w:rPr>
            </w:pPr>
            <w:del w:id="10236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213F1FD4" w14:textId="1C225AF6" w:rsidTr="0040689B">
        <w:trPr>
          <w:del w:id="10237" w:author="XuanWen Chen" w:date="2019-01-02T08:00:00Z"/>
        </w:trPr>
        <w:tc>
          <w:tcPr>
            <w:tcW w:w="1656" w:type="dxa"/>
          </w:tcPr>
          <w:p w14:paraId="00E6BE73" w14:textId="6DACE029" w:rsidR="0040689B" w:rsidDel="00754881" w:rsidRDefault="0040689B" w:rsidP="0040689B">
            <w:pPr>
              <w:rPr>
                <w:del w:id="10238" w:author="XuanWen Chen" w:date="2019-01-02T08:00:00Z"/>
              </w:rPr>
            </w:pPr>
            <w:del w:id="10239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2F24DFC0" w14:textId="21FE971D" w:rsidR="0040689B" w:rsidRPr="008035F1" w:rsidDel="00754881" w:rsidRDefault="0040689B" w:rsidP="0040689B">
            <w:pPr>
              <w:jc w:val="left"/>
              <w:rPr>
                <w:del w:id="10240" w:author="XuanWen Chen" w:date="2019-01-02T08:00:00Z"/>
                <w:rFonts w:hAnsi="宋体"/>
              </w:rPr>
            </w:pPr>
            <w:del w:id="10241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1645" w:type="dxa"/>
          </w:tcPr>
          <w:p w14:paraId="34A89567" w14:textId="49DBB370" w:rsidR="0040689B" w:rsidRPr="008035F1" w:rsidDel="00754881" w:rsidRDefault="0040689B" w:rsidP="0040689B">
            <w:pPr>
              <w:jc w:val="left"/>
              <w:rPr>
                <w:del w:id="10242" w:author="XuanWen Chen" w:date="2019-01-02T08:00:00Z"/>
                <w:rFonts w:hAnsi="宋体"/>
              </w:rPr>
            </w:pPr>
            <w:del w:id="10243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42786ECA" w14:textId="1B40B311" w:rsidR="0040689B" w:rsidRPr="008035F1" w:rsidDel="00754881" w:rsidRDefault="0040689B" w:rsidP="0040689B">
            <w:pPr>
              <w:jc w:val="left"/>
              <w:rPr>
                <w:del w:id="10244" w:author="XuanWen Chen" w:date="2019-01-02T08:00:00Z"/>
                <w:rFonts w:hAnsi="宋体"/>
              </w:rPr>
            </w:pPr>
            <w:del w:id="10245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38C9B75A" w14:textId="25BFB521" w:rsidTr="0040689B">
        <w:trPr>
          <w:del w:id="10246" w:author="XuanWen Chen" w:date="2019-01-02T08:00:00Z"/>
        </w:trPr>
        <w:tc>
          <w:tcPr>
            <w:tcW w:w="1656" w:type="dxa"/>
          </w:tcPr>
          <w:p w14:paraId="0DB4BB1F" w14:textId="710A695D" w:rsidR="0040689B" w:rsidDel="00754881" w:rsidRDefault="0040689B" w:rsidP="0040689B">
            <w:pPr>
              <w:rPr>
                <w:del w:id="10247" w:author="XuanWen Chen" w:date="2019-01-02T08:00:00Z"/>
              </w:rPr>
            </w:pPr>
            <w:del w:id="10248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697B4317" w14:textId="37612B1C" w:rsidR="0040689B" w:rsidRPr="008035F1" w:rsidDel="00754881" w:rsidRDefault="0040689B" w:rsidP="0040689B">
            <w:pPr>
              <w:jc w:val="left"/>
              <w:rPr>
                <w:del w:id="10249" w:author="XuanWen Chen" w:date="2019-01-02T08:00:00Z"/>
                <w:rFonts w:hAnsi="宋体"/>
              </w:rPr>
            </w:pPr>
            <w:del w:id="10250" w:author="XuanWen Chen" w:date="2019-01-02T08:00:00Z">
              <w:r w:rsidDel="00754881">
                <w:rPr>
                  <w:rFonts w:hAnsi="宋体" w:hint="eastAsia"/>
                </w:rPr>
                <w:delText>用户发送站内邮件</w:delText>
              </w:r>
            </w:del>
          </w:p>
        </w:tc>
      </w:tr>
      <w:tr w:rsidR="0040689B" w:rsidRPr="008035F1" w:rsidDel="00754881" w14:paraId="4B02C21F" w14:textId="3E5AC327" w:rsidTr="0040689B">
        <w:trPr>
          <w:del w:id="10251" w:author="XuanWen Chen" w:date="2019-01-02T08:00:00Z"/>
        </w:trPr>
        <w:tc>
          <w:tcPr>
            <w:tcW w:w="1656" w:type="dxa"/>
          </w:tcPr>
          <w:p w14:paraId="2D8BC40C" w14:textId="47F1E078" w:rsidR="0040689B" w:rsidDel="00754881" w:rsidRDefault="0040689B" w:rsidP="0040689B">
            <w:pPr>
              <w:rPr>
                <w:del w:id="10252" w:author="XuanWen Chen" w:date="2019-01-02T08:00:00Z"/>
              </w:rPr>
            </w:pPr>
            <w:del w:id="10253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65ECDDB8" w14:textId="384EB3F6" w:rsidR="0040689B" w:rsidRPr="001419CE" w:rsidDel="00754881" w:rsidRDefault="0040689B" w:rsidP="0040689B">
            <w:pPr>
              <w:jc w:val="left"/>
              <w:rPr>
                <w:del w:id="10254" w:author="XuanWen Chen" w:date="2019-01-02T08:00:00Z"/>
                <w:rFonts w:hAnsi="宋体"/>
              </w:rPr>
            </w:pPr>
            <w:del w:id="10255" w:author="XuanWen Chen" w:date="2019-01-02T08:00:00Z">
              <w:r w:rsidDel="00754881">
                <w:rPr>
                  <w:rFonts w:hAnsi="宋体" w:hint="eastAsia"/>
                </w:rPr>
                <w:delText>用户需要发送邮件</w:delText>
              </w:r>
            </w:del>
          </w:p>
        </w:tc>
      </w:tr>
      <w:tr w:rsidR="0040689B" w:rsidDel="00754881" w14:paraId="364FB2D3" w14:textId="62CC66F3" w:rsidTr="0040689B">
        <w:trPr>
          <w:del w:id="10256" w:author="XuanWen Chen" w:date="2019-01-02T08:00:00Z"/>
        </w:trPr>
        <w:tc>
          <w:tcPr>
            <w:tcW w:w="1656" w:type="dxa"/>
          </w:tcPr>
          <w:p w14:paraId="43DDF6C7" w14:textId="2A335246" w:rsidR="0040689B" w:rsidDel="00754881" w:rsidRDefault="0040689B" w:rsidP="0040689B">
            <w:pPr>
              <w:rPr>
                <w:del w:id="10257" w:author="XuanWen Chen" w:date="2019-01-02T08:00:00Z"/>
              </w:rPr>
            </w:pPr>
            <w:del w:id="10258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35511021" w14:textId="461D359E" w:rsidR="0040689B" w:rsidDel="00754881" w:rsidRDefault="0040689B" w:rsidP="0040689B">
            <w:pPr>
              <w:rPr>
                <w:del w:id="10259" w:author="XuanWen Chen" w:date="2019-01-02T08:00:00Z"/>
              </w:rPr>
            </w:pPr>
            <w:del w:id="10260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01E481AE" w14:textId="001C8FFC" w:rsidR="0040689B" w:rsidDel="00754881" w:rsidRDefault="0040689B" w:rsidP="0040689B">
            <w:pPr>
              <w:rPr>
                <w:del w:id="10261" w:author="XuanWen Chen" w:date="2019-01-02T08:00:00Z"/>
              </w:rPr>
            </w:pPr>
            <w:del w:id="10262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 </w:delText>
              </w:r>
              <w:r w:rsidDel="00754881">
                <w:rPr>
                  <w:rFonts w:hint="eastAsia"/>
                </w:rPr>
                <w:delText>用户有邮件访问权限</w:delText>
              </w:r>
            </w:del>
          </w:p>
        </w:tc>
      </w:tr>
      <w:tr w:rsidR="0040689B" w:rsidDel="00754881" w14:paraId="6556AF4B" w14:textId="00AC347B" w:rsidTr="0040689B">
        <w:trPr>
          <w:del w:id="10263" w:author="XuanWen Chen" w:date="2019-01-02T08:00:00Z"/>
        </w:trPr>
        <w:tc>
          <w:tcPr>
            <w:tcW w:w="1656" w:type="dxa"/>
          </w:tcPr>
          <w:p w14:paraId="2A8C0E7D" w14:textId="61CD5274" w:rsidR="0040689B" w:rsidDel="00754881" w:rsidRDefault="0040689B" w:rsidP="0040689B">
            <w:pPr>
              <w:rPr>
                <w:del w:id="10264" w:author="XuanWen Chen" w:date="2019-01-02T08:00:00Z"/>
              </w:rPr>
            </w:pPr>
            <w:del w:id="10265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5A14A6FA" w14:textId="1CE10C93" w:rsidR="0040689B" w:rsidDel="00754881" w:rsidRDefault="0040689B" w:rsidP="0040689B">
            <w:pPr>
              <w:rPr>
                <w:del w:id="10266" w:author="XuanWen Chen" w:date="2019-01-02T08:00:00Z"/>
              </w:rPr>
            </w:pPr>
          </w:p>
        </w:tc>
      </w:tr>
      <w:tr w:rsidR="0040689B" w:rsidRPr="00380ABA" w:rsidDel="00754881" w14:paraId="47FD790A" w14:textId="080B5DC1" w:rsidTr="0040689B">
        <w:trPr>
          <w:del w:id="10267" w:author="XuanWen Chen" w:date="2019-01-02T08:00:00Z"/>
        </w:trPr>
        <w:tc>
          <w:tcPr>
            <w:tcW w:w="1656" w:type="dxa"/>
          </w:tcPr>
          <w:p w14:paraId="498FAE5B" w14:textId="075B035A" w:rsidR="0040689B" w:rsidDel="00754881" w:rsidRDefault="0040689B" w:rsidP="0040689B">
            <w:pPr>
              <w:rPr>
                <w:del w:id="10268" w:author="XuanWen Chen" w:date="2019-01-02T08:00:00Z"/>
              </w:rPr>
            </w:pPr>
            <w:del w:id="10269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2820B84B" w14:textId="1FBD8041" w:rsidR="0040689B" w:rsidRPr="006A53DF" w:rsidDel="00754881" w:rsidRDefault="0040689B" w:rsidP="0040689B">
            <w:pPr>
              <w:jc w:val="left"/>
              <w:rPr>
                <w:del w:id="10270" w:author="XuanWen Chen" w:date="2019-01-02T08:00:00Z"/>
                <w:rFonts w:hAnsi="宋体"/>
              </w:rPr>
            </w:pPr>
            <w:del w:id="10271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进入我的消息</w:delText>
              </w:r>
            </w:del>
          </w:p>
          <w:p w14:paraId="0A4AE9EB" w14:textId="50B16FF5" w:rsidR="0040689B" w:rsidDel="00754881" w:rsidRDefault="0040689B" w:rsidP="0040689B">
            <w:pPr>
              <w:jc w:val="left"/>
              <w:rPr>
                <w:del w:id="10272" w:author="XuanWen Chen" w:date="2019-01-02T08:00:00Z"/>
                <w:rFonts w:hAnsi="宋体"/>
              </w:rPr>
            </w:pPr>
            <w:del w:id="10273" w:author="XuanWen Chen" w:date="2019-01-02T08:00:00Z">
              <w:r w:rsidDel="00754881">
                <w:rPr>
                  <w:rFonts w:hAnsi="宋体" w:hint="eastAsia"/>
                </w:rPr>
                <w:delText>2.进入站内邮箱</w:delText>
              </w:r>
            </w:del>
          </w:p>
          <w:p w14:paraId="76FC9996" w14:textId="242E4D82" w:rsidR="0040689B" w:rsidDel="00754881" w:rsidRDefault="0040689B" w:rsidP="0040689B">
            <w:pPr>
              <w:jc w:val="left"/>
              <w:rPr>
                <w:del w:id="10274" w:author="XuanWen Chen" w:date="2019-01-02T08:00:00Z"/>
                <w:rFonts w:hAnsi="宋体"/>
              </w:rPr>
            </w:pPr>
            <w:del w:id="10275" w:author="XuanWen Chen" w:date="2019-01-02T08:00:00Z">
              <w:r w:rsidDel="00754881">
                <w:rPr>
                  <w:rFonts w:hAnsi="宋体" w:hint="eastAsia"/>
                </w:rPr>
                <w:delText>3．点击发信，填写必要的信息（收件人，主题，内容）</w:delText>
              </w:r>
            </w:del>
          </w:p>
          <w:p w14:paraId="539CF8B1" w14:textId="3FE324E6" w:rsidR="0040689B" w:rsidRPr="006A53DF" w:rsidDel="00754881" w:rsidRDefault="0040689B" w:rsidP="0040689B">
            <w:pPr>
              <w:jc w:val="left"/>
              <w:rPr>
                <w:del w:id="10276" w:author="XuanWen Chen" w:date="2019-01-02T08:00:00Z"/>
                <w:rFonts w:hAnsi="宋体"/>
              </w:rPr>
            </w:pPr>
            <w:del w:id="10277" w:author="XuanWen Chen" w:date="2019-01-02T08:00:00Z">
              <w:r w:rsidDel="00754881">
                <w:rPr>
                  <w:rFonts w:hAnsi="宋体" w:hint="eastAsia"/>
                </w:rPr>
                <w:delText>4． 点击确认发送。</w:delText>
              </w:r>
            </w:del>
          </w:p>
        </w:tc>
      </w:tr>
      <w:tr w:rsidR="0040689B" w:rsidRPr="00380ABA" w:rsidDel="00754881" w14:paraId="213C76BD" w14:textId="7A77E984" w:rsidTr="0040689B">
        <w:trPr>
          <w:del w:id="10278" w:author="XuanWen Chen" w:date="2019-01-02T08:00:00Z"/>
        </w:trPr>
        <w:tc>
          <w:tcPr>
            <w:tcW w:w="1656" w:type="dxa"/>
          </w:tcPr>
          <w:p w14:paraId="62194D32" w14:textId="3FEF8954" w:rsidR="0040689B" w:rsidRPr="008035F1" w:rsidDel="00754881" w:rsidRDefault="0040689B" w:rsidP="0040689B">
            <w:pPr>
              <w:rPr>
                <w:del w:id="10279" w:author="XuanWen Chen" w:date="2019-01-02T08:00:00Z"/>
                <w:rFonts w:hAnsi="宋体"/>
              </w:rPr>
            </w:pPr>
            <w:del w:id="10280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7FB36BD3" w14:textId="637429E4" w:rsidR="0040689B" w:rsidRPr="00380ABA" w:rsidDel="00754881" w:rsidRDefault="0040689B" w:rsidP="0040689B">
            <w:pPr>
              <w:jc w:val="left"/>
              <w:rPr>
                <w:del w:id="10281" w:author="XuanWen Chen" w:date="2019-01-02T08:00:00Z"/>
                <w:rFonts w:hAnsi="宋体"/>
              </w:rPr>
            </w:pPr>
          </w:p>
        </w:tc>
      </w:tr>
      <w:tr w:rsidR="0040689B" w:rsidRPr="00380ABA" w:rsidDel="00754881" w14:paraId="04DE059E" w14:textId="60DC3190" w:rsidTr="0040689B">
        <w:trPr>
          <w:del w:id="10282" w:author="XuanWen Chen" w:date="2019-01-02T08:00:00Z"/>
        </w:trPr>
        <w:tc>
          <w:tcPr>
            <w:tcW w:w="1656" w:type="dxa"/>
          </w:tcPr>
          <w:p w14:paraId="27A3F885" w14:textId="56866F5A" w:rsidR="0040689B" w:rsidRPr="008035F1" w:rsidDel="00754881" w:rsidRDefault="0040689B" w:rsidP="0040689B">
            <w:pPr>
              <w:rPr>
                <w:del w:id="10283" w:author="XuanWen Chen" w:date="2019-01-02T08:00:00Z"/>
                <w:rFonts w:hAnsi="宋体"/>
              </w:rPr>
            </w:pPr>
            <w:del w:id="10284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5881C135" w14:textId="7E6AC388" w:rsidR="0040689B" w:rsidRPr="006E15B8" w:rsidDel="00754881" w:rsidRDefault="0040689B" w:rsidP="0040689B">
            <w:pPr>
              <w:jc w:val="left"/>
              <w:rPr>
                <w:del w:id="10285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B10F3F5" w14:textId="49EB33BD" w:rsidTr="0040689B">
        <w:trPr>
          <w:del w:id="10286" w:author="XuanWen Chen" w:date="2019-01-02T08:00:00Z"/>
        </w:trPr>
        <w:tc>
          <w:tcPr>
            <w:tcW w:w="1656" w:type="dxa"/>
          </w:tcPr>
          <w:p w14:paraId="548A3F6F" w14:textId="43142982" w:rsidR="0040689B" w:rsidRPr="008035F1" w:rsidDel="00754881" w:rsidRDefault="0040689B" w:rsidP="0040689B">
            <w:pPr>
              <w:rPr>
                <w:del w:id="10287" w:author="XuanWen Chen" w:date="2019-01-02T08:00:00Z"/>
                <w:rFonts w:hAnsi="宋体"/>
              </w:rPr>
            </w:pPr>
            <w:del w:id="10288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56B078A3" w14:textId="64A28593" w:rsidR="0040689B" w:rsidRPr="00380ABA" w:rsidDel="00754881" w:rsidRDefault="0040689B" w:rsidP="0040689B">
            <w:pPr>
              <w:jc w:val="left"/>
              <w:rPr>
                <w:del w:id="10289" w:author="XuanWen Chen" w:date="2019-01-02T08:00:00Z"/>
                <w:rFonts w:hAnsi="宋体"/>
              </w:rPr>
            </w:pPr>
            <w:del w:id="10290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1479EF73" w14:textId="11203A89" w:rsidTr="0040689B">
        <w:trPr>
          <w:del w:id="10291" w:author="XuanWen Chen" w:date="2019-01-02T08:00:00Z"/>
        </w:trPr>
        <w:tc>
          <w:tcPr>
            <w:tcW w:w="1656" w:type="dxa"/>
          </w:tcPr>
          <w:p w14:paraId="646BE9AD" w14:textId="53590B5E" w:rsidR="0040689B" w:rsidRPr="008035F1" w:rsidDel="00754881" w:rsidRDefault="0040689B" w:rsidP="0040689B">
            <w:pPr>
              <w:rPr>
                <w:del w:id="10292" w:author="XuanWen Chen" w:date="2019-01-02T08:00:00Z"/>
                <w:rFonts w:hAnsi="宋体"/>
              </w:rPr>
            </w:pPr>
            <w:del w:id="10293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1AF06C5D" w14:textId="55E018B2" w:rsidR="0040689B" w:rsidRPr="00380ABA" w:rsidDel="00754881" w:rsidRDefault="0040689B" w:rsidP="0040689B">
            <w:pPr>
              <w:jc w:val="left"/>
              <w:rPr>
                <w:del w:id="10294" w:author="XuanWen Chen" w:date="2019-01-02T08:00:00Z"/>
                <w:rFonts w:hAnsi="宋体"/>
              </w:rPr>
            </w:pPr>
            <w:del w:id="10295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63979BB4" w14:textId="5E20A675" w:rsidTr="0040689B">
        <w:trPr>
          <w:del w:id="10296" w:author="XuanWen Chen" w:date="2019-01-02T08:00:00Z"/>
        </w:trPr>
        <w:tc>
          <w:tcPr>
            <w:tcW w:w="1656" w:type="dxa"/>
          </w:tcPr>
          <w:p w14:paraId="24E3C314" w14:textId="68F5F0F4" w:rsidR="0040689B" w:rsidRPr="008035F1" w:rsidDel="00754881" w:rsidRDefault="0040689B" w:rsidP="0040689B">
            <w:pPr>
              <w:rPr>
                <w:del w:id="10297" w:author="XuanWen Chen" w:date="2019-01-02T08:00:00Z"/>
                <w:rFonts w:hAnsi="宋体"/>
              </w:rPr>
            </w:pPr>
            <w:del w:id="10298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50BFA7DD" w14:textId="3E29A160" w:rsidR="0040689B" w:rsidRPr="00380ABA" w:rsidDel="00754881" w:rsidRDefault="0040689B" w:rsidP="0040689B">
            <w:pPr>
              <w:jc w:val="left"/>
              <w:rPr>
                <w:del w:id="10299" w:author="XuanWen Chen" w:date="2019-01-02T08:00:00Z"/>
                <w:rFonts w:hAnsi="宋体"/>
              </w:rPr>
            </w:pPr>
          </w:p>
        </w:tc>
      </w:tr>
      <w:tr w:rsidR="0040689B" w:rsidRPr="00380ABA" w:rsidDel="00754881" w14:paraId="6C716726" w14:textId="36AC5845" w:rsidTr="0040689B">
        <w:trPr>
          <w:del w:id="10300" w:author="XuanWen Chen" w:date="2019-01-02T08:00:00Z"/>
        </w:trPr>
        <w:tc>
          <w:tcPr>
            <w:tcW w:w="1656" w:type="dxa"/>
          </w:tcPr>
          <w:p w14:paraId="4A3D411A" w14:textId="547B2AA8" w:rsidR="0040689B" w:rsidRPr="008035F1" w:rsidDel="00754881" w:rsidRDefault="0040689B" w:rsidP="0040689B">
            <w:pPr>
              <w:rPr>
                <w:del w:id="10301" w:author="XuanWen Chen" w:date="2019-01-02T08:00:00Z"/>
                <w:rFonts w:hAnsi="宋体"/>
              </w:rPr>
            </w:pPr>
            <w:del w:id="10302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2AF74DD3" w14:textId="14205011" w:rsidR="0040689B" w:rsidRPr="00380ABA" w:rsidDel="00754881" w:rsidRDefault="0040689B" w:rsidP="0040689B">
            <w:pPr>
              <w:jc w:val="left"/>
              <w:rPr>
                <w:del w:id="10303" w:author="XuanWen Chen" w:date="2019-01-02T08:00:00Z"/>
                <w:rFonts w:hAnsi="宋体"/>
              </w:rPr>
            </w:pPr>
          </w:p>
        </w:tc>
      </w:tr>
      <w:tr w:rsidR="0040689B" w:rsidDel="00754881" w14:paraId="79A78FCA" w14:textId="15D26501" w:rsidTr="0040689B">
        <w:trPr>
          <w:del w:id="10304" w:author="XuanWen Chen" w:date="2019-01-02T08:00:00Z"/>
        </w:trPr>
        <w:tc>
          <w:tcPr>
            <w:tcW w:w="1656" w:type="dxa"/>
          </w:tcPr>
          <w:p w14:paraId="558F124B" w14:textId="3427F36C" w:rsidR="0040689B" w:rsidDel="00754881" w:rsidRDefault="0040689B" w:rsidP="0040689B">
            <w:pPr>
              <w:rPr>
                <w:del w:id="10305" w:author="XuanWen Chen" w:date="2019-01-02T08:00:00Z"/>
              </w:rPr>
            </w:pPr>
            <w:del w:id="10306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6CBD99E4" w14:textId="7BB2492D" w:rsidR="0040689B" w:rsidDel="00754881" w:rsidRDefault="0040689B" w:rsidP="0040689B">
            <w:pPr>
              <w:rPr>
                <w:del w:id="10307" w:author="XuanWen Chen" w:date="2019-01-02T08:00:00Z"/>
              </w:rPr>
            </w:pPr>
          </w:p>
          <w:p w14:paraId="40C5A714" w14:textId="01AE467A" w:rsidR="0040689B" w:rsidDel="00754881" w:rsidRDefault="0040689B" w:rsidP="0040689B">
            <w:pPr>
              <w:rPr>
                <w:del w:id="10308" w:author="XuanWen Chen" w:date="2019-01-02T08:00:00Z"/>
              </w:rPr>
            </w:pPr>
          </w:p>
        </w:tc>
      </w:tr>
    </w:tbl>
    <w:p w14:paraId="354C3E70" w14:textId="3392B036" w:rsidR="0040689B" w:rsidRPr="008A482D" w:rsidDel="00754881" w:rsidRDefault="00720356" w:rsidP="00720356">
      <w:pPr>
        <w:pStyle w:val="4"/>
        <w:rPr>
          <w:del w:id="10309" w:author="XuanWen Chen" w:date="2019-01-02T08:00:00Z"/>
          <w:color w:val="FF0000"/>
        </w:rPr>
      </w:pPr>
      <w:bookmarkStart w:id="10310" w:name="_Toc533621435"/>
      <w:del w:id="10311" w:author="XuanWen Chen" w:date="2019-01-02T08:00:00Z">
        <w:r w:rsidDel="00754881">
          <w:rPr>
            <w:rFonts w:hint="eastAsia"/>
          </w:rPr>
          <w:delText>用户查看未读邮件</w:delText>
        </w:r>
        <w:bookmarkEnd w:id="10310"/>
        <w:r w:rsidR="008A482D" w:rsidRPr="008A482D" w:rsidDel="00754881">
          <w:rPr>
            <w:rFonts w:hint="eastAsia"/>
            <w:color w:val="FF0000"/>
          </w:rPr>
          <w:delText>（收件箱）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15CA2378" w14:textId="50F98754" w:rsidTr="00720356">
        <w:trPr>
          <w:del w:id="10312" w:author="XuanWen Chen" w:date="2019-01-02T08:00:00Z"/>
        </w:trPr>
        <w:tc>
          <w:tcPr>
            <w:tcW w:w="1016" w:type="dxa"/>
          </w:tcPr>
          <w:p w14:paraId="49042A2D" w14:textId="20AF7E6C" w:rsidR="0040689B" w:rsidDel="00754881" w:rsidRDefault="0040689B" w:rsidP="0040689B">
            <w:pPr>
              <w:rPr>
                <w:del w:id="10313" w:author="XuanWen Chen" w:date="2019-01-02T08:00:00Z"/>
              </w:rPr>
            </w:pPr>
            <w:del w:id="1031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3FD2D1DF" w14:textId="1D6BF097" w:rsidR="0040689B" w:rsidRPr="008035F1" w:rsidDel="00754881" w:rsidRDefault="0040689B" w:rsidP="0040689B">
            <w:pPr>
              <w:jc w:val="left"/>
              <w:rPr>
                <w:del w:id="10315" w:author="XuanWen Chen" w:date="2019-01-02T08:00:00Z"/>
                <w:rFonts w:hAnsi="宋体"/>
                <w:b/>
              </w:rPr>
            </w:pPr>
            <w:del w:id="1031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14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用户查看未读邮件</w:delText>
              </w:r>
            </w:del>
          </w:p>
        </w:tc>
      </w:tr>
      <w:tr w:rsidR="0040689B" w:rsidRPr="008035F1" w:rsidDel="00754881" w14:paraId="75A205C9" w14:textId="5F187FFF" w:rsidTr="00720356">
        <w:trPr>
          <w:del w:id="10317" w:author="XuanWen Chen" w:date="2019-01-02T08:00:00Z"/>
        </w:trPr>
        <w:tc>
          <w:tcPr>
            <w:tcW w:w="1016" w:type="dxa"/>
          </w:tcPr>
          <w:p w14:paraId="06BF62B4" w14:textId="3FDBC03D" w:rsidR="0040689B" w:rsidDel="00754881" w:rsidRDefault="0040689B" w:rsidP="0040689B">
            <w:pPr>
              <w:rPr>
                <w:del w:id="10318" w:author="XuanWen Chen" w:date="2019-01-02T08:00:00Z"/>
              </w:rPr>
            </w:pPr>
            <w:del w:id="1031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773A3807" w14:textId="568931DA" w:rsidR="0040689B" w:rsidRPr="008035F1" w:rsidDel="00754881" w:rsidRDefault="0040689B" w:rsidP="0040689B">
            <w:pPr>
              <w:jc w:val="left"/>
              <w:rPr>
                <w:del w:id="10320" w:author="XuanWen Chen" w:date="2019-01-02T08:00:00Z"/>
                <w:rFonts w:hAnsi="宋体"/>
              </w:rPr>
            </w:pPr>
            <w:del w:id="10321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0F845DEE" w14:textId="071FEA99" w:rsidR="0040689B" w:rsidRPr="008035F1" w:rsidDel="00754881" w:rsidRDefault="0040689B" w:rsidP="0040689B">
            <w:pPr>
              <w:jc w:val="left"/>
              <w:rPr>
                <w:del w:id="10322" w:author="XuanWen Chen" w:date="2019-01-02T08:00:00Z"/>
                <w:rFonts w:hAnsi="宋体"/>
              </w:rPr>
            </w:pPr>
            <w:del w:id="1032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641430D3" w14:textId="77C86D5D" w:rsidR="0040689B" w:rsidRPr="008035F1" w:rsidDel="00754881" w:rsidRDefault="0040689B" w:rsidP="0040689B">
            <w:pPr>
              <w:jc w:val="left"/>
              <w:rPr>
                <w:del w:id="10324" w:author="XuanWen Chen" w:date="2019-01-02T08:00:00Z"/>
                <w:rFonts w:hAnsi="宋体"/>
              </w:rPr>
            </w:pPr>
            <w:del w:id="10325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461D3A46" w14:textId="6D637CF5" w:rsidTr="00720356">
        <w:trPr>
          <w:del w:id="10326" w:author="XuanWen Chen" w:date="2019-01-02T08:00:00Z"/>
        </w:trPr>
        <w:tc>
          <w:tcPr>
            <w:tcW w:w="1016" w:type="dxa"/>
          </w:tcPr>
          <w:p w14:paraId="63C4E8E1" w14:textId="11FF2183" w:rsidR="0040689B" w:rsidDel="00754881" w:rsidRDefault="0040689B" w:rsidP="0040689B">
            <w:pPr>
              <w:rPr>
                <w:del w:id="10327" w:author="XuanWen Chen" w:date="2019-01-02T08:00:00Z"/>
              </w:rPr>
            </w:pPr>
            <w:del w:id="1032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1426D921" w14:textId="60814C2C" w:rsidR="0040689B" w:rsidRPr="008035F1" w:rsidDel="00754881" w:rsidRDefault="0040689B" w:rsidP="0040689B">
            <w:pPr>
              <w:jc w:val="left"/>
              <w:rPr>
                <w:del w:id="10329" w:author="XuanWen Chen" w:date="2019-01-02T08:00:00Z"/>
                <w:rFonts w:hAnsi="宋体"/>
              </w:rPr>
            </w:pPr>
            <w:del w:id="10330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2073" w:type="dxa"/>
          </w:tcPr>
          <w:p w14:paraId="31649537" w14:textId="42A32953" w:rsidR="0040689B" w:rsidRPr="008035F1" w:rsidDel="00754881" w:rsidRDefault="0040689B" w:rsidP="0040689B">
            <w:pPr>
              <w:jc w:val="left"/>
              <w:rPr>
                <w:del w:id="10331" w:author="XuanWen Chen" w:date="2019-01-02T08:00:00Z"/>
                <w:rFonts w:hAnsi="宋体"/>
              </w:rPr>
            </w:pPr>
            <w:del w:id="1033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7ABD2ABB" w14:textId="128758B9" w:rsidR="0040689B" w:rsidRPr="008035F1" w:rsidDel="00754881" w:rsidRDefault="0040689B" w:rsidP="0040689B">
            <w:pPr>
              <w:jc w:val="left"/>
              <w:rPr>
                <w:del w:id="10333" w:author="XuanWen Chen" w:date="2019-01-02T08:00:00Z"/>
                <w:rFonts w:hAnsi="宋体"/>
              </w:rPr>
            </w:pPr>
            <w:del w:id="1033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285ADA8E" w14:textId="2647FD2F" w:rsidTr="00720356">
        <w:trPr>
          <w:del w:id="10335" w:author="XuanWen Chen" w:date="2019-01-02T08:00:00Z"/>
        </w:trPr>
        <w:tc>
          <w:tcPr>
            <w:tcW w:w="1016" w:type="dxa"/>
          </w:tcPr>
          <w:p w14:paraId="6A517076" w14:textId="34E2D200" w:rsidR="0040689B" w:rsidDel="00754881" w:rsidRDefault="0040689B" w:rsidP="0040689B">
            <w:pPr>
              <w:rPr>
                <w:del w:id="10336" w:author="XuanWen Chen" w:date="2019-01-02T08:00:00Z"/>
              </w:rPr>
            </w:pPr>
            <w:del w:id="10337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51544152" w14:textId="017951E9" w:rsidR="0040689B" w:rsidRPr="008035F1" w:rsidDel="00754881" w:rsidRDefault="0040689B" w:rsidP="0040689B">
            <w:pPr>
              <w:jc w:val="left"/>
              <w:rPr>
                <w:del w:id="10338" w:author="XuanWen Chen" w:date="2019-01-02T08:00:00Z"/>
                <w:rFonts w:hAnsi="宋体"/>
              </w:rPr>
            </w:pPr>
            <w:del w:id="10339" w:author="XuanWen Chen" w:date="2019-01-02T08:00:00Z">
              <w:r w:rsidDel="00754881">
                <w:rPr>
                  <w:rFonts w:hAnsi="宋体" w:hint="eastAsia"/>
                </w:rPr>
                <w:delText>用户查看站内邮件</w:delText>
              </w:r>
            </w:del>
          </w:p>
        </w:tc>
      </w:tr>
      <w:tr w:rsidR="0040689B" w:rsidRPr="008035F1" w:rsidDel="00754881" w14:paraId="4C482CE7" w14:textId="443F0F4C" w:rsidTr="00720356">
        <w:trPr>
          <w:del w:id="10340" w:author="XuanWen Chen" w:date="2019-01-02T08:00:00Z"/>
        </w:trPr>
        <w:tc>
          <w:tcPr>
            <w:tcW w:w="1016" w:type="dxa"/>
          </w:tcPr>
          <w:p w14:paraId="407F456A" w14:textId="5C93470D" w:rsidR="0040689B" w:rsidDel="00754881" w:rsidRDefault="0040689B" w:rsidP="0040689B">
            <w:pPr>
              <w:rPr>
                <w:del w:id="10341" w:author="XuanWen Chen" w:date="2019-01-02T08:00:00Z"/>
              </w:rPr>
            </w:pPr>
            <w:del w:id="10342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6D96C673" w14:textId="075ADF8E" w:rsidR="0040689B" w:rsidRPr="001419CE" w:rsidDel="00754881" w:rsidRDefault="0040689B" w:rsidP="0040689B">
            <w:pPr>
              <w:jc w:val="left"/>
              <w:rPr>
                <w:del w:id="10343" w:author="XuanWen Chen" w:date="2019-01-02T08:00:00Z"/>
                <w:rFonts w:hAnsi="宋体"/>
              </w:rPr>
            </w:pPr>
            <w:del w:id="10344" w:author="XuanWen Chen" w:date="2019-01-02T08:00:00Z">
              <w:r w:rsidDel="00754881">
                <w:rPr>
                  <w:rFonts w:hAnsi="宋体" w:hint="eastAsia"/>
                </w:rPr>
                <w:delText>用户收到收件提醒</w:delText>
              </w:r>
            </w:del>
          </w:p>
        </w:tc>
      </w:tr>
      <w:tr w:rsidR="0040689B" w:rsidDel="00754881" w14:paraId="536F0677" w14:textId="69D38E2B" w:rsidTr="00720356">
        <w:trPr>
          <w:del w:id="10345" w:author="XuanWen Chen" w:date="2019-01-02T08:00:00Z"/>
        </w:trPr>
        <w:tc>
          <w:tcPr>
            <w:tcW w:w="1016" w:type="dxa"/>
          </w:tcPr>
          <w:p w14:paraId="07EF6EF7" w14:textId="5E0EFA4A" w:rsidR="0040689B" w:rsidDel="00754881" w:rsidRDefault="0040689B" w:rsidP="0040689B">
            <w:pPr>
              <w:rPr>
                <w:del w:id="10346" w:author="XuanWen Chen" w:date="2019-01-02T08:00:00Z"/>
              </w:rPr>
            </w:pPr>
            <w:del w:id="10347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0780B36E" w14:textId="575E5B47" w:rsidR="0040689B" w:rsidDel="00754881" w:rsidRDefault="0040689B" w:rsidP="0040689B">
            <w:pPr>
              <w:rPr>
                <w:del w:id="10348" w:author="XuanWen Chen" w:date="2019-01-02T08:00:00Z"/>
              </w:rPr>
            </w:pPr>
            <w:del w:id="10349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6F703130" w14:textId="764BC116" w:rsidR="0040689B" w:rsidDel="00754881" w:rsidRDefault="0040689B" w:rsidP="0040689B">
            <w:pPr>
              <w:rPr>
                <w:del w:id="10350" w:author="XuanWen Chen" w:date="2019-01-02T08:00:00Z"/>
              </w:rPr>
            </w:pPr>
            <w:del w:id="1035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 </w:delText>
              </w:r>
              <w:r w:rsidDel="00754881">
                <w:rPr>
                  <w:rFonts w:hint="eastAsia"/>
                </w:rPr>
                <w:delText>用户有邮件访问权限</w:delText>
              </w:r>
            </w:del>
          </w:p>
          <w:p w14:paraId="3E1C016A" w14:textId="32545F2A" w:rsidR="0040689B" w:rsidDel="00754881" w:rsidRDefault="0040689B" w:rsidP="0040689B">
            <w:pPr>
              <w:rPr>
                <w:del w:id="10352" w:author="XuanWen Chen" w:date="2019-01-02T08:00:00Z"/>
              </w:rPr>
            </w:pPr>
            <w:del w:id="10353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RE-3:  </w:delText>
              </w:r>
              <w:r w:rsidDel="00754881">
                <w:rPr>
                  <w:rFonts w:hint="eastAsia"/>
                </w:rPr>
                <w:delText>用户有未读邮件</w:delText>
              </w:r>
            </w:del>
          </w:p>
        </w:tc>
      </w:tr>
      <w:tr w:rsidR="0040689B" w:rsidDel="00754881" w14:paraId="14624F3F" w14:textId="2102644F" w:rsidTr="00720356">
        <w:trPr>
          <w:del w:id="10354" w:author="XuanWen Chen" w:date="2019-01-02T08:00:00Z"/>
        </w:trPr>
        <w:tc>
          <w:tcPr>
            <w:tcW w:w="1016" w:type="dxa"/>
          </w:tcPr>
          <w:p w14:paraId="6557DD98" w14:textId="0C99DF56" w:rsidR="0040689B" w:rsidDel="00754881" w:rsidRDefault="0040689B" w:rsidP="0040689B">
            <w:pPr>
              <w:rPr>
                <w:del w:id="10355" w:author="XuanWen Chen" w:date="2019-01-02T08:00:00Z"/>
              </w:rPr>
            </w:pPr>
            <w:del w:id="10356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76DCEC4D" w14:textId="0619A603" w:rsidR="0040689B" w:rsidDel="00754881" w:rsidRDefault="0040689B" w:rsidP="0040689B">
            <w:pPr>
              <w:rPr>
                <w:del w:id="10357" w:author="XuanWen Chen" w:date="2019-01-02T08:00:00Z"/>
              </w:rPr>
            </w:pPr>
          </w:p>
        </w:tc>
      </w:tr>
      <w:tr w:rsidR="0040689B" w:rsidRPr="00380ABA" w:rsidDel="00754881" w14:paraId="00A04555" w14:textId="4E353CF8" w:rsidTr="00720356">
        <w:trPr>
          <w:del w:id="10358" w:author="XuanWen Chen" w:date="2019-01-02T08:00:00Z"/>
        </w:trPr>
        <w:tc>
          <w:tcPr>
            <w:tcW w:w="1016" w:type="dxa"/>
          </w:tcPr>
          <w:p w14:paraId="1A86CE60" w14:textId="64505D72" w:rsidR="0040689B" w:rsidDel="00754881" w:rsidRDefault="0040689B" w:rsidP="0040689B">
            <w:pPr>
              <w:rPr>
                <w:del w:id="10359" w:author="XuanWen Chen" w:date="2019-01-02T08:00:00Z"/>
              </w:rPr>
            </w:pPr>
            <w:del w:id="10360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40A7EBFA" w14:textId="2A8A18A2" w:rsidR="0040689B" w:rsidRPr="006A53DF" w:rsidDel="00754881" w:rsidRDefault="0040689B" w:rsidP="0040689B">
            <w:pPr>
              <w:jc w:val="left"/>
              <w:rPr>
                <w:del w:id="10361" w:author="XuanWen Chen" w:date="2019-01-02T08:00:00Z"/>
                <w:rFonts w:hAnsi="宋体"/>
              </w:rPr>
            </w:pPr>
            <w:del w:id="10362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进入我的消息</w:delText>
              </w:r>
            </w:del>
          </w:p>
          <w:p w14:paraId="0514AB05" w14:textId="2173B30D" w:rsidR="0040689B" w:rsidDel="00754881" w:rsidRDefault="0040689B" w:rsidP="0040689B">
            <w:pPr>
              <w:jc w:val="left"/>
              <w:rPr>
                <w:del w:id="10363" w:author="XuanWen Chen" w:date="2019-01-02T08:00:00Z"/>
                <w:rFonts w:hAnsi="宋体"/>
              </w:rPr>
            </w:pPr>
            <w:del w:id="10364" w:author="XuanWen Chen" w:date="2019-01-02T08:00:00Z">
              <w:r w:rsidDel="00754881">
                <w:rPr>
                  <w:rFonts w:hAnsi="宋体" w:hint="eastAsia"/>
                </w:rPr>
                <w:delText>2.进入站内邮箱</w:delText>
              </w:r>
            </w:del>
          </w:p>
          <w:p w14:paraId="04F18017" w14:textId="0A6D25C9" w:rsidR="0040689B" w:rsidDel="00754881" w:rsidRDefault="0040689B" w:rsidP="0040689B">
            <w:pPr>
              <w:jc w:val="left"/>
              <w:rPr>
                <w:del w:id="10365" w:author="XuanWen Chen" w:date="2019-01-02T08:00:00Z"/>
                <w:rFonts w:hAnsi="宋体"/>
              </w:rPr>
            </w:pPr>
            <w:del w:id="10366" w:author="XuanWen Chen" w:date="2019-01-02T08:00:00Z">
              <w:r w:rsidDel="00754881">
                <w:rPr>
                  <w:rFonts w:hAnsi="宋体" w:hint="eastAsia"/>
                </w:rPr>
                <w:delText xml:space="preserve">3．点击未读邮件 </w:delText>
              </w:r>
            </w:del>
          </w:p>
          <w:p w14:paraId="3FCB9858" w14:textId="0CA5C2F7" w:rsidR="0040689B" w:rsidRPr="006A53DF" w:rsidDel="00754881" w:rsidRDefault="0040689B" w:rsidP="0040689B">
            <w:pPr>
              <w:jc w:val="left"/>
              <w:rPr>
                <w:del w:id="10367" w:author="XuanWen Chen" w:date="2019-01-02T08:00:00Z"/>
                <w:rFonts w:hAnsi="宋体"/>
              </w:rPr>
            </w:pPr>
            <w:del w:id="10368" w:author="XuanWen Chen" w:date="2019-01-02T08:00:00Z">
              <w:r w:rsidDel="00754881">
                <w:rPr>
                  <w:rFonts w:hAnsi="宋体" w:hint="eastAsia"/>
                </w:rPr>
                <w:delText>4．查看邮件。</w:delText>
              </w:r>
            </w:del>
          </w:p>
        </w:tc>
      </w:tr>
      <w:tr w:rsidR="0040689B" w:rsidRPr="00380ABA" w:rsidDel="00754881" w14:paraId="688E03E1" w14:textId="699FA876" w:rsidTr="00720356">
        <w:trPr>
          <w:del w:id="10369" w:author="XuanWen Chen" w:date="2019-01-02T08:00:00Z"/>
        </w:trPr>
        <w:tc>
          <w:tcPr>
            <w:tcW w:w="1016" w:type="dxa"/>
          </w:tcPr>
          <w:p w14:paraId="1F908DCC" w14:textId="63A64152" w:rsidR="0040689B" w:rsidRPr="008035F1" w:rsidDel="00754881" w:rsidRDefault="0040689B" w:rsidP="0040689B">
            <w:pPr>
              <w:rPr>
                <w:del w:id="10370" w:author="XuanWen Chen" w:date="2019-01-02T08:00:00Z"/>
                <w:rFonts w:hAnsi="宋体"/>
              </w:rPr>
            </w:pPr>
            <w:del w:id="10371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079C7C44" w14:textId="2A57A2A5" w:rsidR="0040689B" w:rsidRPr="009503E3" w:rsidDel="00754881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del w:id="10372" w:author="XuanWen Chen" w:date="2019-01-02T08:00:00Z"/>
                <w:rFonts w:hAnsi="宋体"/>
              </w:rPr>
            </w:pPr>
            <w:del w:id="10373" w:author="XuanWen Chen" w:date="2019-01-02T08:00:00Z">
              <w:r w:rsidRPr="009503E3" w:rsidDel="00754881">
                <w:rPr>
                  <w:rFonts w:hAnsi="宋体" w:hint="eastAsia"/>
                </w:rPr>
                <w:delText>用户进入我的消息。</w:delText>
              </w:r>
            </w:del>
          </w:p>
          <w:p w14:paraId="195801AD" w14:textId="55E11ED1" w:rsidR="0040689B" w:rsidDel="00754881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del w:id="10374" w:author="XuanWen Chen" w:date="2019-01-02T08:00:00Z"/>
                <w:rFonts w:hAnsi="宋体"/>
              </w:rPr>
            </w:pPr>
            <w:del w:id="10375" w:author="XuanWen Chen" w:date="2019-01-02T08:00:00Z">
              <w:r w:rsidDel="00754881">
                <w:rPr>
                  <w:rFonts w:hAnsi="宋体" w:hint="eastAsia"/>
                </w:rPr>
                <w:delText>用户进入系统信息。</w:delText>
              </w:r>
            </w:del>
          </w:p>
          <w:p w14:paraId="6045182F" w14:textId="0DD442FB" w:rsidR="0040689B" w:rsidDel="00754881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del w:id="10376" w:author="XuanWen Chen" w:date="2019-01-02T08:00:00Z"/>
                <w:rFonts w:hAnsi="宋体"/>
              </w:rPr>
            </w:pPr>
            <w:del w:id="10377" w:author="XuanWen Chen" w:date="2019-01-02T08:00:00Z">
              <w:r w:rsidDel="00754881">
                <w:rPr>
                  <w:rFonts w:hAnsi="宋体" w:hint="eastAsia"/>
                </w:rPr>
                <w:delText>点击查看未读邮件提醒。</w:delText>
              </w:r>
            </w:del>
          </w:p>
          <w:p w14:paraId="55BDAC76" w14:textId="40A3DE9B" w:rsidR="0040689B" w:rsidRPr="009503E3" w:rsidDel="00754881" w:rsidRDefault="0040689B" w:rsidP="00AE77A1">
            <w:pPr>
              <w:pStyle w:val="a9"/>
              <w:numPr>
                <w:ilvl w:val="0"/>
                <w:numId w:val="9"/>
              </w:numPr>
              <w:spacing w:line="240" w:lineRule="auto"/>
              <w:ind w:left="3720" w:firstLineChars="0"/>
              <w:jc w:val="left"/>
              <w:rPr>
                <w:del w:id="10378" w:author="XuanWen Chen" w:date="2019-01-02T08:00:00Z"/>
                <w:rFonts w:hAnsi="宋体"/>
              </w:rPr>
            </w:pPr>
            <w:del w:id="10379" w:author="XuanWen Chen" w:date="2019-01-02T08:00:00Z">
              <w:r w:rsidDel="00754881">
                <w:rPr>
                  <w:rFonts w:hAnsi="宋体" w:hint="eastAsia"/>
                </w:rPr>
                <w:delText>点击跳转站内邮箱</w:delText>
              </w:r>
            </w:del>
          </w:p>
        </w:tc>
      </w:tr>
      <w:tr w:rsidR="0040689B" w:rsidRPr="00380ABA" w:rsidDel="00754881" w14:paraId="0D8848E9" w14:textId="6B1A06A3" w:rsidTr="00720356">
        <w:trPr>
          <w:del w:id="10380" w:author="XuanWen Chen" w:date="2019-01-02T08:00:00Z"/>
        </w:trPr>
        <w:tc>
          <w:tcPr>
            <w:tcW w:w="1016" w:type="dxa"/>
          </w:tcPr>
          <w:p w14:paraId="2B37C6DA" w14:textId="281C2484" w:rsidR="0040689B" w:rsidRPr="008035F1" w:rsidDel="00754881" w:rsidRDefault="0040689B" w:rsidP="0040689B">
            <w:pPr>
              <w:rPr>
                <w:del w:id="10381" w:author="XuanWen Chen" w:date="2019-01-02T08:00:00Z"/>
                <w:rFonts w:hAnsi="宋体"/>
              </w:rPr>
            </w:pPr>
            <w:del w:id="1038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15D45331" w14:textId="5AB19E7D" w:rsidR="0040689B" w:rsidRPr="006E15B8" w:rsidDel="00754881" w:rsidRDefault="0040689B" w:rsidP="0040689B">
            <w:pPr>
              <w:jc w:val="left"/>
              <w:rPr>
                <w:del w:id="10383" w:author="XuanWen Chen" w:date="2019-01-02T08:00:00Z"/>
                <w:rFonts w:hAnsi="宋体"/>
              </w:rPr>
            </w:pPr>
          </w:p>
        </w:tc>
      </w:tr>
      <w:tr w:rsidR="0040689B" w:rsidRPr="00380ABA" w:rsidDel="00754881" w14:paraId="29A94C39" w14:textId="21BCE971" w:rsidTr="00720356">
        <w:trPr>
          <w:del w:id="10384" w:author="XuanWen Chen" w:date="2019-01-02T08:00:00Z"/>
        </w:trPr>
        <w:tc>
          <w:tcPr>
            <w:tcW w:w="1016" w:type="dxa"/>
          </w:tcPr>
          <w:p w14:paraId="4061B869" w14:textId="4A47F1A7" w:rsidR="0040689B" w:rsidRPr="008035F1" w:rsidDel="00754881" w:rsidRDefault="0040689B" w:rsidP="0040689B">
            <w:pPr>
              <w:rPr>
                <w:del w:id="10385" w:author="XuanWen Chen" w:date="2019-01-02T08:00:00Z"/>
                <w:rFonts w:hAnsi="宋体"/>
              </w:rPr>
            </w:pPr>
            <w:del w:id="10386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7FEC5C99" w14:textId="58ADE1D1" w:rsidR="0040689B" w:rsidRPr="00380ABA" w:rsidDel="00754881" w:rsidRDefault="0040689B" w:rsidP="0040689B">
            <w:pPr>
              <w:jc w:val="left"/>
              <w:rPr>
                <w:del w:id="10387" w:author="XuanWen Chen" w:date="2019-01-02T08:00:00Z"/>
                <w:rFonts w:hAnsi="宋体"/>
              </w:rPr>
            </w:pPr>
            <w:del w:id="10388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68E4239B" w14:textId="58FFBC9D" w:rsidTr="00720356">
        <w:trPr>
          <w:del w:id="10389" w:author="XuanWen Chen" w:date="2019-01-02T08:00:00Z"/>
        </w:trPr>
        <w:tc>
          <w:tcPr>
            <w:tcW w:w="1016" w:type="dxa"/>
          </w:tcPr>
          <w:p w14:paraId="5EDDFD3F" w14:textId="29B5BBC8" w:rsidR="0040689B" w:rsidRPr="008035F1" w:rsidDel="00754881" w:rsidRDefault="0040689B" w:rsidP="0040689B">
            <w:pPr>
              <w:rPr>
                <w:del w:id="10390" w:author="XuanWen Chen" w:date="2019-01-02T08:00:00Z"/>
                <w:rFonts w:hAnsi="宋体"/>
              </w:rPr>
            </w:pPr>
            <w:del w:id="10391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0549523A" w14:textId="435CC509" w:rsidR="0040689B" w:rsidRPr="00380ABA" w:rsidDel="00754881" w:rsidRDefault="0040689B" w:rsidP="0040689B">
            <w:pPr>
              <w:jc w:val="left"/>
              <w:rPr>
                <w:del w:id="10392" w:author="XuanWen Chen" w:date="2019-01-02T08:00:00Z"/>
                <w:rFonts w:hAnsi="宋体"/>
              </w:rPr>
            </w:pPr>
            <w:del w:id="10393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32DDC6BB" w14:textId="4BB68CA8" w:rsidTr="00720356">
        <w:trPr>
          <w:del w:id="10394" w:author="XuanWen Chen" w:date="2019-01-02T08:00:00Z"/>
        </w:trPr>
        <w:tc>
          <w:tcPr>
            <w:tcW w:w="1016" w:type="dxa"/>
          </w:tcPr>
          <w:p w14:paraId="1336D56A" w14:textId="53D0D5CA" w:rsidR="0040689B" w:rsidRPr="008035F1" w:rsidDel="00754881" w:rsidRDefault="0040689B" w:rsidP="0040689B">
            <w:pPr>
              <w:rPr>
                <w:del w:id="10395" w:author="XuanWen Chen" w:date="2019-01-02T08:00:00Z"/>
                <w:rFonts w:hAnsi="宋体"/>
              </w:rPr>
            </w:pPr>
            <w:del w:id="10396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39A610C2" w14:textId="0DA69BE0" w:rsidR="0040689B" w:rsidRPr="00380ABA" w:rsidDel="00754881" w:rsidRDefault="0040689B" w:rsidP="0040689B">
            <w:pPr>
              <w:jc w:val="left"/>
              <w:rPr>
                <w:del w:id="10397" w:author="XuanWen Chen" w:date="2019-01-02T08:00:00Z"/>
                <w:rFonts w:hAnsi="宋体"/>
              </w:rPr>
            </w:pPr>
          </w:p>
        </w:tc>
      </w:tr>
      <w:tr w:rsidR="0040689B" w:rsidRPr="00380ABA" w:rsidDel="00754881" w14:paraId="5CD3BD5E" w14:textId="41CEF640" w:rsidTr="00720356">
        <w:trPr>
          <w:del w:id="10398" w:author="XuanWen Chen" w:date="2019-01-02T08:00:00Z"/>
        </w:trPr>
        <w:tc>
          <w:tcPr>
            <w:tcW w:w="1016" w:type="dxa"/>
          </w:tcPr>
          <w:p w14:paraId="011DCF20" w14:textId="4A94DF89" w:rsidR="0040689B" w:rsidRPr="008035F1" w:rsidDel="00754881" w:rsidRDefault="0040689B" w:rsidP="0040689B">
            <w:pPr>
              <w:rPr>
                <w:del w:id="10399" w:author="XuanWen Chen" w:date="2019-01-02T08:00:00Z"/>
                <w:rFonts w:hAnsi="宋体"/>
              </w:rPr>
            </w:pPr>
            <w:del w:id="10400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6F9FB445" w14:textId="4C505B64" w:rsidR="0040689B" w:rsidRPr="00380ABA" w:rsidDel="00754881" w:rsidRDefault="0040689B" w:rsidP="0040689B">
            <w:pPr>
              <w:jc w:val="left"/>
              <w:rPr>
                <w:del w:id="10401" w:author="XuanWen Chen" w:date="2019-01-02T08:00:00Z"/>
                <w:rFonts w:hAnsi="宋体"/>
              </w:rPr>
            </w:pPr>
          </w:p>
        </w:tc>
      </w:tr>
      <w:tr w:rsidR="0040689B" w:rsidDel="00754881" w14:paraId="557512CA" w14:textId="637F487B" w:rsidTr="00720356">
        <w:trPr>
          <w:del w:id="10402" w:author="XuanWen Chen" w:date="2019-01-02T08:00:00Z"/>
        </w:trPr>
        <w:tc>
          <w:tcPr>
            <w:tcW w:w="1016" w:type="dxa"/>
          </w:tcPr>
          <w:p w14:paraId="42149FBB" w14:textId="494289B5" w:rsidR="0040689B" w:rsidDel="00754881" w:rsidRDefault="0040689B" w:rsidP="0040689B">
            <w:pPr>
              <w:rPr>
                <w:del w:id="10403" w:author="XuanWen Chen" w:date="2019-01-02T08:00:00Z"/>
              </w:rPr>
            </w:pPr>
            <w:del w:id="10404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2C40A7F2" w14:textId="18A9BBAC" w:rsidR="0040689B" w:rsidDel="00754881" w:rsidRDefault="0040689B" w:rsidP="0040689B">
            <w:pPr>
              <w:rPr>
                <w:del w:id="10405" w:author="XuanWen Chen" w:date="2019-01-02T08:00:00Z"/>
              </w:rPr>
            </w:pPr>
          </w:p>
          <w:p w14:paraId="4777AEAE" w14:textId="429183EF" w:rsidR="0040689B" w:rsidDel="00754881" w:rsidRDefault="0040689B" w:rsidP="0040689B">
            <w:pPr>
              <w:rPr>
                <w:del w:id="10406" w:author="XuanWen Chen" w:date="2019-01-02T08:00:00Z"/>
              </w:rPr>
            </w:pPr>
          </w:p>
        </w:tc>
      </w:tr>
    </w:tbl>
    <w:p w14:paraId="33CF2468" w14:textId="6B174166" w:rsidR="008A482D" w:rsidRPr="008A482D" w:rsidDel="00754881" w:rsidRDefault="008A482D" w:rsidP="008A482D">
      <w:pPr>
        <w:rPr>
          <w:del w:id="10407" w:author="XuanWen Chen" w:date="2019-01-02T08:00:00Z"/>
          <w:color w:val="FF0000"/>
        </w:rPr>
      </w:pPr>
      <w:bookmarkStart w:id="10408" w:name="_Toc533621436"/>
      <w:del w:id="10409" w:author="XuanWen Chen" w:date="2019-01-02T08:00:00Z">
        <w:r w:rsidRPr="008A482D" w:rsidDel="00754881">
          <w:rPr>
            <w:rFonts w:hint="eastAsia"/>
            <w:color w:val="FF0000"/>
          </w:rPr>
          <w:delText>查看邮件</w:delText>
        </w:r>
      </w:del>
    </w:p>
    <w:p w14:paraId="075EB776" w14:textId="7D8D1740" w:rsidR="0040689B" w:rsidDel="00754881" w:rsidRDefault="00720356" w:rsidP="00720356">
      <w:pPr>
        <w:pStyle w:val="4"/>
        <w:rPr>
          <w:del w:id="10410" w:author="XuanWen Chen" w:date="2019-01-02T08:00:00Z"/>
        </w:rPr>
      </w:pPr>
      <w:del w:id="10411" w:author="XuanWen Chen" w:date="2019-01-02T08:00:00Z">
        <w:r w:rsidDel="00754881">
          <w:rPr>
            <w:rFonts w:hint="eastAsia"/>
          </w:rPr>
          <w:delText>用户删除邮件</w:delText>
        </w:r>
        <w:bookmarkEnd w:id="10408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07D9983E" w14:textId="7B270CA0" w:rsidTr="008A482D">
        <w:trPr>
          <w:del w:id="10412" w:author="XuanWen Chen" w:date="2019-01-02T08:00:00Z"/>
        </w:trPr>
        <w:tc>
          <w:tcPr>
            <w:tcW w:w="1016" w:type="dxa"/>
          </w:tcPr>
          <w:p w14:paraId="57B0E8CE" w14:textId="7590C642" w:rsidR="0040689B" w:rsidDel="00754881" w:rsidRDefault="0040689B" w:rsidP="0040689B">
            <w:pPr>
              <w:rPr>
                <w:del w:id="10413" w:author="XuanWen Chen" w:date="2019-01-02T08:00:00Z"/>
              </w:rPr>
            </w:pPr>
            <w:del w:id="10414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38E016DB" w14:textId="2BCD3996" w:rsidR="0040689B" w:rsidRPr="008035F1" w:rsidDel="00754881" w:rsidRDefault="0040689B" w:rsidP="0040689B">
            <w:pPr>
              <w:jc w:val="left"/>
              <w:rPr>
                <w:del w:id="10415" w:author="XuanWen Chen" w:date="2019-01-02T08:00:00Z"/>
                <w:rFonts w:hAnsi="宋体"/>
                <w:b/>
              </w:rPr>
            </w:pPr>
            <w:del w:id="10416" w:author="XuanWen Chen" w:date="2019-01-02T08:00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14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用户删除邮件</w:delText>
              </w:r>
            </w:del>
          </w:p>
        </w:tc>
      </w:tr>
      <w:tr w:rsidR="0040689B" w:rsidRPr="008035F1" w:rsidDel="00754881" w14:paraId="4021B6CE" w14:textId="00E0758A" w:rsidTr="008A482D">
        <w:trPr>
          <w:del w:id="10417" w:author="XuanWen Chen" w:date="2019-01-02T08:00:00Z"/>
        </w:trPr>
        <w:tc>
          <w:tcPr>
            <w:tcW w:w="1016" w:type="dxa"/>
          </w:tcPr>
          <w:p w14:paraId="41B23D58" w14:textId="6CE3D4F3" w:rsidR="0040689B" w:rsidDel="00754881" w:rsidRDefault="0040689B" w:rsidP="0040689B">
            <w:pPr>
              <w:rPr>
                <w:del w:id="10418" w:author="XuanWen Chen" w:date="2019-01-02T08:00:00Z"/>
              </w:rPr>
            </w:pPr>
            <w:del w:id="10419" w:author="XuanWen Chen" w:date="2019-01-02T08:00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6DE822FF" w14:textId="2D45F843" w:rsidR="0040689B" w:rsidRPr="008035F1" w:rsidDel="00754881" w:rsidRDefault="0040689B" w:rsidP="0040689B">
            <w:pPr>
              <w:jc w:val="left"/>
              <w:rPr>
                <w:del w:id="10420" w:author="XuanWen Chen" w:date="2019-01-02T08:00:00Z"/>
                <w:rFonts w:hAnsi="宋体"/>
              </w:rPr>
            </w:pPr>
            <w:del w:id="10421" w:author="XuanWen Chen" w:date="2019-01-02T08:00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7D937C28" w14:textId="10C36ABC" w:rsidR="0040689B" w:rsidRPr="008035F1" w:rsidDel="00754881" w:rsidRDefault="0040689B" w:rsidP="0040689B">
            <w:pPr>
              <w:jc w:val="left"/>
              <w:rPr>
                <w:del w:id="10422" w:author="XuanWen Chen" w:date="2019-01-02T08:00:00Z"/>
                <w:rFonts w:hAnsi="宋体"/>
              </w:rPr>
            </w:pPr>
            <w:del w:id="10423" w:author="XuanWen Chen" w:date="2019-01-02T08:00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1E0EFD8C" w14:textId="39AB6F7A" w:rsidR="0040689B" w:rsidRPr="008035F1" w:rsidDel="00754881" w:rsidRDefault="0040689B" w:rsidP="0040689B">
            <w:pPr>
              <w:jc w:val="left"/>
              <w:rPr>
                <w:del w:id="10424" w:author="XuanWen Chen" w:date="2019-01-02T08:00:00Z"/>
                <w:rFonts w:hAnsi="宋体"/>
              </w:rPr>
            </w:pPr>
            <w:del w:id="10425" w:author="XuanWen Chen" w:date="2019-01-02T08:00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</w:delText>
              </w:r>
            </w:del>
          </w:p>
        </w:tc>
      </w:tr>
      <w:tr w:rsidR="0040689B" w:rsidRPr="008035F1" w:rsidDel="00754881" w14:paraId="61D1FC54" w14:textId="2C7CB7B5" w:rsidTr="008A482D">
        <w:trPr>
          <w:del w:id="10426" w:author="XuanWen Chen" w:date="2019-01-02T08:00:00Z"/>
        </w:trPr>
        <w:tc>
          <w:tcPr>
            <w:tcW w:w="1016" w:type="dxa"/>
          </w:tcPr>
          <w:p w14:paraId="686ED998" w14:textId="1A86E086" w:rsidR="0040689B" w:rsidDel="00754881" w:rsidRDefault="0040689B" w:rsidP="0040689B">
            <w:pPr>
              <w:rPr>
                <w:del w:id="10427" w:author="XuanWen Chen" w:date="2019-01-02T08:00:00Z"/>
              </w:rPr>
            </w:pPr>
            <w:del w:id="10428" w:author="XuanWen Chen" w:date="2019-01-02T08:00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7F9E9779" w14:textId="5B33753A" w:rsidR="0040689B" w:rsidRPr="008035F1" w:rsidDel="00754881" w:rsidRDefault="0040689B" w:rsidP="0040689B">
            <w:pPr>
              <w:jc w:val="left"/>
              <w:rPr>
                <w:del w:id="10429" w:author="XuanWen Chen" w:date="2019-01-02T08:00:00Z"/>
                <w:rFonts w:hAnsi="宋体"/>
              </w:rPr>
            </w:pPr>
            <w:del w:id="10430" w:author="XuanWen Chen" w:date="2019-01-02T08:00:00Z">
              <w:r w:rsidDel="00754881">
                <w:rPr>
                  <w:rFonts w:hAnsi="宋体" w:hint="eastAsia"/>
                </w:rPr>
                <w:delText>用户</w:delText>
              </w:r>
            </w:del>
          </w:p>
        </w:tc>
        <w:tc>
          <w:tcPr>
            <w:tcW w:w="2073" w:type="dxa"/>
          </w:tcPr>
          <w:p w14:paraId="0225F572" w14:textId="0B40790C" w:rsidR="0040689B" w:rsidRPr="008035F1" w:rsidDel="00754881" w:rsidRDefault="0040689B" w:rsidP="0040689B">
            <w:pPr>
              <w:jc w:val="left"/>
              <w:rPr>
                <w:del w:id="10431" w:author="XuanWen Chen" w:date="2019-01-02T08:00:00Z"/>
                <w:rFonts w:hAnsi="宋体"/>
              </w:rPr>
            </w:pPr>
            <w:del w:id="10432" w:author="XuanWen Chen" w:date="2019-01-02T08:00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0545CCE4" w14:textId="4F3E84E2" w:rsidR="0040689B" w:rsidRPr="008035F1" w:rsidDel="00754881" w:rsidRDefault="0040689B" w:rsidP="0040689B">
            <w:pPr>
              <w:jc w:val="left"/>
              <w:rPr>
                <w:del w:id="10433" w:author="XuanWen Chen" w:date="2019-01-02T08:00:00Z"/>
                <w:rFonts w:hAnsi="宋体"/>
              </w:rPr>
            </w:pPr>
            <w:del w:id="10434" w:author="XuanWen Chen" w:date="2019-01-02T08:00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754881" w14:paraId="4AD19FD8" w14:textId="1094074E" w:rsidTr="008A482D">
        <w:trPr>
          <w:del w:id="10435" w:author="XuanWen Chen" w:date="2019-01-02T08:00:00Z"/>
        </w:trPr>
        <w:tc>
          <w:tcPr>
            <w:tcW w:w="1016" w:type="dxa"/>
          </w:tcPr>
          <w:p w14:paraId="4FCA0782" w14:textId="6DA66AEE" w:rsidR="0040689B" w:rsidDel="00754881" w:rsidRDefault="0040689B" w:rsidP="0040689B">
            <w:pPr>
              <w:rPr>
                <w:del w:id="10436" w:author="XuanWen Chen" w:date="2019-01-02T08:00:00Z"/>
              </w:rPr>
            </w:pPr>
            <w:del w:id="10437" w:author="XuanWen Chen" w:date="2019-01-02T08:00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148EF174" w14:textId="3A8EBA76" w:rsidR="0040689B" w:rsidRPr="008035F1" w:rsidDel="00754881" w:rsidRDefault="0040689B" w:rsidP="0040689B">
            <w:pPr>
              <w:jc w:val="left"/>
              <w:rPr>
                <w:del w:id="10438" w:author="XuanWen Chen" w:date="2019-01-02T08:00:00Z"/>
                <w:rFonts w:hAnsi="宋体"/>
              </w:rPr>
            </w:pPr>
            <w:del w:id="10439" w:author="XuanWen Chen" w:date="2019-01-02T08:00:00Z">
              <w:r w:rsidDel="00754881">
                <w:rPr>
                  <w:rFonts w:hAnsi="宋体" w:hint="eastAsia"/>
                </w:rPr>
                <w:delText>用户查看站内邮件</w:delText>
              </w:r>
            </w:del>
          </w:p>
        </w:tc>
      </w:tr>
      <w:tr w:rsidR="0040689B" w:rsidRPr="008035F1" w:rsidDel="00754881" w14:paraId="09834130" w14:textId="56A5E9CD" w:rsidTr="008A482D">
        <w:trPr>
          <w:del w:id="10440" w:author="XuanWen Chen" w:date="2019-01-02T08:00:00Z"/>
        </w:trPr>
        <w:tc>
          <w:tcPr>
            <w:tcW w:w="1016" w:type="dxa"/>
          </w:tcPr>
          <w:p w14:paraId="66EDFDDA" w14:textId="16A3044F" w:rsidR="0040689B" w:rsidDel="00754881" w:rsidRDefault="0040689B" w:rsidP="0040689B">
            <w:pPr>
              <w:rPr>
                <w:del w:id="10441" w:author="XuanWen Chen" w:date="2019-01-02T08:00:00Z"/>
              </w:rPr>
            </w:pPr>
            <w:del w:id="10442" w:author="XuanWen Chen" w:date="2019-01-02T08:00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533092F9" w14:textId="34630AE6" w:rsidR="0040689B" w:rsidRPr="001419CE" w:rsidDel="00754881" w:rsidRDefault="0040689B" w:rsidP="0040689B">
            <w:pPr>
              <w:jc w:val="left"/>
              <w:rPr>
                <w:del w:id="10443" w:author="XuanWen Chen" w:date="2019-01-02T08:00:00Z"/>
                <w:rFonts w:hAnsi="宋体"/>
              </w:rPr>
            </w:pPr>
            <w:del w:id="10444" w:author="XuanWen Chen" w:date="2019-01-02T08:00:00Z">
              <w:r w:rsidDel="00754881">
                <w:rPr>
                  <w:rFonts w:hAnsi="宋体" w:hint="eastAsia"/>
                </w:rPr>
                <w:delText>用户收到收件提醒</w:delText>
              </w:r>
            </w:del>
          </w:p>
        </w:tc>
      </w:tr>
      <w:tr w:rsidR="0040689B" w:rsidDel="00754881" w14:paraId="02982347" w14:textId="795CBEA0" w:rsidTr="008A482D">
        <w:trPr>
          <w:del w:id="10445" w:author="XuanWen Chen" w:date="2019-01-02T08:00:00Z"/>
        </w:trPr>
        <w:tc>
          <w:tcPr>
            <w:tcW w:w="1016" w:type="dxa"/>
          </w:tcPr>
          <w:p w14:paraId="0B68830A" w14:textId="50F8462B" w:rsidR="0040689B" w:rsidDel="00754881" w:rsidRDefault="0040689B" w:rsidP="0040689B">
            <w:pPr>
              <w:rPr>
                <w:del w:id="10446" w:author="XuanWen Chen" w:date="2019-01-02T08:00:00Z"/>
              </w:rPr>
            </w:pPr>
            <w:del w:id="10447" w:author="XuanWen Chen" w:date="2019-01-02T08:00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4377DDBD" w14:textId="5CE2C956" w:rsidR="0040689B" w:rsidDel="00754881" w:rsidRDefault="0040689B" w:rsidP="0040689B">
            <w:pPr>
              <w:rPr>
                <w:del w:id="10448" w:author="XuanWen Chen" w:date="2019-01-02T08:00:00Z"/>
              </w:rPr>
            </w:pPr>
            <w:del w:id="10449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>RE-1</w:delText>
              </w:r>
              <w:r w:rsidDel="00754881">
                <w:rPr>
                  <w:rFonts w:hint="eastAsia"/>
                </w:rPr>
                <w:delText>：用户登陆。</w:delText>
              </w:r>
            </w:del>
          </w:p>
          <w:p w14:paraId="688283F5" w14:textId="0A08947C" w:rsidR="0040689B" w:rsidDel="00754881" w:rsidRDefault="0040689B" w:rsidP="0040689B">
            <w:pPr>
              <w:rPr>
                <w:del w:id="10450" w:author="XuanWen Chen" w:date="2019-01-02T08:00:00Z"/>
              </w:rPr>
            </w:pPr>
            <w:del w:id="10451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RE-2:  </w:delText>
              </w:r>
              <w:r w:rsidDel="00754881">
                <w:rPr>
                  <w:rFonts w:hint="eastAsia"/>
                </w:rPr>
                <w:delText>用户有邮件访问权限</w:delText>
              </w:r>
            </w:del>
          </w:p>
          <w:p w14:paraId="720D4836" w14:textId="4A2B4757" w:rsidR="0040689B" w:rsidDel="00754881" w:rsidRDefault="0040689B" w:rsidP="0040689B">
            <w:pPr>
              <w:rPr>
                <w:del w:id="10452" w:author="XuanWen Chen" w:date="2019-01-02T08:00:00Z"/>
              </w:rPr>
            </w:pPr>
            <w:del w:id="10453" w:author="XuanWen Chen" w:date="2019-01-02T08:00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RE-3:  </w:delText>
              </w:r>
              <w:r w:rsidDel="00754881">
                <w:rPr>
                  <w:rFonts w:hint="eastAsia"/>
                </w:rPr>
                <w:delText>用户有邮件</w:delText>
              </w:r>
            </w:del>
          </w:p>
        </w:tc>
      </w:tr>
      <w:tr w:rsidR="0040689B" w:rsidDel="00754881" w14:paraId="3B12183C" w14:textId="2AB40333" w:rsidTr="008A482D">
        <w:trPr>
          <w:del w:id="10454" w:author="XuanWen Chen" w:date="2019-01-02T08:00:00Z"/>
        </w:trPr>
        <w:tc>
          <w:tcPr>
            <w:tcW w:w="1016" w:type="dxa"/>
          </w:tcPr>
          <w:p w14:paraId="218DFE63" w14:textId="78DB06E9" w:rsidR="0040689B" w:rsidDel="00754881" w:rsidRDefault="0040689B" w:rsidP="0040689B">
            <w:pPr>
              <w:rPr>
                <w:del w:id="10455" w:author="XuanWen Chen" w:date="2019-01-02T08:00:00Z"/>
              </w:rPr>
            </w:pPr>
            <w:del w:id="10456" w:author="XuanWen Chen" w:date="2019-01-02T08:00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5F64DA28" w14:textId="05A51F72" w:rsidR="0040689B" w:rsidDel="00754881" w:rsidRDefault="0040689B" w:rsidP="0040689B">
            <w:pPr>
              <w:rPr>
                <w:del w:id="10457" w:author="XuanWen Chen" w:date="2019-01-02T08:00:00Z"/>
              </w:rPr>
            </w:pPr>
          </w:p>
        </w:tc>
      </w:tr>
      <w:tr w:rsidR="0040689B" w:rsidRPr="00380ABA" w:rsidDel="00754881" w14:paraId="68724EF9" w14:textId="1DB91C26" w:rsidTr="008A482D">
        <w:trPr>
          <w:del w:id="10458" w:author="XuanWen Chen" w:date="2019-01-02T08:00:00Z"/>
        </w:trPr>
        <w:tc>
          <w:tcPr>
            <w:tcW w:w="1016" w:type="dxa"/>
          </w:tcPr>
          <w:p w14:paraId="40387842" w14:textId="252D3B93" w:rsidR="0040689B" w:rsidDel="00754881" w:rsidRDefault="0040689B" w:rsidP="0040689B">
            <w:pPr>
              <w:rPr>
                <w:del w:id="10459" w:author="XuanWen Chen" w:date="2019-01-02T08:00:00Z"/>
              </w:rPr>
            </w:pPr>
            <w:del w:id="10460" w:author="XuanWen Chen" w:date="2019-01-02T08:00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516A5A3C" w14:textId="391E5F98" w:rsidR="0040689B" w:rsidRPr="006A53DF" w:rsidDel="00754881" w:rsidRDefault="0040689B" w:rsidP="0040689B">
            <w:pPr>
              <w:jc w:val="left"/>
              <w:rPr>
                <w:del w:id="10461" w:author="XuanWen Chen" w:date="2019-01-02T08:00:00Z"/>
                <w:rFonts w:hAnsi="宋体"/>
              </w:rPr>
            </w:pPr>
            <w:del w:id="10462" w:author="XuanWen Chen" w:date="2019-01-02T08:00:00Z">
              <w:r w:rsidDel="00754881">
                <w:rPr>
                  <w:rFonts w:hAnsi="宋体" w:hint="eastAsia"/>
                </w:rPr>
                <w:delText>1.</w:delText>
              </w:r>
              <w:r w:rsidRPr="006A53DF" w:rsidDel="00754881">
                <w:rPr>
                  <w:rFonts w:hAnsi="宋体" w:hint="eastAsia"/>
                </w:rPr>
                <w:delText>用户</w:delText>
              </w:r>
              <w:r w:rsidDel="00754881">
                <w:rPr>
                  <w:rFonts w:hAnsi="宋体" w:hint="eastAsia"/>
                </w:rPr>
                <w:delText>进入我的消息</w:delText>
              </w:r>
            </w:del>
          </w:p>
          <w:p w14:paraId="78149CF7" w14:textId="614ADBDB" w:rsidR="0040689B" w:rsidDel="00754881" w:rsidRDefault="0040689B" w:rsidP="0040689B">
            <w:pPr>
              <w:jc w:val="left"/>
              <w:rPr>
                <w:del w:id="10463" w:author="XuanWen Chen" w:date="2019-01-02T08:00:00Z"/>
                <w:rFonts w:hAnsi="宋体"/>
              </w:rPr>
            </w:pPr>
            <w:del w:id="10464" w:author="XuanWen Chen" w:date="2019-01-02T08:00:00Z">
              <w:r w:rsidDel="00754881">
                <w:rPr>
                  <w:rFonts w:hAnsi="宋体" w:hint="eastAsia"/>
                </w:rPr>
                <w:delText>2.进入站内邮箱</w:delText>
              </w:r>
            </w:del>
          </w:p>
          <w:p w14:paraId="49D6A285" w14:textId="082434F0" w:rsidR="0040689B" w:rsidDel="00754881" w:rsidRDefault="0040689B" w:rsidP="0040689B">
            <w:pPr>
              <w:jc w:val="left"/>
              <w:rPr>
                <w:del w:id="10465" w:author="XuanWen Chen" w:date="2019-01-02T08:00:00Z"/>
                <w:rFonts w:hAnsi="宋体"/>
              </w:rPr>
            </w:pPr>
            <w:del w:id="10466" w:author="XuanWen Chen" w:date="2019-01-02T08:00:00Z">
              <w:r w:rsidDel="00754881">
                <w:rPr>
                  <w:rFonts w:hAnsi="宋体" w:hint="eastAsia"/>
                </w:rPr>
                <w:delText>3．点击邮件。</w:delText>
              </w:r>
            </w:del>
          </w:p>
          <w:p w14:paraId="4A25ACA5" w14:textId="2B06AD38" w:rsidR="0040689B" w:rsidDel="00754881" w:rsidRDefault="0040689B" w:rsidP="0040689B">
            <w:pPr>
              <w:jc w:val="left"/>
              <w:rPr>
                <w:del w:id="10467" w:author="XuanWen Chen" w:date="2019-01-02T08:00:00Z"/>
                <w:rFonts w:hAnsi="宋体"/>
              </w:rPr>
            </w:pPr>
            <w:del w:id="10468" w:author="XuanWen Chen" w:date="2019-01-02T08:00:00Z">
              <w:r w:rsidDel="00754881">
                <w:rPr>
                  <w:rFonts w:hAnsi="宋体" w:hint="eastAsia"/>
                </w:rPr>
                <w:delText>4.进入邮件详情后，点击删除</w:delText>
              </w:r>
            </w:del>
          </w:p>
          <w:p w14:paraId="225D1819" w14:textId="16A39C8A" w:rsidR="0040689B" w:rsidRPr="006A53DF" w:rsidDel="00754881" w:rsidRDefault="0040689B" w:rsidP="0040689B">
            <w:pPr>
              <w:jc w:val="left"/>
              <w:rPr>
                <w:del w:id="10469" w:author="XuanWen Chen" w:date="2019-01-02T08:00:00Z"/>
                <w:rFonts w:hAnsi="宋体"/>
              </w:rPr>
            </w:pPr>
            <w:del w:id="10470" w:author="XuanWen Chen" w:date="2019-01-02T08:00:00Z">
              <w:r w:rsidDel="00754881">
                <w:rPr>
                  <w:rFonts w:hAnsi="宋体" w:hint="eastAsia"/>
                </w:rPr>
                <w:delText>5.确认删除。</w:delText>
              </w:r>
            </w:del>
          </w:p>
        </w:tc>
      </w:tr>
      <w:tr w:rsidR="0040689B" w:rsidRPr="00380ABA" w:rsidDel="00754881" w14:paraId="14A363ED" w14:textId="66AED362" w:rsidTr="008A482D">
        <w:trPr>
          <w:del w:id="10471" w:author="XuanWen Chen" w:date="2019-01-02T08:00:00Z"/>
        </w:trPr>
        <w:tc>
          <w:tcPr>
            <w:tcW w:w="1016" w:type="dxa"/>
          </w:tcPr>
          <w:p w14:paraId="044C82C6" w14:textId="0FECA726" w:rsidR="0040689B" w:rsidRPr="008035F1" w:rsidDel="00754881" w:rsidRDefault="0040689B" w:rsidP="0040689B">
            <w:pPr>
              <w:rPr>
                <w:del w:id="10472" w:author="XuanWen Chen" w:date="2019-01-02T08:00:00Z"/>
                <w:rFonts w:hAnsi="宋体"/>
              </w:rPr>
            </w:pPr>
            <w:del w:id="10473" w:author="XuanWen Chen" w:date="2019-01-02T08:00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06419104" w14:textId="004564A6" w:rsidR="0040689B" w:rsidRPr="00382A64" w:rsidDel="00754881" w:rsidRDefault="0040689B" w:rsidP="00AE77A1">
            <w:pPr>
              <w:pStyle w:val="a9"/>
              <w:numPr>
                <w:ilvl w:val="0"/>
                <w:numId w:val="10"/>
              </w:numPr>
              <w:spacing w:line="240" w:lineRule="auto"/>
              <w:ind w:left="3720" w:firstLineChars="0"/>
              <w:jc w:val="left"/>
              <w:rPr>
                <w:del w:id="10474" w:author="XuanWen Chen" w:date="2019-01-02T08:00:00Z"/>
                <w:rFonts w:hAnsi="宋体"/>
              </w:rPr>
            </w:pPr>
            <w:del w:id="10475" w:author="XuanWen Chen" w:date="2019-01-02T08:00:00Z">
              <w:r w:rsidRPr="00382A64" w:rsidDel="00754881">
                <w:rPr>
                  <w:rFonts w:hAnsi="宋体" w:hint="eastAsia"/>
                </w:rPr>
                <w:delText>用户点击邮件前的复选框</w:delText>
              </w:r>
            </w:del>
          </w:p>
          <w:p w14:paraId="1C650AF1" w14:textId="15B9BA73" w:rsidR="0040689B" w:rsidDel="00754881" w:rsidRDefault="0040689B" w:rsidP="00AE77A1">
            <w:pPr>
              <w:pStyle w:val="a9"/>
              <w:numPr>
                <w:ilvl w:val="0"/>
                <w:numId w:val="10"/>
              </w:numPr>
              <w:spacing w:line="240" w:lineRule="auto"/>
              <w:ind w:left="3720" w:firstLineChars="0"/>
              <w:jc w:val="left"/>
              <w:rPr>
                <w:del w:id="10476" w:author="XuanWen Chen" w:date="2019-01-02T08:00:00Z"/>
                <w:rFonts w:hAnsi="宋体"/>
              </w:rPr>
            </w:pPr>
            <w:del w:id="10477" w:author="XuanWen Chen" w:date="2019-01-02T08:00:00Z">
              <w:r w:rsidDel="00754881">
                <w:rPr>
                  <w:rFonts w:hAnsi="宋体" w:hint="eastAsia"/>
                </w:rPr>
                <w:delText>点击标签栏上的删除</w:delText>
              </w:r>
            </w:del>
          </w:p>
          <w:p w14:paraId="6B6173C6" w14:textId="5AB18100" w:rsidR="0040689B" w:rsidRPr="00382A64" w:rsidDel="00754881" w:rsidRDefault="0040689B" w:rsidP="00AE77A1">
            <w:pPr>
              <w:pStyle w:val="a9"/>
              <w:numPr>
                <w:ilvl w:val="0"/>
                <w:numId w:val="10"/>
              </w:numPr>
              <w:spacing w:line="240" w:lineRule="auto"/>
              <w:ind w:left="3720" w:firstLineChars="0"/>
              <w:jc w:val="left"/>
              <w:rPr>
                <w:del w:id="10478" w:author="XuanWen Chen" w:date="2019-01-02T08:00:00Z"/>
                <w:rFonts w:hAnsi="宋体"/>
              </w:rPr>
            </w:pPr>
            <w:del w:id="10479" w:author="XuanWen Chen" w:date="2019-01-02T08:00:00Z">
              <w:r w:rsidDel="00754881">
                <w:rPr>
                  <w:rFonts w:hAnsi="宋体" w:hint="eastAsia"/>
                </w:rPr>
                <w:delText>确认进行批量删除</w:delText>
              </w:r>
            </w:del>
          </w:p>
        </w:tc>
      </w:tr>
      <w:tr w:rsidR="0040689B" w:rsidRPr="00380ABA" w:rsidDel="00754881" w14:paraId="4ED3721A" w14:textId="0C489CD1" w:rsidTr="008A482D">
        <w:trPr>
          <w:del w:id="10480" w:author="XuanWen Chen" w:date="2019-01-02T08:00:00Z"/>
        </w:trPr>
        <w:tc>
          <w:tcPr>
            <w:tcW w:w="1016" w:type="dxa"/>
          </w:tcPr>
          <w:p w14:paraId="5B3D2B46" w14:textId="2E336F07" w:rsidR="0040689B" w:rsidRPr="008035F1" w:rsidDel="00754881" w:rsidRDefault="0040689B" w:rsidP="0040689B">
            <w:pPr>
              <w:rPr>
                <w:del w:id="10481" w:author="XuanWen Chen" w:date="2019-01-02T08:00:00Z"/>
                <w:rFonts w:hAnsi="宋体"/>
              </w:rPr>
            </w:pPr>
            <w:del w:id="10482" w:author="XuanWen Chen" w:date="2019-01-02T08:00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54B214C3" w14:textId="0637230F" w:rsidR="0040689B" w:rsidRPr="006E15B8" w:rsidDel="00754881" w:rsidRDefault="0040689B" w:rsidP="0040689B">
            <w:pPr>
              <w:jc w:val="left"/>
              <w:rPr>
                <w:del w:id="10483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C8A8736" w14:textId="479994CA" w:rsidTr="008A482D">
        <w:trPr>
          <w:del w:id="10484" w:author="XuanWen Chen" w:date="2019-01-02T08:00:00Z"/>
        </w:trPr>
        <w:tc>
          <w:tcPr>
            <w:tcW w:w="1016" w:type="dxa"/>
          </w:tcPr>
          <w:p w14:paraId="20CD338D" w14:textId="27068E17" w:rsidR="0040689B" w:rsidRPr="008035F1" w:rsidDel="00754881" w:rsidRDefault="0040689B" w:rsidP="0040689B">
            <w:pPr>
              <w:rPr>
                <w:del w:id="10485" w:author="XuanWen Chen" w:date="2019-01-02T08:00:00Z"/>
                <w:rFonts w:hAnsi="宋体"/>
              </w:rPr>
            </w:pPr>
            <w:del w:id="10486" w:author="XuanWen Chen" w:date="2019-01-02T08:00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7B3F7578" w14:textId="48322A9D" w:rsidR="0040689B" w:rsidRPr="00380ABA" w:rsidDel="00754881" w:rsidRDefault="0040689B" w:rsidP="0040689B">
            <w:pPr>
              <w:jc w:val="left"/>
              <w:rPr>
                <w:del w:id="10487" w:author="XuanWen Chen" w:date="2019-01-02T08:00:00Z"/>
                <w:rFonts w:hAnsi="宋体"/>
              </w:rPr>
            </w:pPr>
            <w:del w:id="10488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19816BB4" w14:textId="635B1BF8" w:rsidTr="008A482D">
        <w:trPr>
          <w:del w:id="10489" w:author="XuanWen Chen" w:date="2019-01-02T08:00:00Z"/>
        </w:trPr>
        <w:tc>
          <w:tcPr>
            <w:tcW w:w="1016" w:type="dxa"/>
          </w:tcPr>
          <w:p w14:paraId="7971FDF4" w14:textId="641F0B4D" w:rsidR="0040689B" w:rsidRPr="008035F1" w:rsidDel="00754881" w:rsidRDefault="0040689B" w:rsidP="0040689B">
            <w:pPr>
              <w:rPr>
                <w:del w:id="10490" w:author="XuanWen Chen" w:date="2019-01-02T08:00:00Z"/>
                <w:rFonts w:hAnsi="宋体"/>
              </w:rPr>
            </w:pPr>
            <w:del w:id="10491" w:author="XuanWen Chen" w:date="2019-01-02T08:00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25286397" w14:textId="532C3E33" w:rsidR="0040689B" w:rsidRPr="00380ABA" w:rsidDel="00754881" w:rsidRDefault="0040689B" w:rsidP="0040689B">
            <w:pPr>
              <w:jc w:val="left"/>
              <w:rPr>
                <w:del w:id="10492" w:author="XuanWen Chen" w:date="2019-01-02T08:00:00Z"/>
                <w:rFonts w:hAnsi="宋体"/>
              </w:rPr>
            </w:pPr>
            <w:del w:id="10493" w:author="XuanWen Chen" w:date="2019-01-02T08:00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380ABA" w:rsidDel="00754881" w14:paraId="7C6473DA" w14:textId="0F0DB2AD" w:rsidTr="008A482D">
        <w:trPr>
          <w:del w:id="10494" w:author="XuanWen Chen" w:date="2019-01-02T08:00:00Z"/>
        </w:trPr>
        <w:tc>
          <w:tcPr>
            <w:tcW w:w="1016" w:type="dxa"/>
          </w:tcPr>
          <w:p w14:paraId="150D95AF" w14:textId="534AAC3D" w:rsidR="0040689B" w:rsidRPr="008035F1" w:rsidDel="00754881" w:rsidRDefault="0040689B" w:rsidP="0040689B">
            <w:pPr>
              <w:rPr>
                <w:del w:id="10495" w:author="XuanWen Chen" w:date="2019-01-02T08:00:00Z"/>
                <w:rFonts w:hAnsi="宋体"/>
              </w:rPr>
            </w:pPr>
            <w:del w:id="10496" w:author="XuanWen Chen" w:date="2019-01-02T08:00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45342461" w14:textId="72BE714E" w:rsidR="0040689B" w:rsidRPr="00380ABA" w:rsidDel="00754881" w:rsidRDefault="0040689B" w:rsidP="0040689B">
            <w:pPr>
              <w:jc w:val="left"/>
              <w:rPr>
                <w:del w:id="10497" w:author="XuanWen Chen" w:date="2019-01-02T08:00:00Z"/>
                <w:rFonts w:hAnsi="宋体"/>
              </w:rPr>
            </w:pPr>
          </w:p>
        </w:tc>
      </w:tr>
      <w:tr w:rsidR="0040689B" w:rsidRPr="00380ABA" w:rsidDel="00754881" w14:paraId="48D89624" w14:textId="1D8D3657" w:rsidTr="008A482D">
        <w:trPr>
          <w:del w:id="10498" w:author="XuanWen Chen" w:date="2019-01-02T08:00:00Z"/>
        </w:trPr>
        <w:tc>
          <w:tcPr>
            <w:tcW w:w="1016" w:type="dxa"/>
          </w:tcPr>
          <w:p w14:paraId="34BD7180" w14:textId="72A705D1" w:rsidR="0040689B" w:rsidRPr="008035F1" w:rsidDel="00754881" w:rsidRDefault="0040689B" w:rsidP="0040689B">
            <w:pPr>
              <w:rPr>
                <w:del w:id="10499" w:author="XuanWen Chen" w:date="2019-01-02T08:00:00Z"/>
                <w:rFonts w:hAnsi="宋体"/>
              </w:rPr>
            </w:pPr>
            <w:del w:id="10500" w:author="XuanWen Chen" w:date="2019-01-02T08:00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62B8065A" w14:textId="0C9725AE" w:rsidR="0040689B" w:rsidRPr="00380ABA" w:rsidDel="00754881" w:rsidRDefault="0040689B" w:rsidP="0040689B">
            <w:pPr>
              <w:jc w:val="left"/>
              <w:rPr>
                <w:del w:id="10501" w:author="XuanWen Chen" w:date="2019-01-02T08:00:00Z"/>
                <w:rFonts w:hAnsi="宋体"/>
              </w:rPr>
            </w:pPr>
          </w:p>
        </w:tc>
      </w:tr>
      <w:tr w:rsidR="0040689B" w:rsidDel="00754881" w14:paraId="79B15542" w14:textId="606D0EA0" w:rsidTr="008A482D">
        <w:trPr>
          <w:del w:id="10502" w:author="XuanWen Chen" w:date="2019-01-02T08:00:00Z"/>
        </w:trPr>
        <w:tc>
          <w:tcPr>
            <w:tcW w:w="1016" w:type="dxa"/>
          </w:tcPr>
          <w:p w14:paraId="3804CF0D" w14:textId="072EC408" w:rsidR="0040689B" w:rsidDel="00754881" w:rsidRDefault="0040689B" w:rsidP="0040689B">
            <w:pPr>
              <w:rPr>
                <w:del w:id="10503" w:author="XuanWen Chen" w:date="2019-01-02T08:00:00Z"/>
              </w:rPr>
            </w:pPr>
            <w:del w:id="10504" w:author="XuanWen Chen" w:date="2019-01-02T08:00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2B87F5BF" w14:textId="28232E64" w:rsidR="0040689B" w:rsidDel="00754881" w:rsidRDefault="0040689B" w:rsidP="0040689B">
            <w:pPr>
              <w:rPr>
                <w:del w:id="10505" w:author="XuanWen Chen" w:date="2019-01-02T08:00:00Z"/>
              </w:rPr>
            </w:pPr>
          </w:p>
          <w:p w14:paraId="19EB79EE" w14:textId="68B770BE" w:rsidR="0040689B" w:rsidDel="00754881" w:rsidRDefault="0040689B" w:rsidP="0040689B">
            <w:pPr>
              <w:rPr>
                <w:del w:id="10506" w:author="XuanWen Chen" w:date="2019-01-02T08:00:00Z"/>
              </w:rPr>
            </w:pPr>
          </w:p>
        </w:tc>
      </w:tr>
    </w:tbl>
    <w:p w14:paraId="563E8E1F" w14:textId="207F21C1" w:rsidR="008A482D" w:rsidDel="00754881" w:rsidRDefault="008A482D" w:rsidP="008A482D">
      <w:pPr>
        <w:rPr>
          <w:del w:id="10507" w:author="XuanWen Chen" w:date="2019-01-02T08:00:00Z"/>
          <w:color w:val="FF0000"/>
        </w:rPr>
      </w:pPr>
      <w:bookmarkStart w:id="10508" w:name="_Toc533338067"/>
      <w:bookmarkStart w:id="10509" w:name="_Toc533537402"/>
      <w:del w:id="10510" w:author="XuanWen Chen" w:date="2019-01-02T08:00:00Z">
        <w:r w:rsidDel="00754881">
          <w:rPr>
            <w:rFonts w:hint="eastAsia"/>
            <w:color w:val="FF0000"/>
          </w:rPr>
          <w:delText>邮件</w:delText>
        </w:r>
        <w:r w:rsidRPr="008A482D" w:rsidDel="00754881">
          <w:rPr>
            <w:rFonts w:hint="eastAsia"/>
            <w:color w:val="FF0000"/>
          </w:rPr>
          <w:delText>全部标为已读</w:delText>
        </w:r>
      </w:del>
    </w:p>
    <w:p w14:paraId="38DF17E0" w14:textId="264EEFEA" w:rsidR="008A482D" w:rsidDel="00754881" w:rsidRDefault="008A482D" w:rsidP="008A482D">
      <w:pPr>
        <w:rPr>
          <w:del w:id="10511" w:author="XuanWen Chen" w:date="2019-01-02T08:00:00Z"/>
          <w:color w:val="FF0000"/>
        </w:rPr>
      </w:pPr>
      <w:del w:id="10512" w:author="XuanWen Chen" w:date="2019-01-02T08:00:00Z">
        <w:r w:rsidDel="00754881">
          <w:rPr>
            <w:rFonts w:hint="eastAsia"/>
            <w:color w:val="FF0000"/>
          </w:rPr>
          <w:delText>转发邮件</w:delText>
        </w:r>
      </w:del>
    </w:p>
    <w:p w14:paraId="3FD5419D" w14:textId="3FD1F7AC" w:rsidR="008A482D" w:rsidDel="00754881" w:rsidRDefault="008A482D" w:rsidP="008A482D">
      <w:pPr>
        <w:rPr>
          <w:del w:id="10513" w:author="XuanWen Chen" w:date="2019-01-02T08:00:00Z"/>
          <w:color w:val="FF0000"/>
        </w:rPr>
      </w:pPr>
      <w:del w:id="10514" w:author="XuanWen Chen" w:date="2019-01-02T08:00:00Z">
        <w:r w:rsidDel="00754881">
          <w:rPr>
            <w:rFonts w:hint="eastAsia"/>
            <w:color w:val="FF0000"/>
          </w:rPr>
          <w:delText>系统消息</w:delText>
        </w:r>
        <w:r w:rsidRPr="008A482D" w:rsidDel="00754881">
          <w:rPr>
            <w:rFonts w:hint="eastAsia"/>
            <w:color w:val="FF0000"/>
          </w:rPr>
          <w:delText>全部标为已读</w:delText>
        </w:r>
      </w:del>
    </w:p>
    <w:p w14:paraId="7342FD7F" w14:textId="1BC6D473" w:rsidR="008A482D" w:rsidDel="00754881" w:rsidRDefault="008A482D" w:rsidP="008A482D">
      <w:pPr>
        <w:rPr>
          <w:del w:id="10515" w:author="XuanWen Chen" w:date="2019-01-02T08:00:00Z"/>
          <w:color w:val="FF0000"/>
        </w:rPr>
      </w:pPr>
      <w:del w:id="10516" w:author="XuanWen Chen" w:date="2019-01-02T08:00:00Z">
        <w:r w:rsidDel="00754881">
          <w:rPr>
            <w:rFonts w:hint="eastAsia"/>
            <w:color w:val="FF0000"/>
          </w:rPr>
          <w:delText>删除系统消息</w:delText>
        </w:r>
      </w:del>
    </w:p>
    <w:p w14:paraId="6A3BD959" w14:textId="35D0F341" w:rsidR="008A482D" w:rsidRPr="008A482D" w:rsidDel="00754881" w:rsidRDefault="008A482D" w:rsidP="008A482D">
      <w:pPr>
        <w:rPr>
          <w:del w:id="10517" w:author="XuanWen Chen" w:date="2019-01-02T08:00:00Z"/>
          <w:color w:val="FF0000"/>
        </w:rPr>
      </w:pPr>
    </w:p>
    <w:p w14:paraId="37E0ADFF" w14:textId="6A456AB4" w:rsidR="0040689B" w:rsidDel="00754881" w:rsidRDefault="0040689B" w:rsidP="0040689B">
      <w:pPr>
        <w:pStyle w:val="3"/>
        <w:rPr>
          <w:del w:id="10518" w:author="XuanWen Chen" w:date="2019-01-02T08:03:00Z"/>
        </w:rPr>
      </w:pPr>
      <w:bookmarkStart w:id="10519" w:name="_Toc533621437"/>
      <w:del w:id="10520" w:author="XuanWen Chen" w:date="2019-01-02T08:03:00Z">
        <w:r w:rsidDel="00754881">
          <w:delText>2</w:delText>
        </w:r>
        <w:r w:rsidDel="00754881">
          <w:rPr>
            <w:rFonts w:hint="eastAsia"/>
          </w:rPr>
          <w:delText>.1.3案例管理员</w:delText>
        </w:r>
        <w:bookmarkEnd w:id="10508"/>
        <w:bookmarkEnd w:id="10509"/>
        <w:bookmarkEnd w:id="10519"/>
      </w:del>
    </w:p>
    <w:p w14:paraId="7B445ECB" w14:textId="0F3AA747" w:rsidR="00B0254B" w:rsidRPr="00B0254B" w:rsidDel="00754881" w:rsidRDefault="00B0254B" w:rsidP="00B0254B">
      <w:pPr>
        <w:rPr>
          <w:del w:id="10521" w:author="XuanWen Chen" w:date="2019-01-02T08:03:00Z"/>
          <w:color w:val="FF0000"/>
        </w:rPr>
      </w:pPr>
      <w:del w:id="10522" w:author="XuanWen Chen" w:date="2019-01-02T08:03:00Z">
        <w:r w:rsidRPr="00B0254B" w:rsidDel="00754881">
          <w:rPr>
            <w:rFonts w:hint="eastAsia"/>
            <w:color w:val="FF0000"/>
          </w:rPr>
          <w:delText xml:space="preserve">对于板块的加精 置顶 删帖 </w:delText>
        </w:r>
      </w:del>
    </w:p>
    <w:p w14:paraId="676B7D85" w14:textId="1834F540" w:rsidR="00B0254B" w:rsidRPr="00B0254B" w:rsidDel="00754881" w:rsidRDefault="00B0254B" w:rsidP="00B0254B">
      <w:pPr>
        <w:rPr>
          <w:del w:id="10523" w:author="XuanWen Chen" w:date="2019-01-02T08:03:00Z"/>
          <w:color w:val="FF0000"/>
        </w:rPr>
      </w:pPr>
      <w:del w:id="10524" w:author="XuanWen Chen" w:date="2019-01-02T08:03:00Z">
        <w:r w:rsidRPr="00B0254B" w:rsidDel="00754881">
          <w:rPr>
            <w:rFonts w:hint="eastAsia"/>
            <w:color w:val="FF0000"/>
          </w:rPr>
          <w:delText>主题创建 修改 删除</w:delText>
        </w:r>
      </w:del>
    </w:p>
    <w:p w14:paraId="0FBE8467" w14:textId="5CD013B8" w:rsidR="00720356" w:rsidRPr="00835FB4" w:rsidDel="00754881" w:rsidRDefault="00835FB4" w:rsidP="00720356">
      <w:pPr>
        <w:pStyle w:val="4"/>
        <w:rPr>
          <w:del w:id="10525" w:author="XuanWen Chen" w:date="2019-01-02T08:03:00Z"/>
          <w:color w:val="FF0000"/>
        </w:rPr>
      </w:pPr>
      <w:del w:id="10526" w:author="XuanWen Chen" w:date="2019-01-02T08:03:00Z">
        <w:r w:rsidRPr="00835FB4" w:rsidDel="00754881">
          <w:rPr>
            <w:rFonts w:hint="eastAsia"/>
            <w:color w:val="FF0000"/>
          </w:rPr>
          <w:delText>新增案例</w:delText>
        </w:r>
        <w:r w:rsidR="00C135C0" w:rsidDel="00754881">
          <w:rPr>
            <w:rFonts w:hint="eastAsia"/>
            <w:color w:val="FF0000"/>
          </w:rPr>
          <w:delText>（选择性流程</w:delText>
        </w:r>
        <w:r w:rsidR="00C135C0" w:rsidDel="00754881">
          <w:rPr>
            <w:rFonts w:hint="eastAsia"/>
            <w:color w:val="FF0000"/>
          </w:rPr>
          <w:delText xml:space="preserve"> </w:delText>
        </w:r>
        <w:r w:rsidR="00C135C0" w:rsidDel="00754881">
          <w:rPr>
            <w:rFonts w:hint="eastAsia"/>
            <w:color w:val="FF0000"/>
          </w:rPr>
          <w:delText>导航栏）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563C677E" w14:textId="656CBEA6" w:rsidTr="00720356">
        <w:trPr>
          <w:del w:id="10527" w:author="XuanWen Chen" w:date="2019-01-02T08:03:00Z"/>
        </w:trPr>
        <w:tc>
          <w:tcPr>
            <w:tcW w:w="1016" w:type="dxa"/>
          </w:tcPr>
          <w:p w14:paraId="417FF072" w14:textId="2990810C" w:rsidR="0040689B" w:rsidRPr="00835FB4" w:rsidDel="00754881" w:rsidRDefault="0040689B" w:rsidP="0040689B">
            <w:pPr>
              <w:rPr>
                <w:del w:id="10528" w:author="XuanWen Chen" w:date="2019-01-02T08:03:00Z"/>
                <w:color w:val="FF0000"/>
              </w:rPr>
            </w:pPr>
            <w:del w:id="10529" w:author="XuanWen Chen" w:date="2019-01-02T08:03:00Z">
              <w:r w:rsidRPr="00835FB4" w:rsidDel="00754881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643812F7" w14:textId="09CBAB06" w:rsidR="0040689B" w:rsidRPr="00835FB4" w:rsidDel="00754881" w:rsidRDefault="0040689B" w:rsidP="0040689B">
            <w:pPr>
              <w:jc w:val="left"/>
              <w:rPr>
                <w:del w:id="10530" w:author="XuanWen Chen" w:date="2019-01-02T08:03:00Z"/>
                <w:rFonts w:hAnsi="宋体"/>
                <w:b/>
                <w:color w:val="FF0000"/>
              </w:rPr>
            </w:pPr>
            <w:del w:id="10531" w:author="XuanWen Chen" w:date="2019-01-02T08:03:00Z">
              <w:r w:rsidRPr="00835FB4" w:rsidDel="00754881">
                <w:rPr>
                  <w:rFonts w:hAnsi="宋体" w:hint="eastAsia"/>
                  <w:b/>
                  <w:color w:val="FF0000"/>
                </w:rPr>
                <w:delText>UC-1：</w:delText>
              </w:r>
              <w:r w:rsidR="00835FB4" w:rsidRPr="00835FB4" w:rsidDel="00754881">
                <w:rPr>
                  <w:rFonts w:hAnsi="宋体" w:hint="eastAsia"/>
                  <w:b/>
                  <w:color w:val="FF0000"/>
                </w:rPr>
                <w:delText>新增</w:delText>
              </w:r>
              <w:r w:rsidRPr="00835FB4" w:rsidDel="00754881">
                <w:rPr>
                  <w:rFonts w:hAnsi="宋体" w:hint="eastAsia"/>
                  <w:b/>
                  <w:color w:val="FF0000"/>
                </w:rPr>
                <w:delText>案例</w:delText>
              </w:r>
              <w:r w:rsidR="00835FB4" w:rsidRPr="00835FB4" w:rsidDel="00754881">
                <w:rPr>
                  <w:rFonts w:hAnsi="宋体" w:hint="eastAsia"/>
                  <w:b/>
                  <w:color w:val="FF0000"/>
                </w:rPr>
                <w:delText>（三块）</w:delText>
              </w:r>
            </w:del>
          </w:p>
        </w:tc>
      </w:tr>
      <w:tr w:rsidR="0040689B" w:rsidRPr="008035F1" w:rsidDel="00754881" w14:paraId="3E2CCC43" w14:textId="3AF1C8F7" w:rsidTr="00720356">
        <w:trPr>
          <w:del w:id="10532" w:author="XuanWen Chen" w:date="2019-01-02T08:03:00Z"/>
        </w:trPr>
        <w:tc>
          <w:tcPr>
            <w:tcW w:w="1016" w:type="dxa"/>
          </w:tcPr>
          <w:p w14:paraId="665B3DD7" w14:textId="3FDEA809" w:rsidR="0040689B" w:rsidDel="00754881" w:rsidRDefault="0040689B" w:rsidP="0040689B">
            <w:pPr>
              <w:rPr>
                <w:del w:id="10533" w:author="XuanWen Chen" w:date="2019-01-02T08:03:00Z"/>
              </w:rPr>
            </w:pPr>
            <w:del w:id="10534" w:author="XuanWen Chen" w:date="2019-01-02T08:03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55603E9D" w14:textId="67A5F55F" w:rsidR="0040689B" w:rsidRPr="008035F1" w:rsidDel="00754881" w:rsidRDefault="0040689B" w:rsidP="0040689B">
            <w:pPr>
              <w:jc w:val="left"/>
              <w:rPr>
                <w:del w:id="10535" w:author="XuanWen Chen" w:date="2019-01-02T08:03:00Z"/>
                <w:rFonts w:hAnsi="宋体"/>
              </w:rPr>
            </w:pPr>
            <w:del w:id="10536" w:author="XuanWen Chen" w:date="2019-01-02T08:03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684F013F" w14:textId="2F3D9D02" w:rsidR="0040689B" w:rsidRPr="008035F1" w:rsidDel="00754881" w:rsidRDefault="0040689B" w:rsidP="0040689B">
            <w:pPr>
              <w:jc w:val="left"/>
              <w:rPr>
                <w:del w:id="10537" w:author="XuanWen Chen" w:date="2019-01-02T08:03:00Z"/>
                <w:rFonts w:hAnsi="宋体"/>
              </w:rPr>
            </w:pPr>
            <w:del w:id="10538" w:author="XuanWen Chen" w:date="2019-01-02T08:03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39EFC386" w14:textId="19144D9A" w:rsidR="0040689B" w:rsidRPr="008035F1" w:rsidDel="00754881" w:rsidRDefault="0040689B" w:rsidP="0040689B">
            <w:pPr>
              <w:jc w:val="left"/>
              <w:rPr>
                <w:del w:id="10539" w:author="XuanWen Chen" w:date="2019-01-02T08:03:00Z"/>
                <w:rFonts w:hAnsi="宋体"/>
              </w:rPr>
            </w:pPr>
            <w:del w:id="10540" w:author="XuanWen Chen" w:date="2019-01-02T08:03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754881" w14:paraId="473BC274" w14:textId="208F4EFA" w:rsidTr="00720356">
        <w:trPr>
          <w:del w:id="10541" w:author="XuanWen Chen" w:date="2019-01-02T08:03:00Z"/>
        </w:trPr>
        <w:tc>
          <w:tcPr>
            <w:tcW w:w="1016" w:type="dxa"/>
          </w:tcPr>
          <w:p w14:paraId="57A50559" w14:textId="60A38534" w:rsidR="0040689B" w:rsidDel="00754881" w:rsidRDefault="0040689B" w:rsidP="0040689B">
            <w:pPr>
              <w:rPr>
                <w:del w:id="10542" w:author="XuanWen Chen" w:date="2019-01-02T08:03:00Z"/>
              </w:rPr>
            </w:pPr>
            <w:del w:id="10543" w:author="XuanWen Chen" w:date="2019-01-02T08:03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70CB0D75" w14:textId="5B3DC2EF" w:rsidR="0040689B" w:rsidRPr="008035F1" w:rsidDel="00754881" w:rsidRDefault="0040689B" w:rsidP="0040689B">
            <w:pPr>
              <w:jc w:val="left"/>
              <w:rPr>
                <w:del w:id="10544" w:author="XuanWen Chen" w:date="2019-01-02T08:03:00Z"/>
                <w:rFonts w:hAnsi="宋体"/>
              </w:rPr>
            </w:pPr>
            <w:del w:id="10545" w:author="XuanWen Chen" w:date="2019-01-02T08:03:00Z">
              <w:r w:rsidDel="00754881">
                <w:rPr>
                  <w:rFonts w:hAnsi="宋体" w:hint="eastAsia"/>
                </w:rPr>
                <w:delText>案例管理员</w:delText>
              </w:r>
            </w:del>
          </w:p>
        </w:tc>
        <w:tc>
          <w:tcPr>
            <w:tcW w:w="2073" w:type="dxa"/>
          </w:tcPr>
          <w:p w14:paraId="38D03173" w14:textId="31230446" w:rsidR="0040689B" w:rsidRPr="008035F1" w:rsidDel="00754881" w:rsidRDefault="0040689B" w:rsidP="0040689B">
            <w:pPr>
              <w:jc w:val="left"/>
              <w:rPr>
                <w:del w:id="10546" w:author="XuanWen Chen" w:date="2019-01-02T08:03:00Z"/>
                <w:rFonts w:hAnsi="宋体"/>
              </w:rPr>
            </w:pPr>
            <w:del w:id="10547" w:author="XuanWen Chen" w:date="2019-01-02T08:03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2605CAA4" w14:textId="50A68D80" w:rsidR="0040689B" w:rsidRPr="008035F1" w:rsidDel="00754881" w:rsidRDefault="0040689B" w:rsidP="0040689B">
            <w:pPr>
              <w:jc w:val="left"/>
              <w:rPr>
                <w:del w:id="10548" w:author="XuanWen Chen" w:date="2019-01-02T08:03:00Z"/>
                <w:rFonts w:hAnsi="宋体"/>
              </w:rPr>
            </w:pPr>
            <w:del w:id="10549" w:author="XuanWen Chen" w:date="2019-01-02T08:03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296214" w:rsidDel="00754881" w14:paraId="3302AD9D" w14:textId="2ECCFE86" w:rsidTr="00720356">
        <w:trPr>
          <w:del w:id="10550" w:author="XuanWen Chen" w:date="2019-01-02T08:03:00Z"/>
        </w:trPr>
        <w:tc>
          <w:tcPr>
            <w:tcW w:w="1016" w:type="dxa"/>
          </w:tcPr>
          <w:p w14:paraId="5A9FC3EA" w14:textId="02845D4A" w:rsidR="0040689B" w:rsidDel="00754881" w:rsidRDefault="0040689B" w:rsidP="0040689B">
            <w:pPr>
              <w:rPr>
                <w:del w:id="10551" w:author="XuanWen Chen" w:date="2019-01-02T08:03:00Z"/>
              </w:rPr>
            </w:pPr>
            <w:del w:id="10552" w:author="XuanWen Chen" w:date="2019-01-02T08:03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3E2BD7CD" w14:textId="0D4BC4E3" w:rsidR="0040689B" w:rsidRPr="00296214" w:rsidDel="00754881" w:rsidRDefault="0040689B" w:rsidP="0040689B">
            <w:pPr>
              <w:jc w:val="left"/>
              <w:rPr>
                <w:del w:id="10553" w:author="XuanWen Chen" w:date="2019-01-02T08:03:00Z"/>
                <w:rFonts w:hAnsi="宋体"/>
              </w:rPr>
            </w:pPr>
            <w:del w:id="10554" w:author="XuanWen Chen" w:date="2019-01-02T08:03:00Z">
              <w:r w:rsidDel="00754881">
                <w:rPr>
                  <w:rFonts w:hAnsi="宋体" w:hint="eastAsia"/>
                </w:rPr>
                <w:delText>项目发起人新建一个案例</w:delText>
              </w:r>
            </w:del>
          </w:p>
        </w:tc>
      </w:tr>
      <w:tr w:rsidR="0040689B" w:rsidRPr="00296214" w:rsidDel="00754881" w14:paraId="12C25EFA" w14:textId="60362FEA" w:rsidTr="00720356">
        <w:trPr>
          <w:del w:id="10555" w:author="XuanWen Chen" w:date="2019-01-02T08:03:00Z"/>
        </w:trPr>
        <w:tc>
          <w:tcPr>
            <w:tcW w:w="1016" w:type="dxa"/>
          </w:tcPr>
          <w:p w14:paraId="08CB2739" w14:textId="70F04EFA" w:rsidR="0040689B" w:rsidDel="00754881" w:rsidRDefault="0040689B" w:rsidP="0040689B">
            <w:pPr>
              <w:rPr>
                <w:del w:id="10556" w:author="XuanWen Chen" w:date="2019-01-02T08:03:00Z"/>
              </w:rPr>
            </w:pPr>
            <w:del w:id="10557" w:author="XuanWen Chen" w:date="2019-01-02T08:03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74AC583F" w14:textId="42FF88F6" w:rsidR="0040689B" w:rsidRPr="00296214" w:rsidDel="00754881" w:rsidRDefault="0040689B" w:rsidP="0040689B">
            <w:pPr>
              <w:jc w:val="left"/>
              <w:rPr>
                <w:del w:id="10558" w:author="XuanWen Chen" w:date="2019-01-02T08:03:00Z"/>
                <w:rFonts w:hAnsi="宋体"/>
              </w:rPr>
            </w:pPr>
            <w:del w:id="10559" w:author="XuanWen Chen" w:date="2019-01-02T08:03:00Z">
              <w:r w:rsidDel="00754881">
                <w:rPr>
                  <w:rFonts w:hAnsi="宋体" w:hint="eastAsia"/>
                </w:rPr>
                <w:delText>案例管理员需要创建一个新的案例</w:delText>
              </w:r>
            </w:del>
          </w:p>
        </w:tc>
      </w:tr>
      <w:tr w:rsidR="0040689B" w:rsidRPr="00237CE5" w:rsidDel="00754881" w14:paraId="00E2C8AA" w14:textId="139127B9" w:rsidTr="00720356">
        <w:trPr>
          <w:del w:id="10560" w:author="XuanWen Chen" w:date="2019-01-02T08:03:00Z"/>
        </w:trPr>
        <w:tc>
          <w:tcPr>
            <w:tcW w:w="1016" w:type="dxa"/>
          </w:tcPr>
          <w:p w14:paraId="45C25A7C" w14:textId="363E6C1B" w:rsidR="0040689B" w:rsidDel="00754881" w:rsidRDefault="0040689B" w:rsidP="0040689B">
            <w:pPr>
              <w:rPr>
                <w:del w:id="10561" w:author="XuanWen Chen" w:date="2019-01-02T08:03:00Z"/>
              </w:rPr>
            </w:pPr>
            <w:del w:id="10562" w:author="XuanWen Chen" w:date="2019-01-02T08:03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4C1633B1" w14:textId="6C29B99A" w:rsidR="0040689B" w:rsidRPr="00237CE5" w:rsidDel="00754881" w:rsidRDefault="0040689B" w:rsidP="0040689B">
            <w:pPr>
              <w:jc w:val="left"/>
              <w:rPr>
                <w:del w:id="10563" w:author="XuanWen Chen" w:date="2019-01-02T08:03:00Z"/>
                <w:rFonts w:hAnsi="宋体"/>
              </w:rPr>
            </w:pPr>
            <w:del w:id="10564" w:author="XuanWen Chen" w:date="2019-01-02T08:03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RE-1: </w:delText>
              </w:r>
              <w:r w:rsidDel="00754881">
                <w:rPr>
                  <w:rFonts w:hint="eastAsia"/>
                </w:rPr>
                <w:delText>案例管理员</w:delText>
              </w:r>
              <w:r w:rsidRPr="00237CE5" w:rsidDel="00754881">
                <w:rPr>
                  <w:rFonts w:hAnsi="宋体" w:hint="eastAsia"/>
                </w:rPr>
                <w:delText>登陆</w:delText>
              </w:r>
            </w:del>
          </w:p>
          <w:p w14:paraId="0AC9F5AE" w14:textId="17C249AD" w:rsidR="0040689B" w:rsidRPr="00237CE5" w:rsidDel="00754881" w:rsidRDefault="0040689B" w:rsidP="0040689B">
            <w:pPr>
              <w:jc w:val="left"/>
              <w:rPr>
                <w:del w:id="10565" w:author="XuanWen Chen" w:date="2019-01-02T08:03:00Z"/>
                <w:rFonts w:hAnsi="宋体"/>
              </w:rPr>
            </w:pPr>
          </w:p>
        </w:tc>
      </w:tr>
      <w:tr w:rsidR="0040689B" w:rsidRPr="00237CE5" w:rsidDel="00754881" w14:paraId="078CC02E" w14:textId="3FB281B8" w:rsidTr="00720356">
        <w:trPr>
          <w:del w:id="10566" w:author="XuanWen Chen" w:date="2019-01-02T08:03:00Z"/>
        </w:trPr>
        <w:tc>
          <w:tcPr>
            <w:tcW w:w="1016" w:type="dxa"/>
          </w:tcPr>
          <w:p w14:paraId="1738DAEE" w14:textId="1C135E8C" w:rsidR="0040689B" w:rsidDel="00754881" w:rsidRDefault="0040689B" w:rsidP="0040689B">
            <w:pPr>
              <w:rPr>
                <w:del w:id="10567" w:author="XuanWen Chen" w:date="2019-01-02T08:03:00Z"/>
              </w:rPr>
            </w:pPr>
            <w:del w:id="10568" w:author="XuanWen Chen" w:date="2019-01-02T08:03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7B33A6A3" w14:textId="781B0598" w:rsidR="0040689B" w:rsidRPr="004011D5" w:rsidDel="00754881" w:rsidRDefault="0040689B" w:rsidP="0040689B">
            <w:pPr>
              <w:jc w:val="left"/>
              <w:rPr>
                <w:del w:id="10569" w:author="XuanWen Chen" w:date="2019-01-02T08:03:00Z"/>
                <w:rFonts w:hAnsi="宋体"/>
              </w:rPr>
            </w:pPr>
            <w:del w:id="10570" w:author="XuanWen Chen" w:date="2019-01-02T08:03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-1：</w:delText>
              </w:r>
              <w:r w:rsidRPr="00237CE5" w:rsidDel="00754881">
                <w:rPr>
                  <w:rFonts w:hAnsi="宋体" w:hint="eastAsia"/>
                </w:rPr>
                <w:delText>系统</w:delText>
              </w:r>
              <w:r w:rsidDel="00754881">
                <w:rPr>
                  <w:rFonts w:hAnsi="宋体" w:hint="eastAsia"/>
                </w:rPr>
                <w:delText>创建一个新的案例，并在案例列表进行显示。</w:delText>
              </w:r>
              <w:r w:rsidDel="00754881">
                <w:rPr>
                  <w:rFonts w:hAnsi="宋体"/>
                </w:rPr>
                <w:delText xml:space="preserve"> </w:delText>
              </w:r>
            </w:del>
          </w:p>
        </w:tc>
      </w:tr>
      <w:tr w:rsidR="0040689B" w:rsidRPr="00296214" w:rsidDel="00754881" w14:paraId="45F4BDE7" w14:textId="6670EF5F" w:rsidTr="00720356">
        <w:trPr>
          <w:del w:id="10571" w:author="XuanWen Chen" w:date="2019-01-02T08:03:00Z"/>
        </w:trPr>
        <w:tc>
          <w:tcPr>
            <w:tcW w:w="1016" w:type="dxa"/>
          </w:tcPr>
          <w:p w14:paraId="3DB55172" w14:textId="04E38902" w:rsidR="0040689B" w:rsidDel="00754881" w:rsidRDefault="0040689B" w:rsidP="0040689B">
            <w:pPr>
              <w:rPr>
                <w:del w:id="10572" w:author="XuanWen Chen" w:date="2019-01-02T08:03:00Z"/>
              </w:rPr>
            </w:pPr>
            <w:del w:id="10573" w:author="XuanWen Chen" w:date="2019-01-02T08:03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4153C68C" w14:textId="280BC428" w:rsidR="0040689B" w:rsidRPr="00835FB4" w:rsidDel="00754881" w:rsidRDefault="0040689B" w:rsidP="00835FB4">
            <w:pPr>
              <w:spacing w:line="240" w:lineRule="auto"/>
              <w:jc w:val="left"/>
              <w:rPr>
                <w:del w:id="10574" w:author="XuanWen Chen" w:date="2019-01-02T08:03:00Z"/>
                <w:rFonts w:hAnsi="宋体"/>
              </w:rPr>
            </w:pPr>
          </w:p>
        </w:tc>
      </w:tr>
      <w:tr w:rsidR="0040689B" w:rsidRPr="00296214" w:rsidDel="00754881" w14:paraId="7685D41E" w14:textId="5CD40D74" w:rsidTr="00720356">
        <w:trPr>
          <w:del w:id="10575" w:author="XuanWen Chen" w:date="2019-01-02T08:03:00Z"/>
        </w:trPr>
        <w:tc>
          <w:tcPr>
            <w:tcW w:w="1016" w:type="dxa"/>
          </w:tcPr>
          <w:p w14:paraId="592626FA" w14:textId="1C2852C8" w:rsidR="0040689B" w:rsidRPr="008035F1" w:rsidDel="00754881" w:rsidRDefault="0040689B" w:rsidP="0040689B">
            <w:pPr>
              <w:rPr>
                <w:del w:id="10576" w:author="XuanWen Chen" w:date="2019-01-02T08:03:00Z"/>
                <w:rFonts w:hAnsi="宋体"/>
              </w:rPr>
            </w:pPr>
            <w:del w:id="10577" w:author="XuanWen Chen" w:date="2019-01-02T08:03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27B2196B" w14:textId="51FC72FC" w:rsidR="0040689B" w:rsidRPr="00296214" w:rsidDel="00754881" w:rsidRDefault="0040689B" w:rsidP="0040689B">
            <w:pPr>
              <w:jc w:val="left"/>
              <w:rPr>
                <w:del w:id="10578" w:author="XuanWen Chen" w:date="2019-01-02T08:03:00Z"/>
                <w:rFonts w:hAnsi="宋体"/>
              </w:rPr>
            </w:pPr>
          </w:p>
        </w:tc>
      </w:tr>
      <w:tr w:rsidR="0040689B" w:rsidRPr="00296214" w:rsidDel="00754881" w14:paraId="64BD51B6" w14:textId="372B5069" w:rsidTr="00720356">
        <w:trPr>
          <w:del w:id="10579" w:author="XuanWen Chen" w:date="2019-01-02T08:03:00Z"/>
        </w:trPr>
        <w:tc>
          <w:tcPr>
            <w:tcW w:w="1016" w:type="dxa"/>
          </w:tcPr>
          <w:p w14:paraId="07277039" w14:textId="17E6F1C0" w:rsidR="0040689B" w:rsidRPr="008035F1" w:rsidDel="00754881" w:rsidRDefault="0040689B" w:rsidP="0040689B">
            <w:pPr>
              <w:rPr>
                <w:del w:id="10580" w:author="XuanWen Chen" w:date="2019-01-02T08:03:00Z"/>
                <w:rFonts w:hAnsi="宋体"/>
              </w:rPr>
            </w:pPr>
            <w:del w:id="10581" w:author="XuanWen Chen" w:date="2019-01-02T08:03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0F08EEC9" w14:textId="11D518F6" w:rsidR="0040689B" w:rsidRPr="00296214" w:rsidDel="00754881" w:rsidRDefault="0040689B" w:rsidP="0040689B">
            <w:pPr>
              <w:jc w:val="left"/>
              <w:rPr>
                <w:del w:id="10582" w:author="XuanWen Chen" w:date="2019-01-02T08:03:00Z"/>
                <w:rFonts w:hAnsi="宋体"/>
              </w:rPr>
            </w:pPr>
          </w:p>
        </w:tc>
      </w:tr>
      <w:tr w:rsidR="0040689B" w:rsidRPr="00296214" w:rsidDel="00754881" w14:paraId="78DA6705" w14:textId="25156A87" w:rsidTr="00720356">
        <w:trPr>
          <w:del w:id="10583" w:author="XuanWen Chen" w:date="2019-01-02T08:03:00Z"/>
        </w:trPr>
        <w:tc>
          <w:tcPr>
            <w:tcW w:w="1016" w:type="dxa"/>
          </w:tcPr>
          <w:p w14:paraId="4DF491E7" w14:textId="2E87FD6D" w:rsidR="0040689B" w:rsidRPr="008035F1" w:rsidDel="00754881" w:rsidRDefault="0040689B" w:rsidP="0040689B">
            <w:pPr>
              <w:rPr>
                <w:del w:id="10584" w:author="XuanWen Chen" w:date="2019-01-02T08:03:00Z"/>
                <w:rFonts w:hAnsi="宋体"/>
              </w:rPr>
            </w:pPr>
            <w:del w:id="10585" w:author="XuanWen Chen" w:date="2019-01-02T08:03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3A8E1C24" w14:textId="796EA74F" w:rsidR="0040689B" w:rsidRPr="00296214" w:rsidDel="00754881" w:rsidRDefault="0040689B" w:rsidP="0040689B">
            <w:pPr>
              <w:jc w:val="left"/>
              <w:rPr>
                <w:del w:id="10586" w:author="XuanWen Chen" w:date="2019-01-02T08:03:00Z"/>
                <w:rFonts w:hAnsi="宋体"/>
              </w:rPr>
            </w:pPr>
            <w:del w:id="10587" w:author="XuanWen Chen" w:date="2019-01-02T08:03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:rsidDel="00754881" w14:paraId="4E2F5F76" w14:textId="39AC286C" w:rsidTr="00720356">
        <w:trPr>
          <w:del w:id="10588" w:author="XuanWen Chen" w:date="2019-01-02T08:03:00Z"/>
        </w:trPr>
        <w:tc>
          <w:tcPr>
            <w:tcW w:w="1016" w:type="dxa"/>
          </w:tcPr>
          <w:p w14:paraId="6DAF11C4" w14:textId="5D29E83A" w:rsidR="0040689B" w:rsidRPr="008035F1" w:rsidDel="00754881" w:rsidRDefault="0040689B" w:rsidP="0040689B">
            <w:pPr>
              <w:rPr>
                <w:del w:id="10589" w:author="XuanWen Chen" w:date="2019-01-02T08:03:00Z"/>
                <w:rFonts w:hAnsi="宋体"/>
              </w:rPr>
            </w:pPr>
            <w:del w:id="10590" w:author="XuanWen Chen" w:date="2019-01-02T08:03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70497C38" w14:textId="55CD225D" w:rsidR="0040689B" w:rsidRPr="00296214" w:rsidDel="00754881" w:rsidRDefault="0040689B" w:rsidP="0040689B">
            <w:pPr>
              <w:jc w:val="left"/>
              <w:rPr>
                <w:del w:id="10591" w:author="XuanWen Chen" w:date="2019-01-02T08:03:00Z"/>
                <w:rFonts w:hAnsi="宋体"/>
              </w:rPr>
            </w:pPr>
            <w:del w:id="10592" w:author="XuanWen Chen" w:date="2019-01-02T08:03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754881" w14:paraId="3EBAC9FF" w14:textId="64689BF0" w:rsidTr="00720356">
        <w:trPr>
          <w:del w:id="10593" w:author="XuanWen Chen" w:date="2019-01-02T08:03:00Z"/>
        </w:trPr>
        <w:tc>
          <w:tcPr>
            <w:tcW w:w="1016" w:type="dxa"/>
          </w:tcPr>
          <w:p w14:paraId="0A6E1A19" w14:textId="7A441E7F" w:rsidR="0040689B" w:rsidRPr="008035F1" w:rsidDel="00754881" w:rsidRDefault="0040689B" w:rsidP="0040689B">
            <w:pPr>
              <w:rPr>
                <w:del w:id="10594" w:author="XuanWen Chen" w:date="2019-01-02T08:03:00Z"/>
                <w:rFonts w:hAnsi="宋体"/>
              </w:rPr>
            </w:pPr>
            <w:del w:id="10595" w:author="XuanWen Chen" w:date="2019-01-02T08:03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3CEBD798" w14:textId="2252FAB4" w:rsidR="0040689B" w:rsidRPr="00296214" w:rsidDel="00754881" w:rsidRDefault="0040689B" w:rsidP="0040689B">
            <w:pPr>
              <w:jc w:val="left"/>
              <w:rPr>
                <w:del w:id="10596" w:author="XuanWen Chen" w:date="2019-01-02T08:03:00Z"/>
                <w:rFonts w:hAnsi="宋体"/>
              </w:rPr>
            </w:pPr>
          </w:p>
        </w:tc>
      </w:tr>
      <w:tr w:rsidR="0040689B" w:rsidRPr="00296214" w:rsidDel="00754881" w14:paraId="0C8DE59C" w14:textId="4B359F1C" w:rsidTr="00720356">
        <w:trPr>
          <w:del w:id="10597" w:author="XuanWen Chen" w:date="2019-01-02T08:03:00Z"/>
        </w:trPr>
        <w:tc>
          <w:tcPr>
            <w:tcW w:w="1016" w:type="dxa"/>
          </w:tcPr>
          <w:p w14:paraId="1EE40512" w14:textId="71E48CC1" w:rsidR="0040689B" w:rsidRPr="008035F1" w:rsidDel="00754881" w:rsidRDefault="0040689B" w:rsidP="0040689B">
            <w:pPr>
              <w:rPr>
                <w:del w:id="10598" w:author="XuanWen Chen" w:date="2019-01-02T08:03:00Z"/>
                <w:rFonts w:hAnsi="宋体"/>
              </w:rPr>
            </w:pPr>
            <w:del w:id="10599" w:author="XuanWen Chen" w:date="2019-01-02T08:03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2CA33751" w14:textId="67F8B49B" w:rsidR="0040689B" w:rsidRPr="00296214" w:rsidDel="00754881" w:rsidRDefault="0040689B" w:rsidP="0040689B">
            <w:pPr>
              <w:jc w:val="left"/>
              <w:rPr>
                <w:del w:id="10600" w:author="XuanWen Chen" w:date="2019-01-02T08:03:00Z"/>
                <w:rFonts w:hAnsi="宋体"/>
              </w:rPr>
            </w:pPr>
          </w:p>
        </w:tc>
      </w:tr>
      <w:tr w:rsidR="0040689B" w:rsidDel="00754881" w14:paraId="172DDF56" w14:textId="21A3FF89" w:rsidTr="00720356">
        <w:trPr>
          <w:del w:id="10601" w:author="XuanWen Chen" w:date="2019-01-02T08:03:00Z"/>
        </w:trPr>
        <w:tc>
          <w:tcPr>
            <w:tcW w:w="1016" w:type="dxa"/>
          </w:tcPr>
          <w:p w14:paraId="3AAE5A94" w14:textId="3DE507DB" w:rsidR="0040689B" w:rsidDel="00754881" w:rsidRDefault="0040689B" w:rsidP="0040689B">
            <w:pPr>
              <w:rPr>
                <w:del w:id="10602" w:author="XuanWen Chen" w:date="2019-01-02T08:03:00Z"/>
              </w:rPr>
            </w:pPr>
            <w:del w:id="10603" w:author="XuanWen Chen" w:date="2019-01-02T08:03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4DD5AF7D" w14:textId="166B2DC9" w:rsidR="0040689B" w:rsidDel="00754881" w:rsidRDefault="0040689B" w:rsidP="0040689B">
            <w:pPr>
              <w:rPr>
                <w:del w:id="10604" w:author="XuanWen Chen" w:date="2019-01-02T08:03:00Z"/>
              </w:rPr>
            </w:pPr>
          </w:p>
          <w:p w14:paraId="19BA3271" w14:textId="28C8279A" w:rsidR="0040689B" w:rsidDel="00754881" w:rsidRDefault="0040689B" w:rsidP="0040689B">
            <w:pPr>
              <w:rPr>
                <w:del w:id="10605" w:author="XuanWen Chen" w:date="2019-01-02T08:03:00Z"/>
              </w:rPr>
            </w:pPr>
          </w:p>
        </w:tc>
      </w:tr>
    </w:tbl>
    <w:p w14:paraId="55DDA841" w14:textId="4F18CFD2" w:rsidR="0040689B" w:rsidDel="00754881" w:rsidRDefault="00720356" w:rsidP="00720356">
      <w:pPr>
        <w:pStyle w:val="4"/>
        <w:rPr>
          <w:del w:id="10606" w:author="XuanWen Chen" w:date="2019-01-02T08:03:00Z"/>
        </w:rPr>
      </w:pPr>
      <w:bookmarkStart w:id="10607" w:name="_Toc533621439"/>
      <w:del w:id="10608" w:author="XuanWen Chen" w:date="2019-01-02T08:03:00Z">
        <w:r w:rsidDel="00754881">
          <w:rPr>
            <w:rFonts w:hint="eastAsia"/>
          </w:rPr>
          <w:delText>案例删除</w:delText>
        </w:r>
        <w:bookmarkEnd w:id="10607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7615C387" w14:textId="0242594A" w:rsidTr="00720356">
        <w:trPr>
          <w:del w:id="10609" w:author="XuanWen Chen" w:date="2019-01-02T08:03:00Z"/>
        </w:trPr>
        <w:tc>
          <w:tcPr>
            <w:tcW w:w="1016" w:type="dxa"/>
          </w:tcPr>
          <w:p w14:paraId="338CA06D" w14:textId="3E009A9C" w:rsidR="0040689B" w:rsidDel="00754881" w:rsidRDefault="0040689B" w:rsidP="0040689B">
            <w:pPr>
              <w:rPr>
                <w:del w:id="10610" w:author="XuanWen Chen" w:date="2019-01-02T08:03:00Z"/>
              </w:rPr>
            </w:pPr>
            <w:del w:id="10611" w:author="XuanWen Chen" w:date="2019-01-02T08:03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34F35522" w14:textId="33348E42" w:rsidR="0040689B" w:rsidRPr="008035F1" w:rsidDel="00754881" w:rsidRDefault="0040689B" w:rsidP="0040689B">
            <w:pPr>
              <w:jc w:val="left"/>
              <w:rPr>
                <w:del w:id="10612" w:author="XuanWen Chen" w:date="2019-01-02T08:03:00Z"/>
                <w:rFonts w:hAnsi="宋体"/>
                <w:b/>
              </w:rPr>
            </w:pPr>
            <w:del w:id="10613" w:author="XuanWen Chen" w:date="2019-01-02T08:03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 w:hint="eastAsia"/>
                  <w:b/>
                </w:rPr>
                <w:delText>1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案例删除</w:delText>
              </w:r>
            </w:del>
          </w:p>
        </w:tc>
      </w:tr>
      <w:tr w:rsidR="0040689B" w:rsidRPr="008035F1" w:rsidDel="00754881" w14:paraId="1AC62621" w14:textId="6961997B" w:rsidTr="00720356">
        <w:trPr>
          <w:del w:id="10614" w:author="XuanWen Chen" w:date="2019-01-02T08:03:00Z"/>
        </w:trPr>
        <w:tc>
          <w:tcPr>
            <w:tcW w:w="1016" w:type="dxa"/>
          </w:tcPr>
          <w:p w14:paraId="3BFB0B81" w14:textId="23CCDAFF" w:rsidR="0040689B" w:rsidDel="00754881" w:rsidRDefault="0040689B" w:rsidP="0040689B">
            <w:pPr>
              <w:rPr>
                <w:del w:id="10615" w:author="XuanWen Chen" w:date="2019-01-02T08:03:00Z"/>
              </w:rPr>
            </w:pPr>
            <w:del w:id="10616" w:author="XuanWen Chen" w:date="2019-01-02T08:03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28F51846" w14:textId="0A23B590" w:rsidR="0040689B" w:rsidRPr="008035F1" w:rsidDel="00754881" w:rsidRDefault="0040689B" w:rsidP="0040689B">
            <w:pPr>
              <w:jc w:val="left"/>
              <w:rPr>
                <w:del w:id="10617" w:author="XuanWen Chen" w:date="2019-01-02T08:03:00Z"/>
                <w:rFonts w:hAnsi="宋体"/>
              </w:rPr>
            </w:pPr>
            <w:del w:id="10618" w:author="XuanWen Chen" w:date="2019-01-02T08:03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5DB1090C" w14:textId="6D6B012E" w:rsidR="0040689B" w:rsidRPr="008035F1" w:rsidDel="00754881" w:rsidRDefault="0040689B" w:rsidP="0040689B">
            <w:pPr>
              <w:jc w:val="left"/>
              <w:rPr>
                <w:del w:id="10619" w:author="XuanWen Chen" w:date="2019-01-02T08:03:00Z"/>
                <w:rFonts w:hAnsi="宋体"/>
              </w:rPr>
            </w:pPr>
            <w:del w:id="10620" w:author="XuanWen Chen" w:date="2019-01-02T08:03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6BB50678" w14:textId="3005CBA1" w:rsidR="0040689B" w:rsidRPr="008035F1" w:rsidDel="00754881" w:rsidRDefault="0040689B" w:rsidP="0040689B">
            <w:pPr>
              <w:jc w:val="left"/>
              <w:rPr>
                <w:del w:id="10621" w:author="XuanWen Chen" w:date="2019-01-02T08:03:00Z"/>
                <w:rFonts w:hAnsi="宋体"/>
              </w:rPr>
            </w:pPr>
            <w:del w:id="10622" w:author="XuanWen Chen" w:date="2019-01-02T08:03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754881" w14:paraId="13D95730" w14:textId="57D6EB61" w:rsidTr="00720356">
        <w:trPr>
          <w:del w:id="10623" w:author="XuanWen Chen" w:date="2019-01-02T08:03:00Z"/>
        </w:trPr>
        <w:tc>
          <w:tcPr>
            <w:tcW w:w="1016" w:type="dxa"/>
          </w:tcPr>
          <w:p w14:paraId="3EB16F45" w14:textId="1028484C" w:rsidR="0040689B" w:rsidDel="00754881" w:rsidRDefault="0040689B" w:rsidP="0040689B">
            <w:pPr>
              <w:rPr>
                <w:del w:id="10624" w:author="XuanWen Chen" w:date="2019-01-02T08:03:00Z"/>
              </w:rPr>
            </w:pPr>
            <w:del w:id="10625" w:author="XuanWen Chen" w:date="2019-01-02T08:03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38067525" w14:textId="2E27DC74" w:rsidR="0040689B" w:rsidRPr="008035F1" w:rsidDel="00754881" w:rsidRDefault="0040689B" w:rsidP="0040689B">
            <w:pPr>
              <w:jc w:val="left"/>
              <w:rPr>
                <w:del w:id="10626" w:author="XuanWen Chen" w:date="2019-01-02T08:03:00Z"/>
                <w:rFonts w:hAnsi="宋体"/>
              </w:rPr>
            </w:pPr>
            <w:del w:id="10627" w:author="XuanWen Chen" w:date="2019-01-02T08:03:00Z">
              <w:r w:rsidDel="00754881">
                <w:rPr>
                  <w:rFonts w:hAnsi="宋体" w:hint="eastAsia"/>
                </w:rPr>
                <w:delText>案例管理员</w:delText>
              </w:r>
            </w:del>
          </w:p>
        </w:tc>
        <w:tc>
          <w:tcPr>
            <w:tcW w:w="2073" w:type="dxa"/>
          </w:tcPr>
          <w:p w14:paraId="6AC8E66E" w14:textId="40291F8C" w:rsidR="0040689B" w:rsidRPr="008035F1" w:rsidDel="00754881" w:rsidRDefault="0040689B" w:rsidP="0040689B">
            <w:pPr>
              <w:jc w:val="left"/>
              <w:rPr>
                <w:del w:id="10628" w:author="XuanWen Chen" w:date="2019-01-02T08:03:00Z"/>
                <w:rFonts w:hAnsi="宋体"/>
              </w:rPr>
            </w:pPr>
            <w:del w:id="10629" w:author="XuanWen Chen" w:date="2019-01-02T08:03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383CE992" w14:textId="57725294" w:rsidR="0040689B" w:rsidRPr="008035F1" w:rsidDel="00754881" w:rsidRDefault="0040689B" w:rsidP="0040689B">
            <w:pPr>
              <w:jc w:val="left"/>
              <w:rPr>
                <w:del w:id="10630" w:author="XuanWen Chen" w:date="2019-01-02T08:03:00Z"/>
                <w:rFonts w:hAnsi="宋体"/>
              </w:rPr>
            </w:pPr>
            <w:del w:id="10631" w:author="XuanWen Chen" w:date="2019-01-02T08:03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296214" w:rsidDel="00754881" w14:paraId="20328B7A" w14:textId="7B370713" w:rsidTr="00720356">
        <w:trPr>
          <w:del w:id="10632" w:author="XuanWen Chen" w:date="2019-01-02T08:03:00Z"/>
        </w:trPr>
        <w:tc>
          <w:tcPr>
            <w:tcW w:w="1016" w:type="dxa"/>
          </w:tcPr>
          <w:p w14:paraId="13F29B6A" w14:textId="7E81D8F5" w:rsidR="0040689B" w:rsidDel="00754881" w:rsidRDefault="0040689B" w:rsidP="0040689B">
            <w:pPr>
              <w:rPr>
                <w:del w:id="10633" w:author="XuanWen Chen" w:date="2019-01-02T08:03:00Z"/>
              </w:rPr>
            </w:pPr>
            <w:del w:id="10634" w:author="XuanWen Chen" w:date="2019-01-02T08:03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5D40F637" w14:textId="360F121F" w:rsidR="0040689B" w:rsidRPr="00296214" w:rsidDel="00754881" w:rsidRDefault="0040689B" w:rsidP="0040689B">
            <w:pPr>
              <w:jc w:val="left"/>
              <w:rPr>
                <w:del w:id="10635" w:author="XuanWen Chen" w:date="2019-01-02T08:03:00Z"/>
                <w:rFonts w:hAnsi="宋体"/>
              </w:rPr>
            </w:pPr>
            <w:del w:id="10636" w:author="XuanWen Chen" w:date="2019-01-02T08:03:00Z">
              <w:r w:rsidDel="00754881">
                <w:rPr>
                  <w:rFonts w:hAnsi="宋体" w:hint="eastAsia"/>
                </w:rPr>
                <w:delText>项目发起人删除一个案例</w:delText>
              </w:r>
            </w:del>
          </w:p>
        </w:tc>
      </w:tr>
      <w:tr w:rsidR="0040689B" w:rsidRPr="00296214" w:rsidDel="00754881" w14:paraId="1072234E" w14:textId="042DBBCF" w:rsidTr="00720356">
        <w:trPr>
          <w:del w:id="10637" w:author="XuanWen Chen" w:date="2019-01-02T08:03:00Z"/>
        </w:trPr>
        <w:tc>
          <w:tcPr>
            <w:tcW w:w="1016" w:type="dxa"/>
          </w:tcPr>
          <w:p w14:paraId="4E1D8596" w14:textId="60BBB950" w:rsidR="0040689B" w:rsidDel="00754881" w:rsidRDefault="0040689B" w:rsidP="0040689B">
            <w:pPr>
              <w:rPr>
                <w:del w:id="10638" w:author="XuanWen Chen" w:date="2019-01-02T08:03:00Z"/>
              </w:rPr>
            </w:pPr>
            <w:del w:id="10639" w:author="XuanWen Chen" w:date="2019-01-02T08:03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5D9AA328" w14:textId="387BE5DA" w:rsidR="0040689B" w:rsidRPr="00296214" w:rsidDel="00754881" w:rsidRDefault="0040689B" w:rsidP="0040689B">
            <w:pPr>
              <w:jc w:val="left"/>
              <w:rPr>
                <w:del w:id="10640" w:author="XuanWen Chen" w:date="2019-01-02T08:03:00Z"/>
                <w:rFonts w:hAnsi="宋体"/>
              </w:rPr>
            </w:pPr>
            <w:del w:id="10641" w:author="XuanWen Chen" w:date="2019-01-02T08:03:00Z">
              <w:r w:rsidDel="00754881">
                <w:rPr>
                  <w:rFonts w:hAnsi="宋体" w:hint="eastAsia"/>
                </w:rPr>
                <w:delText>案例管理员需要删除一个新的案例</w:delText>
              </w:r>
            </w:del>
          </w:p>
        </w:tc>
      </w:tr>
      <w:tr w:rsidR="0040689B" w:rsidRPr="00237CE5" w:rsidDel="00754881" w14:paraId="5821DC68" w14:textId="7FC7EF8B" w:rsidTr="00720356">
        <w:trPr>
          <w:del w:id="10642" w:author="XuanWen Chen" w:date="2019-01-02T08:03:00Z"/>
        </w:trPr>
        <w:tc>
          <w:tcPr>
            <w:tcW w:w="1016" w:type="dxa"/>
          </w:tcPr>
          <w:p w14:paraId="05C11EC9" w14:textId="0601F886" w:rsidR="0040689B" w:rsidDel="00754881" w:rsidRDefault="0040689B" w:rsidP="0040689B">
            <w:pPr>
              <w:rPr>
                <w:del w:id="10643" w:author="XuanWen Chen" w:date="2019-01-02T08:03:00Z"/>
              </w:rPr>
            </w:pPr>
            <w:del w:id="10644" w:author="XuanWen Chen" w:date="2019-01-02T08:03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5CC6C861" w14:textId="5613E639" w:rsidR="0040689B" w:rsidRPr="00237CE5" w:rsidDel="00754881" w:rsidRDefault="0040689B" w:rsidP="0040689B">
            <w:pPr>
              <w:jc w:val="left"/>
              <w:rPr>
                <w:del w:id="10645" w:author="XuanWen Chen" w:date="2019-01-02T08:03:00Z"/>
                <w:rFonts w:hAnsi="宋体"/>
              </w:rPr>
            </w:pPr>
            <w:del w:id="10646" w:author="XuanWen Chen" w:date="2019-01-02T08:03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RE-1: </w:delText>
              </w:r>
              <w:r w:rsidDel="00754881">
                <w:rPr>
                  <w:rFonts w:hint="eastAsia"/>
                </w:rPr>
                <w:delText>案例管理员</w:delText>
              </w:r>
              <w:r w:rsidRPr="00237CE5" w:rsidDel="00754881">
                <w:rPr>
                  <w:rFonts w:hAnsi="宋体" w:hint="eastAsia"/>
                </w:rPr>
                <w:delText>登陆</w:delText>
              </w:r>
            </w:del>
          </w:p>
          <w:p w14:paraId="51021664" w14:textId="5473F697" w:rsidR="0040689B" w:rsidRPr="00237CE5" w:rsidDel="00754881" w:rsidRDefault="0040689B" w:rsidP="0040689B">
            <w:pPr>
              <w:jc w:val="left"/>
              <w:rPr>
                <w:del w:id="10647" w:author="XuanWen Chen" w:date="2019-01-02T08:03:00Z"/>
                <w:rFonts w:hAnsi="宋体"/>
              </w:rPr>
            </w:pPr>
          </w:p>
        </w:tc>
      </w:tr>
      <w:tr w:rsidR="0040689B" w:rsidRPr="00237CE5" w:rsidDel="00754881" w14:paraId="4AD36EBE" w14:textId="2E812952" w:rsidTr="00720356">
        <w:trPr>
          <w:del w:id="10648" w:author="XuanWen Chen" w:date="2019-01-02T08:03:00Z"/>
        </w:trPr>
        <w:tc>
          <w:tcPr>
            <w:tcW w:w="1016" w:type="dxa"/>
          </w:tcPr>
          <w:p w14:paraId="26117912" w14:textId="3D6B435C" w:rsidR="0040689B" w:rsidDel="00754881" w:rsidRDefault="0040689B" w:rsidP="0040689B">
            <w:pPr>
              <w:rPr>
                <w:del w:id="10649" w:author="XuanWen Chen" w:date="2019-01-02T08:03:00Z"/>
              </w:rPr>
            </w:pPr>
            <w:del w:id="10650" w:author="XuanWen Chen" w:date="2019-01-02T08:03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075E619D" w14:textId="2C861284" w:rsidR="0040689B" w:rsidRPr="004011D5" w:rsidDel="00754881" w:rsidRDefault="0040689B" w:rsidP="0040689B">
            <w:pPr>
              <w:jc w:val="left"/>
              <w:rPr>
                <w:del w:id="10651" w:author="XuanWen Chen" w:date="2019-01-02T08:03:00Z"/>
                <w:rFonts w:hAnsi="宋体"/>
              </w:rPr>
            </w:pPr>
            <w:del w:id="10652" w:author="XuanWen Chen" w:date="2019-01-02T08:03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-1：</w:delText>
              </w:r>
              <w:r w:rsidRPr="00237CE5" w:rsidDel="00754881">
                <w:rPr>
                  <w:rFonts w:hAnsi="宋体" w:hint="eastAsia"/>
                </w:rPr>
                <w:delText>系统</w:delText>
              </w:r>
              <w:r w:rsidDel="00754881">
                <w:rPr>
                  <w:rFonts w:hAnsi="宋体" w:hint="eastAsia"/>
                </w:rPr>
                <w:delText>删除案例，并在案例列表取消显示。</w:delText>
              </w:r>
              <w:r w:rsidDel="00754881">
                <w:rPr>
                  <w:rFonts w:hAnsi="宋体"/>
                </w:rPr>
                <w:delText xml:space="preserve"> </w:delText>
              </w:r>
            </w:del>
          </w:p>
        </w:tc>
      </w:tr>
      <w:tr w:rsidR="0040689B" w:rsidRPr="00296214" w:rsidDel="00754881" w14:paraId="2D806026" w14:textId="3341D749" w:rsidTr="00720356">
        <w:trPr>
          <w:del w:id="10653" w:author="XuanWen Chen" w:date="2019-01-02T08:03:00Z"/>
        </w:trPr>
        <w:tc>
          <w:tcPr>
            <w:tcW w:w="1016" w:type="dxa"/>
          </w:tcPr>
          <w:p w14:paraId="2C4C5D65" w14:textId="22F627DF" w:rsidR="0040689B" w:rsidDel="00754881" w:rsidRDefault="0040689B" w:rsidP="0040689B">
            <w:pPr>
              <w:rPr>
                <w:del w:id="10654" w:author="XuanWen Chen" w:date="2019-01-02T08:03:00Z"/>
              </w:rPr>
            </w:pPr>
            <w:del w:id="10655" w:author="XuanWen Chen" w:date="2019-01-02T08:03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08A7B487" w14:textId="1C8BF941" w:rsidR="0040689B" w:rsidRPr="004011D5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656" w:author="XuanWen Chen" w:date="2019-01-02T08:03:00Z"/>
                <w:rFonts w:hAnsi="宋体"/>
              </w:rPr>
            </w:pPr>
            <w:del w:id="10657" w:author="XuanWen Chen" w:date="2019-01-02T08:03:00Z">
              <w:r w:rsidRPr="004011D5" w:rsidDel="00754881">
                <w:rPr>
                  <w:rFonts w:hAnsi="宋体" w:hint="eastAsia"/>
                </w:rPr>
                <w:delText>点击案例管理</w:delText>
              </w:r>
            </w:del>
          </w:p>
          <w:p w14:paraId="24C54170" w14:textId="50CF79F9" w:rsidR="0040689B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658" w:author="XuanWen Chen" w:date="2019-01-02T08:03:00Z"/>
                <w:rFonts w:hAnsi="宋体"/>
              </w:rPr>
            </w:pPr>
            <w:del w:id="10659" w:author="XuanWen Chen" w:date="2019-01-02T08:03:00Z">
              <w:r w:rsidDel="00754881">
                <w:rPr>
                  <w:rFonts w:hAnsi="宋体" w:hint="eastAsia"/>
                </w:rPr>
                <w:delText>选择我的案例</w:delText>
              </w:r>
            </w:del>
          </w:p>
          <w:p w14:paraId="3E6C277A" w14:textId="54D3F7C3" w:rsidR="0040689B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660" w:author="XuanWen Chen" w:date="2019-01-02T08:03:00Z"/>
                <w:rFonts w:hAnsi="宋体"/>
              </w:rPr>
            </w:pPr>
            <w:del w:id="10661" w:author="XuanWen Chen" w:date="2019-01-02T08:03:00Z">
              <w:r w:rsidDel="00754881">
                <w:rPr>
                  <w:rFonts w:hAnsi="宋体" w:hint="eastAsia"/>
                </w:rPr>
                <w:delText>选择编辑案例</w:delText>
              </w:r>
            </w:del>
          </w:p>
          <w:p w14:paraId="5633393A" w14:textId="1C1978E6" w:rsidR="0040689B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662" w:author="XuanWen Chen" w:date="2019-01-02T08:03:00Z"/>
                <w:rFonts w:hAnsi="宋体"/>
              </w:rPr>
            </w:pPr>
            <w:del w:id="10663" w:author="XuanWen Chen" w:date="2019-01-02T08:03:00Z">
              <w:r w:rsidDel="00754881">
                <w:rPr>
                  <w:rFonts w:hAnsi="宋体" w:hint="eastAsia"/>
                </w:rPr>
                <w:delText>点击删除案例</w:delText>
              </w:r>
            </w:del>
          </w:p>
          <w:p w14:paraId="062751F9" w14:textId="62B0C9FD" w:rsidR="0040689B" w:rsidRPr="004011D5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664" w:author="XuanWen Chen" w:date="2019-01-02T08:03:00Z"/>
                <w:rFonts w:hAnsi="宋体"/>
              </w:rPr>
            </w:pPr>
            <w:del w:id="10665" w:author="XuanWen Chen" w:date="2019-01-02T08:03:00Z">
              <w:r w:rsidDel="00754881">
                <w:rPr>
                  <w:rFonts w:hAnsi="宋体" w:hint="eastAsia"/>
                </w:rPr>
                <w:delText>确认删除案例</w:delText>
              </w:r>
            </w:del>
          </w:p>
        </w:tc>
      </w:tr>
      <w:tr w:rsidR="0040689B" w:rsidRPr="00296214" w:rsidDel="00754881" w14:paraId="7820FAD8" w14:textId="6EB488E7" w:rsidTr="00720356">
        <w:trPr>
          <w:del w:id="10666" w:author="XuanWen Chen" w:date="2019-01-02T08:03:00Z"/>
        </w:trPr>
        <w:tc>
          <w:tcPr>
            <w:tcW w:w="1016" w:type="dxa"/>
          </w:tcPr>
          <w:p w14:paraId="30F56F77" w14:textId="3E4D2A6A" w:rsidR="0040689B" w:rsidRPr="008035F1" w:rsidDel="00754881" w:rsidRDefault="0040689B" w:rsidP="0040689B">
            <w:pPr>
              <w:rPr>
                <w:del w:id="10667" w:author="XuanWen Chen" w:date="2019-01-02T08:03:00Z"/>
                <w:rFonts w:hAnsi="宋体"/>
              </w:rPr>
            </w:pPr>
            <w:del w:id="10668" w:author="XuanWen Chen" w:date="2019-01-02T08:03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52C20404" w14:textId="3160EEC3" w:rsidR="0040689B" w:rsidRPr="00296214" w:rsidDel="00754881" w:rsidRDefault="0040689B" w:rsidP="0040689B">
            <w:pPr>
              <w:jc w:val="left"/>
              <w:rPr>
                <w:del w:id="10669" w:author="XuanWen Chen" w:date="2019-01-02T08:03:00Z"/>
                <w:rFonts w:hAnsi="宋体"/>
              </w:rPr>
            </w:pPr>
          </w:p>
        </w:tc>
      </w:tr>
      <w:tr w:rsidR="0040689B" w:rsidRPr="00296214" w:rsidDel="00754881" w14:paraId="6725FCDB" w14:textId="639ED6C0" w:rsidTr="00720356">
        <w:trPr>
          <w:del w:id="10670" w:author="XuanWen Chen" w:date="2019-01-02T08:03:00Z"/>
        </w:trPr>
        <w:tc>
          <w:tcPr>
            <w:tcW w:w="1016" w:type="dxa"/>
          </w:tcPr>
          <w:p w14:paraId="2444382A" w14:textId="3521913D" w:rsidR="0040689B" w:rsidRPr="008035F1" w:rsidDel="00754881" w:rsidRDefault="0040689B" w:rsidP="0040689B">
            <w:pPr>
              <w:rPr>
                <w:del w:id="10671" w:author="XuanWen Chen" w:date="2019-01-02T08:03:00Z"/>
                <w:rFonts w:hAnsi="宋体"/>
              </w:rPr>
            </w:pPr>
            <w:del w:id="10672" w:author="XuanWen Chen" w:date="2019-01-02T08:03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682B7B4C" w14:textId="63CDA77A" w:rsidR="0040689B" w:rsidRPr="00296214" w:rsidDel="00754881" w:rsidRDefault="0040689B" w:rsidP="0040689B">
            <w:pPr>
              <w:jc w:val="left"/>
              <w:rPr>
                <w:del w:id="10673" w:author="XuanWen Chen" w:date="2019-01-02T08:03:00Z"/>
                <w:rFonts w:hAnsi="宋体"/>
              </w:rPr>
            </w:pPr>
          </w:p>
        </w:tc>
      </w:tr>
      <w:tr w:rsidR="0040689B" w:rsidRPr="00296214" w:rsidDel="00754881" w14:paraId="13B64E41" w14:textId="440973FC" w:rsidTr="00720356">
        <w:trPr>
          <w:del w:id="10674" w:author="XuanWen Chen" w:date="2019-01-02T08:03:00Z"/>
        </w:trPr>
        <w:tc>
          <w:tcPr>
            <w:tcW w:w="1016" w:type="dxa"/>
          </w:tcPr>
          <w:p w14:paraId="37624D21" w14:textId="4CC6D912" w:rsidR="0040689B" w:rsidRPr="008035F1" w:rsidDel="00754881" w:rsidRDefault="0040689B" w:rsidP="0040689B">
            <w:pPr>
              <w:rPr>
                <w:del w:id="10675" w:author="XuanWen Chen" w:date="2019-01-02T08:03:00Z"/>
                <w:rFonts w:hAnsi="宋体"/>
              </w:rPr>
            </w:pPr>
            <w:del w:id="10676" w:author="XuanWen Chen" w:date="2019-01-02T08:03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5135B039" w14:textId="3B90FB67" w:rsidR="0040689B" w:rsidRPr="00296214" w:rsidDel="00754881" w:rsidRDefault="0040689B" w:rsidP="0040689B">
            <w:pPr>
              <w:jc w:val="left"/>
              <w:rPr>
                <w:del w:id="10677" w:author="XuanWen Chen" w:date="2019-01-02T08:03:00Z"/>
                <w:rFonts w:hAnsi="宋体"/>
              </w:rPr>
            </w:pPr>
            <w:del w:id="10678" w:author="XuanWen Chen" w:date="2019-01-02T08:03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:rsidDel="00754881" w14:paraId="5523F14D" w14:textId="2E87DC71" w:rsidTr="00720356">
        <w:trPr>
          <w:del w:id="10679" w:author="XuanWen Chen" w:date="2019-01-02T08:03:00Z"/>
        </w:trPr>
        <w:tc>
          <w:tcPr>
            <w:tcW w:w="1016" w:type="dxa"/>
          </w:tcPr>
          <w:p w14:paraId="53E4DB65" w14:textId="349D1EED" w:rsidR="0040689B" w:rsidRPr="008035F1" w:rsidDel="00754881" w:rsidRDefault="0040689B" w:rsidP="0040689B">
            <w:pPr>
              <w:rPr>
                <w:del w:id="10680" w:author="XuanWen Chen" w:date="2019-01-02T08:03:00Z"/>
                <w:rFonts w:hAnsi="宋体"/>
              </w:rPr>
            </w:pPr>
            <w:del w:id="10681" w:author="XuanWen Chen" w:date="2019-01-02T08:03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0DC18BFC" w14:textId="5AE2168C" w:rsidR="0040689B" w:rsidRPr="00296214" w:rsidDel="00754881" w:rsidRDefault="0040689B" w:rsidP="0040689B">
            <w:pPr>
              <w:jc w:val="left"/>
              <w:rPr>
                <w:del w:id="10682" w:author="XuanWen Chen" w:date="2019-01-02T08:03:00Z"/>
                <w:rFonts w:hAnsi="宋体"/>
              </w:rPr>
            </w:pPr>
            <w:del w:id="10683" w:author="XuanWen Chen" w:date="2019-01-02T08:03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754881" w14:paraId="573FFCF1" w14:textId="188AB5CF" w:rsidTr="00720356">
        <w:trPr>
          <w:del w:id="10684" w:author="XuanWen Chen" w:date="2019-01-02T08:03:00Z"/>
        </w:trPr>
        <w:tc>
          <w:tcPr>
            <w:tcW w:w="1016" w:type="dxa"/>
          </w:tcPr>
          <w:p w14:paraId="5EECFDFF" w14:textId="5755E834" w:rsidR="0040689B" w:rsidRPr="008035F1" w:rsidDel="00754881" w:rsidRDefault="0040689B" w:rsidP="0040689B">
            <w:pPr>
              <w:rPr>
                <w:del w:id="10685" w:author="XuanWen Chen" w:date="2019-01-02T08:03:00Z"/>
                <w:rFonts w:hAnsi="宋体"/>
              </w:rPr>
            </w:pPr>
            <w:del w:id="10686" w:author="XuanWen Chen" w:date="2019-01-02T08:03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44D91679" w14:textId="15B9EB75" w:rsidR="0040689B" w:rsidRPr="00296214" w:rsidDel="00754881" w:rsidRDefault="0040689B" w:rsidP="0040689B">
            <w:pPr>
              <w:jc w:val="left"/>
              <w:rPr>
                <w:del w:id="10687" w:author="XuanWen Chen" w:date="2019-01-02T08:03:00Z"/>
                <w:rFonts w:hAnsi="宋体"/>
              </w:rPr>
            </w:pPr>
          </w:p>
        </w:tc>
      </w:tr>
      <w:tr w:rsidR="0040689B" w:rsidRPr="00296214" w:rsidDel="00754881" w14:paraId="033DA51B" w14:textId="17A500B8" w:rsidTr="00720356">
        <w:trPr>
          <w:del w:id="10688" w:author="XuanWen Chen" w:date="2019-01-02T08:03:00Z"/>
        </w:trPr>
        <w:tc>
          <w:tcPr>
            <w:tcW w:w="1016" w:type="dxa"/>
          </w:tcPr>
          <w:p w14:paraId="4CD79359" w14:textId="2DD09FCF" w:rsidR="0040689B" w:rsidRPr="008035F1" w:rsidDel="00754881" w:rsidRDefault="0040689B" w:rsidP="0040689B">
            <w:pPr>
              <w:rPr>
                <w:del w:id="10689" w:author="XuanWen Chen" w:date="2019-01-02T08:03:00Z"/>
                <w:rFonts w:hAnsi="宋体"/>
              </w:rPr>
            </w:pPr>
            <w:del w:id="10690" w:author="XuanWen Chen" w:date="2019-01-02T08:03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053CA975" w14:textId="378F8318" w:rsidR="0040689B" w:rsidRPr="00296214" w:rsidDel="00754881" w:rsidRDefault="0040689B" w:rsidP="0040689B">
            <w:pPr>
              <w:jc w:val="left"/>
              <w:rPr>
                <w:del w:id="10691" w:author="XuanWen Chen" w:date="2019-01-02T08:03:00Z"/>
                <w:rFonts w:hAnsi="宋体"/>
              </w:rPr>
            </w:pPr>
          </w:p>
        </w:tc>
      </w:tr>
      <w:tr w:rsidR="0040689B" w:rsidDel="00754881" w14:paraId="264D5614" w14:textId="6339FB6E" w:rsidTr="00720356">
        <w:trPr>
          <w:del w:id="10692" w:author="XuanWen Chen" w:date="2019-01-02T08:03:00Z"/>
        </w:trPr>
        <w:tc>
          <w:tcPr>
            <w:tcW w:w="1016" w:type="dxa"/>
          </w:tcPr>
          <w:p w14:paraId="6EF3A7BD" w14:textId="56B3D20D" w:rsidR="0040689B" w:rsidDel="00754881" w:rsidRDefault="0040689B" w:rsidP="0040689B">
            <w:pPr>
              <w:rPr>
                <w:del w:id="10693" w:author="XuanWen Chen" w:date="2019-01-02T08:03:00Z"/>
              </w:rPr>
            </w:pPr>
            <w:del w:id="10694" w:author="XuanWen Chen" w:date="2019-01-02T08:03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147700F1" w14:textId="4B8E2B77" w:rsidR="0040689B" w:rsidDel="00754881" w:rsidRDefault="0040689B" w:rsidP="0040689B">
            <w:pPr>
              <w:rPr>
                <w:del w:id="10695" w:author="XuanWen Chen" w:date="2019-01-02T08:03:00Z"/>
              </w:rPr>
            </w:pPr>
          </w:p>
          <w:p w14:paraId="346BCABC" w14:textId="28265FE7" w:rsidR="0040689B" w:rsidDel="00754881" w:rsidRDefault="0040689B" w:rsidP="0040689B">
            <w:pPr>
              <w:rPr>
                <w:del w:id="10696" w:author="XuanWen Chen" w:date="2019-01-02T08:03:00Z"/>
              </w:rPr>
            </w:pPr>
          </w:p>
        </w:tc>
      </w:tr>
    </w:tbl>
    <w:p w14:paraId="7FEC178D" w14:textId="2ABEE695" w:rsidR="0040689B" w:rsidRPr="00FF3BF3" w:rsidDel="00754881" w:rsidRDefault="00720356" w:rsidP="00720356">
      <w:pPr>
        <w:pStyle w:val="4"/>
        <w:rPr>
          <w:del w:id="10697" w:author="XuanWen Chen" w:date="2019-01-02T08:03:00Z"/>
          <w:color w:val="FF0000"/>
        </w:rPr>
      </w:pPr>
      <w:bookmarkStart w:id="10698" w:name="_Toc533621440"/>
      <w:del w:id="10699" w:author="XuanWen Chen" w:date="2019-01-02T08:03:00Z">
        <w:r w:rsidRPr="00FF3BF3" w:rsidDel="00754881">
          <w:rPr>
            <w:rFonts w:hint="eastAsia"/>
            <w:color w:val="FF0000"/>
          </w:rPr>
          <w:delText>案例修改</w:delText>
        </w:r>
        <w:bookmarkEnd w:id="10698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754881" w14:paraId="2AE1A859" w14:textId="16ADE95D" w:rsidTr="0040689B">
        <w:trPr>
          <w:del w:id="10700" w:author="XuanWen Chen" w:date="2019-01-02T08:03:00Z"/>
        </w:trPr>
        <w:tc>
          <w:tcPr>
            <w:tcW w:w="1656" w:type="dxa"/>
          </w:tcPr>
          <w:p w14:paraId="1F5077B5" w14:textId="5AE125AE" w:rsidR="0040689B" w:rsidDel="00754881" w:rsidRDefault="0040689B" w:rsidP="0040689B">
            <w:pPr>
              <w:rPr>
                <w:del w:id="10701" w:author="XuanWen Chen" w:date="2019-01-02T08:03:00Z"/>
              </w:rPr>
            </w:pPr>
            <w:del w:id="10702" w:author="XuanWen Chen" w:date="2019-01-02T08:03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6D0D1B6A" w14:textId="7AE74E25" w:rsidR="0040689B" w:rsidRPr="008035F1" w:rsidDel="00754881" w:rsidRDefault="0040689B" w:rsidP="0040689B">
            <w:pPr>
              <w:jc w:val="left"/>
              <w:rPr>
                <w:del w:id="10703" w:author="XuanWen Chen" w:date="2019-01-02T08:03:00Z"/>
                <w:rFonts w:hAnsi="宋体"/>
                <w:b/>
              </w:rPr>
            </w:pPr>
            <w:del w:id="10704" w:author="XuanWen Chen" w:date="2019-01-02T08:03:00Z">
              <w:r w:rsidRPr="00FF3BF3" w:rsidDel="00754881">
                <w:rPr>
                  <w:rFonts w:hAnsi="宋体" w:hint="eastAsia"/>
                  <w:b/>
                  <w:color w:val="FF0000"/>
                </w:rPr>
                <w:delText>UC-1：案例修改</w:delText>
              </w:r>
              <w:r w:rsidR="00FF3BF3" w:rsidRPr="00FF3BF3" w:rsidDel="00754881">
                <w:rPr>
                  <w:rFonts w:hAnsi="宋体" w:hint="eastAsia"/>
                  <w:b/>
                  <w:color w:val="FF0000"/>
                </w:rPr>
                <w:delText>（三块）</w:delText>
              </w:r>
            </w:del>
          </w:p>
        </w:tc>
      </w:tr>
      <w:tr w:rsidR="0040689B" w:rsidRPr="008035F1" w:rsidDel="00754881" w14:paraId="01D905CE" w14:textId="12DE8208" w:rsidTr="0040689B">
        <w:trPr>
          <w:del w:id="10705" w:author="XuanWen Chen" w:date="2019-01-02T08:03:00Z"/>
        </w:trPr>
        <w:tc>
          <w:tcPr>
            <w:tcW w:w="1656" w:type="dxa"/>
          </w:tcPr>
          <w:p w14:paraId="2E04151B" w14:textId="7566E2E7" w:rsidR="0040689B" w:rsidDel="00754881" w:rsidRDefault="0040689B" w:rsidP="0040689B">
            <w:pPr>
              <w:rPr>
                <w:del w:id="10706" w:author="XuanWen Chen" w:date="2019-01-02T08:03:00Z"/>
              </w:rPr>
            </w:pPr>
            <w:del w:id="10707" w:author="XuanWen Chen" w:date="2019-01-02T08:03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6DAA7E2E" w14:textId="4A8230E4" w:rsidR="0040689B" w:rsidRPr="008035F1" w:rsidDel="00754881" w:rsidRDefault="0040689B" w:rsidP="0040689B">
            <w:pPr>
              <w:jc w:val="left"/>
              <w:rPr>
                <w:del w:id="10708" w:author="XuanWen Chen" w:date="2019-01-02T08:03:00Z"/>
                <w:rFonts w:hAnsi="宋体"/>
              </w:rPr>
            </w:pPr>
            <w:del w:id="10709" w:author="XuanWen Chen" w:date="2019-01-02T08:03:00Z">
              <w:r w:rsidDel="00754881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40B78E97" w14:textId="654960F8" w:rsidR="0040689B" w:rsidRPr="008035F1" w:rsidDel="00754881" w:rsidRDefault="0040689B" w:rsidP="0040689B">
            <w:pPr>
              <w:jc w:val="left"/>
              <w:rPr>
                <w:del w:id="10710" w:author="XuanWen Chen" w:date="2019-01-02T08:03:00Z"/>
                <w:rFonts w:hAnsi="宋体"/>
              </w:rPr>
            </w:pPr>
            <w:del w:id="10711" w:author="XuanWen Chen" w:date="2019-01-02T08:03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5CE615A3" w14:textId="6E78298A" w:rsidR="0040689B" w:rsidRPr="008035F1" w:rsidDel="00754881" w:rsidRDefault="0040689B" w:rsidP="0040689B">
            <w:pPr>
              <w:jc w:val="left"/>
              <w:rPr>
                <w:del w:id="10712" w:author="XuanWen Chen" w:date="2019-01-02T08:03:00Z"/>
                <w:rFonts w:hAnsi="宋体"/>
              </w:rPr>
            </w:pPr>
            <w:del w:id="10713" w:author="XuanWen Chen" w:date="2019-01-02T08:03:00Z">
              <w:r w:rsidDel="00754881">
                <w:rPr>
                  <w:rFonts w:hAnsi="宋体" w:hint="eastAsia"/>
                </w:rPr>
                <w:delText>2</w:delText>
              </w:r>
              <w:r w:rsidDel="00754881">
                <w:rPr>
                  <w:rFonts w:hAnsi="宋体"/>
                </w:rPr>
                <w:delText>018</w:delText>
              </w:r>
              <w:r w:rsidDel="00754881">
                <w:rPr>
                  <w:rFonts w:hAnsi="宋体" w:hint="eastAsia"/>
                </w:rPr>
                <w:delText>年1</w:delText>
              </w:r>
              <w:r w:rsidDel="00754881">
                <w:rPr>
                  <w:rFonts w:hAnsi="宋体"/>
                </w:rPr>
                <w:delText>2</w:delText>
              </w:r>
              <w:r w:rsidDel="00754881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754881" w14:paraId="18663A26" w14:textId="224D5429" w:rsidTr="0040689B">
        <w:trPr>
          <w:del w:id="10714" w:author="XuanWen Chen" w:date="2019-01-02T08:03:00Z"/>
        </w:trPr>
        <w:tc>
          <w:tcPr>
            <w:tcW w:w="1656" w:type="dxa"/>
          </w:tcPr>
          <w:p w14:paraId="7DC05F69" w14:textId="12FD2CA8" w:rsidR="0040689B" w:rsidDel="00754881" w:rsidRDefault="0040689B" w:rsidP="0040689B">
            <w:pPr>
              <w:rPr>
                <w:del w:id="10715" w:author="XuanWen Chen" w:date="2019-01-02T08:03:00Z"/>
              </w:rPr>
            </w:pPr>
            <w:del w:id="10716" w:author="XuanWen Chen" w:date="2019-01-02T08:03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58194C76" w14:textId="3FF59B6A" w:rsidR="0040689B" w:rsidRPr="008035F1" w:rsidDel="00754881" w:rsidRDefault="0040689B" w:rsidP="0040689B">
            <w:pPr>
              <w:jc w:val="left"/>
              <w:rPr>
                <w:del w:id="10717" w:author="XuanWen Chen" w:date="2019-01-02T08:03:00Z"/>
                <w:rFonts w:hAnsi="宋体"/>
              </w:rPr>
            </w:pPr>
            <w:del w:id="10718" w:author="XuanWen Chen" w:date="2019-01-02T08:03:00Z">
              <w:r w:rsidDel="00754881">
                <w:rPr>
                  <w:rFonts w:hAnsi="宋体" w:hint="eastAsia"/>
                </w:rPr>
                <w:delText>案例管理员</w:delText>
              </w:r>
            </w:del>
          </w:p>
        </w:tc>
        <w:tc>
          <w:tcPr>
            <w:tcW w:w="1645" w:type="dxa"/>
          </w:tcPr>
          <w:p w14:paraId="5D972B73" w14:textId="65D2885E" w:rsidR="0040689B" w:rsidRPr="008035F1" w:rsidDel="00754881" w:rsidRDefault="0040689B" w:rsidP="0040689B">
            <w:pPr>
              <w:jc w:val="left"/>
              <w:rPr>
                <w:del w:id="10719" w:author="XuanWen Chen" w:date="2019-01-02T08:03:00Z"/>
                <w:rFonts w:hAnsi="宋体"/>
              </w:rPr>
            </w:pPr>
            <w:del w:id="10720" w:author="XuanWen Chen" w:date="2019-01-02T08:03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0B6AB9CA" w14:textId="50352806" w:rsidR="0040689B" w:rsidRPr="008035F1" w:rsidDel="00754881" w:rsidRDefault="0040689B" w:rsidP="0040689B">
            <w:pPr>
              <w:jc w:val="left"/>
              <w:rPr>
                <w:del w:id="10721" w:author="XuanWen Chen" w:date="2019-01-02T08:03:00Z"/>
                <w:rFonts w:hAnsi="宋体"/>
              </w:rPr>
            </w:pPr>
            <w:del w:id="10722" w:author="XuanWen Chen" w:date="2019-01-02T08:03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296214" w:rsidDel="00754881" w14:paraId="5D376226" w14:textId="68ED6437" w:rsidTr="0040689B">
        <w:trPr>
          <w:del w:id="10723" w:author="XuanWen Chen" w:date="2019-01-02T08:03:00Z"/>
        </w:trPr>
        <w:tc>
          <w:tcPr>
            <w:tcW w:w="1656" w:type="dxa"/>
          </w:tcPr>
          <w:p w14:paraId="24D18D63" w14:textId="6FF7CC16" w:rsidR="0040689B" w:rsidDel="00754881" w:rsidRDefault="0040689B" w:rsidP="0040689B">
            <w:pPr>
              <w:rPr>
                <w:del w:id="10724" w:author="XuanWen Chen" w:date="2019-01-02T08:03:00Z"/>
              </w:rPr>
            </w:pPr>
            <w:del w:id="10725" w:author="XuanWen Chen" w:date="2019-01-02T08:03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1629D0AE" w14:textId="664E67B4" w:rsidR="0040689B" w:rsidRPr="00296214" w:rsidDel="00754881" w:rsidRDefault="0040689B" w:rsidP="0040689B">
            <w:pPr>
              <w:jc w:val="left"/>
              <w:rPr>
                <w:del w:id="10726" w:author="XuanWen Chen" w:date="2019-01-02T08:03:00Z"/>
                <w:rFonts w:hAnsi="宋体"/>
              </w:rPr>
            </w:pPr>
            <w:del w:id="10727" w:author="XuanWen Chen" w:date="2019-01-02T08:03:00Z">
              <w:r w:rsidDel="00754881">
                <w:rPr>
                  <w:rFonts w:hAnsi="宋体" w:hint="eastAsia"/>
                </w:rPr>
                <w:delText>项目发起人修改一个案例的可见范围</w:delText>
              </w:r>
            </w:del>
          </w:p>
        </w:tc>
      </w:tr>
      <w:tr w:rsidR="0040689B" w:rsidRPr="00296214" w:rsidDel="00754881" w14:paraId="0FA75C10" w14:textId="64526730" w:rsidTr="0040689B">
        <w:trPr>
          <w:del w:id="10728" w:author="XuanWen Chen" w:date="2019-01-02T08:03:00Z"/>
        </w:trPr>
        <w:tc>
          <w:tcPr>
            <w:tcW w:w="1656" w:type="dxa"/>
          </w:tcPr>
          <w:p w14:paraId="30BD3BD3" w14:textId="5984AEC3" w:rsidR="0040689B" w:rsidDel="00754881" w:rsidRDefault="0040689B" w:rsidP="0040689B">
            <w:pPr>
              <w:rPr>
                <w:del w:id="10729" w:author="XuanWen Chen" w:date="2019-01-02T08:03:00Z"/>
              </w:rPr>
            </w:pPr>
            <w:del w:id="10730" w:author="XuanWen Chen" w:date="2019-01-02T08:03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66ACD655" w14:textId="4B7861F2" w:rsidR="0040689B" w:rsidRPr="00296214" w:rsidDel="00754881" w:rsidRDefault="0040689B" w:rsidP="0040689B">
            <w:pPr>
              <w:jc w:val="left"/>
              <w:rPr>
                <w:del w:id="10731" w:author="XuanWen Chen" w:date="2019-01-02T08:03:00Z"/>
                <w:rFonts w:hAnsi="宋体"/>
              </w:rPr>
            </w:pPr>
            <w:del w:id="10732" w:author="XuanWen Chen" w:date="2019-01-02T08:03:00Z">
              <w:r w:rsidDel="00754881">
                <w:rPr>
                  <w:rFonts w:hAnsi="宋体" w:hint="eastAsia"/>
                </w:rPr>
                <w:delText>案例管理员需要修改一个案例的可见范围</w:delText>
              </w:r>
            </w:del>
          </w:p>
        </w:tc>
      </w:tr>
      <w:tr w:rsidR="0040689B" w:rsidRPr="00237CE5" w:rsidDel="00754881" w14:paraId="7798F313" w14:textId="40C8D3E8" w:rsidTr="0040689B">
        <w:trPr>
          <w:del w:id="10733" w:author="XuanWen Chen" w:date="2019-01-02T08:03:00Z"/>
        </w:trPr>
        <w:tc>
          <w:tcPr>
            <w:tcW w:w="1656" w:type="dxa"/>
          </w:tcPr>
          <w:p w14:paraId="22839BD8" w14:textId="6425F542" w:rsidR="0040689B" w:rsidDel="00754881" w:rsidRDefault="0040689B" w:rsidP="0040689B">
            <w:pPr>
              <w:rPr>
                <w:del w:id="10734" w:author="XuanWen Chen" w:date="2019-01-02T08:03:00Z"/>
              </w:rPr>
            </w:pPr>
            <w:del w:id="10735" w:author="XuanWen Chen" w:date="2019-01-02T08:03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2DFE72A1" w14:textId="745D4F78" w:rsidR="0040689B" w:rsidRPr="00237CE5" w:rsidDel="00754881" w:rsidRDefault="0040689B" w:rsidP="0040689B">
            <w:pPr>
              <w:jc w:val="left"/>
              <w:rPr>
                <w:del w:id="10736" w:author="XuanWen Chen" w:date="2019-01-02T08:03:00Z"/>
                <w:rFonts w:hAnsi="宋体"/>
              </w:rPr>
            </w:pPr>
            <w:del w:id="10737" w:author="XuanWen Chen" w:date="2019-01-02T08:03:00Z">
              <w:r w:rsidDel="00754881">
                <w:rPr>
                  <w:rFonts w:hint="eastAsia"/>
                </w:rPr>
                <w:delText>P</w:delText>
              </w:r>
              <w:r w:rsidDel="00754881">
                <w:delText xml:space="preserve">RE-1: </w:delText>
              </w:r>
              <w:r w:rsidDel="00754881">
                <w:rPr>
                  <w:rFonts w:hint="eastAsia"/>
                </w:rPr>
                <w:delText>案例管理员</w:delText>
              </w:r>
              <w:r w:rsidRPr="00237CE5" w:rsidDel="00754881">
                <w:rPr>
                  <w:rFonts w:hAnsi="宋体" w:hint="eastAsia"/>
                </w:rPr>
                <w:delText>登陆</w:delText>
              </w:r>
            </w:del>
          </w:p>
          <w:p w14:paraId="15805711" w14:textId="3ABEB23E" w:rsidR="0040689B" w:rsidRPr="00237CE5" w:rsidDel="00754881" w:rsidRDefault="0040689B" w:rsidP="0040689B">
            <w:pPr>
              <w:jc w:val="left"/>
              <w:rPr>
                <w:del w:id="10738" w:author="XuanWen Chen" w:date="2019-01-02T08:03:00Z"/>
                <w:rFonts w:hAnsi="宋体"/>
              </w:rPr>
            </w:pPr>
          </w:p>
        </w:tc>
      </w:tr>
      <w:tr w:rsidR="0040689B" w:rsidRPr="004011D5" w:rsidDel="00754881" w14:paraId="55CF1AF6" w14:textId="33A55499" w:rsidTr="0040689B">
        <w:trPr>
          <w:del w:id="10739" w:author="XuanWen Chen" w:date="2019-01-02T08:03:00Z"/>
        </w:trPr>
        <w:tc>
          <w:tcPr>
            <w:tcW w:w="1656" w:type="dxa"/>
          </w:tcPr>
          <w:p w14:paraId="41B2202E" w14:textId="1C96D8CE" w:rsidR="0040689B" w:rsidDel="00754881" w:rsidRDefault="0040689B" w:rsidP="0040689B">
            <w:pPr>
              <w:rPr>
                <w:del w:id="10740" w:author="XuanWen Chen" w:date="2019-01-02T08:03:00Z"/>
              </w:rPr>
            </w:pPr>
            <w:del w:id="10741" w:author="XuanWen Chen" w:date="2019-01-02T08:03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69895D59" w14:textId="3F5B7BB3" w:rsidR="0040689B" w:rsidRPr="004011D5" w:rsidDel="00754881" w:rsidRDefault="0040689B" w:rsidP="0040689B">
            <w:pPr>
              <w:jc w:val="left"/>
              <w:rPr>
                <w:del w:id="10742" w:author="XuanWen Chen" w:date="2019-01-02T08:03:00Z"/>
                <w:rFonts w:hAnsi="宋体"/>
              </w:rPr>
            </w:pPr>
            <w:del w:id="10743" w:author="XuanWen Chen" w:date="2019-01-02T08:03:00Z">
              <w:r w:rsidDel="00754881">
                <w:rPr>
                  <w:rFonts w:hint="eastAsia"/>
                </w:rPr>
                <w:delText>P</w:delText>
              </w:r>
              <w:r w:rsidDel="00754881">
                <w:delText>OST</w:delText>
              </w:r>
              <w:r w:rsidDel="00754881">
                <w:rPr>
                  <w:rFonts w:hint="eastAsia"/>
                </w:rPr>
                <w:delText>-1：</w:delText>
              </w:r>
              <w:r w:rsidDel="00754881">
                <w:rPr>
                  <w:rFonts w:hAnsi="宋体" w:hint="eastAsia"/>
                </w:rPr>
                <w:delText>在案例列表进行区别显示。</w:delText>
              </w:r>
              <w:r w:rsidDel="00754881">
                <w:rPr>
                  <w:rFonts w:hAnsi="宋体"/>
                </w:rPr>
                <w:delText xml:space="preserve"> </w:delText>
              </w:r>
            </w:del>
          </w:p>
        </w:tc>
      </w:tr>
      <w:tr w:rsidR="0040689B" w:rsidRPr="004011D5" w:rsidDel="00754881" w14:paraId="7DFC89FC" w14:textId="6D0C7448" w:rsidTr="0040689B">
        <w:trPr>
          <w:del w:id="10744" w:author="XuanWen Chen" w:date="2019-01-02T08:03:00Z"/>
        </w:trPr>
        <w:tc>
          <w:tcPr>
            <w:tcW w:w="1656" w:type="dxa"/>
          </w:tcPr>
          <w:p w14:paraId="054A4456" w14:textId="0F7074CA" w:rsidR="0040689B" w:rsidDel="00754881" w:rsidRDefault="0040689B" w:rsidP="0040689B">
            <w:pPr>
              <w:rPr>
                <w:del w:id="10745" w:author="XuanWen Chen" w:date="2019-01-02T08:03:00Z"/>
              </w:rPr>
            </w:pPr>
            <w:del w:id="10746" w:author="XuanWen Chen" w:date="2019-01-02T08:03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0D2C391D" w14:textId="0A190627" w:rsidR="0040689B" w:rsidRPr="004011D5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747" w:author="XuanWen Chen" w:date="2019-01-02T08:03:00Z"/>
                <w:rFonts w:hAnsi="宋体"/>
              </w:rPr>
            </w:pPr>
            <w:del w:id="10748" w:author="XuanWen Chen" w:date="2019-01-02T08:03:00Z">
              <w:r w:rsidRPr="004011D5" w:rsidDel="00754881">
                <w:rPr>
                  <w:rFonts w:hAnsi="宋体" w:hint="eastAsia"/>
                </w:rPr>
                <w:delText>点击案例管理</w:delText>
              </w:r>
            </w:del>
          </w:p>
          <w:p w14:paraId="7497C4E7" w14:textId="111691F2" w:rsidR="0040689B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749" w:author="XuanWen Chen" w:date="2019-01-02T08:03:00Z"/>
                <w:rFonts w:hAnsi="宋体"/>
              </w:rPr>
            </w:pPr>
            <w:del w:id="10750" w:author="XuanWen Chen" w:date="2019-01-02T08:03:00Z">
              <w:r w:rsidDel="00754881">
                <w:rPr>
                  <w:rFonts w:hAnsi="宋体" w:hint="eastAsia"/>
                </w:rPr>
                <w:delText>选择我的案例</w:delText>
              </w:r>
            </w:del>
          </w:p>
          <w:p w14:paraId="7D69DB09" w14:textId="0587C8A8" w:rsidR="0040689B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751" w:author="XuanWen Chen" w:date="2019-01-02T08:03:00Z"/>
                <w:rFonts w:hAnsi="宋体"/>
              </w:rPr>
            </w:pPr>
            <w:del w:id="10752" w:author="XuanWen Chen" w:date="2019-01-02T08:03:00Z">
              <w:r w:rsidDel="00754881">
                <w:rPr>
                  <w:rFonts w:hAnsi="宋体" w:hint="eastAsia"/>
                </w:rPr>
                <w:delText>选择编辑案例</w:delText>
              </w:r>
            </w:del>
          </w:p>
          <w:p w14:paraId="6104D1B1" w14:textId="6504F94B" w:rsidR="0040689B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753" w:author="XuanWen Chen" w:date="2019-01-02T08:03:00Z"/>
                <w:rFonts w:hAnsi="宋体"/>
              </w:rPr>
            </w:pPr>
            <w:del w:id="10754" w:author="XuanWen Chen" w:date="2019-01-02T08:03:00Z">
              <w:r w:rsidDel="00754881">
                <w:rPr>
                  <w:rFonts w:hAnsi="宋体" w:hint="eastAsia"/>
                </w:rPr>
                <w:delText>点击可见范围修改</w:delText>
              </w:r>
            </w:del>
          </w:p>
          <w:p w14:paraId="10ED6306" w14:textId="4DA5CF3F" w:rsidR="0040689B" w:rsidRPr="004011D5" w:rsidDel="00754881" w:rsidRDefault="0040689B" w:rsidP="00AE77A1">
            <w:pPr>
              <w:pStyle w:val="a9"/>
              <w:numPr>
                <w:ilvl w:val="0"/>
                <w:numId w:val="21"/>
              </w:numPr>
              <w:spacing w:line="240" w:lineRule="auto"/>
              <w:ind w:left="3720" w:firstLineChars="0"/>
              <w:jc w:val="left"/>
              <w:rPr>
                <w:del w:id="10755" w:author="XuanWen Chen" w:date="2019-01-02T08:03:00Z"/>
                <w:rFonts w:hAnsi="宋体"/>
              </w:rPr>
            </w:pPr>
            <w:del w:id="10756" w:author="XuanWen Chen" w:date="2019-01-02T08:03:00Z">
              <w:r w:rsidDel="00754881">
                <w:rPr>
                  <w:rFonts w:hAnsi="宋体" w:hint="eastAsia"/>
                </w:rPr>
                <w:delText>确认可见范围修改</w:delText>
              </w:r>
            </w:del>
          </w:p>
        </w:tc>
      </w:tr>
      <w:tr w:rsidR="0040689B" w:rsidRPr="00296214" w:rsidDel="00754881" w14:paraId="12124CB5" w14:textId="6F32C90E" w:rsidTr="0040689B">
        <w:trPr>
          <w:del w:id="10757" w:author="XuanWen Chen" w:date="2019-01-02T08:03:00Z"/>
        </w:trPr>
        <w:tc>
          <w:tcPr>
            <w:tcW w:w="1656" w:type="dxa"/>
          </w:tcPr>
          <w:p w14:paraId="5C467A36" w14:textId="569377B0" w:rsidR="0040689B" w:rsidRPr="008035F1" w:rsidDel="00754881" w:rsidRDefault="0040689B" w:rsidP="0040689B">
            <w:pPr>
              <w:rPr>
                <w:del w:id="10758" w:author="XuanWen Chen" w:date="2019-01-02T08:03:00Z"/>
                <w:rFonts w:hAnsi="宋体"/>
              </w:rPr>
            </w:pPr>
            <w:del w:id="10759" w:author="XuanWen Chen" w:date="2019-01-02T08:03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16CB5897" w14:textId="726386AE" w:rsidR="0040689B" w:rsidRPr="00296214" w:rsidDel="00754881" w:rsidRDefault="0040689B" w:rsidP="0040689B">
            <w:pPr>
              <w:jc w:val="left"/>
              <w:rPr>
                <w:del w:id="10760" w:author="XuanWen Chen" w:date="2019-01-02T08:03:00Z"/>
                <w:rFonts w:hAnsi="宋体"/>
              </w:rPr>
            </w:pPr>
          </w:p>
        </w:tc>
      </w:tr>
      <w:tr w:rsidR="0040689B" w:rsidRPr="00296214" w:rsidDel="00754881" w14:paraId="72B7B245" w14:textId="3C7E65F8" w:rsidTr="0040689B">
        <w:trPr>
          <w:del w:id="10761" w:author="XuanWen Chen" w:date="2019-01-02T08:03:00Z"/>
        </w:trPr>
        <w:tc>
          <w:tcPr>
            <w:tcW w:w="1656" w:type="dxa"/>
          </w:tcPr>
          <w:p w14:paraId="631589E7" w14:textId="6DA0BBE4" w:rsidR="0040689B" w:rsidRPr="008035F1" w:rsidDel="00754881" w:rsidRDefault="0040689B" w:rsidP="0040689B">
            <w:pPr>
              <w:rPr>
                <w:del w:id="10762" w:author="XuanWen Chen" w:date="2019-01-02T08:03:00Z"/>
                <w:rFonts w:hAnsi="宋体"/>
              </w:rPr>
            </w:pPr>
            <w:del w:id="10763" w:author="XuanWen Chen" w:date="2019-01-02T08:03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4C584E11" w14:textId="4A55111D" w:rsidR="0040689B" w:rsidRPr="00296214" w:rsidDel="00754881" w:rsidRDefault="0040689B" w:rsidP="0040689B">
            <w:pPr>
              <w:jc w:val="left"/>
              <w:rPr>
                <w:del w:id="10764" w:author="XuanWen Chen" w:date="2019-01-02T08:03:00Z"/>
                <w:rFonts w:hAnsi="宋体"/>
              </w:rPr>
            </w:pPr>
          </w:p>
        </w:tc>
      </w:tr>
      <w:tr w:rsidR="0040689B" w:rsidRPr="00296214" w:rsidDel="00754881" w14:paraId="19324D52" w14:textId="42CBC0B9" w:rsidTr="0040689B">
        <w:trPr>
          <w:del w:id="10765" w:author="XuanWen Chen" w:date="2019-01-02T08:03:00Z"/>
        </w:trPr>
        <w:tc>
          <w:tcPr>
            <w:tcW w:w="1656" w:type="dxa"/>
          </w:tcPr>
          <w:p w14:paraId="0C3F07F1" w14:textId="124BB5A1" w:rsidR="0040689B" w:rsidRPr="008035F1" w:rsidDel="00754881" w:rsidRDefault="0040689B" w:rsidP="0040689B">
            <w:pPr>
              <w:rPr>
                <w:del w:id="10766" w:author="XuanWen Chen" w:date="2019-01-02T08:03:00Z"/>
                <w:rFonts w:hAnsi="宋体"/>
              </w:rPr>
            </w:pPr>
            <w:del w:id="10767" w:author="XuanWen Chen" w:date="2019-01-02T08:03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69205A3A" w14:textId="3F29D48B" w:rsidR="0040689B" w:rsidRPr="00296214" w:rsidDel="00754881" w:rsidRDefault="0040689B" w:rsidP="0040689B">
            <w:pPr>
              <w:jc w:val="left"/>
              <w:rPr>
                <w:del w:id="10768" w:author="XuanWen Chen" w:date="2019-01-02T08:03:00Z"/>
                <w:rFonts w:hAnsi="宋体"/>
              </w:rPr>
            </w:pPr>
            <w:del w:id="10769" w:author="XuanWen Chen" w:date="2019-01-02T08:03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:rsidDel="00754881" w14:paraId="06121090" w14:textId="240D64A9" w:rsidTr="0040689B">
        <w:trPr>
          <w:del w:id="10770" w:author="XuanWen Chen" w:date="2019-01-02T08:03:00Z"/>
        </w:trPr>
        <w:tc>
          <w:tcPr>
            <w:tcW w:w="1656" w:type="dxa"/>
          </w:tcPr>
          <w:p w14:paraId="39CD0BFF" w14:textId="1B667B68" w:rsidR="0040689B" w:rsidRPr="008035F1" w:rsidDel="00754881" w:rsidRDefault="0040689B" w:rsidP="0040689B">
            <w:pPr>
              <w:rPr>
                <w:del w:id="10771" w:author="XuanWen Chen" w:date="2019-01-02T08:03:00Z"/>
                <w:rFonts w:hAnsi="宋体"/>
              </w:rPr>
            </w:pPr>
            <w:del w:id="10772" w:author="XuanWen Chen" w:date="2019-01-02T08:03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0A51FAE0" w14:textId="1BC307C2" w:rsidR="0040689B" w:rsidRPr="00296214" w:rsidDel="00754881" w:rsidRDefault="0040689B" w:rsidP="0040689B">
            <w:pPr>
              <w:jc w:val="left"/>
              <w:rPr>
                <w:del w:id="10773" w:author="XuanWen Chen" w:date="2019-01-02T08:03:00Z"/>
                <w:rFonts w:hAnsi="宋体"/>
              </w:rPr>
            </w:pPr>
            <w:del w:id="10774" w:author="XuanWen Chen" w:date="2019-01-02T08:03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754881" w14:paraId="0F05ACE7" w14:textId="3282D406" w:rsidTr="0040689B">
        <w:trPr>
          <w:del w:id="10775" w:author="XuanWen Chen" w:date="2019-01-02T08:03:00Z"/>
        </w:trPr>
        <w:tc>
          <w:tcPr>
            <w:tcW w:w="1656" w:type="dxa"/>
          </w:tcPr>
          <w:p w14:paraId="7E1205BA" w14:textId="6D7009B2" w:rsidR="0040689B" w:rsidRPr="008035F1" w:rsidDel="00754881" w:rsidRDefault="0040689B" w:rsidP="0040689B">
            <w:pPr>
              <w:rPr>
                <w:del w:id="10776" w:author="XuanWen Chen" w:date="2019-01-02T08:03:00Z"/>
                <w:rFonts w:hAnsi="宋体"/>
              </w:rPr>
            </w:pPr>
            <w:del w:id="10777" w:author="XuanWen Chen" w:date="2019-01-02T08:03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1472B13A" w14:textId="7E30D5B1" w:rsidR="0040689B" w:rsidRPr="00296214" w:rsidDel="00754881" w:rsidRDefault="0040689B" w:rsidP="0040689B">
            <w:pPr>
              <w:jc w:val="left"/>
              <w:rPr>
                <w:del w:id="10778" w:author="XuanWen Chen" w:date="2019-01-02T08:03:00Z"/>
                <w:rFonts w:hAnsi="宋体"/>
              </w:rPr>
            </w:pPr>
          </w:p>
        </w:tc>
      </w:tr>
      <w:tr w:rsidR="0040689B" w:rsidRPr="00296214" w:rsidDel="00754881" w14:paraId="2DE7A6C4" w14:textId="18E9CA48" w:rsidTr="0040689B">
        <w:trPr>
          <w:del w:id="10779" w:author="XuanWen Chen" w:date="2019-01-02T08:03:00Z"/>
        </w:trPr>
        <w:tc>
          <w:tcPr>
            <w:tcW w:w="1656" w:type="dxa"/>
          </w:tcPr>
          <w:p w14:paraId="67C6E18C" w14:textId="6244E275" w:rsidR="0040689B" w:rsidRPr="008035F1" w:rsidDel="00754881" w:rsidRDefault="0040689B" w:rsidP="0040689B">
            <w:pPr>
              <w:rPr>
                <w:del w:id="10780" w:author="XuanWen Chen" w:date="2019-01-02T08:03:00Z"/>
                <w:rFonts w:hAnsi="宋体"/>
              </w:rPr>
            </w:pPr>
            <w:del w:id="10781" w:author="XuanWen Chen" w:date="2019-01-02T08:03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53C7AA93" w14:textId="07B07E4B" w:rsidR="0040689B" w:rsidRPr="00296214" w:rsidDel="00754881" w:rsidRDefault="0040689B" w:rsidP="0040689B">
            <w:pPr>
              <w:jc w:val="left"/>
              <w:rPr>
                <w:del w:id="10782" w:author="XuanWen Chen" w:date="2019-01-02T08:03:00Z"/>
                <w:rFonts w:hAnsi="宋体"/>
              </w:rPr>
            </w:pPr>
          </w:p>
        </w:tc>
      </w:tr>
      <w:tr w:rsidR="0040689B" w:rsidDel="00754881" w14:paraId="5B6610A8" w14:textId="0AEA30DC" w:rsidTr="0040689B">
        <w:trPr>
          <w:del w:id="10783" w:author="XuanWen Chen" w:date="2019-01-02T08:03:00Z"/>
        </w:trPr>
        <w:tc>
          <w:tcPr>
            <w:tcW w:w="1656" w:type="dxa"/>
          </w:tcPr>
          <w:p w14:paraId="2AF56D1E" w14:textId="500C8E97" w:rsidR="0040689B" w:rsidDel="00754881" w:rsidRDefault="0040689B" w:rsidP="0040689B">
            <w:pPr>
              <w:rPr>
                <w:del w:id="10784" w:author="XuanWen Chen" w:date="2019-01-02T08:03:00Z"/>
              </w:rPr>
            </w:pPr>
            <w:del w:id="10785" w:author="XuanWen Chen" w:date="2019-01-02T08:03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2467EF6B" w14:textId="0CC71A24" w:rsidR="0040689B" w:rsidDel="00754881" w:rsidRDefault="0040689B" w:rsidP="0040689B">
            <w:pPr>
              <w:rPr>
                <w:del w:id="10786" w:author="XuanWen Chen" w:date="2019-01-02T08:03:00Z"/>
              </w:rPr>
            </w:pPr>
          </w:p>
          <w:p w14:paraId="42589557" w14:textId="4D427E0A" w:rsidR="0040689B" w:rsidDel="00754881" w:rsidRDefault="0040689B" w:rsidP="0040689B">
            <w:pPr>
              <w:rPr>
                <w:del w:id="10787" w:author="XuanWen Chen" w:date="2019-01-02T08:03:00Z"/>
              </w:rPr>
            </w:pPr>
          </w:p>
        </w:tc>
      </w:tr>
    </w:tbl>
    <w:p w14:paraId="6E3172E0" w14:textId="08FA8E84" w:rsidR="0040689B" w:rsidDel="00754881" w:rsidRDefault="00FF3BF3" w:rsidP="0040689B">
      <w:pPr>
        <w:rPr>
          <w:del w:id="10788" w:author="XuanWen Chen" w:date="2019-01-02T08:03:00Z"/>
          <w:color w:val="FF0000"/>
        </w:rPr>
      </w:pPr>
      <w:del w:id="10789" w:author="XuanWen Chen" w:date="2019-01-02T08:03:00Z">
        <w:r w:rsidRPr="00FF3BF3" w:rsidDel="00754881">
          <w:rPr>
            <w:rFonts w:hint="eastAsia"/>
            <w:color w:val="FF0000"/>
          </w:rPr>
          <w:delText>案例管理员根据左边筛选栏筛选案例</w:delText>
        </w:r>
      </w:del>
    </w:p>
    <w:p w14:paraId="4441DBFF" w14:textId="4184DD17" w:rsidR="00E341B2" w:rsidDel="00754881" w:rsidRDefault="00E341B2" w:rsidP="0040689B">
      <w:pPr>
        <w:rPr>
          <w:del w:id="10790" w:author="XuanWen Chen" w:date="2019-01-02T08:03:00Z"/>
          <w:color w:val="FF0000"/>
        </w:rPr>
      </w:pPr>
      <w:del w:id="10791" w:author="XuanWen Chen" w:date="2019-01-02T08:03:00Z">
        <w:r w:rsidDel="00754881">
          <w:rPr>
            <w:rFonts w:hint="eastAsia"/>
            <w:color w:val="FF0000"/>
          </w:rPr>
          <w:delText>（我的案例）案例管理员查找自己创建的案例</w:delText>
        </w:r>
      </w:del>
    </w:p>
    <w:p w14:paraId="3155C4D8" w14:textId="47EAB7E4" w:rsidR="00041354" w:rsidRPr="00B14222" w:rsidDel="00754881" w:rsidRDefault="00041354" w:rsidP="00041354">
      <w:pPr>
        <w:pStyle w:val="4"/>
        <w:rPr>
          <w:del w:id="10792" w:author="XuanWen Chen" w:date="2019-01-02T08:03:00Z"/>
        </w:rPr>
      </w:pPr>
      <w:bookmarkStart w:id="10793" w:name="_Toc533621498"/>
      <w:del w:id="10794" w:author="XuanWen Chen" w:date="2019-01-02T08:03:00Z">
        <w:r w:rsidDel="00754881">
          <w:rPr>
            <w:rFonts w:hint="eastAsia"/>
          </w:rPr>
          <w:delText>参考资料上传</w:delText>
        </w:r>
        <w:bookmarkEnd w:id="10793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041354" w:rsidRPr="008035F1" w:rsidDel="00754881" w14:paraId="1D165BFD" w14:textId="3E105198" w:rsidTr="00417A64">
        <w:trPr>
          <w:del w:id="10795" w:author="XuanWen Chen" w:date="2019-01-02T08:03:00Z"/>
        </w:trPr>
        <w:tc>
          <w:tcPr>
            <w:tcW w:w="1656" w:type="dxa"/>
          </w:tcPr>
          <w:p w14:paraId="426D5D2C" w14:textId="0AF13C46" w:rsidR="00041354" w:rsidDel="00754881" w:rsidRDefault="00041354" w:rsidP="00417A64">
            <w:pPr>
              <w:rPr>
                <w:del w:id="10796" w:author="XuanWen Chen" w:date="2019-01-02T08:03:00Z"/>
              </w:rPr>
            </w:pPr>
            <w:del w:id="10797" w:author="XuanWen Chen" w:date="2019-01-02T08:03:00Z">
              <w:r w:rsidRPr="008035F1" w:rsidDel="00754881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789C3E7E" w14:textId="1BEBBF23" w:rsidR="00041354" w:rsidRPr="008035F1" w:rsidDel="00754881" w:rsidRDefault="00041354" w:rsidP="00417A64">
            <w:pPr>
              <w:jc w:val="left"/>
              <w:rPr>
                <w:del w:id="10798" w:author="XuanWen Chen" w:date="2019-01-02T08:03:00Z"/>
                <w:rFonts w:hAnsi="宋体"/>
                <w:b/>
              </w:rPr>
            </w:pPr>
            <w:del w:id="10799" w:author="XuanWen Chen" w:date="2019-01-02T08:03:00Z">
              <w:r w:rsidRPr="008035F1" w:rsidDel="00754881">
                <w:rPr>
                  <w:rFonts w:hAnsi="宋体" w:hint="eastAsia"/>
                  <w:b/>
                </w:rPr>
                <w:delText>UC-</w:delText>
              </w:r>
              <w:r w:rsidDel="00754881">
                <w:rPr>
                  <w:rFonts w:hAnsi="宋体"/>
                  <w:b/>
                </w:rPr>
                <w:delText>3</w:delText>
              </w:r>
              <w:r w:rsidRPr="008035F1" w:rsidDel="00754881">
                <w:rPr>
                  <w:rFonts w:hAnsi="宋体" w:hint="eastAsia"/>
                  <w:b/>
                </w:rPr>
                <w:delText>：</w:delText>
              </w:r>
              <w:r w:rsidDel="00754881">
                <w:rPr>
                  <w:rFonts w:hAnsi="宋体" w:hint="eastAsia"/>
                  <w:b/>
                </w:rPr>
                <w:delText>参考资料上传</w:delText>
              </w:r>
            </w:del>
          </w:p>
        </w:tc>
      </w:tr>
      <w:tr w:rsidR="00041354" w:rsidRPr="008035F1" w:rsidDel="00754881" w14:paraId="08A5A993" w14:textId="21ECBD61" w:rsidTr="00417A64">
        <w:trPr>
          <w:del w:id="10800" w:author="XuanWen Chen" w:date="2019-01-02T08:03:00Z"/>
        </w:trPr>
        <w:tc>
          <w:tcPr>
            <w:tcW w:w="1656" w:type="dxa"/>
          </w:tcPr>
          <w:p w14:paraId="7DD3C841" w14:textId="76E7C297" w:rsidR="00041354" w:rsidDel="00754881" w:rsidRDefault="00041354" w:rsidP="00417A64">
            <w:pPr>
              <w:rPr>
                <w:del w:id="10801" w:author="XuanWen Chen" w:date="2019-01-02T08:03:00Z"/>
              </w:rPr>
            </w:pPr>
            <w:del w:id="10802" w:author="XuanWen Chen" w:date="2019-01-02T08:03:00Z">
              <w:r w:rsidRPr="008035F1" w:rsidDel="00754881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40B67387" w14:textId="766830FD" w:rsidR="00041354" w:rsidRPr="008035F1" w:rsidDel="00754881" w:rsidRDefault="00041354" w:rsidP="00417A64">
            <w:pPr>
              <w:jc w:val="left"/>
              <w:rPr>
                <w:del w:id="10803" w:author="XuanWen Chen" w:date="2019-01-02T08:03:00Z"/>
                <w:rFonts w:hAnsi="宋体"/>
              </w:rPr>
            </w:pPr>
            <w:del w:id="10804" w:author="XuanWen Chen" w:date="2019-01-02T08:03:00Z">
              <w:r w:rsidDel="00754881">
                <w:rPr>
                  <w:rFonts w:hAnsi="宋体" w:hint="eastAsia"/>
                </w:rPr>
                <w:delText>章奇妙</w:delText>
              </w:r>
            </w:del>
          </w:p>
        </w:tc>
        <w:tc>
          <w:tcPr>
            <w:tcW w:w="1645" w:type="dxa"/>
          </w:tcPr>
          <w:p w14:paraId="327ADD15" w14:textId="3B3422C4" w:rsidR="00041354" w:rsidRPr="008035F1" w:rsidDel="00754881" w:rsidRDefault="00041354" w:rsidP="00417A64">
            <w:pPr>
              <w:jc w:val="left"/>
              <w:rPr>
                <w:del w:id="10805" w:author="XuanWen Chen" w:date="2019-01-02T08:03:00Z"/>
                <w:rFonts w:hAnsi="宋体"/>
              </w:rPr>
            </w:pPr>
            <w:del w:id="10806" w:author="XuanWen Chen" w:date="2019-01-02T08:03:00Z">
              <w:r w:rsidRPr="008035F1" w:rsidDel="00754881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2E803CB5" w14:textId="72EA4F2F" w:rsidR="00041354" w:rsidRPr="008035F1" w:rsidDel="00754881" w:rsidRDefault="00041354" w:rsidP="00417A64">
            <w:pPr>
              <w:jc w:val="left"/>
              <w:rPr>
                <w:del w:id="10807" w:author="XuanWen Chen" w:date="2019-01-02T08:03:00Z"/>
                <w:rFonts w:hAnsi="宋体"/>
              </w:rPr>
            </w:pPr>
            <w:del w:id="10808" w:author="XuanWen Chen" w:date="2019-01-02T08:03:00Z">
              <w:r w:rsidDel="00754881">
                <w:rPr>
                  <w:rFonts w:hAnsi="宋体"/>
                </w:rPr>
                <w:delText>2018</w:delText>
              </w:r>
              <w:r w:rsidDel="00754881">
                <w:rPr>
                  <w:rFonts w:hAnsi="宋体" w:hint="eastAsia"/>
                </w:rPr>
                <w:delText>/11/24</w:delText>
              </w:r>
            </w:del>
          </w:p>
        </w:tc>
      </w:tr>
      <w:tr w:rsidR="00041354" w:rsidRPr="008035F1" w:rsidDel="00754881" w14:paraId="3BD9C3B7" w14:textId="3373F858" w:rsidTr="00417A64">
        <w:trPr>
          <w:del w:id="10809" w:author="XuanWen Chen" w:date="2019-01-02T08:03:00Z"/>
        </w:trPr>
        <w:tc>
          <w:tcPr>
            <w:tcW w:w="1656" w:type="dxa"/>
          </w:tcPr>
          <w:p w14:paraId="56671A42" w14:textId="6FDF46CD" w:rsidR="00041354" w:rsidDel="00754881" w:rsidRDefault="00041354" w:rsidP="00417A64">
            <w:pPr>
              <w:rPr>
                <w:del w:id="10810" w:author="XuanWen Chen" w:date="2019-01-02T08:03:00Z"/>
              </w:rPr>
            </w:pPr>
            <w:del w:id="10811" w:author="XuanWen Chen" w:date="2019-01-02T08:03:00Z">
              <w:r w:rsidRPr="008035F1" w:rsidDel="00754881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4C67361C" w14:textId="5B4C6F83" w:rsidR="00041354" w:rsidRPr="008035F1" w:rsidDel="00754881" w:rsidRDefault="00041354" w:rsidP="00417A64">
            <w:pPr>
              <w:jc w:val="left"/>
              <w:rPr>
                <w:del w:id="10812" w:author="XuanWen Chen" w:date="2019-01-02T08:03:00Z"/>
                <w:rFonts w:hAnsi="宋体"/>
              </w:rPr>
            </w:pPr>
            <w:del w:id="10813" w:author="XuanWen Chen" w:date="2019-01-02T08:03:00Z">
              <w:r w:rsidDel="00754881">
                <w:rPr>
                  <w:rFonts w:hAnsi="宋体" w:hint="eastAsia"/>
                </w:rPr>
                <w:delText>指导者</w:delText>
              </w:r>
            </w:del>
          </w:p>
        </w:tc>
        <w:tc>
          <w:tcPr>
            <w:tcW w:w="1645" w:type="dxa"/>
          </w:tcPr>
          <w:p w14:paraId="2E93ABBC" w14:textId="3721F820" w:rsidR="00041354" w:rsidRPr="008035F1" w:rsidDel="00754881" w:rsidRDefault="00041354" w:rsidP="00417A64">
            <w:pPr>
              <w:jc w:val="left"/>
              <w:rPr>
                <w:del w:id="10814" w:author="XuanWen Chen" w:date="2019-01-02T08:03:00Z"/>
                <w:rFonts w:hAnsi="宋体"/>
              </w:rPr>
            </w:pPr>
            <w:del w:id="10815" w:author="XuanWen Chen" w:date="2019-01-02T08:03:00Z">
              <w:r w:rsidRPr="008035F1" w:rsidDel="00754881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723023C9" w14:textId="717F15CB" w:rsidR="00041354" w:rsidRPr="008035F1" w:rsidDel="00754881" w:rsidRDefault="00041354" w:rsidP="00417A64">
            <w:pPr>
              <w:jc w:val="left"/>
              <w:rPr>
                <w:del w:id="10816" w:author="XuanWen Chen" w:date="2019-01-02T08:03:00Z"/>
                <w:rFonts w:hAnsi="宋体"/>
              </w:rPr>
            </w:pPr>
            <w:del w:id="10817" w:author="XuanWen Chen" w:date="2019-01-02T08:03:00Z">
              <w:r w:rsidDel="00754881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041354" w:rsidRPr="008035F1" w:rsidDel="00754881" w14:paraId="3F2490A1" w14:textId="7710FEFE" w:rsidTr="00417A64">
        <w:trPr>
          <w:del w:id="10818" w:author="XuanWen Chen" w:date="2019-01-02T08:03:00Z"/>
        </w:trPr>
        <w:tc>
          <w:tcPr>
            <w:tcW w:w="1656" w:type="dxa"/>
          </w:tcPr>
          <w:p w14:paraId="2C361A53" w14:textId="5C2B5EBC" w:rsidR="00041354" w:rsidDel="00754881" w:rsidRDefault="00041354" w:rsidP="00417A64">
            <w:pPr>
              <w:rPr>
                <w:del w:id="10819" w:author="XuanWen Chen" w:date="2019-01-02T08:03:00Z"/>
              </w:rPr>
            </w:pPr>
            <w:del w:id="10820" w:author="XuanWen Chen" w:date="2019-01-02T08:03:00Z">
              <w:r w:rsidRPr="008035F1" w:rsidDel="00754881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329CA9A3" w14:textId="1461629E" w:rsidR="00041354" w:rsidRPr="008035F1" w:rsidDel="00754881" w:rsidRDefault="00041354" w:rsidP="00417A64">
            <w:pPr>
              <w:jc w:val="left"/>
              <w:rPr>
                <w:del w:id="10821" w:author="XuanWen Chen" w:date="2019-01-02T08:03:00Z"/>
                <w:rFonts w:hAnsi="宋体"/>
              </w:rPr>
            </w:pPr>
            <w:del w:id="10822" w:author="XuanWen Chen" w:date="2019-01-02T08:03:00Z">
              <w:r w:rsidDel="00754881">
                <w:rPr>
                  <w:rFonts w:hAnsi="宋体" w:hint="eastAsia"/>
                </w:rPr>
                <w:delText>项目开始后任务开始前，指导者上传参考资料</w:delText>
              </w:r>
            </w:del>
          </w:p>
        </w:tc>
      </w:tr>
      <w:tr w:rsidR="00041354" w:rsidRPr="008035F1" w:rsidDel="00754881" w14:paraId="78BEDDBC" w14:textId="05D56671" w:rsidTr="00417A64">
        <w:trPr>
          <w:del w:id="10823" w:author="XuanWen Chen" w:date="2019-01-02T08:03:00Z"/>
        </w:trPr>
        <w:tc>
          <w:tcPr>
            <w:tcW w:w="1656" w:type="dxa"/>
          </w:tcPr>
          <w:p w14:paraId="78CD5617" w14:textId="19A1A6D0" w:rsidR="00041354" w:rsidDel="00754881" w:rsidRDefault="00041354" w:rsidP="00417A64">
            <w:pPr>
              <w:rPr>
                <w:del w:id="10824" w:author="XuanWen Chen" w:date="2019-01-02T08:03:00Z"/>
              </w:rPr>
            </w:pPr>
            <w:del w:id="10825" w:author="XuanWen Chen" w:date="2019-01-02T08:03:00Z">
              <w:r w:rsidRPr="008035F1" w:rsidDel="00754881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786C95E1" w14:textId="50F5EEC2" w:rsidR="00041354" w:rsidRPr="008035F1" w:rsidDel="00754881" w:rsidRDefault="00041354" w:rsidP="00417A64">
            <w:pPr>
              <w:jc w:val="left"/>
              <w:rPr>
                <w:del w:id="10826" w:author="XuanWen Chen" w:date="2019-01-02T08:03:00Z"/>
                <w:rFonts w:hAnsi="宋体"/>
              </w:rPr>
            </w:pPr>
            <w:del w:id="10827" w:author="XuanWen Chen" w:date="2019-01-02T08:03:00Z">
              <w:r w:rsidDel="00754881">
                <w:rPr>
                  <w:rFonts w:hAnsi="宋体" w:hint="eastAsia"/>
                </w:rPr>
                <w:delText>项目开始</w:delText>
              </w:r>
            </w:del>
          </w:p>
        </w:tc>
      </w:tr>
      <w:tr w:rsidR="00041354" w:rsidDel="00754881" w14:paraId="2764170C" w14:textId="2F15BAA7" w:rsidTr="00417A64">
        <w:trPr>
          <w:del w:id="10828" w:author="XuanWen Chen" w:date="2019-01-02T08:03:00Z"/>
        </w:trPr>
        <w:tc>
          <w:tcPr>
            <w:tcW w:w="1656" w:type="dxa"/>
          </w:tcPr>
          <w:p w14:paraId="4D4D5F05" w14:textId="14844B76" w:rsidR="00041354" w:rsidDel="00754881" w:rsidRDefault="00041354" w:rsidP="00417A64">
            <w:pPr>
              <w:rPr>
                <w:del w:id="10829" w:author="XuanWen Chen" w:date="2019-01-02T08:03:00Z"/>
              </w:rPr>
            </w:pPr>
            <w:del w:id="10830" w:author="XuanWen Chen" w:date="2019-01-02T08:03:00Z">
              <w:r w:rsidRPr="008035F1" w:rsidDel="00754881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2C43280C" w14:textId="6A21D5D8" w:rsidR="00041354" w:rsidDel="00754881" w:rsidRDefault="00041354" w:rsidP="00417A64">
            <w:pPr>
              <w:rPr>
                <w:del w:id="10831" w:author="XuanWen Chen" w:date="2019-01-02T08:03:00Z"/>
              </w:rPr>
            </w:pPr>
            <w:del w:id="10832" w:author="XuanWen Chen" w:date="2019-01-02T08:03:00Z">
              <w:r w:rsidRPr="000D31F2" w:rsidDel="00754881">
                <w:rPr>
                  <w:rFonts w:hint="eastAsia"/>
                </w:rPr>
                <w:delText>PRE-1：项目开始</w:delText>
              </w:r>
            </w:del>
          </w:p>
        </w:tc>
      </w:tr>
      <w:tr w:rsidR="00041354" w:rsidDel="00754881" w14:paraId="5C262BF1" w14:textId="139346A7" w:rsidTr="00417A64">
        <w:trPr>
          <w:del w:id="10833" w:author="XuanWen Chen" w:date="2019-01-02T08:03:00Z"/>
        </w:trPr>
        <w:tc>
          <w:tcPr>
            <w:tcW w:w="1656" w:type="dxa"/>
          </w:tcPr>
          <w:p w14:paraId="45D4F429" w14:textId="5D50503F" w:rsidR="00041354" w:rsidDel="00754881" w:rsidRDefault="00041354" w:rsidP="00417A64">
            <w:pPr>
              <w:rPr>
                <w:del w:id="10834" w:author="XuanWen Chen" w:date="2019-01-02T08:03:00Z"/>
              </w:rPr>
            </w:pPr>
            <w:del w:id="10835" w:author="XuanWen Chen" w:date="2019-01-02T08:03:00Z">
              <w:r w:rsidRPr="008035F1" w:rsidDel="00754881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15A7A9B4" w14:textId="653A95D7" w:rsidR="00041354" w:rsidDel="00754881" w:rsidRDefault="00041354" w:rsidP="00417A64">
            <w:pPr>
              <w:rPr>
                <w:del w:id="10836" w:author="XuanWen Chen" w:date="2019-01-02T08:03:00Z"/>
              </w:rPr>
            </w:pPr>
            <w:del w:id="10837" w:author="XuanWen Chen" w:date="2019-01-02T08:03:00Z">
              <w:r w:rsidRPr="000D31F2" w:rsidDel="00754881">
                <w:rPr>
                  <w:rFonts w:hint="eastAsia"/>
                </w:rPr>
                <w:delText>POST-1：</w:delText>
              </w:r>
              <w:r w:rsidDel="00754881">
                <w:rPr>
                  <w:rFonts w:hint="eastAsia"/>
                </w:rPr>
                <w:delText>项目成员查看参考资料</w:delText>
              </w:r>
            </w:del>
          </w:p>
        </w:tc>
      </w:tr>
      <w:tr w:rsidR="00041354" w:rsidRPr="00CF51F8" w:rsidDel="00754881" w14:paraId="25C5AAE3" w14:textId="4F26F79C" w:rsidTr="00417A64">
        <w:trPr>
          <w:del w:id="10838" w:author="XuanWen Chen" w:date="2019-01-02T08:03:00Z"/>
        </w:trPr>
        <w:tc>
          <w:tcPr>
            <w:tcW w:w="1656" w:type="dxa"/>
          </w:tcPr>
          <w:p w14:paraId="3F709651" w14:textId="67E90020" w:rsidR="00041354" w:rsidDel="00754881" w:rsidRDefault="00041354" w:rsidP="00417A64">
            <w:pPr>
              <w:rPr>
                <w:del w:id="10839" w:author="XuanWen Chen" w:date="2019-01-02T08:03:00Z"/>
              </w:rPr>
            </w:pPr>
            <w:del w:id="10840" w:author="XuanWen Chen" w:date="2019-01-02T08:03:00Z">
              <w:r w:rsidRPr="008035F1" w:rsidDel="00754881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5D436C21" w14:textId="2B7D8651" w:rsidR="00041354" w:rsidRPr="00634A18" w:rsidDel="00754881" w:rsidRDefault="00041354" w:rsidP="00417A64">
            <w:pPr>
              <w:rPr>
                <w:del w:id="10841" w:author="XuanWen Chen" w:date="2019-01-02T08:03:00Z"/>
                <w:rFonts w:hAnsi="宋体"/>
              </w:rPr>
            </w:pPr>
            <w:del w:id="10842" w:author="XuanWen Chen" w:date="2019-01-02T08:03:00Z">
              <w:r w:rsidRPr="00634A18" w:rsidDel="00754881">
                <w:rPr>
                  <w:rFonts w:hAnsi="宋体" w:hint="eastAsia"/>
                </w:rPr>
                <w:delText>项目开始并上传参考资料文档</w:delText>
              </w:r>
            </w:del>
          </w:p>
          <w:p w14:paraId="7E980B7F" w14:textId="70A8CA3D" w:rsidR="00041354" w:rsidRPr="005D1E5C" w:rsidDel="00754881" w:rsidRDefault="00041354" w:rsidP="00417A64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del w:id="10843" w:author="XuanWen Chen" w:date="2019-01-02T08:03:00Z"/>
                <w:rFonts w:hAnsi="宋体"/>
              </w:rPr>
            </w:pPr>
            <w:del w:id="10844" w:author="XuanWen Chen" w:date="2019-01-02T08:03:00Z">
              <w:r w:rsidRPr="005D1E5C" w:rsidDel="00754881">
                <w:rPr>
                  <w:rFonts w:hAnsi="宋体" w:hint="eastAsia"/>
                </w:rPr>
                <w:delText>项目开始</w:delText>
              </w:r>
            </w:del>
          </w:p>
          <w:p w14:paraId="29FDFB5A" w14:textId="02C4B3EF" w:rsidR="00041354" w:rsidDel="00754881" w:rsidRDefault="00041354" w:rsidP="00417A64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del w:id="10845" w:author="XuanWen Chen" w:date="2019-01-02T08:03:00Z"/>
                <w:rFonts w:hAnsi="宋体"/>
              </w:rPr>
            </w:pPr>
            <w:del w:id="10846" w:author="XuanWen Chen" w:date="2019-01-02T08:03:00Z">
              <w:r w:rsidDel="00754881">
                <w:rPr>
                  <w:rFonts w:hAnsi="宋体" w:hint="eastAsia"/>
                </w:rPr>
                <w:delText>点击我的文档</w:delText>
              </w:r>
            </w:del>
          </w:p>
          <w:p w14:paraId="0FA07B0C" w14:textId="1FE2466B" w:rsidR="00041354" w:rsidDel="00754881" w:rsidRDefault="00041354" w:rsidP="00417A64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del w:id="10847" w:author="XuanWen Chen" w:date="2019-01-02T08:03:00Z"/>
                <w:rFonts w:hAnsi="宋体"/>
              </w:rPr>
            </w:pPr>
            <w:del w:id="10848" w:author="XuanWen Chen" w:date="2019-01-02T08:03:00Z">
              <w:r w:rsidDel="00754881">
                <w:rPr>
                  <w:rFonts w:hAnsi="宋体" w:hint="eastAsia"/>
                </w:rPr>
                <w:delText>选择参考文档上传</w:delText>
              </w:r>
            </w:del>
          </w:p>
          <w:p w14:paraId="1A9D3C8D" w14:textId="0AE011F4" w:rsidR="00041354" w:rsidDel="00754881" w:rsidRDefault="00041354" w:rsidP="00417A64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del w:id="10849" w:author="XuanWen Chen" w:date="2019-01-02T08:03:00Z"/>
                <w:rFonts w:hAnsi="宋体"/>
              </w:rPr>
            </w:pPr>
            <w:del w:id="10850" w:author="XuanWen Chen" w:date="2019-01-02T08:03:00Z">
              <w:r w:rsidDel="00754881">
                <w:rPr>
                  <w:rFonts w:hAnsi="宋体" w:hint="eastAsia"/>
                </w:rPr>
                <w:delText>选择所相关的任务</w:delText>
              </w:r>
            </w:del>
          </w:p>
          <w:p w14:paraId="1D28A1C0" w14:textId="7194DD0D" w:rsidR="00041354" w:rsidDel="00754881" w:rsidRDefault="00041354" w:rsidP="00417A64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del w:id="10851" w:author="XuanWen Chen" w:date="2019-01-02T08:03:00Z"/>
                <w:rFonts w:hAnsi="宋体"/>
              </w:rPr>
            </w:pPr>
            <w:del w:id="10852" w:author="XuanWen Chen" w:date="2019-01-02T08:03:00Z">
              <w:r w:rsidDel="00754881">
                <w:rPr>
                  <w:rFonts w:hAnsi="宋体" w:hint="eastAsia"/>
                </w:rPr>
                <w:delText>上传文件</w:delText>
              </w:r>
            </w:del>
          </w:p>
          <w:p w14:paraId="3AD202E4" w14:textId="1D0B2213" w:rsidR="00041354" w:rsidRPr="00634A18" w:rsidDel="00754881" w:rsidRDefault="00041354" w:rsidP="00417A64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jc w:val="left"/>
              <w:rPr>
                <w:del w:id="10853" w:author="XuanWen Chen" w:date="2019-01-02T08:03:00Z"/>
                <w:rFonts w:hAnsi="宋体"/>
              </w:rPr>
            </w:pPr>
            <w:del w:id="10854" w:author="XuanWen Chen" w:date="2019-01-02T08:03:00Z">
              <w:r w:rsidDel="00754881">
                <w:rPr>
                  <w:rFonts w:hAnsi="宋体" w:hint="eastAsia"/>
                </w:rPr>
                <w:delText>确认上传文件</w:delText>
              </w:r>
            </w:del>
          </w:p>
        </w:tc>
      </w:tr>
      <w:tr w:rsidR="00041354" w:rsidRPr="00380ABA" w:rsidDel="00754881" w14:paraId="543DD769" w14:textId="785C9549" w:rsidTr="00417A64">
        <w:trPr>
          <w:del w:id="10855" w:author="XuanWen Chen" w:date="2019-01-02T08:03:00Z"/>
        </w:trPr>
        <w:tc>
          <w:tcPr>
            <w:tcW w:w="1656" w:type="dxa"/>
          </w:tcPr>
          <w:p w14:paraId="2B3999F0" w14:textId="0E172EE4" w:rsidR="00041354" w:rsidRPr="008035F1" w:rsidDel="00754881" w:rsidRDefault="00041354" w:rsidP="00417A64">
            <w:pPr>
              <w:rPr>
                <w:del w:id="10856" w:author="XuanWen Chen" w:date="2019-01-02T08:03:00Z"/>
                <w:rFonts w:hAnsi="宋体"/>
              </w:rPr>
            </w:pPr>
            <w:del w:id="10857" w:author="XuanWen Chen" w:date="2019-01-02T08:03:00Z">
              <w:r w:rsidRPr="008035F1" w:rsidDel="00754881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5BD34D00" w14:textId="6EE8E9C1" w:rsidR="00041354" w:rsidRPr="00380ABA" w:rsidDel="00754881" w:rsidRDefault="00041354" w:rsidP="00417A64">
            <w:pPr>
              <w:jc w:val="left"/>
              <w:rPr>
                <w:del w:id="10858" w:author="XuanWen Chen" w:date="2019-01-02T08:03:00Z"/>
                <w:rFonts w:hAnsi="宋体"/>
              </w:rPr>
            </w:pPr>
            <w:del w:id="10859" w:author="XuanWen Chen" w:date="2019-01-02T08:03:00Z">
              <w:r w:rsidRPr="00FD6E19" w:rsidDel="00754881">
                <w:rPr>
                  <w:rFonts w:hAnsi="宋体" w:hint="eastAsia"/>
                </w:rPr>
                <w:delText>无</w:delText>
              </w:r>
            </w:del>
          </w:p>
        </w:tc>
      </w:tr>
      <w:tr w:rsidR="00041354" w:rsidRPr="00CF51F8" w:rsidDel="00754881" w14:paraId="6C7E6E2A" w14:textId="09DC020F" w:rsidTr="00417A64">
        <w:trPr>
          <w:del w:id="10860" w:author="XuanWen Chen" w:date="2019-01-02T08:03:00Z"/>
        </w:trPr>
        <w:tc>
          <w:tcPr>
            <w:tcW w:w="1656" w:type="dxa"/>
          </w:tcPr>
          <w:p w14:paraId="637DABE3" w14:textId="02CE5EC1" w:rsidR="00041354" w:rsidRPr="008035F1" w:rsidDel="00754881" w:rsidRDefault="00041354" w:rsidP="00417A64">
            <w:pPr>
              <w:rPr>
                <w:del w:id="10861" w:author="XuanWen Chen" w:date="2019-01-02T08:03:00Z"/>
                <w:rFonts w:hAnsi="宋体"/>
              </w:rPr>
            </w:pPr>
            <w:del w:id="10862" w:author="XuanWen Chen" w:date="2019-01-02T08:03:00Z">
              <w:r w:rsidRPr="008035F1" w:rsidDel="00754881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67380E03" w14:textId="7CF62450" w:rsidR="00041354" w:rsidRPr="00CF51F8" w:rsidDel="00754881" w:rsidRDefault="00041354" w:rsidP="00417A64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del w:id="10863" w:author="XuanWen Chen" w:date="2019-01-02T08:03:00Z"/>
                <w:rFonts w:hAnsi="宋体"/>
              </w:rPr>
            </w:pPr>
            <w:del w:id="10864" w:author="XuanWen Chen" w:date="2019-01-02T08:03:00Z">
              <w:r w:rsidDel="00754881">
                <w:rPr>
                  <w:rFonts w:hAnsi="宋体"/>
                </w:rPr>
                <w:delText xml:space="preserve">2.0 </w:delText>
              </w:r>
              <w:r w:rsidRPr="002E6A2F" w:rsidDel="00754881">
                <w:rPr>
                  <w:rFonts w:hAnsi="宋体" w:hint="eastAsia"/>
                </w:rPr>
                <w:delText>E1</w:delText>
              </w:r>
              <w:r w:rsidRPr="002E6A2F" w:rsidDel="00754881">
                <w:rPr>
                  <w:rFonts w:hAnsi="宋体"/>
                </w:rPr>
                <w:delText xml:space="preserve"> </w:delText>
              </w:r>
              <w:r w:rsidRPr="002E6A2F" w:rsidDel="00754881">
                <w:rPr>
                  <w:rFonts w:hAnsi="宋体" w:hint="eastAsia"/>
                </w:rPr>
                <w:delText>文档格式不符合规范</w:delText>
              </w:r>
            </w:del>
          </w:p>
        </w:tc>
      </w:tr>
      <w:tr w:rsidR="00041354" w:rsidRPr="00380ABA" w:rsidDel="00754881" w14:paraId="52D018AA" w14:textId="31E6D2F4" w:rsidTr="00417A64">
        <w:trPr>
          <w:del w:id="10865" w:author="XuanWen Chen" w:date="2019-01-02T08:03:00Z"/>
        </w:trPr>
        <w:tc>
          <w:tcPr>
            <w:tcW w:w="1656" w:type="dxa"/>
          </w:tcPr>
          <w:p w14:paraId="495542BC" w14:textId="50435776" w:rsidR="00041354" w:rsidRPr="008035F1" w:rsidDel="00754881" w:rsidRDefault="00041354" w:rsidP="00417A64">
            <w:pPr>
              <w:rPr>
                <w:del w:id="10866" w:author="XuanWen Chen" w:date="2019-01-02T08:03:00Z"/>
                <w:rFonts w:hAnsi="宋体"/>
              </w:rPr>
            </w:pPr>
            <w:del w:id="10867" w:author="XuanWen Chen" w:date="2019-01-02T08:03:00Z">
              <w:r w:rsidRPr="008035F1" w:rsidDel="00754881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66EDFB57" w14:textId="20E5FB4F" w:rsidR="00041354" w:rsidRPr="00380ABA" w:rsidDel="00754881" w:rsidRDefault="00041354" w:rsidP="00417A64">
            <w:pPr>
              <w:jc w:val="left"/>
              <w:rPr>
                <w:del w:id="10868" w:author="XuanWen Chen" w:date="2019-01-02T08:03:00Z"/>
                <w:rFonts w:hAnsi="宋体"/>
              </w:rPr>
            </w:pPr>
            <w:del w:id="10869" w:author="XuanWen Chen" w:date="2019-01-02T08:03:00Z">
              <w:r w:rsidDel="00754881">
                <w:rPr>
                  <w:rFonts w:hAnsi="宋体" w:hint="eastAsia"/>
                </w:rPr>
                <w:delText>高</w:delText>
              </w:r>
            </w:del>
          </w:p>
        </w:tc>
      </w:tr>
      <w:tr w:rsidR="00041354" w:rsidRPr="00380ABA" w:rsidDel="00754881" w14:paraId="205AA8A9" w14:textId="0138C160" w:rsidTr="00417A64">
        <w:trPr>
          <w:del w:id="10870" w:author="XuanWen Chen" w:date="2019-01-02T08:03:00Z"/>
        </w:trPr>
        <w:tc>
          <w:tcPr>
            <w:tcW w:w="1656" w:type="dxa"/>
          </w:tcPr>
          <w:p w14:paraId="144F065B" w14:textId="12E37499" w:rsidR="00041354" w:rsidRPr="008035F1" w:rsidDel="00754881" w:rsidRDefault="00041354" w:rsidP="00417A64">
            <w:pPr>
              <w:rPr>
                <w:del w:id="10871" w:author="XuanWen Chen" w:date="2019-01-02T08:03:00Z"/>
                <w:rFonts w:hAnsi="宋体"/>
              </w:rPr>
            </w:pPr>
            <w:del w:id="10872" w:author="XuanWen Chen" w:date="2019-01-02T08:03:00Z">
              <w:r w:rsidRPr="008035F1" w:rsidDel="00754881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36B3874F" w14:textId="0E76DE3F" w:rsidR="00041354" w:rsidRPr="00380ABA" w:rsidDel="00754881" w:rsidRDefault="00041354" w:rsidP="00417A64">
            <w:pPr>
              <w:jc w:val="left"/>
              <w:rPr>
                <w:del w:id="10873" w:author="XuanWen Chen" w:date="2019-01-02T08:03:00Z"/>
                <w:rFonts w:hAnsi="宋体"/>
              </w:rPr>
            </w:pPr>
            <w:del w:id="10874" w:author="XuanWen Chen" w:date="2019-01-02T08:03:00Z">
              <w:r w:rsidDel="00754881">
                <w:rPr>
                  <w:rFonts w:hAnsi="宋体" w:hint="eastAsia"/>
                </w:rPr>
                <w:delText>低</w:delText>
              </w:r>
            </w:del>
          </w:p>
        </w:tc>
      </w:tr>
      <w:tr w:rsidR="00041354" w:rsidRPr="00380ABA" w:rsidDel="00754881" w14:paraId="2615C233" w14:textId="1195874D" w:rsidTr="00417A64">
        <w:trPr>
          <w:del w:id="10875" w:author="XuanWen Chen" w:date="2019-01-02T08:03:00Z"/>
        </w:trPr>
        <w:tc>
          <w:tcPr>
            <w:tcW w:w="1656" w:type="dxa"/>
          </w:tcPr>
          <w:p w14:paraId="51050F65" w14:textId="54337604" w:rsidR="00041354" w:rsidRPr="008035F1" w:rsidDel="00754881" w:rsidRDefault="00041354" w:rsidP="00417A64">
            <w:pPr>
              <w:rPr>
                <w:del w:id="10876" w:author="XuanWen Chen" w:date="2019-01-02T08:03:00Z"/>
                <w:rFonts w:hAnsi="宋体"/>
              </w:rPr>
            </w:pPr>
            <w:del w:id="10877" w:author="XuanWen Chen" w:date="2019-01-02T08:03:00Z">
              <w:r w:rsidRPr="008035F1" w:rsidDel="00754881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4A2C71C7" w14:textId="55434AB3" w:rsidR="00041354" w:rsidRPr="00380ABA" w:rsidDel="00754881" w:rsidRDefault="00041354" w:rsidP="00417A64">
            <w:pPr>
              <w:jc w:val="left"/>
              <w:rPr>
                <w:del w:id="10878" w:author="XuanWen Chen" w:date="2019-01-02T08:03:00Z"/>
                <w:rFonts w:hAnsi="宋体"/>
              </w:rPr>
            </w:pPr>
          </w:p>
        </w:tc>
      </w:tr>
      <w:tr w:rsidR="00041354" w:rsidRPr="00380ABA" w:rsidDel="00754881" w14:paraId="4B5451CC" w14:textId="25344BC0" w:rsidTr="00417A64">
        <w:trPr>
          <w:del w:id="10879" w:author="XuanWen Chen" w:date="2019-01-02T08:03:00Z"/>
        </w:trPr>
        <w:tc>
          <w:tcPr>
            <w:tcW w:w="1656" w:type="dxa"/>
          </w:tcPr>
          <w:p w14:paraId="2BC7EF60" w14:textId="7A95D838" w:rsidR="00041354" w:rsidRPr="008035F1" w:rsidDel="00754881" w:rsidRDefault="00041354" w:rsidP="00417A64">
            <w:pPr>
              <w:rPr>
                <w:del w:id="10880" w:author="XuanWen Chen" w:date="2019-01-02T08:03:00Z"/>
                <w:rFonts w:hAnsi="宋体"/>
              </w:rPr>
            </w:pPr>
            <w:del w:id="10881" w:author="XuanWen Chen" w:date="2019-01-02T08:03:00Z">
              <w:r w:rsidRPr="008035F1" w:rsidDel="00754881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30370F57" w14:textId="6194D174" w:rsidR="00041354" w:rsidRPr="00380ABA" w:rsidDel="00754881" w:rsidRDefault="00041354" w:rsidP="00417A64">
            <w:pPr>
              <w:jc w:val="left"/>
              <w:rPr>
                <w:del w:id="10882" w:author="XuanWen Chen" w:date="2019-01-02T08:03:00Z"/>
                <w:rFonts w:hAnsi="宋体"/>
              </w:rPr>
            </w:pPr>
          </w:p>
        </w:tc>
      </w:tr>
      <w:tr w:rsidR="00041354" w:rsidDel="00754881" w14:paraId="2B4576C3" w14:textId="133A406E" w:rsidTr="00417A64">
        <w:trPr>
          <w:del w:id="10883" w:author="XuanWen Chen" w:date="2019-01-02T08:03:00Z"/>
        </w:trPr>
        <w:tc>
          <w:tcPr>
            <w:tcW w:w="1656" w:type="dxa"/>
          </w:tcPr>
          <w:p w14:paraId="7CD2ED1A" w14:textId="67EEF637" w:rsidR="00041354" w:rsidDel="00754881" w:rsidRDefault="00041354" w:rsidP="00417A64">
            <w:pPr>
              <w:rPr>
                <w:del w:id="10884" w:author="XuanWen Chen" w:date="2019-01-02T08:03:00Z"/>
              </w:rPr>
            </w:pPr>
            <w:del w:id="10885" w:author="XuanWen Chen" w:date="2019-01-02T08:03:00Z">
              <w:r w:rsidDel="00754881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42DEF129" w14:textId="24CD1BD5" w:rsidR="00041354" w:rsidDel="00754881" w:rsidRDefault="00041354" w:rsidP="00417A64">
            <w:pPr>
              <w:rPr>
                <w:del w:id="10886" w:author="XuanWen Chen" w:date="2019-01-02T08:03:00Z"/>
                <w:rFonts w:hAnsi="宋体"/>
              </w:rPr>
            </w:pPr>
            <w:del w:id="10887" w:author="XuanWen Chen" w:date="2019-01-02T08:03:00Z">
              <w:r w:rsidDel="00754881">
                <w:rPr>
                  <w:rFonts w:hAnsi="宋体" w:hint="eastAsia"/>
                </w:rPr>
                <w:delText>有一个项目正在进行</w:delText>
              </w:r>
            </w:del>
          </w:p>
          <w:p w14:paraId="7DD68F54" w14:textId="6BB17DF6" w:rsidR="00041354" w:rsidDel="00754881" w:rsidRDefault="00041354" w:rsidP="00417A64">
            <w:pPr>
              <w:rPr>
                <w:del w:id="10888" w:author="XuanWen Chen" w:date="2019-01-02T08:03:00Z"/>
              </w:rPr>
            </w:pPr>
          </w:p>
        </w:tc>
      </w:tr>
    </w:tbl>
    <w:p w14:paraId="5F4D3E24" w14:textId="3CC66B64" w:rsidR="00041354" w:rsidRPr="00FF3BF3" w:rsidDel="00754881" w:rsidRDefault="00041354" w:rsidP="0040689B">
      <w:pPr>
        <w:rPr>
          <w:del w:id="10889" w:author="XuanWen Chen" w:date="2019-01-02T08:03:00Z"/>
          <w:color w:val="FF0000"/>
        </w:rPr>
      </w:pPr>
    </w:p>
    <w:p w14:paraId="7A10EEE9" w14:textId="0941D3EB" w:rsidR="0040689B" w:rsidRDefault="0040689B" w:rsidP="0040689B">
      <w:pPr>
        <w:pStyle w:val="3"/>
      </w:pPr>
      <w:bookmarkStart w:id="10890" w:name="_Toc533338068"/>
      <w:bookmarkStart w:id="10891" w:name="_Toc533537403"/>
      <w:bookmarkStart w:id="10892" w:name="_Toc533621441"/>
      <w:r>
        <w:t>2</w:t>
      </w:r>
      <w:r>
        <w:rPr>
          <w:rFonts w:hint="eastAsia"/>
        </w:rPr>
        <w:t>.1.4项目发起人</w:t>
      </w:r>
      <w:bookmarkEnd w:id="10890"/>
      <w:bookmarkEnd w:id="10891"/>
      <w:bookmarkEnd w:id="10892"/>
    </w:p>
    <w:p w14:paraId="3D6BA64E" w14:textId="65D7C032" w:rsidR="00720356" w:rsidRPr="00720356" w:rsidRDefault="00720356" w:rsidP="00720356">
      <w:pPr>
        <w:pStyle w:val="4"/>
      </w:pPr>
      <w:bookmarkStart w:id="10893" w:name="_Toc533621442"/>
      <w:r>
        <w:rPr>
          <w:rFonts w:hint="eastAsia"/>
        </w:rPr>
        <w:t>新建项目</w:t>
      </w:r>
      <w:bookmarkEnd w:id="10893"/>
    </w:p>
    <w:tbl>
      <w:tblPr>
        <w:tblStyle w:val="af0"/>
        <w:tblW w:w="0" w:type="auto"/>
        <w:tblLook w:val="04A0" w:firstRow="1" w:lastRow="0" w:firstColumn="1" w:lastColumn="0" w:noHBand="0" w:noVBand="1"/>
        <w:tblPrChange w:id="10894" w:author="XuanWen Chen" w:date="2019-01-01T18:10:00Z">
          <w:tblPr>
            <w:tblStyle w:val="af0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731"/>
        <w:gridCol w:w="2073"/>
        <w:gridCol w:w="3334"/>
        <w:tblGridChange w:id="10895">
          <w:tblGrid>
            <w:gridCol w:w="1016"/>
            <w:gridCol w:w="368"/>
            <w:gridCol w:w="1731"/>
            <w:gridCol w:w="2073"/>
            <w:gridCol w:w="3334"/>
          </w:tblGrid>
        </w:tblGridChange>
      </w:tblGrid>
      <w:tr w:rsidR="0040689B" w:rsidRPr="008035F1" w14:paraId="773886F2" w14:textId="77777777" w:rsidTr="006E523D">
        <w:tc>
          <w:tcPr>
            <w:tcW w:w="1384" w:type="dxa"/>
            <w:tcPrChange w:id="10896" w:author="XuanWen Chen" w:date="2019-01-01T18:10:00Z">
              <w:tcPr>
                <w:tcW w:w="1016" w:type="dxa"/>
              </w:tcPr>
            </w:tcPrChange>
          </w:tcPr>
          <w:p w14:paraId="76AA647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PrChange w:id="10897" w:author="XuanWen Chen" w:date="2019-01-01T18:10:00Z">
              <w:tcPr>
                <w:tcW w:w="7506" w:type="dxa"/>
                <w:gridSpan w:val="4"/>
              </w:tcPr>
            </w:tcPrChange>
          </w:tcPr>
          <w:p w14:paraId="01DC3060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新建项目</w:t>
            </w:r>
          </w:p>
        </w:tc>
      </w:tr>
      <w:tr w:rsidR="0040689B" w:rsidRPr="008035F1" w14:paraId="25890408" w14:textId="77777777" w:rsidTr="006E523D">
        <w:tc>
          <w:tcPr>
            <w:tcW w:w="1384" w:type="dxa"/>
            <w:tcPrChange w:id="10898" w:author="XuanWen Chen" w:date="2019-01-01T18:10:00Z">
              <w:tcPr>
                <w:tcW w:w="1016" w:type="dxa"/>
              </w:tcPr>
            </w:tcPrChange>
          </w:tcPr>
          <w:p w14:paraId="4E9DFB56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PrChange w:id="10899" w:author="XuanWen Chen" w:date="2019-01-01T18:10:00Z">
              <w:tcPr>
                <w:tcW w:w="2099" w:type="dxa"/>
                <w:gridSpan w:val="2"/>
              </w:tcPr>
            </w:tcPrChange>
          </w:tcPr>
          <w:p w14:paraId="1DBFE1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PrChange w:id="10900" w:author="XuanWen Chen" w:date="2019-01-01T18:10:00Z">
              <w:tcPr>
                <w:tcW w:w="2073" w:type="dxa"/>
              </w:tcPr>
            </w:tcPrChange>
          </w:tcPr>
          <w:p w14:paraId="654405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PrChange w:id="10901" w:author="XuanWen Chen" w:date="2019-01-01T18:10:00Z">
              <w:tcPr>
                <w:tcW w:w="3334" w:type="dxa"/>
              </w:tcPr>
            </w:tcPrChange>
          </w:tcPr>
          <w:p w14:paraId="7D865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C6AC445" w14:textId="77777777" w:rsidTr="006E523D">
        <w:tc>
          <w:tcPr>
            <w:tcW w:w="1384" w:type="dxa"/>
            <w:tcPrChange w:id="10902" w:author="XuanWen Chen" w:date="2019-01-01T18:10:00Z">
              <w:tcPr>
                <w:tcW w:w="1016" w:type="dxa"/>
              </w:tcPr>
            </w:tcPrChange>
          </w:tcPr>
          <w:p w14:paraId="146C661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PrChange w:id="10903" w:author="XuanWen Chen" w:date="2019-01-01T18:10:00Z">
              <w:tcPr>
                <w:tcW w:w="2099" w:type="dxa"/>
                <w:gridSpan w:val="2"/>
              </w:tcPr>
            </w:tcPrChange>
          </w:tcPr>
          <w:p w14:paraId="1D949F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  <w:tcPrChange w:id="10904" w:author="XuanWen Chen" w:date="2019-01-01T18:10:00Z">
              <w:tcPr>
                <w:tcW w:w="2073" w:type="dxa"/>
              </w:tcPr>
            </w:tcPrChange>
          </w:tcPr>
          <w:p w14:paraId="69A864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PrChange w:id="10905" w:author="XuanWen Chen" w:date="2019-01-01T18:10:00Z">
              <w:tcPr>
                <w:tcW w:w="3334" w:type="dxa"/>
              </w:tcPr>
            </w:tcPrChange>
          </w:tcPr>
          <w:p w14:paraId="7C2E6F24" w14:textId="6BF2829C" w:rsidR="0040689B" w:rsidRPr="008035F1" w:rsidRDefault="00FC27BC" w:rsidP="0040689B">
            <w:pPr>
              <w:jc w:val="left"/>
              <w:rPr>
                <w:rFonts w:hAnsi="宋体"/>
              </w:rPr>
            </w:pPr>
            <w:ins w:id="10906" w:author="XuanWen Chen" w:date="2019-01-01T18:20:00Z">
              <w:r>
                <w:rPr>
                  <w:rFonts w:hAnsi="宋体" w:hint="eastAsia"/>
                </w:rPr>
                <w:t>基于项目的</w:t>
              </w:r>
            </w:ins>
            <w:r w:rsidR="0040689B">
              <w:rPr>
                <w:rFonts w:hAnsi="宋体" w:hint="eastAsia"/>
              </w:rPr>
              <w:t>案例</w:t>
            </w:r>
            <w:ins w:id="10907" w:author="XuanWen Chen" w:date="2019-01-01T18:20:00Z">
              <w:r>
                <w:rPr>
                  <w:rFonts w:hAnsi="宋体" w:hint="eastAsia"/>
                </w:rPr>
                <w:t>教学系统</w:t>
              </w:r>
            </w:ins>
            <w:del w:id="10908" w:author="XuanWen Chen" w:date="2019-01-01T18:20:00Z">
              <w:r w:rsidR="0040689B" w:rsidDel="00FC27BC">
                <w:rPr>
                  <w:rFonts w:hAnsi="宋体" w:hint="eastAsia"/>
                </w:rPr>
                <w:delText>数据库</w:delText>
              </w:r>
            </w:del>
          </w:p>
        </w:tc>
      </w:tr>
      <w:tr w:rsidR="0040689B" w:rsidRPr="00296214" w14:paraId="058B9F58" w14:textId="77777777" w:rsidTr="006E523D">
        <w:tc>
          <w:tcPr>
            <w:tcW w:w="1384" w:type="dxa"/>
            <w:tcPrChange w:id="10909" w:author="XuanWen Chen" w:date="2019-01-01T18:10:00Z">
              <w:tcPr>
                <w:tcW w:w="1016" w:type="dxa"/>
              </w:tcPr>
            </w:tcPrChange>
          </w:tcPr>
          <w:p w14:paraId="46F85F36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PrChange w:id="10910" w:author="XuanWen Chen" w:date="2019-01-01T18:10:00Z">
              <w:tcPr>
                <w:tcW w:w="7506" w:type="dxa"/>
                <w:gridSpan w:val="4"/>
              </w:tcPr>
            </w:tcPrChange>
          </w:tcPr>
          <w:p w14:paraId="416973C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项目发起人新建一个项目，产生一个空的项目组，然后可以分配人员进行项目的学习。</w:t>
            </w:r>
          </w:p>
        </w:tc>
      </w:tr>
      <w:tr w:rsidR="0040689B" w:rsidRPr="00296214" w14:paraId="7ABFE2E5" w14:textId="77777777" w:rsidTr="006E523D">
        <w:tc>
          <w:tcPr>
            <w:tcW w:w="1384" w:type="dxa"/>
            <w:tcPrChange w:id="10911" w:author="XuanWen Chen" w:date="2019-01-01T18:10:00Z">
              <w:tcPr>
                <w:tcW w:w="1016" w:type="dxa"/>
              </w:tcPr>
            </w:tcPrChange>
          </w:tcPr>
          <w:p w14:paraId="586CA4B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PrChange w:id="10912" w:author="XuanWen Chen" w:date="2019-01-01T18:10:00Z">
              <w:tcPr>
                <w:tcW w:w="7506" w:type="dxa"/>
                <w:gridSpan w:val="4"/>
              </w:tcPr>
            </w:tcPrChange>
          </w:tcPr>
          <w:p w14:paraId="5AF818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项目发起人需要发起一个新的项目</w:t>
            </w:r>
          </w:p>
        </w:tc>
      </w:tr>
      <w:tr w:rsidR="0040689B" w:rsidRPr="00237CE5" w14:paraId="464F0FB7" w14:textId="77777777" w:rsidTr="006E523D">
        <w:tc>
          <w:tcPr>
            <w:tcW w:w="1384" w:type="dxa"/>
            <w:tcPrChange w:id="10913" w:author="XuanWen Chen" w:date="2019-01-01T18:10:00Z">
              <w:tcPr>
                <w:tcW w:w="1016" w:type="dxa"/>
              </w:tcPr>
            </w:tcPrChange>
          </w:tcPr>
          <w:p w14:paraId="2E70572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PrChange w:id="10914" w:author="XuanWen Chen" w:date="2019-01-01T18:10:00Z">
              <w:tcPr>
                <w:tcW w:w="7506" w:type="dxa"/>
                <w:gridSpan w:val="4"/>
              </w:tcPr>
            </w:tcPrChange>
          </w:tcPr>
          <w:p w14:paraId="26CCB65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项目发起人</w:t>
            </w:r>
            <w:r w:rsidRPr="00237CE5">
              <w:rPr>
                <w:rFonts w:hAnsi="宋体" w:hint="eastAsia"/>
              </w:rPr>
              <w:t>登陆</w:t>
            </w:r>
          </w:p>
          <w:p w14:paraId="167CA19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案例</w:t>
            </w:r>
          </w:p>
        </w:tc>
      </w:tr>
      <w:tr w:rsidR="0040689B" w:rsidRPr="00237CE5" w14:paraId="0A59869C" w14:textId="77777777" w:rsidTr="006E523D">
        <w:tc>
          <w:tcPr>
            <w:tcW w:w="1384" w:type="dxa"/>
            <w:tcPrChange w:id="10915" w:author="XuanWen Chen" w:date="2019-01-01T18:10:00Z">
              <w:tcPr>
                <w:tcW w:w="1016" w:type="dxa"/>
              </w:tcPr>
            </w:tcPrChange>
          </w:tcPr>
          <w:p w14:paraId="621AC9B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PrChange w:id="10916" w:author="XuanWen Chen" w:date="2019-01-01T18:10:00Z">
              <w:tcPr>
                <w:tcW w:w="7506" w:type="dxa"/>
                <w:gridSpan w:val="4"/>
              </w:tcPr>
            </w:tcPrChange>
          </w:tcPr>
          <w:p w14:paraId="38B9D424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创建一个新的项目组，发送项目</w:t>
            </w:r>
            <w:proofErr w:type="gramStart"/>
            <w:r>
              <w:rPr>
                <w:rFonts w:hAnsi="宋体" w:hint="eastAsia"/>
              </w:rPr>
              <w:t>组创建</w:t>
            </w:r>
            <w:proofErr w:type="gramEnd"/>
            <w:r>
              <w:rPr>
                <w:rFonts w:hAnsi="宋体" w:hint="eastAsia"/>
              </w:rPr>
              <w:t>成功的通知</w:t>
            </w:r>
          </w:p>
          <w:p w14:paraId="4C0C2E5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6E523D" w:rsidRPr="00237CE5" w14:paraId="3AA6F539" w14:textId="77777777" w:rsidTr="006E523D">
        <w:trPr>
          <w:ins w:id="10917" w:author="XuanWen Chen" w:date="2019-01-01T18:10:00Z"/>
        </w:trPr>
        <w:tc>
          <w:tcPr>
            <w:tcW w:w="1384" w:type="dxa"/>
          </w:tcPr>
          <w:p w14:paraId="054C22BA" w14:textId="0A11C851" w:rsidR="006E523D" w:rsidRPr="008035F1" w:rsidRDefault="006E523D" w:rsidP="0040689B">
            <w:pPr>
              <w:rPr>
                <w:ins w:id="10918" w:author="XuanWen Chen" w:date="2019-01-01T18:10:00Z"/>
                <w:rFonts w:hAnsi="宋体"/>
              </w:rPr>
            </w:pPr>
            <w:ins w:id="10919" w:author="XuanWen Chen" w:date="2019-01-01T18:1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54DCEE18" w14:textId="08A62C88" w:rsidR="006E523D" w:rsidRDefault="006E523D" w:rsidP="0040689B">
            <w:pPr>
              <w:jc w:val="left"/>
              <w:rPr>
                <w:ins w:id="10920" w:author="XuanWen Chen" w:date="2019-01-01T18:10:00Z"/>
              </w:rPr>
            </w:pPr>
            <w:ins w:id="10921" w:author="XuanWen Chen" w:date="2019-01-01T18:10:00Z">
              <w:r>
                <w:rPr>
                  <w:rFonts w:hint="eastAsia"/>
                </w:rPr>
                <w:t>用来建项目</w:t>
              </w:r>
            </w:ins>
            <w:ins w:id="10922" w:author="XuanWen Chen" w:date="2019-01-01T18:11:00Z">
              <w:r>
                <w:rPr>
                  <w:rFonts w:hint="eastAsia"/>
                </w:rPr>
                <w:t>的案例</w:t>
              </w:r>
            </w:ins>
          </w:p>
        </w:tc>
      </w:tr>
      <w:tr w:rsidR="006E523D" w:rsidRPr="00237CE5" w14:paraId="685E7094" w14:textId="77777777" w:rsidTr="006E523D">
        <w:trPr>
          <w:ins w:id="10923" w:author="XuanWen Chen" w:date="2019-01-01T18:10:00Z"/>
        </w:trPr>
        <w:tc>
          <w:tcPr>
            <w:tcW w:w="1384" w:type="dxa"/>
          </w:tcPr>
          <w:p w14:paraId="705D70A8" w14:textId="6A070BA3" w:rsidR="006E523D" w:rsidRPr="008035F1" w:rsidRDefault="006E523D" w:rsidP="0040689B">
            <w:pPr>
              <w:rPr>
                <w:ins w:id="10924" w:author="XuanWen Chen" w:date="2019-01-01T18:10:00Z"/>
                <w:rFonts w:hAnsi="宋体"/>
              </w:rPr>
            </w:pPr>
            <w:ins w:id="10925" w:author="XuanWen Chen" w:date="2019-01-01T18:1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4BB7E1CE" w14:textId="7529215F" w:rsidR="006E523D" w:rsidRDefault="006E523D" w:rsidP="0040689B">
            <w:pPr>
              <w:jc w:val="left"/>
              <w:rPr>
                <w:ins w:id="10926" w:author="XuanWen Chen" w:date="2019-01-01T18:10:00Z"/>
              </w:rPr>
            </w:pPr>
            <w:ins w:id="10927" w:author="XuanWen Chen" w:date="2019-01-01T18:11:00Z">
              <w:r>
                <w:rPr>
                  <w:rFonts w:hint="eastAsia"/>
                </w:rPr>
                <w:t>建立好的项目</w:t>
              </w:r>
            </w:ins>
          </w:p>
        </w:tc>
      </w:tr>
      <w:tr w:rsidR="0040689B" w:rsidRPr="00296214" w14:paraId="271F47D1" w14:textId="77777777" w:rsidTr="006E523D">
        <w:tc>
          <w:tcPr>
            <w:tcW w:w="1384" w:type="dxa"/>
            <w:tcPrChange w:id="10928" w:author="XuanWen Chen" w:date="2019-01-01T18:10:00Z">
              <w:tcPr>
                <w:tcW w:w="1016" w:type="dxa"/>
              </w:tcPr>
            </w:tcPrChange>
          </w:tcPr>
          <w:p w14:paraId="278DD674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PrChange w:id="10929" w:author="XuanWen Chen" w:date="2019-01-01T18:10:00Z">
              <w:tcPr>
                <w:tcW w:w="7506" w:type="dxa"/>
                <w:gridSpan w:val="4"/>
              </w:tcPr>
            </w:tcPrChange>
          </w:tcPr>
          <w:p w14:paraId="711A3D52" w14:textId="45F242C8" w:rsidR="008D0BAB" w:rsidRPr="008D0BAB" w:rsidRDefault="0040689B" w:rsidP="008D0BAB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通过案例查找到项目所要依据的案例。</w:t>
            </w:r>
          </w:p>
          <w:p w14:paraId="615C2314" w14:textId="011DD8FE" w:rsidR="0040689B" w:rsidRPr="008D0BAB" w:rsidRDefault="0040689B" w:rsidP="008D0BAB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点击案例详情。</w:t>
            </w:r>
          </w:p>
          <w:p w14:paraId="26BA9D4B" w14:textId="77777777" w:rsidR="0040689B" w:rsidRPr="008D0BAB" w:rsidRDefault="0040689B" w:rsidP="008D0BAB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点击创建新项目。</w:t>
            </w:r>
          </w:p>
          <w:p w14:paraId="603116B8" w14:textId="77777777" w:rsidR="0040689B" w:rsidRPr="008D0BAB" w:rsidRDefault="0040689B" w:rsidP="008D0BAB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选择可见的范围。</w:t>
            </w:r>
          </w:p>
          <w:p w14:paraId="56416DD4" w14:textId="77777777" w:rsidR="0040689B" w:rsidRPr="008D0BAB" w:rsidRDefault="0040689B" w:rsidP="008D0BAB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确认创建</w:t>
            </w:r>
          </w:p>
        </w:tc>
      </w:tr>
      <w:tr w:rsidR="0040689B" w:rsidRPr="00296214" w14:paraId="096C2638" w14:textId="77777777" w:rsidTr="006E523D">
        <w:tc>
          <w:tcPr>
            <w:tcW w:w="1384" w:type="dxa"/>
            <w:tcPrChange w:id="10930" w:author="XuanWen Chen" w:date="2019-01-01T18:10:00Z">
              <w:tcPr>
                <w:tcW w:w="1016" w:type="dxa"/>
              </w:tcPr>
            </w:tcPrChange>
          </w:tcPr>
          <w:p w14:paraId="7612E2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PrChange w:id="10931" w:author="XuanWen Chen" w:date="2019-01-01T18:10:00Z">
              <w:tcPr>
                <w:tcW w:w="7506" w:type="dxa"/>
                <w:gridSpan w:val="4"/>
              </w:tcPr>
            </w:tcPrChange>
          </w:tcPr>
          <w:p w14:paraId="4D8F3189" w14:textId="1A679BDE" w:rsidR="0040689B" w:rsidRPr="00296214" w:rsidRDefault="00D2509F" w:rsidP="0040689B">
            <w:pPr>
              <w:jc w:val="left"/>
              <w:rPr>
                <w:rFonts w:hAnsi="宋体"/>
              </w:rPr>
            </w:pPr>
            <w:del w:id="10932" w:author="XuanWen Chen" w:date="2019-01-01T18:11:00Z">
              <w:r w:rsidRPr="006E523D" w:rsidDel="006E523D">
                <w:rPr>
                  <w:rFonts w:hAnsi="宋体" w:hint="eastAsia"/>
                  <w:rPrChange w:id="10933" w:author="XuanWen Chen" w:date="2019-01-01T18:12:00Z">
                    <w:rPr>
                      <w:rFonts w:hAnsi="宋体" w:hint="eastAsia"/>
                      <w:color w:val="FF0000"/>
                    </w:rPr>
                  </w:rPrChange>
                </w:rPr>
                <w:delText>从主页创建项目</w:delText>
              </w:r>
            </w:del>
            <w:ins w:id="10934" w:author="XuanWen Chen" w:date="2019-01-01T18:11:00Z">
              <w:r w:rsidR="006E523D" w:rsidRPr="006E523D">
                <w:rPr>
                  <w:rFonts w:hAnsi="宋体" w:hint="eastAsia"/>
                  <w:rPrChange w:id="10935" w:author="XuanWen Chen" w:date="2019-01-01T18:12:00Z">
                    <w:rPr>
                      <w:rFonts w:hAnsi="宋体" w:hint="eastAsia"/>
                      <w:color w:val="FF0000"/>
                    </w:rPr>
                  </w:rPrChange>
                </w:rPr>
                <w:t>无</w:t>
              </w:r>
            </w:ins>
          </w:p>
        </w:tc>
      </w:tr>
      <w:tr w:rsidR="0040689B" w:rsidRPr="00296214" w14:paraId="52E4EDF0" w14:textId="77777777" w:rsidTr="006E523D">
        <w:tc>
          <w:tcPr>
            <w:tcW w:w="1384" w:type="dxa"/>
            <w:tcPrChange w:id="10936" w:author="XuanWen Chen" w:date="2019-01-01T18:10:00Z">
              <w:tcPr>
                <w:tcW w:w="1016" w:type="dxa"/>
              </w:tcPr>
            </w:tcPrChange>
          </w:tcPr>
          <w:p w14:paraId="1502F6D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PrChange w:id="10937" w:author="XuanWen Chen" w:date="2019-01-01T18:10:00Z">
              <w:tcPr>
                <w:tcW w:w="7506" w:type="dxa"/>
                <w:gridSpan w:val="4"/>
              </w:tcPr>
            </w:tcPrChange>
          </w:tcPr>
          <w:p w14:paraId="2DC3FD9B" w14:textId="41F386E5" w:rsidR="0040689B" w:rsidRPr="00296214" w:rsidRDefault="006E523D" w:rsidP="0040689B">
            <w:pPr>
              <w:jc w:val="left"/>
              <w:rPr>
                <w:rFonts w:hAnsi="宋体"/>
              </w:rPr>
            </w:pPr>
            <w:ins w:id="10938" w:author="XuanWen Chen" w:date="2019-01-01T18:1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296214" w14:paraId="2B3A442F" w14:textId="77777777" w:rsidTr="006E523D">
        <w:tc>
          <w:tcPr>
            <w:tcW w:w="1384" w:type="dxa"/>
            <w:tcPrChange w:id="10939" w:author="XuanWen Chen" w:date="2019-01-01T18:10:00Z">
              <w:tcPr>
                <w:tcW w:w="1016" w:type="dxa"/>
              </w:tcPr>
            </w:tcPrChange>
          </w:tcPr>
          <w:p w14:paraId="3388E6B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PrChange w:id="10940" w:author="XuanWen Chen" w:date="2019-01-01T18:10:00Z">
              <w:tcPr>
                <w:tcW w:w="7506" w:type="dxa"/>
                <w:gridSpan w:val="4"/>
              </w:tcPr>
            </w:tcPrChange>
          </w:tcPr>
          <w:p w14:paraId="260865E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0941" w:author="XuanWen Chen" w:date="2019-01-01T18:12:00Z">
              <w:r w:rsidDel="006E523D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14:paraId="052841AE" w14:textId="77777777" w:rsidTr="006E523D">
        <w:tc>
          <w:tcPr>
            <w:tcW w:w="1384" w:type="dxa"/>
            <w:tcPrChange w:id="10942" w:author="XuanWen Chen" w:date="2019-01-01T18:10:00Z">
              <w:tcPr>
                <w:tcW w:w="1016" w:type="dxa"/>
              </w:tcPr>
            </w:tcPrChange>
          </w:tcPr>
          <w:p w14:paraId="75567CD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PrChange w:id="10943" w:author="XuanWen Chen" w:date="2019-01-01T18:10:00Z">
              <w:tcPr>
                <w:tcW w:w="7506" w:type="dxa"/>
                <w:gridSpan w:val="4"/>
              </w:tcPr>
            </w:tcPrChange>
          </w:tcPr>
          <w:p w14:paraId="11FF2B2E" w14:textId="4CB4E434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0944" w:author="XuanWen Chen" w:date="2019-01-01T18:12:00Z">
              <w:r w:rsidRPr="00296214" w:rsidDel="006E523D">
                <w:rPr>
                  <w:rFonts w:hAnsi="宋体" w:hint="eastAsia"/>
                </w:rPr>
                <w:delText>高</w:delText>
              </w:r>
            </w:del>
            <w:ins w:id="10945" w:author="XuanWen Chen" w:date="2019-01-01T18:12:00Z">
              <w:r w:rsidR="006E523D">
                <w:rPr>
                  <w:rFonts w:hAnsi="宋体" w:hint="eastAsia"/>
                </w:rPr>
                <w:t>每天</w:t>
              </w:r>
            </w:ins>
            <w:ins w:id="10946" w:author="XuanWen Chen" w:date="2019-01-01T18:13:00Z">
              <w:r w:rsidR="006E523D">
                <w:rPr>
                  <w:rFonts w:hAnsi="宋体" w:hint="eastAsia"/>
                </w:rPr>
                <w:t>1</w:t>
              </w:r>
              <w:r w:rsidR="006E523D">
                <w:rPr>
                  <w:rFonts w:hAnsi="宋体"/>
                </w:rPr>
                <w:t>00</w:t>
              </w:r>
              <w:r w:rsidR="006E523D">
                <w:rPr>
                  <w:rFonts w:hAnsi="宋体" w:hint="eastAsia"/>
                </w:rPr>
                <w:t>次</w:t>
              </w:r>
            </w:ins>
          </w:p>
        </w:tc>
      </w:tr>
      <w:tr w:rsidR="0040689B" w:rsidRPr="00296214" w14:paraId="655FABFF" w14:textId="77777777" w:rsidTr="006E523D">
        <w:tc>
          <w:tcPr>
            <w:tcW w:w="1384" w:type="dxa"/>
            <w:tcPrChange w:id="10947" w:author="XuanWen Chen" w:date="2019-01-01T18:10:00Z">
              <w:tcPr>
                <w:tcW w:w="1016" w:type="dxa"/>
              </w:tcPr>
            </w:tcPrChange>
          </w:tcPr>
          <w:p w14:paraId="746C6C0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PrChange w:id="10948" w:author="XuanWen Chen" w:date="2019-01-01T18:10:00Z">
              <w:tcPr>
                <w:tcW w:w="7506" w:type="dxa"/>
                <w:gridSpan w:val="4"/>
              </w:tcPr>
            </w:tcPrChange>
          </w:tcPr>
          <w:p w14:paraId="7E783A4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6733BA8" w14:textId="77777777" w:rsidTr="006E523D">
        <w:tc>
          <w:tcPr>
            <w:tcW w:w="1384" w:type="dxa"/>
            <w:tcPrChange w:id="10949" w:author="XuanWen Chen" w:date="2019-01-01T18:10:00Z">
              <w:tcPr>
                <w:tcW w:w="1016" w:type="dxa"/>
              </w:tcPr>
            </w:tcPrChange>
          </w:tcPr>
          <w:p w14:paraId="2256547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PrChange w:id="10950" w:author="XuanWen Chen" w:date="2019-01-01T18:10:00Z">
              <w:tcPr>
                <w:tcW w:w="7506" w:type="dxa"/>
                <w:gridSpan w:val="4"/>
              </w:tcPr>
            </w:tcPrChange>
          </w:tcPr>
          <w:p w14:paraId="64F42D1A" w14:textId="3019D18B" w:rsidR="0040689B" w:rsidRPr="00296214" w:rsidRDefault="006E523D" w:rsidP="0040689B">
            <w:pPr>
              <w:jc w:val="left"/>
              <w:rPr>
                <w:rFonts w:hAnsi="宋体"/>
              </w:rPr>
            </w:pPr>
            <w:ins w:id="10951" w:author="XuanWen Chen" w:date="2019-01-01T18:1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14:paraId="713D9775" w14:textId="77777777" w:rsidTr="006E523D">
        <w:tc>
          <w:tcPr>
            <w:tcW w:w="1384" w:type="dxa"/>
            <w:tcPrChange w:id="10952" w:author="XuanWen Chen" w:date="2019-01-01T18:10:00Z">
              <w:tcPr>
                <w:tcW w:w="1016" w:type="dxa"/>
              </w:tcPr>
            </w:tcPrChange>
          </w:tcPr>
          <w:p w14:paraId="0DC43D27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PrChange w:id="10953" w:author="XuanWen Chen" w:date="2019-01-01T18:10:00Z">
              <w:tcPr>
                <w:tcW w:w="7506" w:type="dxa"/>
                <w:gridSpan w:val="4"/>
              </w:tcPr>
            </w:tcPrChange>
          </w:tcPr>
          <w:p w14:paraId="3C6ABF95" w14:textId="5630FAFE" w:rsidR="0040689B" w:rsidDel="006E523D" w:rsidRDefault="006E523D" w:rsidP="0040689B">
            <w:pPr>
              <w:rPr>
                <w:del w:id="10954" w:author="XuanWen Chen" w:date="2019-01-01T18:13:00Z"/>
              </w:rPr>
            </w:pPr>
            <w:ins w:id="10955" w:author="XuanWen Chen" w:date="2019-01-01T18:13:00Z">
              <w:r>
                <w:rPr>
                  <w:rFonts w:hint="eastAsia"/>
                </w:rPr>
                <w:t>每天有1</w:t>
              </w:r>
              <w:r>
                <w:t>00</w:t>
              </w:r>
              <w:r>
                <w:rPr>
                  <w:rFonts w:hint="eastAsia"/>
                </w:rPr>
                <w:t>个用户新建项目</w:t>
              </w:r>
            </w:ins>
          </w:p>
          <w:p w14:paraId="66449CBB" w14:textId="77777777" w:rsidR="0040689B" w:rsidRDefault="0040689B" w:rsidP="0040689B"/>
        </w:tc>
      </w:tr>
    </w:tbl>
    <w:p w14:paraId="62E8686D" w14:textId="1DFA5B99" w:rsidR="0040689B" w:rsidRDefault="00720356" w:rsidP="00720356">
      <w:pPr>
        <w:pStyle w:val="4"/>
      </w:pPr>
      <w:bookmarkStart w:id="10956" w:name="_Toc533621443"/>
      <w:r>
        <w:rPr>
          <w:rFonts w:hint="eastAsia"/>
        </w:rPr>
        <w:lastRenderedPageBreak/>
        <w:t>批量新建项目</w:t>
      </w:r>
      <w:bookmarkEnd w:id="10956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  <w:tblPrChange w:id="10957" w:author="XuanWen Chen" w:date="2019-01-01T18:13:00Z">
          <w:tblPr>
            <w:tblStyle w:val="af0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731"/>
        <w:gridCol w:w="2073"/>
        <w:gridCol w:w="3334"/>
        <w:tblGridChange w:id="10958">
          <w:tblGrid>
            <w:gridCol w:w="1016"/>
            <w:gridCol w:w="368"/>
            <w:gridCol w:w="1731"/>
            <w:gridCol w:w="2073"/>
            <w:gridCol w:w="3334"/>
          </w:tblGrid>
        </w:tblGridChange>
      </w:tblGrid>
      <w:tr w:rsidR="0040689B" w:rsidRPr="008035F1" w14:paraId="292026B1" w14:textId="77777777" w:rsidTr="006E523D">
        <w:tc>
          <w:tcPr>
            <w:tcW w:w="1384" w:type="dxa"/>
            <w:tcPrChange w:id="10959" w:author="XuanWen Chen" w:date="2019-01-01T18:13:00Z">
              <w:tcPr>
                <w:tcW w:w="1656" w:type="dxa"/>
              </w:tcPr>
            </w:tcPrChange>
          </w:tcPr>
          <w:p w14:paraId="08FB006F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PrChange w:id="10960" w:author="XuanWen Chen" w:date="2019-01-01T18:13:00Z">
              <w:tcPr>
                <w:tcW w:w="6561" w:type="dxa"/>
                <w:gridSpan w:val="4"/>
              </w:tcPr>
            </w:tcPrChange>
          </w:tcPr>
          <w:p w14:paraId="204C45D8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2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批量新建项目</w:t>
            </w:r>
          </w:p>
        </w:tc>
      </w:tr>
      <w:tr w:rsidR="0040689B" w:rsidRPr="008035F1" w14:paraId="603B185D" w14:textId="77777777" w:rsidTr="006E523D">
        <w:tc>
          <w:tcPr>
            <w:tcW w:w="1384" w:type="dxa"/>
            <w:tcPrChange w:id="10961" w:author="XuanWen Chen" w:date="2019-01-01T18:13:00Z">
              <w:tcPr>
                <w:tcW w:w="1656" w:type="dxa"/>
              </w:tcPr>
            </w:tcPrChange>
          </w:tcPr>
          <w:p w14:paraId="5179291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PrChange w:id="10962" w:author="XuanWen Chen" w:date="2019-01-01T18:13:00Z">
              <w:tcPr>
                <w:tcW w:w="1883" w:type="dxa"/>
                <w:gridSpan w:val="2"/>
              </w:tcPr>
            </w:tcPrChange>
          </w:tcPr>
          <w:p w14:paraId="302B55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PrChange w:id="10963" w:author="XuanWen Chen" w:date="2019-01-01T18:13:00Z">
              <w:tcPr>
                <w:tcW w:w="1645" w:type="dxa"/>
              </w:tcPr>
            </w:tcPrChange>
          </w:tcPr>
          <w:p w14:paraId="0978A4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PrChange w:id="10964" w:author="XuanWen Chen" w:date="2019-01-01T18:13:00Z">
              <w:tcPr>
                <w:tcW w:w="3033" w:type="dxa"/>
              </w:tcPr>
            </w:tcPrChange>
          </w:tcPr>
          <w:p w14:paraId="744A44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21B4B867" w14:textId="77777777" w:rsidTr="006E523D">
        <w:tc>
          <w:tcPr>
            <w:tcW w:w="1384" w:type="dxa"/>
            <w:tcPrChange w:id="10965" w:author="XuanWen Chen" w:date="2019-01-01T18:13:00Z">
              <w:tcPr>
                <w:tcW w:w="1656" w:type="dxa"/>
              </w:tcPr>
            </w:tcPrChange>
          </w:tcPr>
          <w:p w14:paraId="5622999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PrChange w:id="10966" w:author="XuanWen Chen" w:date="2019-01-01T18:13:00Z">
              <w:tcPr>
                <w:tcW w:w="1883" w:type="dxa"/>
                <w:gridSpan w:val="2"/>
              </w:tcPr>
            </w:tcPrChange>
          </w:tcPr>
          <w:p w14:paraId="086B7F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  <w:tcPrChange w:id="10967" w:author="XuanWen Chen" w:date="2019-01-01T18:13:00Z">
              <w:tcPr>
                <w:tcW w:w="1645" w:type="dxa"/>
              </w:tcPr>
            </w:tcPrChange>
          </w:tcPr>
          <w:p w14:paraId="1F03D0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PrChange w:id="10968" w:author="XuanWen Chen" w:date="2019-01-01T18:13:00Z">
              <w:tcPr>
                <w:tcW w:w="3033" w:type="dxa"/>
              </w:tcPr>
            </w:tcPrChange>
          </w:tcPr>
          <w:p w14:paraId="7063049C" w14:textId="0BF69823" w:rsidR="0040689B" w:rsidRPr="008035F1" w:rsidRDefault="00FC27BC" w:rsidP="0040689B">
            <w:pPr>
              <w:jc w:val="left"/>
              <w:rPr>
                <w:rFonts w:hAnsi="宋体"/>
              </w:rPr>
            </w:pPr>
            <w:ins w:id="10969" w:author="XuanWen Chen" w:date="2019-01-01T18:21:00Z">
              <w:r>
                <w:rPr>
                  <w:rFonts w:hAnsi="宋体" w:hint="eastAsia"/>
                </w:rPr>
                <w:t>基于项目的案例教学系统</w:t>
              </w:r>
            </w:ins>
            <w:del w:id="10970" w:author="XuanWen Chen" w:date="2019-01-01T18:21:00Z">
              <w:r w:rsidR="0040689B" w:rsidDel="00FC27BC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14:paraId="42A3C0D1" w14:textId="77777777" w:rsidTr="006E523D">
        <w:tc>
          <w:tcPr>
            <w:tcW w:w="1384" w:type="dxa"/>
            <w:tcPrChange w:id="10971" w:author="XuanWen Chen" w:date="2019-01-01T18:13:00Z">
              <w:tcPr>
                <w:tcW w:w="1656" w:type="dxa"/>
              </w:tcPr>
            </w:tcPrChange>
          </w:tcPr>
          <w:p w14:paraId="2D13184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PrChange w:id="10972" w:author="XuanWen Chen" w:date="2019-01-01T18:13:00Z">
              <w:tcPr>
                <w:tcW w:w="6561" w:type="dxa"/>
                <w:gridSpan w:val="4"/>
              </w:tcPr>
            </w:tcPrChange>
          </w:tcPr>
          <w:p w14:paraId="5096C22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查看者点击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列表来查看所有案例，并在单个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中查看详细信息</w:t>
            </w:r>
          </w:p>
        </w:tc>
      </w:tr>
      <w:tr w:rsidR="0040689B" w:rsidRPr="00296214" w14:paraId="116ADA56" w14:textId="77777777" w:rsidTr="006E523D">
        <w:tc>
          <w:tcPr>
            <w:tcW w:w="1384" w:type="dxa"/>
            <w:tcPrChange w:id="10973" w:author="XuanWen Chen" w:date="2019-01-01T18:13:00Z">
              <w:tcPr>
                <w:tcW w:w="1656" w:type="dxa"/>
              </w:tcPr>
            </w:tcPrChange>
          </w:tcPr>
          <w:p w14:paraId="1F28D98F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PrChange w:id="10974" w:author="XuanWen Chen" w:date="2019-01-01T18:13:00Z">
              <w:tcPr>
                <w:tcW w:w="6561" w:type="dxa"/>
                <w:gridSpan w:val="4"/>
              </w:tcPr>
            </w:tcPrChange>
          </w:tcPr>
          <w:p w14:paraId="7D2F0F4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查看者表示想查看</w:t>
            </w:r>
            <w:r>
              <w:rPr>
                <w:rFonts w:hAnsi="宋体" w:hint="eastAsia"/>
              </w:rPr>
              <w:t>的项目</w:t>
            </w:r>
          </w:p>
        </w:tc>
      </w:tr>
      <w:tr w:rsidR="0040689B" w:rsidRPr="00237CE5" w14:paraId="551B8955" w14:textId="77777777" w:rsidTr="006E523D">
        <w:tc>
          <w:tcPr>
            <w:tcW w:w="1384" w:type="dxa"/>
            <w:tcPrChange w:id="10975" w:author="XuanWen Chen" w:date="2019-01-01T18:13:00Z">
              <w:tcPr>
                <w:tcW w:w="1656" w:type="dxa"/>
              </w:tcPr>
            </w:tcPrChange>
          </w:tcPr>
          <w:p w14:paraId="4B46D54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PrChange w:id="10976" w:author="XuanWen Chen" w:date="2019-01-01T18:13:00Z">
              <w:tcPr>
                <w:tcW w:w="6561" w:type="dxa"/>
                <w:gridSpan w:val="4"/>
              </w:tcPr>
            </w:tcPrChange>
          </w:tcPr>
          <w:p w14:paraId="7771F6C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 w:rsidRPr="00237CE5">
              <w:rPr>
                <w:rFonts w:hAnsi="宋体" w:hint="eastAsia"/>
              </w:rPr>
              <w:t>查看者登陆</w:t>
            </w:r>
          </w:p>
          <w:p w14:paraId="6A157AF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项目</w:t>
            </w:r>
          </w:p>
        </w:tc>
      </w:tr>
      <w:tr w:rsidR="0040689B" w:rsidRPr="00237CE5" w14:paraId="7B99BEF2" w14:textId="77777777" w:rsidTr="006E523D">
        <w:tc>
          <w:tcPr>
            <w:tcW w:w="1384" w:type="dxa"/>
            <w:tcPrChange w:id="10977" w:author="XuanWen Chen" w:date="2019-01-01T18:13:00Z">
              <w:tcPr>
                <w:tcW w:w="1656" w:type="dxa"/>
              </w:tcPr>
            </w:tcPrChange>
          </w:tcPr>
          <w:p w14:paraId="1C706AC8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PrChange w:id="10978" w:author="XuanWen Chen" w:date="2019-01-01T18:13:00Z">
              <w:tcPr>
                <w:tcW w:w="6561" w:type="dxa"/>
                <w:gridSpan w:val="4"/>
              </w:tcPr>
            </w:tcPrChange>
          </w:tcPr>
          <w:p w14:paraId="1FBD3986" w14:textId="77777777" w:rsidR="0040689B" w:rsidDel="006E523D" w:rsidRDefault="0040689B" w:rsidP="0040689B">
            <w:pPr>
              <w:jc w:val="left"/>
              <w:rPr>
                <w:del w:id="10979" w:author="XuanWen Chen" w:date="2019-01-01T18:14:00Z"/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创建多个新的项目组，发送项目</w:t>
            </w:r>
            <w:proofErr w:type="gramStart"/>
            <w:r>
              <w:rPr>
                <w:rFonts w:hAnsi="宋体" w:hint="eastAsia"/>
              </w:rPr>
              <w:t>组创建</w:t>
            </w:r>
            <w:proofErr w:type="gramEnd"/>
            <w:r>
              <w:rPr>
                <w:rFonts w:hAnsi="宋体" w:hint="eastAsia"/>
              </w:rPr>
              <w:t>成功的通知</w:t>
            </w:r>
          </w:p>
          <w:p w14:paraId="39548C5E" w14:textId="77777777" w:rsidR="0040689B" w:rsidRPr="00F507D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6E523D" w:rsidRPr="00237CE5" w14:paraId="4F789019" w14:textId="77777777" w:rsidTr="006E523D">
        <w:trPr>
          <w:ins w:id="10980" w:author="XuanWen Chen" w:date="2019-01-01T18:14:00Z"/>
        </w:trPr>
        <w:tc>
          <w:tcPr>
            <w:tcW w:w="1384" w:type="dxa"/>
          </w:tcPr>
          <w:p w14:paraId="0D9C7A0B" w14:textId="66EBEFCC" w:rsidR="006E523D" w:rsidRPr="008035F1" w:rsidRDefault="006E523D" w:rsidP="0040689B">
            <w:pPr>
              <w:rPr>
                <w:ins w:id="10981" w:author="XuanWen Chen" w:date="2019-01-01T18:14:00Z"/>
                <w:rFonts w:hAnsi="宋体"/>
              </w:rPr>
            </w:pPr>
            <w:ins w:id="10982" w:author="XuanWen Chen" w:date="2019-01-01T18:1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4702BF7A" w14:textId="5DDFDD4D" w:rsidR="006E523D" w:rsidRDefault="006E523D" w:rsidP="0040689B">
            <w:pPr>
              <w:jc w:val="left"/>
              <w:rPr>
                <w:ins w:id="10983" w:author="XuanWen Chen" w:date="2019-01-01T18:14:00Z"/>
              </w:rPr>
            </w:pPr>
            <w:ins w:id="10984" w:author="XuanWen Chen" w:date="2019-01-01T18:14:00Z">
              <w:r>
                <w:rPr>
                  <w:rFonts w:hint="eastAsia"/>
                </w:rPr>
                <w:t>用来创建项目的案例及创建数目</w:t>
              </w:r>
            </w:ins>
          </w:p>
        </w:tc>
      </w:tr>
      <w:tr w:rsidR="006E523D" w:rsidRPr="00237CE5" w14:paraId="26E9804E" w14:textId="77777777" w:rsidTr="006E523D">
        <w:trPr>
          <w:ins w:id="10985" w:author="XuanWen Chen" w:date="2019-01-01T18:14:00Z"/>
        </w:trPr>
        <w:tc>
          <w:tcPr>
            <w:tcW w:w="1384" w:type="dxa"/>
          </w:tcPr>
          <w:p w14:paraId="19E09B02" w14:textId="045B5F8C" w:rsidR="006E523D" w:rsidRPr="008035F1" w:rsidRDefault="006E523D" w:rsidP="0040689B">
            <w:pPr>
              <w:rPr>
                <w:ins w:id="10986" w:author="XuanWen Chen" w:date="2019-01-01T18:14:00Z"/>
                <w:rFonts w:hAnsi="宋体"/>
              </w:rPr>
            </w:pPr>
            <w:ins w:id="10987" w:author="XuanWen Chen" w:date="2019-01-01T18:1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58A7580B" w14:textId="15DBB27D" w:rsidR="006E523D" w:rsidRDefault="006E523D" w:rsidP="0040689B">
            <w:pPr>
              <w:jc w:val="left"/>
              <w:rPr>
                <w:ins w:id="10988" w:author="XuanWen Chen" w:date="2019-01-01T18:14:00Z"/>
              </w:rPr>
            </w:pPr>
            <w:ins w:id="10989" w:author="XuanWen Chen" w:date="2019-01-01T18:14:00Z">
              <w:r>
                <w:rPr>
                  <w:rFonts w:hint="eastAsia"/>
                </w:rPr>
                <w:t>创建好的项目</w:t>
              </w:r>
            </w:ins>
          </w:p>
        </w:tc>
      </w:tr>
      <w:tr w:rsidR="0040689B" w:rsidRPr="00296214" w14:paraId="5FAD7D7B" w14:textId="77777777" w:rsidTr="006E523D">
        <w:tc>
          <w:tcPr>
            <w:tcW w:w="1384" w:type="dxa"/>
            <w:tcPrChange w:id="10990" w:author="XuanWen Chen" w:date="2019-01-01T18:13:00Z">
              <w:tcPr>
                <w:tcW w:w="1656" w:type="dxa"/>
              </w:tcPr>
            </w:tcPrChange>
          </w:tcPr>
          <w:p w14:paraId="543F511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PrChange w:id="10991" w:author="XuanWen Chen" w:date="2019-01-01T18:13:00Z">
              <w:tcPr>
                <w:tcW w:w="6561" w:type="dxa"/>
                <w:gridSpan w:val="4"/>
              </w:tcPr>
            </w:tcPrChange>
          </w:tcPr>
          <w:p w14:paraId="6F4B7530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0992" w:author="XuanWen Chen" w:date="2019-01-01T18:13:00Z"/>
                <w:rFonts w:hAnsi="宋体"/>
                <w:rPrChange w:id="10993" w:author="XuanWen Chen" w:date="2019-01-01T18:14:00Z">
                  <w:rPr>
                    <w:ins w:id="10994" w:author="XuanWen Chen" w:date="2019-01-01T18:13:00Z"/>
                  </w:rPr>
                </w:rPrChange>
              </w:rPr>
              <w:pPrChange w:id="10995" w:author="XuanWen Chen" w:date="2019-01-01T18:14:00Z">
                <w:pPr/>
              </w:pPrChange>
            </w:pPr>
            <w:ins w:id="10996" w:author="XuanWen Chen" w:date="2019-01-01T18:13:00Z">
              <w:r w:rsidRPr="006E523D">
                <w:rPr>
                  <w:rFonts w:hAnsi="宋体" w:hint="eastAsia"/>
                  <w:rPrChange w:id="10997" w:author="XuanWen Chen" w:date="2019-01-01T18:14:00Z">
                    <w:rPr>
                      <w:rFonts w:hint="eastAsia"/>
                    </w:rPr>
                  </w:rPrChange>
                </w:rPr>
                <w:t>通过案例</w:t>
              </w:r>
              <w:proofErr w:type="gramStart"/>
              <w:r w:rsidRPr="006E523D">
                <w:rPr>
                  <w:rFonts w:hAnsi="宋体" w:hint="eastAsia"/>
                  <w:rPrChange w:id="10998" w:author="XuanWen Chen" w:date="2019-01-01T18:14:00Z">
                    <w:rPr>
                      <w:rFonts w:hint="eastAsia"/>
                    </w:rPr>
                  </w:rPrChange>
                </w:rPr>
                <w:t>查找查找</w:t>
              </w:r>
              <w:proofErr w:type="gramEnd"/>
              <w:r w:rsidRPr="006E523D">
                <w:rPr>
                  <w:rFonts w:hAnsi="宋体" w:hint="eastAsia"/>
                  <w:rPrChange w:id="10999" w:author="XuanWen Chen" w:date="2019-01-01T18:14:00Z">
                    <w:rPr>
                      <w:rFonts w:hint="eastAsia"/>
                    </w:rPr>
                  </w:rPrChange>
                </w:rPr>
                <w:t>到项目所要依据的案例。</w:t>
              </w:r>
            </w:ins>
          </w:p>
          <w:p w14:paraId="3CDBA2FB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1000" w:author="XuanWen Chen" w:date="2019-01-01T18:13:00Z"/>
                <w:rFonts w:hAnsi="宋体"/>
                <w:rPrChange w:id="11001" w:author="XuanWen Chen" w:date="2019-01-01T18:14:00Z">
                  <w:rPr>
                    <w:ins w:id="11002" w:author="XuanWen Chen" w:date="2019-01-01T18:13:00Z"/>
                  </w:rPr>
                </w:rPrChange>
              </w:rPr>
              <w:pPrChange w:id="11003" w:author="XuanWen Chen" w:date="2019-01-01T18:14:00Z">
                <w:pPr/>
              </w:pPrChange>
            </w:pPr>
            <w:ins w:id="11004" w:author="XuanWen Chen" w:date="2019-01-01T18:13:00Z">
              <w:r w:rsidRPr="006E523D">
                <w:rPr>
                  <w:rFonts w:hAnsi="宋体" w:hint="eastAsia"/>
                  <w:rPrChange w:id="11005" w:author="XuanWen Chen" w:date="2019-01-01T18:14:00Z">
                    <w:rPr>
                      <w:rFonts w:hint="eastAsia"/>
                    </w:rPr>
                  </w:rPrChange>
                </w:rPr>
                <w:t>点击案例详情。</w:t>
              </w:r>
            </w:ins>
          </w:p>
          <w:p w14:paraId="51084A6E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1006" w:author="XuanWen Chen" w:date="2019-01-01T18:13:00Z"/>
                <w:rFonts w:hAnsi="宋体"/>
                <w:rPrChange w:id="11007" w:author="XuanWen Chen" w:date="2019-01-01T18:14:00Z">
                  <w:rPr>
                    <w:ins w:id="11008" w:author="XuanWen Chen" w:date="2019-01-01T18:13:00Z"/>
                  </w:rPr>
                </w:rPrChange>
              </w:rPr>
              <w:pPrChange w:id="11009" w:author="XuanWen Chen" w:date="2019-01-01T18:14:00Z">
                <w:pPr/>
              </w:pPrChange>
            </w:pPr>
            <w:ins w:id="11010" w:author="XuanWen Chen" w:date="2019-01-01T18:13:00Z">
              <w:r w:rsidRPr="006E523D">
                <w:rPr>
                  <w:rFonts w:hAnsi="宋体" w:hint="eastAsia"/>
                  <w:rPrChange w:id="11011" w:author="XuanWen Chen" w:date="2019-01-01T18:14:00Z">
                    <w:rPr>
                      <w:rFonts w:hint="eastAsia"/>
                    </w:rPr>
                  </w:rPrChange>
                </w:rPr>
                <w:t>点击创建新项目。</w:t>
              </w:r>
            </w:ins>
          </w:p>
          <w:p w14:paraId="461C303B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1012" w:author="XuanWen Chen" w:date="2019-01-01T18:13:00Z"/>
                <w:rFonts w:hAnsi="宋体"/>
                <w:rPrChange w:id="11013" w:author="XuanWen Chen" w:date="2019-01-01T18:14:00Z">
                  <w:rPr>
                    <w:ins w:id="11014" w:author="XuanWen Chen" w:date="2019-01-01T18:13:00Z"/>
                  </w:rPr>
                </w:rPrChange>
              </w:rPr>
              <w:pPrChange w:id="11015" w:author="XuanWen Chen" w:date="2019-01-01T18:14:00Z">
                <w:pPr/>
              </w:pPrChange>
            </w:pPr>
            <w:ins w:id="11016" w:author="XuanWen Chen" w:date="2019-01-01T18:13:00Z">
              <w:r w:rsidRPr="006E523D">
                <w:rPr>
                  <w:rFonts w:hAnsi="宋体" w:hint="eastAsia"/>
                  <w:rPrChange w:id="11017" w:author="XuanWen Chen" w:date="2019-01-01T18:14:00Z">
                    <w:rPr>
                      <w:rFonts w:hint="eastAsia"/>
                    </w:rPr>
                  </w:rPrChange>
                </w:rPr>
                <w:t>点击批量创建</w:t>
              </w:r>
            </w:ins>
          </w:p>
          <w:p w14:paraId="42733235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1018" w:author="XuanWen Chen" w:date="2019-01-01T18:13:00Z"/>
                <w:rFonts w:hAnsi="宋体"/>
                <w:rPrChange w:id="11019" w:author="XuanWen Chen" w:date="2019-01-01T18:14:00Z">
                  <w:rPr>
                    <w:ins w:id="11020" w:author="XuanWen Chen" w:date="2019-01-01T18:13:00Z"/>
                  </w:rPr>
                </w:rPrChange>
              </w:rPr>
              <w:pPrChange w:id="11021" w:author="XuanWen Chen" w:date="2019-01-01T18:14:00Z">
                <w:pPr/>
              </w:pPrChange>
            </w:pPr>
            <w:ins w:id="11022" w:author="XuanWen Chen" w:date="2019-01-01T18:13:00Z">
              <w:r w:rsidRPr="006E523D">
                <w:rPr>
                  <w:rFonts w:hAnsi="宋体" w:hint="eastAsia"/>
                  <w:rPrChange w:id="11023" w:author="XuanWen Chen" w:date="2019-01-01T18:14:00Z">
                    <w:rPr>
                      <w:rFonts w:hint="eastAsia"/>
                    </w:rPr>
                  </w:rPrChange>
                </w:rPr>
                <w:t>选择创建的数量。</w:t>
              </w:r>
            </w:ins>
          </w:p>
          <w:p w14:paraId="5859EEDF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1024" w:author="XuanWen Chen" w:date="2019-01-01T18:13:00Z"/>
                <w:rFonts w:hAnsi="宋体"/>
                <w:rPrChange w:id="11025" w:author="XuanWen Chen" w:date="2019-01-01T18:14:00Z">
                  <w:rPr>
                    <w:ins w:id="11026" w:author="XuanWen Chen" w:date="2019-01-01T18:13:00Z"/>
                  </w:rPr>
                </w:rPrChange>
              </w:rPr>
              <w:pPrChange w:id="11027" w:author="XuanWen Chen" w:date="2019-01-01T18:14:00Z">
                <w:pPr/>
              </w:pPrChange>
            </w:pPr>
            <w:ins w:id="11028" w:author="XuanWen Chen" w:date="2019-01-01T18:13:00Z">
              <w:r w:rsidRPr="006E523D">
                <w:rPr>
                  <w:rFonts w:hAnsi="宋体" w:hint="eastAsia"/>
                  <w:rPrChange w:id="11029" w:author="XuanWen Chen" w:date="2019-01-01T18:14:00Z">
                    <w:rPr>
                      <w:rFonts w:hint="eastAsia"/>
                    </w:rPr>
                  </w:rPrChange>
                </w:rPr>
                <w:t>选择可见的范围</w:t>
              </w:r>
            </w:ins>
          </w:p>
          <w:p w14:paraId="0D2DD621" w14:textId="77777777" w:rsidR="006E523D" w:rsidRPr="006E523D" w:rsidRDefault="006E523D">
            <w:pPr>
              <w:numPr>
                <w:ilvl w:val="0"/>
                <w:numId w:val="144"/>
              </w:numPr>
              <w:rPr>
                <w:ins w:id="11030" w:author="XuanWen Chen" w:date="2019-01-01T18:13:00Z"/>
                <w:rFonts w:hAnsi="宋体"/>
                <w:rPrChange w:id="11031" w:author="XuanWen Chen" w:date="2019-01-01T18:14:00Z">
                  <w:rPr>
                    <w:ins w:id="11032" w:author="XuanWen Chen" w:date="2019-01-01T18:13:00Z"/>
                  </w:rPr>
                </w:rPrChange>
              </w:rPr>
              <w:pPrChange w:id="11033" w:author="XuanWen Chen" w:date="2019-01-01T18:14:00Z">
                <w:pPr/>
              </w:pPrChange>
            </w:pPr>
            <w:ins w:id="11034" w:author="XuanWen Chen" w:date="2019-01-01T18:13:00Z">
              <w:r w:rsidRPr="006E523D">
                <w:rPr>
                  <w:rFonts w:hAnsi="宋体" w:hint="eastAsia"/>
                  <w:rPrChange w:id="11035" w:author="XuanWen Chen" w:date="2019-01-01T18:14:00Z">
                    <w:rPr>
                      <w:rFonts w:hint="eastAsia"/>
                    </w:rPr>
                  </w:rPrChange>
                </w:rPr>
                <w:t>点击确认创建</w:t>
              </w:r>
            </w:ins>
          </w:p>
          <w:p w14:paraId="1C16868C" w14:textId="327C5FCB" w:rsidR="0040689B" w:rsidRPr="006E523D" w:rsidDel="006E523D" w:rsidRDefault="006E523D">
            <w:pPr>
              <w:spacing w:line="240" w:lineRule="auto"/>
              <w:ind w:left="3360"/>
              <w:jc w:val="left"/>
              <w:rPr>
                <w:del w:id="11036" w:author="XuanWen Chen" w:date="2019-01-01T18:13:00Z"/>
                <w:rFonts w:hAnsi="宋体"/>
                <w:rPrChange w:id="11037" w:author="XuanWen Chen" w:date="2019-01-01T18:13:00Z">
                  <w:rPr>
                    <w:del w:id="11038" w:author="XuanWen Chen" w:date="2019-01-01T18:13:00Z"/>
                  </w:rPr>
                </w:rPrChange>
              </w:rPr>
              <w:pPrChange w:id="11039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ins w:id="11040" w:author="XuanWen Chen" w:date="2019-01-01T18:13:00Z">
              <w:r w:rsidRPr="006E523D">
                <w:rPr>
                  <w:rFonts w:hAnsi="宋体" w:hint="eastAsia"/>
                </w:rPr>
                <w:t>确认创建</w:t>
              </w:r>
            </w:ins>
            <w:del w:id="11041" w:author="XuanWen Chen" w:date="2019-01-01T18:13:00Z">
              <w:r w:rsidR="0040689B" w:rsidRPr="006E523D" w:rsidDel="006E523D">
                <w:rPr>
                  <w:rFonts w:hAnsi="宋体" w:hint="eastAsia"/>
                  <w:rPrChange w:id="11042" w:author="XuanWen Chen" w:date="2019-01-01T18:13:00Z">
                    <w:rPr>
                      <w:rFonts w:hint="eastAsia"/>
                    </w:rPr>
                  </w:rPrChange>
                </w:rPr>
                <w:delText>通过案例查找查找到项目所要依据的案例。</w:delText>
              </w:r>
            </w:del>
          </w:p>
          <w:p w14:paraId="27345C43" w14:textId="34D49D52" w:rsidR="0040689B" w:rsidRPr="006E523D" w:rsidDel="006E523D" w:rsidRDefault="0040689B">
            <w:pPr>
              <w:spacing w:line="240" w:lineRule="auto"/>
              <w:ind w:left="3360"/>
              <w:jc w:val="left"/>
              <w:rPr>
                <w:del w:id="11043" w:author="XuanWen Chen" w:date="2019-01-01T18:13:00Z"/>
                <w:rFonts w:hAnsi="宋体"/>
                <w:rPrChange w:id="11044" w:author="XuanWen Chen" w:date="2019-01-01T18:13:00Z">
                  <w:rPr>
                    <w:del w:id="11045" w:author="XuanWen Chen" w:date="2019-01-01T18:13:00Z"/>
                  </w:rPr>
                </w:rPrChange>
              </w:rPr>
              <w:pPrChange w:id="11046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047" w:author="XuanWen Chen" w:date="2019-01-01T18:13:00Z">
              <w:r w:rsidRPr="006E523D" w:rsidDel="006E523D">
                <w:rPr>
                  <w:rFonts w:hAnsi="宋体" w:hint="eastAsia"/>
                  <w:rPrChange w:id="11048" w:author="XuanWen Chen" w:date="2019-01-01T18:13:00Z">
                    <w:rPr>
                      <w:rFonts w:hint="eastAsia"/>
                    </w:rPr>
                  </w:rPrChange>
                </w:rPr>
                <w:delText>点击案例详情。</w:delText>
              </w:r>
            </w:del>
          </w:p>
          <w:p w14:paraId="1EC4410C" w14:textId="43E972D1" w:rsidR="0040689B" w:rsidRPr="006E523D" w:rsidDel="006E523D" w:rsidRDefault="0040689B">
            <w:pPr>
              <w:spacing w:line="240" w:lineRule="auto"/>
              <w:ind w:left="3360"/>
              <w:jc w:val="left"/>
              <w:rPr>
                <w:del w:id="11049" w:author="XuanWen Chen" w:date="2019-01-01T18:13:00Z"/>
                <w:rFonts w:hAnsi="宋体"/>
                <w:rPrChange w:id="11050" w:author="XuanWen Chen" w:date="2019-01-01T18:13:00Z">
                  <w:rPr>
                    <w:del w:id="11051" w:author="XuanWen Chen" w:date="2019-01-01T18:13:00Z"/>
                  </w:rPr>
                </w:rPrChange>
              </w:rPr>
              <w:pPrChange w:id="11052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053" w:author="XuanWen Chen" w:date="2019-01-01T18:13:00Z">
              <w:r w:rsidRPr="006E523D" w:rsidDel="006E523D">
                <w:rPr>
                  <w:rFonts w:hAnsi="宋体" w:hint="eastAsia"/>
                  <w:rPrChange w:id="11054" w:author="XuanWen Chen" w:date="2019-01-01T18:13:00Z">
                    <w:rPr>
                      <w:rFonts w:hint="eastAsia"/>
                    </w:rPr>
                  </w:rPrChange>
                </w:rPr>
                <w:delText>点击创建新项目。</w:delText>
              </w:r>
            </w:del>
          </w:p>
          <w:p w14:paraId="6A002081" w14:textId="41379B72" w:rsidR="0040689B" w:rsidRPr="006E523D" w:rsidDel="006E523D" w:rsidRDefault="0040689B">
            <w:pPr>
              <w:spacing w:line="240" w:lineRule="auto"/>
              <w:ind w:left="3360"/>
              <w:jc w:val="left"/>
              <w:rPr>
                <w:del w:id="11055" w:author="XuanWen Chen" w:date="2019-01-01T18:13:00Z"/>
                <w:rFonts w:hAnsi="宋体"/>
                <w:rPrChange w:id="11056" w:author="XuanWen Chen" w:date="2019-01-01T18:13:00Z">
                  <w:rPr>
                    <w:del w:id="11057" w:author="XuanWen Chen" w:date="2019-01-01T18:13:00Z"/>
                  </w:rPr>
                </w:rPrChange>
              </w:rPr>
              <w:pPrChange w:id="11058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059" w:author="XuanWen Chen" w:date="2019-01-01T18:13:00Z">
              <w:r w:rsidRPr="006E523D" w:rsidDel="006E523D">
                <w:rPr>
                  <w:rFonts w:hAnsi="宋体" w:hint="eastAsia"/>
                  <w:rPrChange w:id="11060" w:author="XuanWen Chen" w:date="2019-01-01T18:13:00Z">
                    <w:rPr>
                      <w:rFonts w:hint="eastAsia"/>
                    </w:rPr>
                  </w:rPrChange>
                </w:rPr>
                <w:delText>点击批量创建</w:delText>
              </w:r>
            </w:del>
          </w:p>
          <w:p w14:paraId="21EBE914" w14:textId="4D2C196C" w:rsidR="0040689B" w:rsidRPr="006E523D" w:rsidDel="006E523D" w:rsidRDefault="0040689B">
            <w:pPr>
              <w:spacing w:line="240" w:lineRule="auto"/>
              <w:ind w:left="3360"/>
              <w:jc w:val="left"/>
              <w:rPr>
                <w:del w:id="11061" w:author="XuanWen Chen" w:date="2019-01-01T18:13:00Z"/>
                <w:rFonts w:hAnsi="宋体"/>
                <w:rPrChange w:id="11062" w:author="XuanWen Chen" w:date="2019-01-01T18:13:00Z">
                  <w:rPr>
                    <w:del w:id="11063" w:author="XuanWen Chen" w:date="2019-01-01T18:13:00Z"/>
                  </w:rPr>
                </w:rPrChange>
              </w:rPr>
              <w:pPrChange w:id="11064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065" w:author="XuanWen Chen" w:date="2019-01-01T18:13:00Z">
              <w:r w:rsidRPr="006E523D" w:rsidDel="006E523D">
                <w:rPr>
                  <w:rFonts w:hAnsi="宋体" w:hint="eastAsia"/>
                  <w:rPrChange w:id="11066" w:author="XuanWen Chen" w:date="2019-01-01T18:13:00Z">
                    <w:rPr>
                      <w:rFonts w:hint="eastAsia"/>
                    </w:rPr>
                  </w:rPrChange>
                </w:rPr>
                <w:delText>选择创建的数量。</w:delText>
              </w:r>
            </w:del>
          </w:p>
          <w:p w14:paraId="72597389" w14:textId="13793462" w:rsidR="0040689B" w:rsidRPr="006E523D" w:rsidDel="006E523D" w:rsidRDefault="0040689B">
            <w:pPr>
              <w:spacing w:line="240" w:lineRule="auto"/>
              <w:ind w:left="3360"/>
              <w:jc w:val="left"/>
              <w:rPr>
                <w:del w:id="11067" w:author="XuanWen Chen" w:date="2019-01-01T18:13:00Z"/>
                <w:rFonts w:hAnsi="宋体"/>
                <w:rPrChange w:id="11068" w:author="XuanWen Chen" w:date="2019-01-01T18:13:00Z">
                  <w:rPr>
                    <w:del w:id="11069" w:author="XuanWen Chen" w:date="2019-01-01T18:13:00Z"/>
                  </w:rPr>
                </w:rPrChange>
              </w:rPr>
              <w:pPrChange w:id="11070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071" w:author="XuanWen Chen" w:date="2019-01-01T18:13:00Z">
              <w:r w:rsidRPr="006E523D" w:rsidDel="006E523D">
                <w:rPr>
                  <w:rFonts w:hAnsi="宋体" w:hint="eastAsia"/>
                  <w:rPrChange w:id="11072" w:author="XuanWen Chen" w:date="2019-01-01T18:13:00Z">
                    <w:rPr>
                      <w:rFonts w:hint="eastAsia"/>
                    </w:rPr>
                  </w:rPrChange>
                </w:rPr>
                <w:delText>选择可见的范围</w:delText>
              </w:r>
            </w:del>
          </w:p>
          <w:p w14:paraId="6CB255B7" w14:textId="1989F62D" w:rsidR="0040689B" w:rsidRPr="006E523D" w:rsidDel="006E523D" w:rsidRDefault="0040689B">
            <w:pPr>
              <w:spacing w:line="240" w:lineRule="auto"/>
              <w:ind w:left="3360"/>
              <w:jc w:val="left"/>
              <w:rPr>
                <w:del w:id="11073" w:author="XuanWen Chen" w:date="2019-01-01T18:13:00Z"/>
                <w:rFonts w:hAnsi="宋体"/>
                <w:rPrChange w:id="11074" w:author="XuanWen Chen" w:date="2019-01-01T18:13:00Z">
                  <w:rPr>
                    <w:del w:id="11075" w:author="XuanWen Chen" w:date="2019-01-01T18:13:00Z"/>
                  </w:rPr>
                </w:rPrChange>
              </w:rPr>
              <w:pPrChange w:id="11076" w:author="XuanWen Chen" w:date="2019-01-01T18:13:00Z">
                <w:pPr>
                  <w:numPr>
                    <w:numId w:val="12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077" w:author="XuanWen Chen" w:date="2019-01-01T18:13:00Z">
              <w:r w:rsidRPr="006E523D" w:rsidDel="006E523D">
                <w:rPr>
                  <w:rFonts w:hAnsi="宋体" w:hint="eastAsia"/>
                  <w:rPrChange w:id="11078" w:author="XuanWen Chen" w:date="2019-01-01T18:13:00Z">
                    <w:rPr>
                      <w:rFonts w:hint="eastAsia"/>
                    </w:rPr>
                  </w:rPrChange>
                </w:rPr>
                <w:delText>点击确认创建</w:delText>
              </w:r>
            </w:del>
          </w:p>
          <w:p w14:paraId="108F2C91" w14:textId="4984BA33" w:rsidR="0040689B" w:rsidRPr="00361FFF" w:rsidRDefault="0040689B" w:rsidP="0040689B">
            <w:pPr>
              <w:jc w:val="left"/>
              <w:rPr>
                <w:rFonts w:hAnsi="宋体"/>
              </w:rPr>
            </w:pPr>
            <w:del w:id="11079" w:author="XuanWen Chen" w:date="2019-01-01T18:13:00Z">
              <w:r w:rsidDel="006E523D">
                <w:rPr>
                  <w:rFonts w:hAnsi="宋体" w:hint="eastAsia"/>
                </w:rPr>
                <w:delText>确认创建</w:delText>
              </w:r>
            </w:del>
          </w:p>
        </w:tc>
      </w:tr>
      <w:tr w:rsidR="0040689B" w:rsidRPr="00296214" w14:paraId="548C9AAD" w14:textId="77777777" w:rsidTr="006E523D">
        <w:tc>
          <w:tcPr>
            <w:tcW w:w="1384" w:type="dxa"/>
            <w:tcPrChange w:id="11080" w:author="XuanWen Chen" w:date="2019-01-01T18:13:00Z">
              <w:tcPr>
                <w:tcW w:w="1656" w:type="dxa"/>
              </w:tcPr>
            </w:tcPrChange>
          </w:tcPr>
          <w:p w14:paraId="1DB3CA7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PrChange w:id="11081" w:author="XuanWen Chen" w:date="2019-01-01T18:13:00Z">
              <w:tcPr>
                <w:tcW w:w="6561" w:type="dxa"/>
                <w:gridSpan w:val="4"/>
              </w:tcPr>
            </w:tcPrChange>
          </w:tcPr>
          <w:p w14:paraId="156B684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F2EBDE8" w14:textId="77777777" w:rsidTr="006E523D">
        <w:tc>
          <w:tcPr>
            <w:tcW w:w="1384" w:type="dxa"/>
            <w:tcPrChange w:id="11082" w:author="XuanWen Chen" w:date="2019-01-01T18:13:00Z">
              <w:tcPr>
                <w:tcW w:w="1656" w:type="dxa"/>
              </w:tcPr>
            </w:tcPrChange>
          </w:tcPr>
          <w:p w14:paraId="3116B6B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PrChange w:id="11083" w:author="XuanWen Chen" w:date="2019-01-01T18:13:00Z">
              <w:tcPr>
                <w:tcW w:w="6561" w:type="dxa"/>
                <w:gridSpan w:val="4"/>
              </w:tcPr>
            </w:tcPrChange>
          </w:tcPr>
          <w:p w14:paraId="4F6D4CF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C436460" w14:textId="77777777" w:rsidTr="006E523D">
        <w:tc>
          <w:tcPr>
            <w:tcW w:w="1384" w:type="dxa"/>
            <w:tcPrChange w:id="11084" w:author="XuanWen Chen" w:date="2019-01-01T18:13:00Z">
              <w:tcPr>
                <w:tcW w:w="1656" w:type="dxa"/>
              </w:tcPr>
            </w:tcPrChange>
          </w:tcPr>
          <w:p w14:paraId="2F3831C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PrChange w:id="11085" w:author="XuanWen Chen" w:date="2019-01-01T18:13:00Z">
              <w:tcPr>
                <w:tcW w:w="6561" w:type="dxa"/>
                <w:gridSpan w:val="4"/>
              </w:tcPr>
            </w:tcPrChange>
          </w:tcPr>
          <w:p w14:paraId="19DA06C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4EA145F" w14:textId="77777777" w:rsidTr="006E523D">
        <w:tc>
          <w:tcPr>
            <w:tcW w:w="1384" w:type="dxa"/>
            <w:tcPrChange w:id="11086" w:author="XuanWen Chen" w:date="2019-01-01T18:13:00Z">
              <w:tcPr>
                <w:tcW w:w="1656" w:type="dxa"/>
              </w:tcPr>
            </w:tcPrChange>
          </w:tcPr>
          <w:p w14:paraId="206E8D6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PrChange w:id="11087" w:author="XuanWen Chen" w:date="2019-01-01T18:13:00Z">
              <w:tcPr>
                <w:tcW w:w="6561" w:type="dxa"/>
                <w:gridSpan w:val="4"/>
              </w:tcPr>
            </w:tcPrChange>
          </w:tcPr>
          <w:p w14:paraId="4C3413D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77CCD289" w14:textId="77777777" w:rsidTr="006E523D">
        <w:tc>
          <w:tcPr>
            <w:tcW w:w="1384" w:type="dxa"/>
            <w:tcPrChange w:id="11088" w:author="XuanWen Chen" w:date="2019-01-01T18:13:00Z">
              <w:tcPr>
                <w:tcW w:w="1656" w:type="dxa"/>
              </w:tcPr>
            </w:tcPrChange>
          </w:tcPr>
          <w:p w14:paraId="231C3E4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PrChange w:id="11089" w:author="XuanWen Chen" w:date="2019-01-01T18:13:00Z">
              <w:tcPr>
                <w:tcW w:w="6561" w:type="dxa"/>
                <w:gridSpan w:val="4"/>
              </w:tcPr>
            </w:tcPrChange>
          </w:tcPr>
          <w:p w14:paraId="0D8D10D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6589047" w14:textId="77777777" w:rsidTr="006E523D">
        <w:tc>
          <w:tcPr>
            <w:tcW w:w="1384" w:type="dxa"/>
            <w:tcPrChange w:id="11090" w:author="XuanWen Chen" w:date="2019-01-01T18:13:00Z">
              <w:tcPr>
                <w:tcW w:w="1656" w:type="dxa"/>
              </w:tcPr>
            </w:tcPrChange>
          </w:tcPr>
          <w:p w14:paraId="07B5D35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PrChange w:id="11091" w:author="XuanWen Chen" w:date="2019-01-01T18:13:00Z">
              <w:tcPr>
                <w:tcW w:w="6561" w:type="dxa"/>
                <w:gridSpan w:val="4"/>
              </w:tcPr>
            </w:tcPrChange>
          </w:tcPr>
          <w:p w14:paraId="6578CCE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40689B" w14:paraId="196D5EFE" w14:textId="77777777" w:rsidTr="006E523D">
        <w:tc>
          <w:tcPr>
            <w:tcW w:w="1384" w:type="dxa"/>
            <w:tcPrChange w:id="11092" w:author="XuanWen Chen" w:date="2019-01-01T18:13:00Z">
              <w:tcPr>
                <w:tcW w:w="1656" w:type="dxa"/>
              </w:tcPr>
            </w:tcPrChange>
          </w:tcPr>
          <w:p w14:paraId="6EA3EB0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PrChange w:id="11093" w:author="XuanWen Chen" w:date="2019-01-01T18:13:00Z">
              <w:tcPr>
                <w:tcW w:w="6561" w:type="dxa"/>
                <w:gridSpan w:val="4"/>
              </w:tcPr>
            </w:tcPrChange>
          </w:tcPr>
          <w:p w14:paraId="217B5ED4" w14:textId="77777777" w:rsidR="0040689B" w:rsidRDefault="0040689B" w:rsidP="0040689B"/>
          <w:p w14:paraId="14F1C05D" w14:textId="77777777" w:rsidR="0040689B" w:rsidRDefault="0040689B" w:rsidP="0040689B"/>
        </w:tc>
      </w:tr>
    </w:tbl>
    <w:p w14:paraId="5F4F5FB6" w14:textId="3FB5716C" w:rsidR="0040689B" w:rsidRDefault="00720356" w:rsidP="00720356">
      <w:pPr>
        <w:pStyle w:val="4"/>
      </w:pPr>
      <w:bookmarkStart w:id="11094" w:name="_Toc533621444"/>
      <w:r>
        <w:rPr>
          <w:rFonts w:hint="eastAsia"/>
        </w:rPr>
        <w:lastRenderedPageBreak/>
        <w:t>入队审核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11094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  <w:tblPrChange w:id="11095" w:author="XuanWen Chen" w:date="2019-01-01T18:15:00Z">
          <w:tblPr>
            <w:tblStyle w:val="af0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731"/>
        <w:gridCol w:w="2073"/>
        <w:gridCol w:w="3334"/>
        <w:tblGridChange w:id="11096">
          <w:tblGrid>
            <w:gridCol w:w="1016"/>
            <w:gridCol w:w="2099"/>
            <w:gridCol w:w="2073"/>
            <w:gridCol w:w="3334"/>
          </w:tblGrid>
        </w:tblGridChange>
      </w:tblGrid>
      <w:tr w:rsidR="0040689B" w:rsidRPr="008035F1" w14:paraId="184B285F" w14:textId="77777777" w:rsidTr="006E523D">
        <w:tc>
          <w:tcPr>
            <w:tcW w:w="1384" w:type="dxa"/>
            <w:tcPrChange w:id="11097" w:author="XuanWen Chen" w:date="2019-01-01T18:15:00Z">
              <w:tcPr>
                <w:tcW w:w="1016" w:type="dxa"/>
              </w:tcPr>
            </w:tcPrChange>
          </w:tcPr>
          <w:p w14:paraId="0317A85B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PrChange w:id="11098" w:author="XuanWen Chen" w:date="2019-01-01T18:15:00Z">
              <w:tcPr>
                <w:tcW w:w="7506" w:type="dxa"/>
                <w:gridSpan w:val="3"/>
              </w:tcPr>
            </w:tcPrChange>
          </w:tcPr>
          <w:p w14:paraId="3DA2595D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3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入队审核-同意</w:t>
            </w:r>
          </w:p>
        </w:tc>
      </w:tr>
      <w:tr w:rsidR="0040689B" w:rsidRPr="008035F1" w14:paraId="2CF50F40" w14:textId="77777777" w:rsidTr="006E523D">
        <w:tc>
          <w:tcPr>
            <w:tcW w:w="1384" w:type="dxa"/>
            <w:tcPrChange w:id="11099" w:author="XuanWen Chen" w:date="2019-01-01T18:15:00Z">
              <w:tcPr>
                <w:tcW w:w="1016" w:type="dxa"/>
              </w:tcPr>
            </w:tcPrChange>
          </w:tcPr>
          <w:p w14:paraId="165877F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PrChange w:id="11100" w:author="XuanWen Chen" w:date="2019-01-01T18:15:00Z">
              <w:tcPr>
                <w:tcW w:w="2099" w:type="dxa"/>
              </w:tcPr>
            </w:tcPrChange>
          </w:tcPr>
          <w:p w14:paraId="5AFFF6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PrChange w:id="11101" w:author="XuanWen Chen" w:date="2019-01-01T18:15:00Z">
              <w:tcPr>
                <w:tcW w:w="2073" w:type="dxa"/>
              </w:tcPr>
            </w:tcPrChange>
          </w:tcPr>
          <w:p w14:paraId="28A38B8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PrChange w:id="11102" w:author="XuanWen Chen" w:date="2019-01-01T18:15:00Z">
              <w:tcPr>
                <w:tcW w:w="3334" w:type="dxa"/>
              </w:tcPr>
            </w:tcPrChange>
          </w:tcPr>
          <w:p w14:paraId="252C3B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92E234A" w14:textId="77777777" w:rsidTr="006E523D">
        <w:tc>
          <w:tcPr>
            <w:tcW w:w="1384" w:type="dxa"/>
            <w:tcPrChange w:id="11103" w:author="XuanWen Chen" w:date="2019-01-01T18:15:00Z">
              <w:tcPr>
                <w:tcW w:w="1016" w:type="dxa"/>
              </w:tcPr>
            </w:tcPrChange>
          </w:tcPr>
          <w:p w14:paraId="5056D63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PrChange w:id="11104" w:author="XuanWen Chen" w:date="2019-01-01T18:15:00Z">
              <w:tcPr>
                <w:tcW w:w="2099" w:type="dxa"/>
              </w:tcPr>
            </w:tcPrChange>
          </w:tcPr>
          <w:p w14:paraId="2E654F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  <w:tcPrChange w:id="11105" w:author="XuanWen Chen" w:date="2019-01-01T18:15:00Z">
              <w:tcPr>
                <w:tcW w:w="2073" w:type="dxa"/>
              </w:tcPr>
            </w:tcPrChange>
          </w:tcPr>
          <w:p w14:paraId="7FB918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PrChange w:id="11106" w:author="XuanWen Chen" w:date="2019-01-01T18:15:00Z">
              <w:tcPr>
                <w:tcW w:w="3334" w:type="dxa"/>
              </w:tcPr>
            </w:tcPrChange>
          </w:tcPr>
          <w:p w14:paraId="7AE0B289" w14:textId="77209709" w:rsidR="0040689B" w:rsidRPr="008035F1" w:rsidRDefault="00FC27BC" w:rsidP="0040689B">
            <w:pPr>
              <w:jc w:val="left"/>
              <w:rPr>
                <w:rFonts w:hAnsi="宋体"/>
              </w:rPr>
            </w:pPr>
            <w:ins w:id="11107" w:author="XuanWen Chen" w:date="2019-01-01T18:21:00Z">
              <w:r>
                <w:rPr>
                  <w:rFonts w:hAnsi="宋体" w:hint="eastAsia"/>
                </w:rPr>
                <w:t>基于项目的案例教学系统</w:t>
              </w:r>
            </w:ins>
            <w:del w:id="11108" w:author="XuanWen Chen" w:date="2019-01-01T18:21:00Z">
              <w:r w:rsidR="0040689B" w:rsidDel="00FC27BC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14:paraId="2F32BF9D" w14:textId="77777777" w:rsidTr="006E523D">
        <w:tc>
          <w:tcPr>
            <w:tcW w:w="1384" w:type="dxa"/>
            <w:tcPrChange w:id="11109" w:author="XuanWen Chen" w:date="2019-01-01T18:15:00Z">
              <w:tcPr>
                <w:tcW w:w="1016" w:type="dxa"/>
              </w:tcPr>
            </w:tcPrChange>
          </w:tcPr>
          <w:p w14:paraId="1A0C888E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PrChange w:id="11110" w:author="XuanWen Chen" w:date="2019-01-01T18:15:00Z">
              <w:tcPr>
                <w:tcW w:w="7506" w:type="dxa"/>
                <w:gridSpan w:val="3"/>
              </w:tcPr>
            </w:tcPrChange>
          </w:tcPr>
          <w:p w14:paraId="6DDF6BA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用户申请加入项目组，收到加入请求，项目发起人进行查看审核。</w:t>
            </w:r>
          </w:p>
        </w:tc>
      </w:tr>
      <w:tr w:rsidR="0040689B" w:rsidRPr="00296214" w14:paraId="0716C817" w14:textId="77777777" w:rsidTr="006E523D">
        <w:tc>
          <w:tcPr>
            <w:tcW w:w="1384" w:type="dxa"/>
            <w:tcPrChange w:id="11111" w:author="XuanWen Chen" w:date="2019-01-01T18:15:00Z">
              <w:tcPr>
                <w:tcW w:w="1016" w:type="dxa"/>
              </w:tcPr>
            </w:tcPrChange>
          </w:tcPr>
          <w:p w14:paraId="48EDB5F0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PrChange w:id="11112" w:author="XuanWen Chen" w:date="2019-01-01T18:15:00Z">
              <w:tcPr>
                <w:tcW w:w="7506" w:type="dxa"/>
                <w:gridSpan w:val="3"/>
              </w:tcPr>
            </w:tcPrChange>
          </w:tcPr>
          <w:p w14:paraId="6269921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B7FBB15" w14:textId="77777777" w:rsidTr="006E523D">
        <w:tc>
          <w:tcPr>
            <w:tcW w:w="1384" w:type="dxa"/>
            <w:tcPrChange w:id="11113" w:author="XuanWen Chen" w:date="2019-01-01T18:15:00Z">
              <w:tcPr>
                <w:tcW w:w="1016" w:type="dxa"/>
              </w:tcPr>
            </w:tcPrChange>
          </w:tcPr>
          <w:p w14:paraId="1006C944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PrChange w:id="11114" w:author="XuanWen Chen" w:date="2019-01-01T18:15:00Z">
              <w:tcPr>
                <w:tcW w:w="7506" w:type="dxa"/>
                <w:gridSpan w:val="3"/>
              </w:tcPr>
            </w:tcPrChange>
          </w:tcPr>
          <w:p w14:paraId="6F63DDF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65462EC8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507D8C6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3A31777A" w14:textId="77777777" w:rsidTr="006E523D">
        <w:tc>
          <w:tcPr>
            <w:tcW w:w="1384" w:type="dxa"/>
            <w:tcPrChange w:id="11115" w:author="XuanWen Chen" w:date="2019-01-01T18:15:00Z">
              <w:tcPr>
                <w:tcW w:w="1016" w:type="dxa"/>
              </w:tcPr>
            </w:tcPrChange>
          </w:tcPr>
          <w:p w14:paraId="6E38FDE7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PrChange w:id="11116" w:author="XuanWen Chen" w:date="2019-01-01T18:15:00Z">
              <w:tcPr>
                <w:tcW w:w="7506" w:type="dxa"/>
                <w:gridSpan w:val="3"/>
              </w:tcPr>
            </w:tcPrChange>
          </w:tcPr>
          <w:p w14:paraId="1B7168B4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-1：项目</w:t>
            </w:r>
            <w:proofErr w:type="gramStart"/>
            <w:r>
              <w:rPr>
                <w:rFonts w:hint="eastAsia"/>
              </w:rPr>
              <w:t>组增加</w:t>
            </w:r>
            <w:proofErr w:type="gramEnd"/>
            <w:r>
              <w:rPr>
                <w:rFonts w:hint="eastAsia"/>
              </w:rPr>
              <w:t>新成员</w:t>
            </w:r>
          </w:p>
          <w:p w14:paraId="68CA768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 xml:space="preserve">OST-2: </w:t>
            </w:r>
            <w:r>
              <w:rPr>
                <w:rFonts w:hAnsi="宋体" w:hint="eastAsia"/>
              </w:rPr>
              <w:t>向申请人发送同意入队的站内信</w:t>
            </w:r>
          </w:p>
        </w:tc>
      </w:tr>
      <w:tr w:rsidR="006E523D" w:rsidRPr="00237CE5" w14:paraId="609AA99C" w14:textId="77777777" w:rsidTr="006E523D">
        <w:trPr>
          <w:ins w:id="11117" w:author="XuanWen Chen" w:date="2019-01-01T18:15:00Z"/>
        </w:trPr>
        <w:tc>
          <w:tcPr>
            <w:tcW w:w="1384" w:type="dxa"/>
            <w:tcPrChange w:id="11118" w:author="XuanWen Chen" w:date="2019-01-01T18:15:00Z">
              <w:tcPr>
                <w:tcW w:w="1016" w:type="dxa"/>
              </w:tcPr>
            </w:tcPrChange>
          </w:tcPr>
          <w:p w14:paraId="46D3F38C" w14:textId="313AE0FD" w:rsidR="006E523D" w:rsidRPr="008035F1" w:rsidRDefault="006E523D" w:rsidP="0040689B">
            <w:pPr>
              <w:rPr>
                <w:ins w:id="11119" w:author="XuanWen Chen" w:date="2019-01-01T18:15:00Z"/>
                <w:rFonts w:hAnsi="宋体"/>
              </w:rPr>
            </w:pPr>
            <w:ins w:id="11120" w:author="XuanWen Chen" w:date="2019-01-01T18:15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  <w:tcPrChange w:id="11121" w:author="XuanWen Chen" w:date="2019-01-01T18:15:00Z">
              <w:tcPr>
                <w:tcW w:w="7506" w:type="dxa"/>
                <w:gridSpan w:val="3"/>
              </w:tcPr>
            </w:tcPrChange>
          </w:tcPr>
          <w:p w14:paraId="4C33218B" w14:textId="6EF9C60C" w:rsidR="006E523D" w:rsidRDefault="006E523D" w:rsidP="0040689B">
            <w:pPr>
              <w:jc w:val="left"/>
              <w:rPr>
                <w:ins w:id="11122" w:author="XuanWen Chen" w:date="2019-01-01T18:15:00Z"/>
              </w:rPr>
            </w:pPr>
            <w:ins w:id="11123" w:author="XuanWen Chen" w:date="2019-01-01T18:15:00Z">
              <w:r>
                <w:rPr>
                  <w:rFonts w:hint="eastAsia"/>
                </w:rPr>
                <w:t>他人申请加入</w:t>
              </w:r>
            </w:ins>
          </w:p>
        </w:tc>
      </w:tr>
      <w:tr w:rsidR="006E523D" w:rsidRPr="00237CE5" w14:paraId="2BA698A6" w14:textId="77777777" w:rsidTr="006E523D">
        <w:trPr>
          <w:ins w:id="11124" w:author="XuanWen Chen" w:date="2019-01-01T18:15:00Z"/>
        </w:trPr>
        <w:tc>
          <w:tcPr>
            <w:tcW w:w="1384" w:type="dxa"/>
            <w:tcPrChange w:id="11125" w:author="XuanWen Chen" w:date="2019-01-01T18:15:00Z">
              <w:tcPr>
                <w:tcW w:w="1016" w:type="dxa"/>
              </w:tcPr>
            </w:tcPrChange>
          </w:tcPr>
          <w:p w14:paraId="03148F9F" w14:textId="3AD604BB" w:rsidR="006E523D" w:rsidRPr="008035F1" w:rsidRDefault="006E523D" w:rsidP="0040689B">
            <w:pPr>
              <w:rPr>
                <w:ins w:id="11126" w:author="XuanWen Chen" w:date="2019-01-01T18:15:00Z"/>
                <w:rFonts w:hAnsi="宋体"/>
              </w:rPr>
            </w:pPr>
            <w:ins w:id="11127" w:author="XuanWen Chen" w:date="2019-01-01T18:1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  <w:tcPrChange w:id="11128" w:author="XuanWen Chen" w:date="2019-01-01T18:15:00Z">
              <w:tcPr>
                <w:tcW w:w="7506" w:type="dxa"/>
                <w:gridSpan w:val="3"/>
              </w:tcPr>
            </w:tcPrChange>
          </w:tcPr>
          <w:p w14:paraId="46D6707F" w14:textId="29B8DC6D" w:rsidR="006E523D" w:rsidRDefault="006E523D" w:rsidP="0040689B">
            <w:pPr>
              <w:jc w:val="left"/>
              <w:rPr>
                <w:ins w:id="11129" w:author="XuanWen Chen" w:date="2019-01-01T18:15:00Z"/>
              </w:rPr>
            </w:pPr>
            <w:ins w:id="11130" w:author="XuanWen Chen" w:date="2019-01-01T18:15:00Z">
              <w:r>
                <w:rPr>
                  <w:rFonts w:hint="eastAsia"/>
                </w:rPr>
                <w:t>他人加入项目</w:t>
              </w:r>
            </w:ins>
          </w:p>
        </w:tc>
      </w:tr>
      <w:tr w:rsidR="0040689B" w:rsidRPr="00296214" w14:paraId="19AB5553" w14:textId="77777777" w:rsidTr="006E523D">
        <w:tc>
          <w:tcPr>
            <w:tcW w:w="1384" w:type="dxa"/>
            <w:tcPrChange w:id="11131" w:author="XuanWen Chen" w:date="2019-01-01T18:15:00Z">
              <w:tcPr>
                <w:tcW w:w="1016" w:type="dxa"/>
              </w:tcPr>
            </w:tcPrChange>
          </w:tcPr>
          <w:p w14:paraId="16C14EC7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PrChange w:id="11132" w:author="XuanWen Chen" w:date="2019-01-01T18:15:00Z">
              <w:tcPr>
                <w:tcW w:w="7506" w:type="dxa"/>
                <w:gridSpan w:val="3"/>
              </w:tcPr>
            </w:tcPrChange>
          </w:tcPr>
          <w:p w14:paraId="79ECE01A" w14:textId="77777777" w:rsidR="006E523D" w:rsidRDefault="006E523D">
            <w:pPr>
              <w:pStyle w:val="a9"/>
              <w:numPr>
                <w:ilvl w:val="0"/>
                <w:numId w:val="151"/>
              </w:numPr>
              <w:ind w:firstLineChars="0"/>
              <w:rPr>
                <w:ins w:id="11133" w:author="XuanWen Chen" w:date="2019-01-01T18:16:00Z"/>
                <w:rFonts w:hAnsi="宋体"/>
              </w:rPr>
              <w:pPrChange w:id="11134" w:author="XuanWen Chen" w:date="2019-01-01T18:16:00Z">
                <w:pPr>
                  <w:pStyle w:val="a9"/>
                  <w:ind w:firstLineChars="0" w:firstLine="0"/>
                </w:pPr>
              </w:pPrChange>
            </w:pPr>
            <w:ins w:id="11135" w:author="XuanWen Chen" w:date="2019-01-01T18:16:00Z">
              <w:r w:rsidRPr="006E523D">
                <w:rPr>
                  <w:rFonts w:hAnsi="宋体" w:hint="eastAsia"/>
                  <w:rPrChange w:id="11136" w:author="XuanWen Chen" w:date="2019-01-01T18:16:00Z">
                    <w:rPr>
                      <w:rFonts w:hint="eastAsia"/>
                    </w:rPr>
                  </w:rPrChange>
                </w:rPr>
                <w:t>打开我的项目内的项目团队</w:t>
              </w:r>
            </w:ins>
          </w:p>
          <w:p w14:paraId="303DD0A2" w14:textId="0D40916F" w:rsidR="006E523D" w:rsidRDefault="006E523D" w:rsidP="006E523D">
            <w:pPr>
              <w:pStyle w:val="a9"/>
              <w:numPr>
                <w:ilvl w:val="0"/>
                <w:numId w:val="151"/>
              </w:numPr>
              <w:ind w:firstLineChars="0"/>
              <w:rPr>
                <w:ins w:id="11137" w:author="XuanWen Chen" w:date="2019-01-01T18:16:00Z"/>
                <w:rFonts w:hAnsi="宋体"/>
              </w:rPr>
            </w:pPr>
            <w:ins w:id="11138" w:author="XuanWen Chen" w:date="2019-01-01T18:16:00Z">
              <w:r w:rsidRPr="006E523D">
                <w:rPr>
                  <w:rFonts w:hAnsi="宋体" w:hint="eastAsia"/>
                  <w:rPrChange w:id="11139" w:author="XuanWen Chen" w:date="2019-01-01T18:16:00Z">
                    <w:rPr>
                      <w:rFonts w:hint="eastAsia"/>
                    </w:rPr>
                  </w:rPrChange>
                </w:rPr>
                <w:t>查看入队申请</w:t>
              </w:r>
            </w:ins>
          </w:p>
          <w:p w14:paraId="01181636" w14:textId="5A31ED75" w:rsidR="006E523D" w:rsidRDefault="006E523D">
            <w:pPr>
              <w:pStyle w:val="a9"/>
              <w:numPr>
                <w:ilvl w:val="0"/>
                <w:numId w:val="151"/>
              </w:numPr>
              <w:ind w:firstLineChars="0"/>
              <w:rPr>
                <w:ins w:id="11140" w:author="XuanWen Chen" w:date="2019-01-01T18:16:00Z"/>
                <w:rFonts w:hAnsi="宋体"/>
              </w:rPr>
              <w:pPrChange w:id="11141" w:author="XuanWen Chen" w:date="2019-01-01T18:16:00Z">
                <w:pPr>
                  <w:pStyle w:val="a9"/>
                  <w:ind w:firstLineChars="0" w:firstLine="0"/>
                </w:pPr>
              </w:pPrChange>
            </w:pPr>
            <w:ins w:id="11142" w:author="XuanWen Chen" w:date="2019-01-01T18:16:00Z">
              <w:r w:rsidRPr="00734BA0">
                <w:rPr>
                  <w:rFonts w:hAnsi="宋体" w:hint="eastAsia"/>
                </w:rPr>
                <w:t>通过入队申请</w:t>
              </w:r>
            </w:ins>
          </w:p>
          <w:p w14:paraId="10F7D866" w14:textId="55A947BC" w:rsidR="0040689B" w:rsidRPr="006E523D" w:rsidDel="006E523D" w:rsidRDefault="0040689B">
            <w:pPr>
              <w:pStyle w:val="a9"/>
              <w:numPr>
                <w:ilvl w:val="0"/>
                <w:numId w:val="150"/>
              </w:numPr>
              <w:ind w:firstLineChars="0"/>
              <w:rPr>
                <w:del w:id="11143" w:author="XuanWen Chen" w:date="2019-01-01T18:15:00Z"/>
                <w:rFonts w:hAnsi="宋体"/>
                <w:rPrChange w:id="11144" w:author="XuanWen Chen" w:date="2019-01-01T18:16:00Z">
                  <w:rPr>
                    <w:del w:id="11145" w:author="XuanWen Chen" w:date="2019-01-01T18:15:00Z"/>
                  </w:rPr>
                </w:rPrChange>
              </w:rPr>
              <w:pPrChange w:id="11146" w:author="XuanWen Chen" w:date="2019-01-01T18:16:00Z">
                <w:pPr>
                  <w:pStyle w:val="a9"/>
                  <w:numPr>
                    <w:numId w:val="13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del w:id="11147" w:author="XuanWen Chen" w:date="2019-01-01T18:15:00Z">
              <w:r w:rsidRPr="006E523D" w:rsidDel="006E523D">
                <w:rPr>
                  <w:rFonts w:hAnsi="宋体" w:hint="eastAsia"/>
                  <w:rPrChange w:id="11148" w:author="XuanWen Chen" w:date="2019-01-01T18:16:00Z">
                    <w:rPr>
                      <w:rFonts w:hint="eastAsia"/>
                    </w:rPr>
                  </w:rPrChange>
                </w:rPr>
                <w:delText>打开我的项目内的项目团队</w:delText>
              </w:r>
            </w:del>
          </w:p>
          <w:p w14:paraId="0F358C10" w14:textId="4DA1227F" w:rsidR="0040689B" w:rsidDel="006E523D" w:rsidRDefault="0040689B">
            <w:pPr>
              <w:pStyle w:val="a9"/>
              <w:ind w:firstLineChars="0" w:firstLine="0"/>
              <w:rPr>
                <w:del w:id="11149" w:author="XuanWen Chen" w:date="2019-01-01T18:15:00Z"/>
              </w:rPr>
              <w:pPrChange w:id="11150" w:author="XuanWen Chen" w:date="2019-01-01T18:16:00Z">
                <w:pPr>
                  <w:pStyle w:val="a9"/>
                  <w:numPr>
                    <w:numId w:val="13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del w:id="11151" w:author="XuanWen Chen" w:date="2019-01-01T18:15:00Z">
              <w:r w:rsidDel="006E523D">
                <w:rPr>
                  <w:rFonts w:hint="eastAsia"/>
                </w:rPr>
                <w:delText>查看入队申请</w:delText>
              </w:r>
            </w:del>
          </w:p>
          <w:p w14:paraId="144AEE79" w14:textId="4944AB38" w:rsidR="0040689B" w:rsidRPr="006E523D" w:rsidRDefault="0040689B">
            <w:pPr>
              <w:pStyle w:val="a9"/>
              <w:ind w:firstLineChars="0" w:firstLine="0"/>
              <w:pPrChange w:id="11152" w:author="XuanWen Chen" w:date="2019-01-01T18:16:00Z">
                <w:pPr>
                  <w:pStyle w:val="a9"/>
                  <w:numPr>
                    <w:numId w:val="13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del w:id="11153" w:author="XuanWen Chen" w:date="2019-01-01T18:15:00Z">
              <w:r w:rsidRPr="006E523D" w:rsidDel="006E523D">
                <w:rPr>
                  <w:rFonts w:hint="eastAsia"/>
                </w:rPr>
                <w:delText>通过入队申请</w:delText>
              </w:r>
            </w:del>
          </w:p>
        </w:tc>
      </w:tr>
      <w:tr w:rsidR="0040689B" w:rsidRPr="00296214" w14:paraId="3D4AC789" w14:textId="77777777" w:rsidTr="006E523D">
        <w:tc>
          <w:tcPr>
            <w:tcW w:w="1384" w:type="dxa"/>
            <w:tcPrChange w:id="11154" w:author="XuanWen Chen" w:date="2019-01-01T18:15:00Z">
              <w:tcPr>
                <w:tcW w:w="1016" w:type="dxa"/>
              </w:tcPr>
            </w:tcPrChange>
          </w:tcPr>
          <w:p w14:paraId="5CF521E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PrChange w:id="11155" w:author="XuanWen Chen" w:date="2019-01-01T18:15:00Z">
              <w:tcPr>
                <w:tcW w:w="7506" w:type="dxa"/>
                <w:gridSpan w:val="3"/>
              </w:tcPr>
            </w:tcPrChange>
          </w:tcPr>
          <w:p w14:paraId="43235398" w14:textId="486F8C80" w:rsidR="0040689B" w:rsidRPr="00296214" w:rsidRDefault="006E523D" w:rsidP="0040689B">
            <w:pPr>
              <w:jc w:val="left"/>
              <w:rPr>
                <w:rFonts w:hAnsi="宋体"/>
              </w:rPr>
            </w:pPr>
            <w:ins w:id="11156" w:author="XuanWen Chen" w:date="2019-01-01T18:1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296214" w14:paraId="7635AA9F" w14:textId="77777777" w:rsidTr="006E523D">
        <w:tc>
          <w:tcPr>
            <w:tcW w:w="1384" w:type="dxa"/>
            <w:tcPrChange w:id="11157" w:author="XuanWen Chen" w:date="2019-01-01T18:15:00Z">
              <w:tcPr>
                <w:tcW w:w="1016" w:type="dxa"/>
              </w:tcPr>
            </w:tcPrChange>
          </w:tcPr>
          <w:p w14:paraId="78D59A0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PrChange w:id="11158" w:author="XuanWen Chen" w:date="2019-01-01T18:15:00Z">
              <w:tcPr>
                <w:tcW w:w="7506" w:type="dxa"/>
                <w:gridSpan w:val="3"/>
              </w:tcPr>
            </w:tcPrChange>
          </w:tcPr>
          <w:p w14:paraId="3582CE6B" w14:textId="7A6DF306" w:rsidR="0040689B" w:rsidRPr="00296214" w:rsidRDefault="006E523D" w:rsidP="0040689B">
            <w:pPr>
              <w:jc w:val="left"/>
              <w:rPr>
                <w:rFonts w:hAnsi="宋体"/>
              </w:rPr>
            </w:pPr>
            <w:ins w:id="11159" w:author="XuanWen Chen" w:date="2019-01-01T18:1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296214" w14:paraId="7784E0C6" w14:textId="77777777" w:rsidTr="006E523D">
        <w:tc>
          <w:tcPr>
            <w:tcW w:w="1384" w:type="dxa"/>
            <w:tcPrChange w:id="11160" w:author="XuanWen Chen" w:date="2019-01-01T18:15:00Z">
              <w:tcPr>
                <w:tcW w:w="1016" w:type="dxa"/>
              </w:tcPr>
            </w:tcPrChange>
          </w:tcPr>
          <w:p w14:paraId="03DF881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PrChange w:id="11161" w:author="XuanWen Chen" w:date="2019-01-01T18:15:00Z">
              <w:tcPr>
                <w:tcW w:w="7506" w:type="dxa"/>
                <w:gridSpan w:val="3"/>
              </w:tcPr>
            </w:tcPrChange>
          </w:tcPr>
          <w:p w14:paraId="31752E7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1162" w:author="XuanWen Chen" w:date="2019-01-01T18:17:00Z">
              <w:r w:rsidDel="006E523D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14:paraId="05BB6398" w14:textId="77777777" w:rsidTr="006E523D">
        <w:tc>
          <w:tcPr>
            <w:tcW w:w="1384" w:type="dxa"/>
            <w:tcPrChange w:id="11163" w:author="XuanWen Chen" w:date="2019-01-01T18:15:00Z">
              <w:tcPr>
                <w:tcW w:w="1016" w:type="dxa"/>
              </w:tcPr>
            </w:tcPrChange>
          </w:tcPr>
          <w:p w14:paraId="3FAFFFB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PrChange w:id="11164" w:author="XuanWen Chen" w:date="2019-01-01T18:15:00Z">
              <w:tcPr>
                <w:tcW w:w="7506" w:type="dxa"/>
                <w:gridSpan w:val="3"/>
              </w:tcPr>
            </w:tcPrChange>
          </w:tcPr>
          <w:p w14:paraId="5DF11B91" w14:textId="7BBF9DDC" w:rsidR="0040689B" w:rsidRPr="00296214" w:rsidRDefault="006E523D" w:rsidP="0040689B">
            <w:pPr>
              <w:jc w:val="left"/>
              <w:rPr>
                <w:rFonts w:hAnsi="宋体"/>
              </w:rPr>
            </w:pPr>
            <w:ins w:id="11165" w:author="XuanWen Chen" w:date="2019-01-01T18:17:00Z">
              <w:r>
                <w:rPr>
                  <w:rFonts w:hAnsi="宋体" w:hint="eastAsia"/>
                </w:rPr>
                <w:t>每天</w:t>
              </w:r>
            </w:ins>
            <w:ins w:id="11166" w:author="XuanWen Chen" w:date="2019-01-01T18:19:00Z">
              <w:r w:rsidR="00FC27BC">
                <w:rPr>
                  <w:rFonts w:hAnsi="宋体" w:hint="eastAsia"/>
                </w:rPr>
                <w:t>2</w:t>
              </w:r>
            </w:ins>
            <w:ins w:id="11167" w:author="XuanWen Chen" w:date="2019-01-01T18:17:00Z">
              <w:r>
                <w:rPr>
                  <w:rFonts w:hAnsi="宋体"/>
                </w:rPr>
                <w:t>00</w:t>
              </w:r>
              <w:r>
                <w:rPr>
                  <w:rFonts w:hAnsi="宋体" w:hint="eastAsia"/>
                </w:rPr>
                <w:t>次</w:t>
              </w:r>
            </w:ins>
            <w:del w:id="11168" w:author="XuanWen Chen" w:date="2019-01-01T18:17:00Z">
              <w:r w:rsidR="0040689B" w:rsidRPr="00296214" w:rsidDel="006E523D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14:paraId="11AD9D63" w14:textId="77777777" w:rsidTr="006E523D">
        <w:tc>
          <w:tcPr>
            <w:tcW w:w="1384" w:type="dxa"/>
            <w:tcPrChange w:id="11169" w:author="XuanWen Chen" w:date="2019-01-01T18:15:00Z">
              <w:tcPr>
                <w:tcW w:w="1016" w:type="dxa"/>
              </w:tcPr>
            </w:tcPrChange>
          </w:tcPr>
          <w:p w14:paraId="00E870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PrChange w:id="11170" w:author="XuanWen Chen" w:date="2019-01-01T18:15:00Z">
              <w:tcPr>
                <w:tcW w:w="7506" w:type="dxa"/>
                <w:gridSpan w:val="3"/>
              </w:tcPr>
            </w:tcPrChange>
          </w:tcPr>
          <w:p w14:paraId="70308D6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F45DD59" w14:textId="77777777" w:rsidTr="006E523D">
        <w:tc>
          <w:tcPr>
            <w:tcW w:w="1384" w:type="dxa"/>
            <w:tcPrChange w:id="11171" w:author="XuanWen Chen" w:date="2019-01-01T18:15:00Z">
              <w:tcPr>
                <w:tcW w:w="1016" w:type="dxa"/>
              </w:tcPr>
            </w:tcPrChange>
          </w:tcPr>
          <w:p w14:paraId="4C7B8C7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PrChange w:id="11172" w:author="XuanWen Chen" w:date="2019-01-01T18:15:00Z">
              <w:tcPr>
                <w:tcW w:w="7506" w:type="dxa"/>
                <w:gridSpan w:val="3"/>
              </w:tcPr>
            </w:tcPrChange>
          </w:tcPr>
          <w:p w14:paraId="3AC7D512" w14:textId="0B4B1C5C" w:rsidR="0040689B" w:rsidRPr="00296214" w:rsidRDefault="006E523D" w:rsidP="0040689B">
            <w:pPr>
              <w:jc w:val="left"/>
              <w:rPr>
                <w:rFonts w:hAnsi="宋体"/>
              </w:rPr>
            </w:pPr>
            <w:ins w:id="11173" w:author="XuanWen Chen" w:date="2019-01-01T18:1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14:paraId="351918ED" w14:textId="77777777" w:rsidTr="006E523D">
        <w:tc>
          <w:tcPr>
            <w:tcW w:w="1384" w:type="dxa"/>
            <w:tcPrChange w:id="11174" w:author="XuanWen Chen" w:date="2019-01-01T18:15:00Z">
              <w:tcPr>
                <w:tcW w:w="1016" w:type="dxa"/>
              </w:tcPr>
            </w:tcPrChange>
          </w:tcPr>
          <w:p w14:paraId="56494F9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PrChange w:id="11175" w:author="XuanWen Chen" w:date="2019-01-01T18:15:00Z">
              <w:tcPr>
                <w:tcW w:w="7506" w:type="dxa"/>
                <w:gridSpan w:val="3"/>
              </w:tcPr>
            </w:tcPrChange>
          </w:tcPr>
          <w:p w14:paraId="557F066E" w14:textId="01E323B7" w:rsidR="0040689B" w:rsidDel="006E523D" w:rsidRDefault="006E523D" w:rsidP="0040689B">
            <w:pPr>
              <w:rPr>
                <w:del w:id="11176" w:author="XuanWen Chen" w:date="2019-01-01T18:17:00Z"/>
              </w:rPr>
            </w:pPr>
            <w:ins w:id="11177" w:author="XuanWen Chen" w:date="2019-01-01T18:17:00Z">
              <w:r>
                <w:rPr>
                  <w:rFonts w:hint="eastAsia"/>
                </w:rPr>
                <w:t>每天有1</w:t>
              </w:r>
              <w:r>
                <w:t>000</w:t>
              </w:r>
            </w:ins>
            <w:ins w:id="11178" w:author="XuanWen Chen" w:date="2019-01-01T18:18:00Z">
              <w:r>
                <w:rPr>
                  <w:rFonts w:hint="eastAsia"/>
                </w:rPr>
                <w:t>个用户发出申请</w:t>
              </w:r>
            </w:ins>
            <w:ins w:id="11179" w:author="XuanWen Chen" w:date="2019-01-01T18:19:00Z">
              <w:r w:rsidR="00FC27BC">
                <w:rPr>
                  <w:rFonts w:hint="eastAsia"/>
                </w:rPr>
                <w:t>，同意2</w:t>
              </w:r>
              <w:r w:rsidR="00FC27BC">
                <w:t>00</w:t>
              </w:r>
            </w:ins>
            <w:ins w:id="11180" w:author="XuanWen Chen" w:date="2019-01-01T18:20:00Z">
              <w:r w:rsidR="00FC27BC">
                <w:rPr>
                  <w:rFonts w:hint="eastAsia"/>
                </w:rPr>
                <w:t>次</w:t>
              </w:r>
            </w:ins>
          </w:p>
          <w:p w14:paraId="05269B1B" w14:textId="77777777" w:rsidR="0040689B" w:rsidRDefault="0040689B" w:rsidP="0040689B"/>
        </w:tc>
      </w:tr>
    </w:tbl>
    <w:p w14:paraId="469265AA" w14:textId="6789F354" w:rsidR="0040689B" w:rsidRDefault="00720356" w:rsidP="00720356">
      <w:pPr>
        <w:pStyle w:val="4"/>
      </w:pPr>
      <w:bookmarkStart w:id="11181" w:name="_Toc533621445"/>
      <w:r>
        <w:rPr>
          <w:rFonts w:hint="eastAsia"/>
        </w:rPr>
        <w:lastRenderedPageBreak/>
        <w:t>入队审核</w:t>
      </w:r>
      <w:r>
        <w:rPr>
          <w:rFonts w:hint="eastAsia"/>
        </w:rPr>
        <w:t>-</w:t>
      </w:r>
      <w:r>
        <w:rPr>
          <w:rFonts w:hint="eastAsia"/>
        </w:rPr>
        <w:t>拒绝</w:t>
      </w:r>
      <w:bookmarkEnd w:id="1118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5362E760" w14:textId="77777777" w:rsidTr="0040689B">
        <w:tc>
          <w:tcPr>
            <w:tcW w:w="1656" w:type="dxa"/>
          </w:tcPr>
          <w:p w14:paraId="795307D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15FCDB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入队审核-拒绝</w:t>
            </w:r>
          </w:p>
        </w:tc>
      </w:tr>
      <w:tr w:rsidR="0040689B" w:rsidRPr="008035F1" w14:paraId="164F0295" w14:textId="77777777" w:rsidTr="0040689B">
        <w:tc>
          <w:tcPr>
            <w:tcW w:w="1656" w:type="dxa"/>
          </w:tcPr>
          <w:p w14:paraId="1453332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6DF40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DC6EC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5A32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23936DBC" w14:textId="77777777" w:rsidTr="0040689B">
        <w:tc>
          <w:tcPr>
            <w:tcW w:w="1656" w:type="dxa"/>
          </w:tcPr>
          <w:p w14:paraId="7022D190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2CE6D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444919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35EB6B1" w14:textId="51B3D6AB" w:rsidR="0040689B" w:rsidRPr="008035F1" w:rsidRDefault="00FC27BC" w:rsidP="0040689B">
            <w:pPr>
              <w:jc w:val="left"/>
              <w:rPr>
                <w:rFonts w:hAnsi="宋体"/>
              </w:rPr>
            </w:pPr>
            <w:ins w:id="11182" w:author="XuanWen Chen" w:date="2019-01-01T18:21:00Z">
              <w:r>
                <w:rPr>
                  <w:rFonts w:hAnsi="宋体" w:hint="eastAsia"/>
                </w:rPr>
                <w:t>基于项目的案例教学系统</w:t>
              </w:r>
            </w:ins>
            <w:del w:id="11183" w:author="XuanWen Chen" w:date="2019-01-01T18:21:00Z">
              <w:r w:rsidR="0040689B" w:rsidDel="00FC27BC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14:paraId="17FE35E6" w14:textId="77777777" w:rsidTr="0040689B">
        <w:tc>
          <w:tcPr>
            <w:tcW w:w="1656" w:type="dxa"/>
          </w:tcPr>
          <w:p w14:paraId="69E57912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2362951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用户申请加入项目组，收到加入请求，项目发起人进行查看审核。</w:t>
            </w:r>
          </w:p>
        </w:tc>
      </w:tr>
      <w:tr w:rsidR="0040689B" w:rsidRPr="00296214" w14:paraId="69AB37EF" w14:textId="77777777" w:rsidTr="0040689B">
        <w:tc>
          <w:tcPr>
            <w:tcW w:w="1656" w:type="dxa"/>
          </w:tcPr>
          <w:p w14:paraId="0E66884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E86EFD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9C32A38" w14:textId="77777777" w:rsidTr="0040689B">
        <w:tc>
          <w:tcPr>
            <w:tcW w:w="1656" w:type="dxa"/>
          </w:tcPr>
          <w:p w14:paraId="688DB432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F46E358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7D8C6023" w14:textId="42186EEC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</w:t>
            </w:r>
            <w:del w:id="11184" w:author="XuanWen Chen" w:date="2019-01-01T19:44:00Z">
              <w:r w:rsidDel="008F180E">
                <w:rPr>
                  <w:rFonts w:hint="eastAsia"/>
                </w:rPr>
                <w:delText>正常</w:delText>
              </w:r>
            </w:del>
            <w:ins w:id="11185" w:author="XuanWen Chen" w:date="2019-01-01T19:44:00Z">
              <w:r w:rsidR="008F180E">
                <w:rPr>
                  <w:rFonts w:hint="eastAsia"/>
                </w:rPr>
                <w:t>未开始</w:t>
              </w:r>
            </w:ins>
          </w:p>
          <w:p w14:paraId="0D510F4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41360BA3" w14:textId="77777777" w:rsidTr="0040689B">
        <w:tc>
          <w:tcPr>
            <w:tcW w:w="1656" w:type="dxa"/>
          </w:tcPr>
          <w:p w14:paraId="4F379EF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3DAC7BF" w14:textId="5B8BBF73" w:rsidR="0040689B" w:rsidDel="006E523D" w:rsidRDefault="0040689B" w:rsidP="0040689B">
            <w:pPr>
              <w:jc w:val="left"/>
              <w:rPr>
                <w:del w:id="11186" w:author="XuanWen Chen" w:date="2019-01-01T18:18:00Z"/>
              </w:rPr>
            </w:pPr>
          </w:p>
          <w:p w14:paraId="1B2DA59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向申请人发送拒绝入队的站内信</w:t>
            </w:r>
          </w:p>
        </w:tc>
      </w:tr>
      <w:tr w:rsidR="00FC27BC" w:rsidRPr="00237CE5" w14:paraId="4C7A8259" w14:textId="77777777" w:rsidTr="0040689B">
        <w:trPr>
          <w:ins w:id="11187" w:author="XuanWen Chen" w:date="2019-01-01T18:18:00Z"/>
        </w:trPr>
        <w:tc>
          <w:tcPr>
            <w:tcW w:w="1656" w:type="dxa"/>
          </w:tcPr>
          <w:p w14:paraId="6FDB81D6" w14:textId="368DD807" w:rsidR="00FC27BC" w:rsidRPr="008035F1" w:rsidRDefault="00FC27BC" w:rsidP="0040689B">
            <w:pPr>
              <w:rPr>
                <w:ins w:id="11188" w:author="XuanWen Chen" w:date="2019-01-01T18:18:00Z"/>
                <w:rFonts w:hAnsi="宋体"/>
              </w:rPr>
            </w:pPr>
            <w:ins w:id="11189" w:author="XuanWen Chen" w:date="2019-01-01T18:18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5310F457" w14:textId="1A1628DD" w:rsidR="00FC27BC" w:rsidDel="006E523D" w:rsidRDefault="00FC27BC" w:rsidP="0040689B">
            <w:pPr>
              <w:jc w:val="left"/>
              <w:rPr>
                <w:ins w:id="11190" w:author="XuanWen Chen" w:date="2019-01-01T18:18:00Z"/>
              </w:rPr>
            </w:pPr>
            <w:ins w:id="11191" w:author="XuanWen Chen" w:date="2019-01-01T18:18:00Z">
              <w:r>
                <w:rPr>
                  <w:rFonts w:hint="eastAsia"/>
                </w:rPr>
                <w:t>他人申请加入</w:t>
              </w:r>
            </w:ins>
          </w:p>
        </w:tc>
      </w:tr>
      <w:tr w:rsidR="00FC27BC" w:rsidRPr="00237CE5" w14:paraId="6C954BE7" w14:textId="77777777" w:rsidTr="0040689B">
        <w:trPr>
          <w:ins w:id="11192" w:author="XuanWen Chen" w:date="2019-01-01T18:18:00Z"/>
        </w:trPr>
        <w:tc>
          <w:tcPr>
            <w:tcW w:w="1656" w:type="dxa"/>
          </w:tcPr>
          <w:p w14:paraId="2913A30A" w14:textId="7AA548CD" w:rsidR="00FC27BC" w:rsidRPr="008035F1" w:rsidRDefault="00FC27BC" w:rsidP="0040689B">
            <w:pPr>
              <w:rPr>
                <w:ins w:id="11193" w:author="XuanWen Chen" w:date="2019-01-01T18:18:00Z"/>
                <w:rFonts w:hAnsi="宋体"/>
              </w:rPr>
            </w:pPr>
            <w:ins w:id="11194" w:author="XuanWen Chen" w:date="2019-01-01T18:18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71628BAC" w14:textId="2889DB29" w:rsidR="00FC27BC" w:rsidDel="006E523D" w:rsidRDefault="00FC27BC" w:rsidP="0040689B">
            <w:pPr>
              <w:jc w:val="left"/>
              <w:rPr>
                <w:ins w:id="11195" w:author="XuanWen Chen" w:date="2019-01-01T18:18:00Z"/>
              </w:rPr>
            </w:pPr>
            <w:ins w:id="11196" w:author="XuanWen Chen" w:date="2019-01-01T18:19:00Z">
              <w:r>
                <w:rPr>
                  <w:rFonts w:hint="eastAsia"/>
                </w:rPr>
                <w:t>发送拒绝信息</w:t>
              </w:r>
            </w:ins>
          </w:p>
        </w:tc>
      </w:tr>
      <w:tr w:rsidR="0040689B" w:rsidRPr="00296214" w14:paraId="08B552BE" w14:textId="77777777" w:rsidTr="0040689B">
        <w:tc>
          <w:tcPr>
            <w:tcW w:w="1656" w:type="dxa"/>
          </w:tcPr>
          <w:p w14:paraId="5169432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E413DCD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B433ED">
              <w:rPr>
                <w:rFonts w:hAnsi="宋体" w:hint="eastAsia"/>
              </w:rPr>
              <w:t>打开我的项目内的项目团队</w:t>
            </w:r>
          </w:p>
          <w:p w14:paraId="37ECC222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B433ED">
              <w:rPr>
                <w:rFonts w:hAnsi="宋体" w:hint="eastAsia"/>
              </w:rPr>
              <w:t>查看入队申请</w:t>
            </w:r>
          </w:p>
          <w:p w14:paraId="10E051F8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3.拒绝</w:t>
            </w:r>
            <w:r w:rsidRPr="00B433ED">
              <w:rPr>
                <w:rFonts w:hAnsi="宋体" w:hint="eastAsia"/>
              </w:rPr>
              <w:t>入队申请</w:t>
            </w:r>
          </w:p>
        </w:tc>
      </w:tr>
      <w:tr w:rsidR="0040689B" w:rsidRPr="00296214" w14:paraId="59CDE68D" w14:textId="77777777" w:rsidTr="0040689B">
        <w:tc>
          <w:tcPr>
            <w:tcW w:w="1656" w:type="dxa"/>
          </w:tcPr>
          <w:p w14:paraId="2F33E69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522F996" w14:textId="4BA9815F" w:rsidR="0040689B" w:rsidRPr="00296214" w:rsidRDefault="00FC27BC" w:rsidP="0040689B">
            <w:pPr>
              <w:jc w:val="left"/>
              <w:rPr>
                <w:rFonts w:hAnsi="宋体"/>
              </w:rPr>
            </w:pPr>
            <w:ins w:id="11197" w:author="XuanWen Chen" w:date="2019-01-01T18:1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296214" w14:paraId="3E142B3B" w14:textId="77777777" w:rsidTr="0040689B">
        <w:tc>
          <w:tcPr>
            <w:tcW w:w="1656" w:type="dxa"/>
          </w:tcPr>
          <w:p w14:paraId="4B12A1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4BE92D8" w14:textId="40D4EC4F" w:rsidR="0040689B" w:rsidRPr="00296214" w:rsidRDefault="00FC27BC" w:rsidP="0040689B">
            <w:pPr>
              <w:jc w:val="left"/>
              <w:rPr>
                <w:rFonts w:hAnsi="宋体"/>
              </w:rPr>
            </w:pPr>
            <w:ins w:id="11198" w:author="XuanWen Chen" w:date="2019-01-01T18:1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296214" w14:paraId="43ACC0B1" w14:textId="77777777" w:rsidTr="0040689B">
        <w:tc>
          <w:tcPr>
            <w:tcW w:w="1656" w:type="dxa"/>
          </w:tcPr>
          <w:p w14:paraId="26CB4A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FEA899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1199" w:author="XuanWen Chen" w:date="2019-01-01T18:19:00Z">
              <w:r w:rsidDel="00FC27BC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14:paraId="03C18264" w14:textId="77777777" w:rsidTr="0040689B">
        <w:tc>
          <w:tcPr>
            <w:tcW w:w="1656" w:type="dxa"/>
          </w:tcPr>
          <w:p w14:paraId="55691C8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C78DCF5" w14:textId="6F7C3EF9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1200" w:author="XuanWen Chen" w:date="2019-01-01T18:19:00Z">
              <w:r w:rsidRPr="00296214" w:rsidDel="00FC27BC">
                <w:rPr>
                  <w:rFonts w:hAnsi="宋体" w:hint="eastAsia"/>
                </w:rPr>
                <w:delText>高</w:delText>
              </w:r>
            </w:del>
            <w:ins w:id="11201" w:author="XuanWen Chen" w:date="2019-01-01T18:19:00Z">
              <w:r w:rsidR="00FC27BC">
                <w:rPr>
                  <w:rFonts w:hAnsi="宋体" w:hint="eastAsia"/>
                </w:rPr>
                <w:t>每天8</w:t>
              </w:r>
              <w:r w:rsidR="00FC27BC">
                <w:rPr>
                  <w:rFonts w:hAnsi="宋体"/>
                </w:rPr>
                <w:t>00</w:t>
              </w:r>
              <w:r w:rsidR="00FC27BC">
                <w:rPr>
                  <w:rFonts w:hAnsi="宋体" w:hint="eastAsia"/>
                </w:rPr>
                <w:t>次</w:t>
              </w:r>
            </w:ins>
          </w:p>
        </w:tc>
      </w:tr>
      <w:tr w:rsidR="0040689B" w:rsidRPr="00296214" w14:paraId="0C949AD4" w14:textId="77777777" w:rsidTr="0040689B">
        <w:tc>
          <w:tcPr>
            <w:tcW w:w="1656" w:type="dxa"/>
          </w:tcPr>
          <w:p w14:paraId="31B3F29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F6DA66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F5F44C5" w14:textId="77777777" w:rsidTr="0040689B">
        <w:tc>
          <w:tcPr>
            <w:tcW w:w="1656" w:type="dxa"/>
          </w:tcPr>
          <w:p w14:paraId="3C04645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F8A800E" w14:textId="29156A9E" w:rsidR="0040689B" w:rsidRPr="00296214" w:rsidRDefault="00FC27BC" w:rsidP="0040689B">
            <w:pPr>
              <w:jc w:val="left"/>
              <w:rPr>
                <w:rFonts w:hAnsi="宋体"/>
              </w:rPr>
            </w:pPr>
            <w:ins w:id="11202" w:author="XuanWen Chen" w:date="2019-01-01T18:2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14:paraId="6D9841E2" w14:textId="77777777" w:rsidTr="0040689B">
        <w:tc>
          <w:tcPr>
            <w:tcW w:w="1656" w:type="dxa"/>
          </w:tcPr>
          <w:p w14:paraId="14DE0F7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602F54F" w14:textId="00C1E25B" w:rsidR="0040689B" w:rsidDel="00FC27BC" w:rsidRDefault="00FC27BC" w:rsidP="0040689B">
            <w:pPr>
              <w:rPr>
                <w:del w:id="11203" w:author="XuanWen Chen" w:date="2019-01-01T18:19:00Z"/>
              </w:rPr>
            </w:pPr>
            <w:ins w:id="11204" w:author="XuanWen Chen" w:date="2019-01-01T18:20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个用户发出申请，拒绝8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  <w:p w14:paraId="5A89A553" w14:textId="77777777" w:rsidR="0040689B" w:rsidRDefault="0040689B" w:rsidP="0040689B"/>
        </w:tc>
      </w:tr>
    </w:tbl>
    <w:p w14:paraId="0524680D" w14:textId="35A7F3A9" w:rsidR="0040689B" w:rsidRPr="00FC27BC" w:rsidRDefault="00720356" w:rsidP="00720356">
      <w:pPr>
        <w:pStyle w:val="4"/>
        <w:rPr>
          <w:rPrChange w:id="11205" w:author="XuanWen Chen" w:date="2019-01-01T18:22:00Z">
            <w:rPr>
              <w:color w:val="FF0000"/>
            </w:rPr>
          </w:rPrChange>
        </w:rPr>
      </w:pPr>
      <w:bookmarkStart w:id="11206" w:name="_Toc533621446"/>
      <w:r w:rsidRPr="00FC27BC">
        <w:rPr>
          <w:rFonts w:hint="eastAsia"/>
          <w:rPrChange w:id="11207" w:author="XuanWen Chen" w:date="2019-01-01T18:22:00Z">
            <w:rPr>
              <w:rFonts w:hint="eastAsia"/>
              <w:color w:val="FF0000"/>
            </w:rPr>
          </w:rPrChange>
        </w:rPr>
        <w:t>邀请人加入</w:t>
      </w:r>
      <w:ins w:id="11208" w:author="XuanWen Chen" w:date="2019-01-01T18:20:00Z">
        <w:r w:rsidR="00FC27BC" w:rsidRPr="00FC27BC">
          <w:rPr>
            <w:rFonts w:hint="eastAsia"/>
            <w:rPrChange w:id="11209" w:author="XuanWen Chen" w:date="2019-01-01T18:22:00Z">
              <w:rPr>
                <w:rFonts w:hint="eastAsia"/>
                <w:color w:val="FF0000"/>
              </w:rPr>
            </w:rPrChange>
          </w:rPr>
          <w:t>项目</w:t>
        </w:r>
      </w:ins>
      <w:del w:id="11210" w:author="XuanWen Chen" w:date="2019-01-01T18:20:00Z">
        <w:r w:rsidRPr="00FC27BC" w:rsidDel="00FC27BC">
          <w:rPr>
            <w:rFonts w:hint="eastAsia"/>
            <w:rPrChange w:id="11211" w:author="XuanWen Chen" w:date="2019-01-01T18:22:00Z">
              <w:rPr>
                <w:rFonts w:hint="eastAsia"/>
                <w:color w:val="FF0000"/>
              </w:rPr>
            </w:rPrChange>
          </w:rPr>
          <w:delText>团队</w:delText>
        </w:r>
      </w:del>
      <w:bookmarkEnd w:id="11206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FC27BC" w:rsidRPr="00FC27BC" w14:paraId="4672E3CB" w14:textId="77777777" w:rsidTr="00FC27BC">
        <w:tc>
          <w:tcPr>
            <w:tcW w:w="1384" w:type="dxa"/>
          </w:tcPr>
          <w:p w14:paraId="60B87265" w14:textId="77777777" w:rsidR="0040689B" w:rsidRPr="00FC27BC" w:rsidRDefault="0040689B" w:rsidP="0040689B">
            <w:pPr>
              <w:rPr>
                <w:rPrChange w:id="11212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/>
                <w:b/>
                <w:rPrChange w:id="11213" w:author="XuanWen Chen" w:date="2019-01-01T18:22:00Z">
                  <w:rPr>
                    <w:rFonts w:hAnsi="宋体"/>
                    <w:b/>
                    <w:color w:val="FF0000"/>
                  </w:rPr>
                </w:rPrChange>
              </w:rPr>
              <w:t>ID和名称：</w:t>
            </w:r>
          </w:p>
        </w:tc>
        <w:tc>
          <w:tcPr>
            <w:tcW w:w="7138" w:type="dxa"/>
            <w:gridSpan w:val="3"/>
          </w:tcPr>
          <w:p w14:paraId="1F0964F6" w14:textId="073B6B95" w:rsidR="0040689B" w:rsidRPr="00FC27BC" w:rsidRDefault="0040689B" w:rsidP="0040689B">
            <w:pPr>
              <w:jc w:val="left"/>
              <w:rPr>
                <w:rFonts w:hAnsi="宋体"/>
                <w:b/>
                <w:rPrChange w:id="11214" w:author="XuanWen Chen" w:date="2019-01-01T18:22:00Z">
                  <w:rPr>
                    <w:rFonts w:hAnsi="宋体"/>
                    <w:b/>
                    <w:color w:val="FF0000"/>
                  </w:rPr>
                </w:rPrChange>
              </w:rPr>
            </w:pPr>
            <w:r w:rsidRPr="00FC27BC">
              <w:rPr>
                <w:rFonts w:hAnsi="宋体"/>
                <w:b/>
                <w:rPrChange w:id="11215" w:author="XuanWen Chen" w:date="2019-01-01T18:22:00Z">
                  <w:rPr>
                    <w:rFonts w:hAnsi="宋体"/>
                    <w:b/>
                    <w:color w:val="FF0000"/>
                  </w:rPr>
                </w:rPrChange>
              </w:rPr>
              <w:t>UC-5：邀请人加入</w:t>
            </w:r>
            <w:ins w:id="11216" w:author="XuanWen Chen" w:date="2019-01-01T18:20:00Z">
              <w:r w:rsidR="00FC27BC" w:rsidRPr="00FC27BC">
                <w:rPr>
                  <w:rFonts w:hAnsi="宋体" w:hint="eastAsia"/>
                  <w:b/>
                  <w:rPrChange w:id="11217" w:author="XuanWen Chen" w:date="2019-01-01T18:22:00Z">
                    <w:rPr>
                      <w:rFonts w:hAnsi="宋体" w:hint="eastAsia"/>
                      <w:b/>
                      <w:color w:val="FF0000"/>
                    </w:rPr>
                  </w:rPrChange>
                </w:rPr>
                <w:t>项目</w:t>
              </w:r>
            </w:ins>
            <w:del w:id="11218" w:author="XuanWen Chen" w:date="2019-01-01T18:20:00Z">
              <w:r w:rsidRPr="00FC27BC" w:rsidDel="00FC27BC">
                <w:rPr>
                  <w:rFonts w:hAnsi="宋体" w:hint="eastAsia"/>
                  <w:b/>
                  <w:rPrChange w:id="11219" w:author="XuanWen Chen" w:date="2019-01-01T18:22:00Z">
                    <w:rPr>
                      <w:rFonts w:hAnsi="宋体" w:hint="eastAsia"/>
                      <w:b/>
                      <w:color w:val="FF0000"/>
                    </w:rPr>
                  </w:rPrChange>
                </w:rPr>
                <w:delText>团队</w:delText>
              </w:r>
            </w:del>
          </w:p>
        </w:tc>
      </w:tr>
      <w:tr w:rsidR="00FC27BC" w:rsidRPr="00FC27BC" w14:paraId="6300C848" w14:textId="77777777" w:rsidTr="00FC27BC">
        <w:tc>
          <w:tcPr>
            <w:tcW w:w="1384" w:type="dxa"/>
          </w:tcPr>
          <w:p w14:paraId="4099C5F4" w14:textId="77777777" w:rsidR="0040689B" w:rsidRPr="00FC27BC" w:rsidRDefault="0040689B" w:rsidP="0040689B">
            <w:pPr>
              <w:rPr>
                <w:rPrChange w:id="11220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21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创建人：</w:t>
            </w:r>
          </w:p>
        </w:tc>
        <w:tc>
          <w:tcPr>
            <w:tcW w:w="1731" w:type="dxa"/>
          </w:tcPr>
          <w:p w14:paraId="664BE7FF" w14:textId="77777777" w:rsidR="0040689B" w:rsidRPr="00FC27BC" w:rsidRDefault="0040689B" w:rsidP="0040689B">
            <w:pPr>
              <w:jc w:val="left"/>
              <w:rPr>
                <w:rFonts w:hAnsi="宋体"/>
                <w:rPrChange w:id="11222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proofErr w:type="gramStart"/>
            <w:r w:rsidRPr="00FC27BC">
              <w:rPr>
                <w:rFonts w:hAnsi="宋体" w:hint="eastAsia"/>
                <w:rPrChange w:id="11223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91010FC" w14:textId="77777777" w:rsidR="0040689B" w:rsidRPr="00FC27BC" w:rsidRDefault="0040689B" w:rsidP="0040689B">
            <w:pPr>
              <w:jc w:val="left"/>
              <w:rPr>
                <w:rFonts w:hAnsi="宋体"/>
                <w:rPrChange w:id="11224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25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创建日期：</w:t>
            </w:r>
          </w:p>
        </w:tc>
        <w:tc>
          <w:tcPr>
            <w:tcW w:w="3334" w:type="dxa"/>
          </w:tcPr>
          <w:p w14:paraId="486843E0" w14:textId="77777777" w:rsidR="0040689B" w:rsidRPr="00FC27BC" w:rsidRDefault="0040689B" w:rsidP="0040689B">
            <w:pPr>
              <w:jc w:val="left"/>
              <w:rPr>
                <w:rFonts w:hAnsi="宋体"/>
                <w:rPrChange w:id="11226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/>
                <w:rPrChange w:id="11227" w:author="XuanWen Chen" w:date="2019-01-01T18:22:00Z">
                  <w:rPr>
                    <w:rFonts w:hAnsi="宋体"/>
                    <w:color w:val="FF0000"/>
                  </w:rPr>
                </w:rPrChange>
              </w:rPr>
              <w:t>2018</w:t>
            </w:r>
            <w:r w:rsidRPr="00FC27BC">
              <w:rPr>
                <w:rFonts w:hAnsi="宋体" w:hint="eastAsia"/>
                <w:rPrChange w:id="11228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年</w:t>
            </w:r>
            <w:r w:rsidRPr="00FC27BC">
              <w:rPr>
                <w:rFonts w:hAnsi="宋体"/>
                <w:rPrChange w:id="11229" w:author="XuanWen Chen" w:date="2019-01-01T18:22:00Z">
                  <w:rPr>
                    <w:rFonts w:hAnsi="宋体"/>
                    <w:color w:val="FF0000"/>
                  </w:rPr>
                </w:rPrChange>
              </w:rPr>
              <w:t>12</w:t>
            </w:r>
            <w:r w:rsidRPr="00FC27BC">
              <w:rPr>
                <w:rFonts w:hAnsi="宋体" w:hint="eastAsia"/>
                <w:rPrChange w:id="11230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月</w:t>
            </w:r>
            <w:r w:rsidRPr="00FC27BC">
              <w:rPr>
                <w:rFonts w:hAnsi="宋体"/>
                <w:rPrChange w:id="11231" w:author="XuanWen Chen" w:date="2019-01-01T18:22:00Z">
                  <w:rPr>
                    <w:rFonts w:hAnsi="宋体"/>
                    <w:color w:val="FF0000"/>
                  </w:rPr>
                </w:rPrChange>
              </w:rPr>
              <w:t>6日星期四</w:t>
            </w:r>
          </w:p>
        </w:tc>
      </w:tr>
      <w:tr w:rsidR="00FC27BC" w:rsidRPr="00FC27BC" w14:paraId="74703136" w14:textId="77777777" w:rsidTr="00FC27BC">
        <w:tc>
          <w:tcPr>
            <w:tcW w:w="1384" w:type="dxa"/>
          </w:tcPr>
          <w:p w14:paraId="30105F2E" w14:textId="77777777" w:rsidR="0040689B" w:rsidRPr="00FC27BC" w:rsidRDefault="0040689B" w:rsidP="0040689B">
            <w:pPr>
              <w:rPr>
                <w:rPrChange w:id="11232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33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lastRenderedPageBreak/>
              <w:t>主要操作者：</w:t>
            </w:r>
          </w:p>
        </w:tc>
        <w:tc>
          <w:tcPr>
            <w:tcW w:w="1731" w:type="dxa"/>
          </w:tcPr>
          <w:p w14:paraId="7F202633" w14:textId="77777777" w:rsidR="0040689B" w:rsidRPr="00FC27BC" w:rsidRDefault="0040689B" w:rsidP="0040689B">
            <w:pPr>
              <w:jc w:val="left"/>
              <w:rPr>
                <w:rFonts w:hAnsi="宋体"/>
                <w:rPrChange w:id="11234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35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项目发起人</w:t>
            </w:r>
          </w:p>
        </w:tc>
        <w:tc>
          <w:tcPr>
            <w:tcW w:w="2073" w:type="dxa"/>
          </w:tcPr>
          <w:p w14:paraId="0F665F1A" w14:textId="77777777" w:rsidR="0040689B" w:rsidRPr="00FC27BC" w:rsidRDefault="0040689B" w:rsidP="0040689B">
            <w:pPr>
              <w:jc w:val="left"/>
              <w:rPr>
                <w:rFonts w:hAnsi="宋体"/>
                <w:rPrChange w:id="11236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37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次要操作者：</w:t>
            </w:r>
          </w:p>
        </w:tc>
        <w:tc>
          <w:tcPr>
            <w:tcW w:w="3334" w:type="dxa"/>
          </w:tcPr>
          <w:p w14:paraId="655B2390" w14:textId="451BB57A" w:rsidR="0040689B" w:rsidRPr="00FC27BC" w:rsidRDefault="00FC27BC" w:rsidP="0040689B">
            <w:pPr>
              <w:jc w:val="left"/>
              <w:rPr>
                <w:rFonts w:hAnsi="宋体"/>
                <w:rPrChange w:id="11238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ins w:id="11239" w:author="XuanWen Chen" w:date="2019-01-01T18:21:00Z">
              <w:r w:rsidRPr="00FC27BC">
                <w:rPr>
                  <w:rFonts w:hAnsi="宋体" w:hint="eastAsia"/>
                </w:rPr>
                <w:t>基于项目的案例教学系统</w:t>
              </w:r>
            </w:ins>
            <w:del w:id="11240" w:author="XuanWen Chen" w:date="2019-01-01T18:21:00Z">
              <w:r w:rsidR="0040689B" w:rsidRPr="00FC27BC" w:rsidDel="00FC27BC">
                <w:rPr>
                  <w:rFonts w:hAnsi="宋体" w:hint="eastAsia"/>
                  <w:rPrChange w:id="11241" w:author="XuanWen Chen" w:date="2019-01-01T18:22:00Z">
                    <w:rPr>
                      <w:rFonts w:hAnsi="宋体" w:hint="eastAsia"/>
                      <w:color w:val="FF0000"/>
                    </w:rPr>
                  </w:rPrChange>
                </w:rPr>
                <w:delText>案例数据库</w:delText>
              </w:r>
            </w:del>
          </w:p>
        </w:tc>
      </w:tr>
      <w:tr w:rsidR="00FC27BC" w:rsidRPr="00FC27BC" w14:paraId="3F8ABDE1" w14:textId="77777777" w:rsidTr="00FC27BC">
        <w:tc>
          <w:tcPr>
            <w:tcW w:w="1384" w:type="dxa"/>
          </w:tcPr>
          <w:p w14:paraId="0F1CE606" w14:textId="77777777" w:rsidR="0040689B" w:rsidRPr="00FC27BC" w:rsidRDefault="0040689B" w:rsidP="0040689B">
            <w:pPr>
              <w:rPr>
                <w:rPrChange w:id="11242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43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描述：</w:t>
            </w:r>
          </w:p>
        </w:tc>
        <w:tc>
          <w:tcPr>
            <w:tcW w:w="7138" w:type="dxa"/>
            <w:gridSpan w:val="3"/>
          </w:tcPr>
          <w:p w14:paraId="62B11BF7" w14:textId="77777777" w:rsidR="0040689B" w:rsidRPr="00FC27BC" w:rsidRDefault="0040689B" w:rsidP="0040689B">
            <w:pPr>
              <w:jc w:val="left"/>
              <w:rPr>
                <w:rFonts w:hAnsi="宋体"/>
                <w:rPrChange w:id="11244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45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项目发起人创建项目后，邀请用户加入项目。</w:t>
            </w:r>
          </w:p>
        </w:tc>
      </w:tr>
      <w:tr w:rsidR="00FC27BC" w:rsidRPr="00FC27BC" w14:paraId="78E7094A" w14:textId="77777777" w:rsidTr="00FC27BC">
        <w:tc>
          <w:tcPr>
            <w:tcW w:w="1384" w:type="dxa"/>
          </w:tcPr>
          <w:p w14:paraId="48A330D6" w14:textId="77777777" w:rsidR="0040689B" w:rsidRPr="00FC27BC" w:rsidRDefault="0040689B" w:rsidP="0040689B">
            <w:pPr>
              <w:rPr>
                <w:rPrChange w:id="11246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47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触发器：</w:t>
            </w:r>
          </w:p>
        </w:tc>
        <w:tc>
          <w:tcPr>
            <w:tcW w:w="7138" w:type="dxa"/>
            <w:gridSpan w:val="3"/>
          </w:tcPr>
          <w:p w14:paraId="37956240" w14:textId="77777777" w:rsidR="0040689B" w:rsidRPr="00FC27BC" w:rsidRDefault="0040689B" w:rsidP="0040689B">
            <w:pPr>
              <w:jc w:val="left"/>
              <w:rPr>
                <w:rFonts w:hAnsi="宋体"/>
                <w:rPrChange w:id="11248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49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用户申请加入项目组的申请发出。</w:t>
            </w:r>
          </w:p>
        </w:tc>
      </w:tr>
      <w:tr w:rsidR="00FC27BC" w:rsidRPr="00FC27BC" w14:paraId="150A77F4" w14:textId="77777777" w:rsidTr="00FC27BC">
        <w:tc>
          <w:tcPr>
            <w:tcW w:w="1384" w:type="dxa"/>
          </w:tcPr>
          <w:p w14:paraId="525C4621" w14:textId="77777777" w:rsidR="0040689B" w:rsidRPr="00FC27BC" w:rsidRDefault="0040689B" w:rsidP="0040689B">
            <w:pPr>
              <w:rPr>
                <w:rPrChange w:id="11250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51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38FB4FB5" w14:textId="77777777" w:rsidR="0040689B" w:rsidRPr="00FC27BC" w:rsidRDefault="0040689B" w:rsidP="0040689B">
            <w:pPr>
              <w:jc w:val="left"/>
              <w:rPr>
                <w:rFonts w:hAnsi="宋体"/>
                <w:rPrChange w:id="11252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PrChange w:id="11253" w:author="XuanWen Chen" w:date="2019-01-01T18:22:00Z">
                  <w:rPr>
                    <w:color w:val="FF0000"/>
                  </w:rPr>
                </w:rPrChange>
              </w:rPr>
              <w:t xml:space="preserve">PRE-1: </w:t>
            </w:r>
            <w:r w:rsidRPr="00FC27BC">
              <w:rPr>
                <w:rFonts w:hint="eastAsia"/>
                <w:rPrChange w:id="11254" w:author="XuanWen Chen" w:date="2019-01-01T18:22:00Z">
                  <w:rPr>
                    <w:rFonts w:hint="eastAsia"/>
                    <w:color w:val="FF0000"/>
                  </w:rPr>
                </w:rPrChange>
              </w:rPr>
              <w:t>用户为项目发起人。</w:t>
            </w:r>
          </w:p>
          <w:p w14:paraId="1C2DA5ED" w14:textId="3D2BA94A" w:rsidR="0040689B" w:rsidRPr="00FC27BC" w:rsidRDefault="0040689B" w:rsidP="0040689B">
            <w:pPr>
              <w:jc w:val="left"/>
              <w:rPr>
                <w:rPrChange w:id="11255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PrChange w:id="11256" w:author="XuanWen Chen" w:date="2019-01-01T18:22:00Z">
                  <w:rPr>
                    <w:color w:val="FF0000"/>
                  </w:rPr>
                </w:rPrChange>
              </w:rPr>
              <w:t xml:space="preserve">PRE-2: </w:t>
            </w:r>
            <w:r w:rsidRPr="00FC27BC">
              <w:rPr>
                <w:rFonts w:hint="eastAsia"/>
                <w:rPrChange w:id="11257" w:author="XuanWen Chen" w:date="2019-01-01T18:22:00Z">
                  <w:rPr>
                    <w:rFonts w:hint="eastAsia"/>
                    <w:color w:val="FF0000"/>
                  </w:rPr>
                </w:rPrChange>
              </w:rPr>
              <w:t>该项目状态</w:t>
            </w:r>
            <w:del w:id="11258" w:author="XuanWen Chen" w:date="2019-01-01T19:44:00Z">
              <w:r w:rsidRPr="00FC27BC" w:rsidDel="000D57EA">
                <w:rPr>
                  <w:rFonts w:hint="eastAsia"/>
                  <w:rPrChange w:id="11259" w:author="XuanWen Chen" w:date="2019-01-01T18:22:00Z">
                    <w:rPr>
                      <w:rFonts w:hint="eastAsia"/>
                      <w:color w:val="FF0000"/>
                    </w:rPr>
                  </w:rPrChange>
                </w:rPr>
                <w:delText>正常</w:delText>
              </w:r>
            </w:del>
            <w:ins w:id="11260" w:author="XuanWen Chen" w:date="2019-01-01T19:44:00Z">
              <w:r w:rsidR="000D57EA">
                <w:rPr>
                  <w:rFonts w:hint="eastAsia"/>
                </w:rPr>
                <w:t>未开始</w:t>
              </w:r>
            </w:ins>
          </w:p>
          <w:p w14:paraId="1E434067" w14:textId="77777777" w:rsidR="0040689B" w:rsidRPr="00FC27BC" w:rsidRDefault="0040689B" w:rsidP="0040689B">
            <w:pPr>
              <w:jc w:val="left"/>
              <w:rPr>
                <w:rFonts w:hAnsi="宋体"/>
                <w:rPrChange w:id="11261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/>
                <w:rPrChange w:id="11262" w:author="XuanWen Chen" w:date="2019-01-01T18:22:00Z">
                  <w:rPr>
                    <w:rFonts w:hAnsi="宋体"/>
                    <w:color w:val="FF0000"/>
                  </w:rPr>
                </w:rPrChange>
              </w:rPr>
              <w:t>PRE-3：项目未满员</w:t>
            </w:r>
          </w:p>
        </w:tc>
      </w:tr>
      <w:tr w:rsidR="00FC27BC" w:rsidRPr="00FC27BC" w14:paraId="09459559" w14:textId="77777777" w:rsidTr="00FC27BC">
        <w:tc>
          <w:tcPr>
            <w:tcW w:w="1384" w:type="dxa"/>
          </w:tcPr>
          <w:p w14:paraId="4DA87886" w14:textId="77777777" w:rsidR="0040689B" w:rsidRPr="00FC27BC" w:rsidRDefault="0040689B" w:rsidP="0040689B">
            <w:pPr>
              <w:rPr>
                <w:rPrChange w:id="11263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64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53247EF3" w14:textId="530DDFB6" w:rsidR="0040689B" w:rsidRPr="00FC27BC" w:rsidDel="00FC27BC" w:rsidRDefault="0040689B" w:rsidP="0040689B">
            <w:pPr>
              <w:jc w:val="left"/>
              <w:rPr>
                <w:del w:id="11265" w:author="XuanWen Chen" w:date="2019-01-01T18:21:00Z"/>
                <w:rPrChange w:id="11266" w:author="XuanWen Chen" w:date="2019-01-01T18:22:00Z">
                  <w:rPr>
                    <w:del w:id="11267" w:author="XuanWen Chen" w:date="2019-01-01T18:21:00Z"/>
                    <w:color w:val="FF0000"/>
                  </w:rPr>
                </w:rPrChange>
              </w:rPr>
            </w:pPr>
          </w:p>
          <w:p w14:paraId="3A271B0D" w14:textId="77777777" w:rsidR="0040689B" w:rsidRPr="00FC27BC" w:rsidRDefault="0040689B" w:rsidP="0040689B">
            <w:pPr>
              <w:jc w:val="left"/>
              <w:rPr>
                <w:rFonts w:hAnsi="宋体"/>
                <w:rPrChange w:id="11268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/>
                <w:rPrChange w:id="11269" w:author="XuanWen Chen" w:date="2019-01-01T18:22:00Z">
                  <w:rPr>
                    <w:rFonts w:hAnsi="宋体"/>
                    <w:color w:val="FF0000"/>
                  </w:rPr>
                </w:rPrChange>
              </w:rPr>
              <w:t xml:space="preserve">POST-1: </w:t>
            </w:r>
            <w:r w:rsidRPr="00FC27BC">
              <w:rPr>
                <w:rFonts w:hAnsi="宋体" w:hint="eastAsia"/>
                <w:rPrChange w:id="11270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向申请人发送邀请入队的站内信</w:t>
            </w:r>
          </w:p>
        </w:tc>
      </w:tr>
      <w:tr w:rsidR="003D0319" w:rsidRPr="00FC27BC" w14:paraId="07314EA7" w14:textId="77777777" w:rsidTr="00FC27BC">
        <w:trPr>
          <w:ins w:id="11271" w:author="XuanWen Chen" w:date="2019-01-02T08:20:00Z"/>
        </w:trPr>
        <w:tc>
          <w:tcPr>
            <w:tcW w:w="1384" w:type="dxa"/>
          </w:tcPr>
          <w:p w14:paraId="44DD405A" w14:textId="2769423B" w:rsidR="003D0319" w:rsidRPr="00FC27BC" w:rsidRDefault="003D0319" w:rsidP="0040689B">
            <w:pPr>
              <w:rPr>
                <w:ins w:id="11272" w:author="XuanWen Chen" w:date="2019-01-02T08:20:00Z"/>
                <w:rFonts w:hAnsi="宋体"/>
              </w:rPr>
            </w:pPr>
            <w:ins w:id="11273" w:author="XuanWen Chen" w:date="2019-01-02T08:2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76FA9BA0" w14:textId="554A62AD" w:rsidR="003D0319" w:rsidRPr="00FC27BC" w:rsidDel="00FC27BC" w:rsidRDefault="003D0319" w:rsidP="0040689B">
            <w:pPr>
              <w:jc w:val="left"/>
              <w:rPr>
                <w:ins w:id="11274" w:author="XuanWen Chen" w:date="2019-01-02T08:20:00Z"/>
              </w:rPr>
            </w:pPr>
            <w:ins w:id="11275" w:author="XuanWen Chen" w:date="2019-01-02T08:20:00Z">
              <w:r>
                <w:rPr>
                  <w:rFonts w:hint="eastAsia"/>
                </w:rPr>
                <w:t>邀请的目标用户</w:t>
              </w:r>
            </w:ins>
          </w:p>
        </w:tc>
      </w:tr>
      <w:tr w:rsidR="003D0319" w:rsidRPr="00FC27BC" w14:paraId="048CC4DF" w14:textId="77777777" w:rsidTr="00FC27BC">
        <w:trPr>
          <w:ins w:id="11276" w:author="XuanWen Chen" w:date="2019-01-02T08:20:00Z"/>
        </w:trPr>
        <w:tc>
          <w:tcPr>
            <w:tcW w:w="1384" w:type="dxa"/>
          </w:tcPr>
          <w:p w14:paraId="22605C6C" w14:textId="0C1E9326" w:rsidR="003D0319" w:rsidRPr="00FC27BC" w:rsidRDefault="003D0319" w:rsidP="0040689B">
            <w:pPr>
              <w:rPr>
                <w:ins w:id="11277" w:author="XuanWen Chen" w:date="2019-01-02T08:20:00Z"/>
                <w:rFonts w:hAnsi="宋体"/>
              </w:rPr>
            </w:pPr>
            <w:ins w:id="11278" w:author="XuanWen Chen" w:date="2019-01-02T08:2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65C653E1" w14:textId="21B8682F" w:rsidR="003D0319" w:rsidRPr="00FC27BC" w:rsidDel="00FC27BC" w:rsidRDefault="003D0319" w:rsidP="0040689B">
            <w:pPr>
              <w:jc w:val="left"/>
              <w:rPr>
                <w:ins w:id="11279" w:author="XuanWen Chen" w:date="2019-01-02T08:20:00Z"/>
              </w:rPr>
            </w:pPr>
            <w:ins w:id="11280" w:author="XuanWen Chen" w:date="2019-01-02T08:20:00Z">
              <w:r>
                <w:rPr>
                  <w:rFonts w:hint="eastAsia"/>
                </w:rPr>
                <w:t>发出邀请</w:t>
              </w:r>
            </w:ins>
          </w:p>
        </w:tc>
      </w:tr>
      <w:tr w:rsidR="00FC27BC" w:rsidRPr="00FC27BC" w14:paraId="1D0498C5" w14:textId="77777777" w:rsidTr="00FC27BC">
        <w:tc>
          <w:tcPr>
            <w:tcW w:w="1384" w:type="dxa"/>
          </w:tcPr>
          <w:p w14:paraId="4D7F1FB8" w14:textId="77777777" w:rsidR="0040689B" w:rsidRPr="00FC27BC" w:rsidRDefault="0040689B" w:rsidP="0040689B">
            <w:pPr>
              <w:rPr>
                <w:rPrChange w:id="11281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282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5D0D6145" w14:textId="77777777" w:rsidR="00FC27BC" w:rsidRPr="00FC27BC" w:rsidRDefault="00FC27BC">
            <w:pPr>
              <w:numPr>
                <w:ilvl w:val="0"/>
                <w:numId w:val="152"/>
              </w:numPr>
              <w:rPr>
                <w:ins w:id="11283" w:author="XuanWen Chen" w:date="2019-01-01T18:21:00Z"/>
                <w:rFonts w:hAnsi="宋体"/>
                <w:rPrChange w:id="11284" w:author="XuanWen Chen" w:date="2019-01-01T18:22:00Z">
                  <w:rPr>
                    <w:ins w:id="11285" w:author="XuanWen Chen" w:date="2019-01-01T18:21:00Z"/>
                  </w:rPr>
                </w:rPrChange>
              </w:rPr>
              <w:pPrChange w:id="11286" w:author="XuanWen Chen" w:date="2019-01-01T18:22:00Z">
                <w:pPr/>
              </w:pPrChange>
            </w:pPr>
            <w:ins w:id="11287" w:author="XuanWen Chen" w:date="2019-01-01T18:21:00Z">
              <w:r w:rsidRPr="00FC27BC">
                <w:rPr>
                  <w:rFonts w:hAnsi="宋体" w:hint="eastAsia"/>
                  <w:rPrChange w:id="11288" w:author="XuanWen Chen" w:date="2019-01-01T18:22:00Z">
                    <w:rPr>
                      <w:rFonts w:hint="eastAsia"/>
                    </w:rPr>
                  </w:rPrChange>
                </w:rPr>
                <w:t>打开我的项目的团队管理</w:t>
              </w:r>
            </w:ins>
          </w:p>
          <w:p w14:paraId="65596CB4" w14:textId="77777777" w:rsidR="00FC27BC" w:rsidRPr="00FC27BC" w:rsidRDefault="00FC27BC">
            <w:pPr>
              <w:numPr>
                <w:ilvl w:val="0"/>
                <w:numId w:val="152"/>
              </w:numPr>
              <w:rPr>
                <w:ins w:id="11289" w:author="XuanWen Chen" w:date="2019-01-01T18:21:00Z"/>
                <w:rFonts w:hAnsi="宋体"/>
                <w:rPrChange w:id="11290" w:author="XuanWen Chen" w:date="2019-01-01T18:22:00Z">
                  <w:rPr>
                    <w:ins w:id="11291" w:author="XuanWen Chen" w:date="2019-01-01T18:21:00Z"/>
                  </w:rPr>
                </w:rPrChange>
              </w:rPr>
              <w:pPrChange w:id="11292" w:author="XuanWen Chen" w:date="2019-01-01T18:22:00Z">
                <w:pPr/>
              </w:pPrChange>
            </w:pPr>
            <w:ins w:id="11293" w:author="XuanWen Chen" w:date="2019-01-01T18:21:00Z">
              <w:r w:rsidRPr="00FC27BC">
                <w:rPr>
                  <w:rFonts w:hAnsi="宋体" w:hint="eastAsia"/>
                  <w:rPrChange w:id="11294" w:author="XuanWen Chen" w:date="2019-01-01T18:22:00Z">
                    <w:rPr>
                      <w:rFonts w:hint="eastAsia"/>
                    </w:rPr>
                  </w:rPrChange>
                </w:rPr>
                <w:t>点击邀请</w:t>
              </w:r>
            </w:ins>
          </w:p>
          <w:p w14:paraId="32AC3106" w14:textId="77777777" w:rsidR="00FC27BC" w:rsidRPr="00FC27BC" w:rsidRDefault="00FC27BC">
            <w:pPr>
              <w:numPr>
                <w:ilvl w:val="0"/>
                <w:numId w:val="152"/>
              </w:numPr>
              <w:rPr>
                <w:ins w:id="11295" w:author="XuanWen Chen" w:date="2019-01-01T18:21:00Z"/>
                <w:rFonts w:hAnsi="宋体"/>
                <w:rPrChange w:id="11296" w:author="XuanWen Chen" w:date="2019-01-01T18:22:00Z">
                  <w:rPr>
                    <w:ins w:id="11297" w:author="XuanWen Chen" w:date="2019-01-01T18:21:00Z"/>
                  </w:rPr>
                </w:rPrChange>
              </w:rPr>
              <w:pPrChange w:id="11298" w:author="XuanWen Chen" w:date="2019-01-01T18:22:00Z">
                <w:pPr/>
              </w:pPrChange>
            </w:pPr>
            <w:ins w:id="11299" w:author="XuanWen Chen" w:date="2019-01-01T18:21:00Z">
              <w:r w:rsidRPr="00FC27BC">
                <w:rPr>
                  <w:rFonts w:hAnsi="宋体" w:hint="eastAsia"/>
                  <w:rPrChange w:id="11300" w:author="XuanWen Chen" w:date="2019-01-01T18:22:00Z">
                    <w:rPr>
                      <w:rFonts w:hint="eastAsia"/>
                    </w:rPr>
                  </w:rPrChange>
                </w:rPr>
                <w:t>输入需要邀请的用户的昵称</w:t>
              </w:r>
            </w:ins>
          </w:p>
          <w:p w14:paraId="6ACA4802" w14:textId="6D397800" w:rsidR="00FC27BC" w:rsidRPr="00FC27BC" w:rsidRDefault="00FC27BC">
            <w:pPr>
              <w:numPr>
                <w:ilvl w:val="0"/>
                <w:numId w:val="152"/>
              </w:numPr>
              <w:rPr>
                <w:ins w:id="11301" w:author="XuanWen Chen" w:date="2019-01-01T18:21:00Z"/>
                <w:rFonts w:hAnsi="宋体"/>
                <w:rPrChange w:id="11302" w:author="XuanWen Chen" w:date="2019-01-01T18:22:00Z">
                  <w:rPr>
                    <w:ins w:id="11303" w:author="XuanWen Chen" w:date="2019-01-01T18:21:00Z"/>
                  </w:rPr>
                </w:rPrChange>
              </w:rPr>
              <w:pPrChange w:id="11304" w:author="XuanWen Chen" w:date="2019-01-01T18:22:00Z">
                <w:pPr/>
              </w:pPrChange>
            </w:pPr>
            <w:ins w:id="11305" w:author="XuanWen Chen" w:date="2019-01-01T18:21:00Z">
              <w:r w:rsidRPr="00FC27BC">
                <w:rPr>
                  <w:rFonts w:hAnsi="宋体" w:hint="eastAsia"/>
                  <w:rPrChange w:id="11306" w:author="XuanWen Chen" w:date="2019-01-01T18:22:00Z">
                    <w:rPr>
                      <w:rFonts w:hint="eastAsia"/>
                    </w:rPr>
                  </w:rPrChange>
                </w:rPr>
                <w:t>搜索</w:t>
              </w:r>
            </w:ins>
          </w:p>
          <w:p w14:paraId="53700611" w14:textId="2956DB43" w:rsidR="00FC27BC" w:rsidRPr="00FC27BC" w:rsidRDefault="00FC27BC" w:rsidP="00FC27BC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1307" w:author="XuanWen Chen" w:date="2019-01-01T18:22:00Z"/>
                <w:rFonts w:hAnsi="宋体"/>
                <w:rPrChange w:id="11308" w:author="XuanWen Chen" w:date="2019-01-01T18:22:00Z">
                  <w:rPr>
                    <w:ins w:id="11309" w:author="XuanWen Chen" w:date="2019-01-01T18:22:00Z"/>
                    <w:rFonts w:hAnsi="宋体"/>
                    <w:color w:val="FF0000"/>
                  </w:rPr>
                </w:rPrChange>
              </w:rPr>
            </w:pPr>
            <w:ins w:id="11310" w:author="XuanWen Chen" w:date="2019-01-01T18:21:00Z">
              <w:r w:rsidRPr="00FC27BC">
                <w:rPr>
                  <w:rFonts w:hAnsi="宋体" w:hint="eastAsia"/>
                  <w:rPrChange w:id="11311" w:author="XuanWen Chen" w:date="2019-01-01T18:22:00Z">
                    <w:rPr>
                      <w:rFonts w:hint="eastAsia"/>
                    </w:rPr>
                  </w:rPrChange>
                </w:rPr>
                <w:t>点击确认用户</w:t>
              </w:r>
            </w:ins>
          </w:p>
          <w:p w14:paraId="04266D57" w14:textId="4FBD1BB1" w:rsidR="00FC27BC" w:rsidRPr="00FC27BC" w:rsidRDefault="00FC27BC">
            <w:pPr>
              <w:numPr>
                <w:ilvl w:val="0"/>
                <w:numId w:val="152"/>
              </w:numPr>
              <w:rPr>
                <w:ins w:id="11312" w:author="XuanWen Chen" w:date="2019-01-01T18:21:00Z"/>
                <w:rFonts w:hAnsi="宋体"/>
                <w:rPrChange w:id="11313" w:author="XuanWen Chen" w:date="2019-01-01T18:22:00Z">
                  <w:rPr>
                    <w:ins w:id="11314" w:author="XuanWen Chen" w:date="2019-01-01T18:21:00Z"/>
                  </w:rPr>
                </w:rPrChange>
              </w:rPr>
              <w:pPrChange w:id="11315" w:author="XuanWen Chen" w:date="2019-01-01T18:22:00Z">
                <w:pPr>
                  <w:spacing w:line="240" w:lineRule="auto"/>
                  <w:jc w:val="left"/>
                </w:pPr>
              </w:pPrChange>
            </w:pPr>
            <w:ins w:id="11316" w:author="XuanWen Chen" w:date="2019-01-01T18:22:00Z">
              <w:r w:rsidRPr="00FC27BC">
                <w:rPr>
                  <w:rFonts w:hAnsi="宋体" w:hint="eastAsia"/>
                  <w:rPrChange w:id="11317" w:author="XuanWen Chen" w:date="2019-01-01T18:22:00Z">
                    <w:rPr>
                      <w:rFonts w:hAnsi="宋体" w:hint="eastAsia"/>
                      <w:color w:val="FF0000"/>
                    </w:rPr>
                  </w:rPrChange>
                </w:rPr>
                <w:t>点击发送邀请</w:t>
              </w:r>
            </w:ins>
          </w:p>
          <w:p w14:paraId="20F0AC03" w14:textId="59A5FBE3" w:rsidR="0040689B" w:rsidRPr="00FC27BC" w:rsidDel="00FC27BC" w:rsidRDefault="0040689B">
            <w:pPr>
              <w:ind w:left="3360"/>
              <w:rPr>
                <w:del w:id="11318" w:author="XuanWen Chen" w:date="2019-01-01T18:21:00Z"/>
                <w:rFonts w:hAnsi="宋体"/>
                <w:rPrChange w:id="11319" w:author="XuanWen Chen" w:date="2019-01-01T18:22:00Z">
                  <w:rPr>
                    <w:del w:id="11320" w:author="XuanWen Chen" w:date="2019-01-01T18:21:00Z"/>
                  </w:rPr>
                </w:rPrChange>
              </w:rPr>
              <w:pPrChange w:id="11321" w:author="XuanWen Chen" w:date="2019-01-01T18:22:00Z">
                <w:pPr>
                  <w:numPr>
                    <w:numId w:val="14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322" w:author="XuanWen Chen" w:date="2019-01-01T18:21:00Z">
              <w:r w:rsidRPr="00FC27BC" w:rsidDel="00FC27BC">
                <w:rPr>
                  <w:rFonts w:hAnsi="宋体" w:hint="eastAsia"/>
                  <w:rPrChange w:id="11323" w:author="XuanWen Chen" w:date="2019-01-01T18:22:00Z">
                    <w:rPr>
                      <w:rFonts w:hint="eastAsia"/>
                    </w:rPr>
                  </w:rPrChange>
                </w:rPr>
                <w:delText>打开我的项目的团队管理</w:delText>
              </w:r>
            </w:del>
          </w:p>
          <w:p w14:paraId="4C03C495" w14:textId="4EEF6E53" w:rsidR="0040689B" w:rsidRPr="00FC27BC" w:rsidDel="00FC27BC" w:rsidRDefault="0040689B">
            <w:pPr>
              <w:spacing w:line="240" w:lineRule="auto"/>
              <w:ind w:left="3360"/>
              <w:jc w:val="left"/>
              <w:rPr>
                <w:del w:id="11324" w:author="XuanWen Chen" w:date="2019-01-01T18:21:00Z"/>
                <w:rFonts w:hAnsi="宋体"/>
                <w:rPrChange w:id="11325" w:author="XuanWen Chen" w:date="2019-01-01T18:22:00Z">
                  <w:rPr>
                    <w:del w:id="11326" w:author="XuanWen Chen" w:date="2019-01-01T18:21:00Z"/>
                  </w:rPr>
                </w:rPrChange>
              </w:rPr>
              <w:pPrChange w:id="11327" w:author="XuanWen Chen" w:date="2019-01-01T18:21:00Z">
                <w:pPr>
                  <w:numPr>
                    <w:numId w:val="14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328" w:author="XuanWen Chen" w:date="2019-01-01T18:21:00Z">
              <w:r w:rsidRPr="00FC27BC" w:rsidDel="00FC27BC">
                <w:rPr>
                  <w:rFonts w:hAnsi="宋体" w:hint="eastAsia"/>
                  <w:rPrChange w:id="11329" w:author="XuanWen Chen" w:date="2019-01-01T18:22:00Z">
                    <w:rPr>
                      <w:rFonts w:hint="eastAsia"/>
                    </w:rPr>
                  </w:rPrChange>
                </w:rPr>
                <w:delText>点击邀请</w:delText>
              </w:r>
            </w:del>
          </w:p>
          <w:p w14:paraId="47996BA2" w14:textId="037A4FD0" w:rsidR="0040689B" w:rsidRPr="00FC27BC" w:rsidDel="00FC27BC" w:rsidRDefault="0040689B">
            <w:pPr>
              <w:spacing w:line="240" w:lineRule="auto"/>
              <w:ind w:left="3360"/>
              <w:jc w:val="left"/>
              <w:rPr>
                <w:del w:id="11330" w:author="XuanWen Chen" w:date="2019-01-01T18:21:00Z"/>
                <w:rFonts w:hAnsi="宋体"/>
                <w:rPrChange w:id="11331" w:author="XuanWen Chen" w:date="2019-01-01T18:22:00Z">
                  <w:rPr>
                    <w:del w:id="11332" w:author="XuanWen Chen" w:date="2019-01-01T18:21:00Z"/>
                  </w:rPr>
                </w:rPrChange>
              </w:rPr>
              <w:pPrChange w:id="11333" w:author="XuanWen Chen" w:date="2019-01-01T18:21:00Z">
                <w:pPr>
                  <w:numPr>
                    <w:numId w:val="14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334" w:author="XuanWen Chen" w:date="2019-01-01T18:21:00Z">
              <w:r w:rsidRPr="00FC27BC" w:rsidDel="00FC27BC">
                <w:rPr>
                  <w:rFonts w:hAnsi="宋体" w:hint="eastAsia"/>
                  <w:rPrChange w:id="11335" w:author="XuanWen Chen" w:date="2019-01-01T18:22:00Z">
                    <w:rPr>
                      <w:rFonts w:hint="eastAsia"/>
                    </w:rPr>
                  </w:rPrChange>
                </w:rPr>
                <w:delText>输入需要邀请的用户的昵称</w:delText>
              </w:r>
            </w:del>
          </w:p>
          <w:p w14:paraId="63C30815" w14:textId="75849A87" w:rsidR="0040689B" w:rsidRPr="00FC27BC" w:rsidDel="00FC27BC" w:rsidRDefault="0040689B">
            <w:pPr>
              <w:spacing w:line="240" w:lineRule="auto"/>
              <w:ind w:left="3360"/>
              <w:jc w:val="left"/>
              <w:rPr>
                <w:del w:id="11336" w:author="XuanWen Chen" w:date="2019-01-01T18:21:00Z"/>
                <w:rFonts w:hAnsi="宋体"/>
                <w:rPrChange w:id="11337" w:author="XuanWen Chen" w:date="2019-01-01T18:22:00Z">
                  <w:rPr>
                    <w:del w:id="11338" w:author="XuanWen Chen" w:date="2019-01-01T18:21:00Z"/>
                  </w:rPr>
                </w:rPrChange>
              </w:rPr>
              <w:pPrChange w:id="11339" w:author="XuanWen Chen" w:date="2019-01-01T18:21:00Z">
                <w:pPr>
                  <w:numPr>
                    <w:numId w:val="14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340" w:author="XuanWen Chen" w:date="2019-01-01T18:21:00Z">
              <w:r w:rsidRPr="00FC27BC" w:rsidDel="00FC27BC">
                <w:rPr>
                  <w:rFonts w:hAnsi="宋体" w:hint="eastAsia"/>
                  <w:rPrChange w:id="11341" w:author="XuanWen Chen" w:date="2019-01-01T18:22:00Z">
                    <w:rPr>
                      <w:rFonts w:hint="eastAsia"/>
                    </w:rPr>
                  </w:rPrChange>
                </w:rPr>
                <w:delText>搜索</w:delText>
              </w:r>
            </w:del>
          </w:p>
          <w:p w14:paraId="4C19EC7D" w14:textId="71F3C716" w:rsidR="0040689B" w:rsidRPr="00FC27BC" w:rsidDel="00FC27BC" w:rsidRDefault="0040689B">
            <w:pPr>
              <w:spacing w:line="240" w:lineRule="auto"/>
              <w:ind w:left="3360"/>
              <w:jc w:val="left"/>
              <w:rPr>
                <w:del w:id="11342" w:author="XuanWen Chen" w:date="2019-01-01T18:21:00Z"/>
                <w:rFonts w:hAnsi="宋体"/>
                <w:rPrChange w:id="11343" w:author="XuanWen Chen" w:date="2019-01-01T18:22:00Z">
                  <w:rPr>
                    <w:del w:id="11344" w:author="XuanWen Chen" w:date="2019-01-01T18:21:00Z"/>
                  </w:rPr>
                </w:rPrChange>
              </w:rPr>
              <w:pPrChange w:id="11345" w:author="XuanWen Chen" w:date="2019-01-01T18:21:00Z">
                <w:pPr>
                  <w:numPr>
                    <w:numId w:val="14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346" w:author="XuanWen Chen" w:date="2019-01-01T18:21:00Z">
              <w:r w:rsidRPr="00FC27BC" w:rsidDel="00FC27BC">
                <w:rPr>
                  <w:rFonts w:hAnsi="宋体" w:hint="eastAsia"/>
                  <w:rPrChange w:id="11347" w:author="XuanWen Chen" w:date="2019-01-01T18:22:00Z">
                    <w:rPr>
                      <w:rFonts w:hint="eastAsia"/>
                    </w:rPr>
                  </w:rPrChange>
                </w:rPr>
                <w:delText>点击确认用户</w:delText>
              </w:r>
            </w:del>
          </w:p>
          <w:p w14:paraId="19924F9A" w14:textId="30297B06" w:rsidR="0040689B" w:rsidRPr="00FC27BC" w:rsidRDefault="0040689B">
            <w:pPr>
              <w:spacing w:line="240" w:lineRule="auto"/>
              <w:jc w:val="left"/>
              <w:rPr>
                <w:rFonts w:hAnsi="宋体"/>
                <w:rPrChange w:id="11348" w:author="XuanWen Chen" w:date="2019-01-01T18:22:00Z">
                  <w:rPr/>
                </w:rPrChange>
              </w:rPr>
              <w:pPrChange w:id="11349" w:author="XuanWen Chen" w:date="2019-01-01T18:21:00Z">
                <w:pPr>
                  <w:numPr>
                    <w:numId w:val="14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1350" w:author="XuanWen Chen" w:date="2019-01-01T18:21:00Z">
              <w:r w:rsidRPr="00FC27BC" w:rsidDel="00FC27BC">
                <w:rPr>
                  <w:rFonts w:hAnsi="宋体" w:hint="eastAsia"/>
                  <w:rPrChange w:id="11351" w:author="XuanWen Chen" w:date="2019-01-01T18:22:00Z">
                    <w:rPr>
                      <w:rFonts w:hint="eastAsia"/>
                    </w:rPr>
                  </w:rPrChange>
                </w:rPr>
                <w:delText>点击发送邀请</w:delText>
              </w:r>
            </w:del>
          </w:p>
        </w:tc>
      </w:tr>
      <w:tr w:rsidR="00FC27BC" w:rsidRPr="00FC27BC" w14:paraId="15A6E1D5" w14:textId="77777777" w:rsidTr="00FC27BC">
        <w:tc>
          <w:tcPr>
            <w:tcW w:w="1384" w:type="dxa"/>
          </w:tcPr>
          <w:p w14:paraId="54657E87" w14:textId="77777777" w:rsidR="0040689B" w:rsidRPr="00FC27BC" w:rsidRDefault="0040689B" w:rsidP="0040689B">
            <w:pPr>
              <w:rPr>
                <w:rFonts w:hAnsi="宋体"/>
                <w:rPrChange w:id="11352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353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54B3ED63" w14:textId="233DDFF2" w:rsidR="0040689B" w:rsidRPr="00FC27BC" w:rsidRDefault="00FC27BC" w:rsidP="0040689B">
            <w:pPr>
              <w:jc w:val="left"/>
              <w:rPr>
                <w:rFonts w:hAnsi="宋体"/>
                <w:rPrChange w:id="11354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ins w:id="11355" w:author="XuanWen Chen" w:date="2019-01-01T18:2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FC27BC" w:rsidRPr="00FC27BC" w14:paraId="06AABB5A" w14:textId="77777777" w:rsidTr="00FC27BC">
        <w:tc>
          <w:tcPr>
            <w:tcW w:w="1384" w:type="dxa"/>
          </w:tcPr>
          <w:p w14:paraId="3E326D50" w14:textId="77777777" w:rsidR="0040689B" w:rsidRPr="00FC27BC" w:rsidRDefault="0040689B" w:rsidP="0040689B">
            <w:pPr>
              <w:rPr>
                <w:rFonts w:hAnsi="宋体"/>
                <w:rPrChange w:id="11356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357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异常：</w:t>
            </w:r>
          </w:p>
        </w:tc>
        <w:tc>
          <w:tcPr>
            <w:tcW w:w="7138" w:type="dxa"/>
            <w:gridSpan w:val="3"/>
          </w:tcPr>
          <w:p w14:paraId="2F987419" w14:textId="17C50B67" w:rsidR="0040689B" w:rsidRPr="00FC27BC" w:rsidRDefault="00FC27BC" w:rsidP="0040689B">
            <w:pPr>
              <w:jc w:val="left"/>
              <w:rPr>
                <w:rFonts w:hAnsi="宋体"/>
                <w:rPrChange w:id="11358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ins w:id="11359" w:author="XuanWen Chen" w:date="2019-01-01T18:2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FC27BC" w:rsidRPr="00FC27BC" w14:paraId="5C5CB7F3" w14:textId="77777777" w:rsidTr="00FC27BC">
        <w:tc>
          <w:tcPr>
            <w:tcW w:w="1384" w:type="dxa"/>
          </w:tcPr>
          <w:p w14:paraId="5EE21E1F" w14:textId="77777777" w:rsidR="0040689B" w:rsidRPr="00FC27BC" w:rsidRDefault="0040689B" w:rsidP="0040689B">
            <w:pPr>
              <w:rPr>
                <w:rFonts w:hAnsi="宋体"/>
                <w:rPrChange w:id="11360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361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优先级：</w:t>
            </w:r>
          </w:p>
        </w:tc>
        <w:tc>
          <w:tcPr>
            <w:tcW w:w="7138" w:type="dxa"/>
            <w:gridSpan w:val="3"/>
          </w:tcPr>
          <w:p w14:paraId="23AA6E78" w14:textId="77777777" w:rsidR="0040689B" w:rsidRPr="00FC27BC" w:rsidRDefault="0040689B" w:rsidP="0040689B">
            <w:pPr>
              <w:jc w:val="left"/>
              <w:rPr>
                <w:rFonts w:hAnsi="宋体"/>
                <w:rPrChange w:id="11362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del w:id="11363" w:author="XuanWen Chen" w:date="2019-01-01T18:22:00Z">
              <w:r w:rsidRPr="00FC27BC" w:rsidDel="00FC27BC">
                <w:rPr>
                  <w:rFonts w:hAnsi="宋体" w:hint="eastAsia"/>
                  <w:rPrChange w:id="11364" w:author="XuanWen Chen" w:date="2019-01-01T18:22:00Z">
                    <w:rPr>
                      <w:rFonts w:hAnsi="宋体" w:hint="eastAsia"/>
                      <w:color w:val="FF0000"/>
                    </w:rPr>
                  </w:rPrChange>
                </w:rPr>
                <w:delText>低</w:delText>
              </w:r>
            </w:del>
          </w:p>
        </w:tc>
      </w:tr>
      <w:tr w:rsidR="00FC27BC" w:rsidRPr="00FC27BC" w14:paraId="29E77820" w14:textId="77777777" w:rsidTr="00FC27BC">
        <w:tc>
          <w:tcPr>
            <w:tcW w:w="1384" w:type="dxa"/>
          </w:tcPr>
          <w:p w14:paraId="6C09D49E" w14:textId="77777777" w:rsidR="0040689B" w:rsidRPr="00FC27BC" w:rsidRDefault="0040689B" w:rsidP="0040689B">
            <w:pPr>
              <w:rPr>
                <w:rFonts w:hAnsi="宋体"/>
                <w:rPrChange w:id="11365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366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502EAE74" w14:textId="4D416737" w:rsidR="0040689B" w:rsidRPr="00FC27BC" w:rsidRDefault="00FC27BC" w:rsidP="0040689B">
            <w:pPr>
              <w:jc w:val="left"/>
              <w:rPr>
                <w:rFonts w:hAnsi="宋体"/>
                <w:rPrChange w:id="11367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ins w:id="11368" w:author="XuanWen Chen" w:date="2019-01-01T18:22:00Z">
              <w:r>
                <w:rPr>
                  <w:rFonts w:hAnsi="宋体" w:hint="eastAsia"/>
                </w:rPr>
                <w:t>每天</w:t>
              </w:r>
            </w:ins>
            <w:ins w:id="11369" w:author="XuanWen Chen" w:date="2019-01-01T18:23:00Z">
              <w:r>
                <w:rPr>
                  <w:rFonts w:hAnsi="宋体" w:hint="eastAsia"/>
                </w:rPr>
                <w:t>5</w:t>
              </w:r>
              <w:r>
                <w:rPr>
                  <w:rFonts w:hAnsi="宋体"/>
                </w:rPr>
                <w:t>0</w:t>
              </w:r>
              <w:r>
                <w:rPr>
                  <w:rFonts w:hAnsi="宋体" w:hint="eastAsia"/>
                </w:rPr>
                <w:t>次</w:t>
              </w:r>
            </w:ins>
            <w:del w:id="11370" w:author="XuanWen Chen" w:date="2019-01-01T18:22:00Z">
              <w:r w:rsidR="0040689B" w:rsidRPr="00FC27BC" w:rsidDel="00FC27BC">
                <w:rPr>
                  <w:rFonts w:hAnsi="宋体" w:hint="eastAsia"/>
                  <w:rPrChange w:id="11371" w:author="XuanWen Chen" w:date="2019-01-01T18:22:00Z">
                    <w:rPr>
                      <w:rFonts w:hAnsi="宋体" w:hint="eastAsia"/>
                      <w:color w:val="FF0000"/>
                    </w:rPr>
                  </w:rPrChange>
                </w:rPr>
                <w:delText>中</w:delText>
              </w:r>
            </w:del>
          </w:p>
        </w:tc>
      </w:tr>
      <w:tr w:rsidR="00FC27BC" w:rsidRPr="00FC27BC" w14:paraId="3D113E21" w14:textId="77777777" w:rsidTr="00FC27BC">
        <w:tc>
          <w:tcPr>
            <w:tcW w:w="1384" w:type="dxa"/>
          </w:tcPr>
          <w:p w14:paraId="2FF83141" w14:textId="77777777" w:rsidR="0040689B" w:rsidRPr="00FC27BC" w:rsidRDefault="0040689B" w:rsidP="0040689B">
            <w:pPr>
              <w:rPr>
                <w:rFonts w:hAnsi="宋体"/>
                <w:rPrChange w:id="11372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373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5F8644FB" w14:textId="77777777" w:rsidR="0040689B" w:rsidRPr="00FC27BC" w:rsidRDefault="0040689B" w:rsidP="0040689B">
            <w:pPr>
              <w:jc w:val="left"/>
              <w:rPr>
                <w:rFonts w:hAnsi="宋体"/>
                <w:rPrChange w:id="11374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</w:p>
        </w:tc>
      </w:tr>
      <w:tr w:rsidR="00FC27BC" w:rsidRPr="00FC27BC" w14:paraId="7815A66B" w14:textId="77777777" w:rsidTr="00FC27BC">
        <w:tc>
          <w:tcPr>
            <w:tcW w:w="1384" w:type="dxa"/>
          </w:tcPr>
          <w:p w14:paraId="598955DF" w14:textId="77777777" w:rsidR="0040689B" w:rsidRPr="00FC27BC" w:rsidRDefault="0040689B" w:rsidP="0040689B">
            <w:pPr>
              <w:rPr>
                <w:rFonts w:hAnsi="宋体"/>
                <w:rPrChange w:id="11375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r w:rsidRPr="00FC27BC">
              <w:rPr>
                <w:rFonts w:hAnsi="宋体" w:hint="eastAsia"/>
                <w:rPrChange w:id="11376" w:author="XuanWen Chen" w:date="2019-01-01T18:22:00Z">
                  <w:rPr>
                    <w:rFonts w:hAnsi="宋体" w:hint="eastAsia"/>
                    <w:color w:val="FF0000"/>
                  </w:rPr>
                </w:rPrChange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04B03CB5" w14:textId="7D5322A4" w:rsidR="0040689B" w:rsidRPr="00FC27BC" w:rsidRDefault="00FC27BC" w:rsidP="0040689B">
            <w:pPr>
              <w:jc w:val="left"/>
              <w:rPr>
                <w:rFonts w:hAnsi="宋体"/>
                <w:rPrChange w:id="11377" w:author="XuanWen Chen" w:date="2019-01-01T18:22:00Z">
                  <w:rPr>
                    <w:rFonts w:hAnsi="宋体"/>
                    <w:color w:val="FF0000"/>
                  </w:rPr>
                </w:rPrChange>
              </w:rPr>
            </w:pPr>
            <w:ins w:id="11378" w:author="XuanWen Chen" w:date="2019-01-01T18:2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FC27BC" w:rsidRPr="00FC27BC" w14:paraId="42CC81F1" w14:textId="77777777" w:rsidTr="00FC27BC">
        <w:tc>
          <w:tcPr>
            <w:tcW w:w="1384" w:type="dxa"/>
          </w:tcPr>
          <w:p w14:paraId="719E5FB0" w14:textId="77777777" w:rsidR="0040689B" w:rsidRPr="00FC27BC" w:rsidRDefault="0040689B" w:rsidP="0040689B">
            <w:pPr>
              <w:rPr>
                <w:rPrChange w:id="11379" w:author="XuanWen Chen" w:date="2019-01-01T18:22:00Z">
                  <w:rPr>
                    <w:color w:val="FF0000"/>
                  </w:rPr>
                </w:rPrChange>
              </w:rPr>
            </w:pPr>
            <w:r w:rsidRPr="00FC27BC">
              <w:rPr>
                <w:rFonts w:hint="eastAsia"/>
                <w:rPrChange w:id="11380" w:author="XuanWen Chen" w:date="2019-01-01T18:22:00Z">
                  <w:rPr>
                    <w:rFonts w:hint="eastAsia"/>
                    <w:color w:val="FF0000"/>
                  </w:rPr>
                </w:rPrChange>
              </w:rPr>
              <w:t>假设：</w:t>
            </w:r>
          </w:p>
        </w:tc>
        <w:tc>
          <w:tcPr>
            <w:tcW w:w="7138" w:type="dxa"/>
            <w:gridSpan w:val="3"/>
          </w:tcPr>
          <w:p w14:paraId="63C9D6DA" w14:textId="06CD7064" w:rsidR="0040689B" w:rsidRPr="00FC27BC" w:rsidDel="00FC27BC" w:rsidRDefault="00FC27BC" w:rsidP="0040689B">
            <w:pPr>
              <w:rPr>
                <w:del w:id="11381" w:author="XuanWen Chen" w:date="2019-01-01T18:22:00Z"/>
                <w:rPrChange w:id="11382" w:author="XuanWen Chen" w:date="2019-01-01T18:22:00Z">
                  <w:rPr>
                    <w:del w:id="11383" w:author="XuanWen Chen" w:date="2019-01-01T18:22:00Z"/>
                    <w:color w:val="FF0000"/>
                  </w:rPr>
                </w:rPrChange>
              </w:rPr>
            </w:pPr>
            <w:ins w:id="11384" w:author="XuanWen Chen" w:date="2019-01-01T18:23:00Z">
              <w:r>
                <w:rPr>
                  <w:rFonts w:hint="eastAsia"/>
                </w:rPr>
                <w:t>每天创建项目的用户中有1/</w:t>
              </w:r>
              <w:r>
                <w:t>10</w:t>
              </w:r>
              <w:r>
                <w:rPr>
                  <w:rFonts w:hint="eastAsia"/>
                </w:rPr>
                <w:t>的选择自己邀请队友</w:t>
              </w:r>
            </w:ins>
          </w:p>
          <w:p w14:paraId="51444309" w14:textId="77777777" w:rsidR="0040689B" w:rsidRPr="00FC27BC" w:rsidRDefault="0040689B" w:rsidP="0040689B">
            <w:pPr>
              <w:rPr>
                <w:rPrChange w:id="11385" w:author="XuanWen Chen" w:date="2019-01-01T18:22:00Z">
                  <w:rPr>
                    <w:color w:val="FF0000"/>
                  </w:rPr>
                </w:rPrChange>
              </w:rPr>
            </w:pPr>
          </w:p>
        </w:tc>
      </w:tr>
    </w:tbl>
    <w:p w14:paraId="6D4C92C6" w14:textId="0A8A6538" w:rsidR="0040689B" w:rsidRDefault="00720356" w:rsidP="00720356">
      <w:pPr>
        <w:pStyle w:val="4"/>
      </w:pPr>
      <w:bookmarkStart w:id="11386" w:name="_Toc533621447"/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11386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  <w:tblPrChange w:id="11387" w:author="XuanWen Chen" w:date="2019-01-01T18:23:00Z">
          <w:tblPr>
            <w:tblStyle w:val="af0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731"/>
        <w:gridCol w:w="2073"/>
        <w:gridCol w:w="3334"/>
        <w:tblGridChange w:id="11388">
          <w:tblGrid>
            <w:gridCol w:w="1016"/>
            <w:gridCol w:w="368"/>
            <w:gridCol w:w="1731"/>
            <w:gridCol w:w="2073"/>
            <w:gridCol w:w="3334"/>
          </w:tblGrid>
        </w:tblGridChange>
      </w:tblGrid>
      <w:tr w:rsidR="0040689B" w:rsidRPr="008035F1" w14:paraId="11A4C400" w14:textId="77777777" w:rsidTr="00FC27BC">
        <w:tc>
          <w:tcPr>
            <w:tcW w:w="1384" w:type="dxa"/>
            <w:tcPrChange w:id="11389" w:author="XuanWen Chen" w:date="2019-01-01T18:23:00Z">
              <w:tcPr>
                <w:tcW w:w="1016" w:type="dxa"/>
              </w:tcPr>
            </w:tcPrChange>
          </w:tcPr>
          <w:p w14:paraId="2DA7A80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PrChange w:id="11390" w:author="XuanWen Chen" w:date="2019-01-01T18:23:00Z">
              <w:tcPr>
                <w:tcW w:w="7506" w:type="dxa"/>
                <w:gridSpan w:val="4"/>
              </w:tcPr>
            </w:tcPrChange>
          </w:tcPr>
          <w:p w14:paraId="13E6A06A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角色审核-同意</w:t>
            </w:r>
          </w:p>
        </w:tc>
      </w:tr>
      <w:tr w:rsidR="0040689B" w:rsidRPr="008035F1" w14:paraId="38785ECF" w14:textId="77777777" w:rsidTr="00FC27BC">
        <w:tc>
          <w:tcPr>
            <w:tcW w:w="1384" w:type="dxa"/>
            <w:tcPrChange w:id="11391" w:author="XuanWen Chen" w:date="2019-01-01T18:23:00Z">
              <w:tcPr>
                <w:tcW w:w="1016" w:type="dxa"/>
              </w:tcPr>
            </w:tcPrChange>
          </w:tcPr>
          <w:p w14:paraId="78FFDE0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PrChange w:id="11392" w:author="XuanWen Chen" w:date="2019-01-01T18:23:00Z">
              <w:tcPr>
                <w:tcW w:w="2099" w:type="dxa"/>
                <w:gridSpan w:val="2"/>
              </w:tcPr>
            </w:tcPrChange>
          </w:tcPr>
          <w:p w14:paraId="0AF5D5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PrChange w:id="11393" w:author="XuanWen Chen" w:date="2019-01-01T18:23:00Z">
              <w:tcPr>
                <w:tcW w:w="2073" w:type="dxa"/>
              </w:tcPr>
            </w:tcPrChange>
          </w:tcPr>
          <w:p w14:paraId="14043F7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PrChange w:id="11394" w:author="XuanWen Chen" w:date="2019-01-01T18:23:00Z">
              <w:tcPr>
                <w:tcW w:w="3334" w:type="dxa"/>
              </w:tcPr>
            </w:tcPrChange>
          </w:tcPr>
          <w:p w14:paraId="020297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7232961" w14:textId="77777777" w:rsidTr="00FC27BC">
        <w:tc>
          <w:tcPr>
            <w:tcW w:w="1384" w:type="dxa"/>
            <w:tcPrChange w:id="11395" w:author="XuanWen Chen" w:date="2019-01-01T18:23:00Z">
              <w:tcPr>
                <w:tcW w:w="1016" w:type="dxa"/>
              </w:tcPr>
            </w:tcPrChange>
          </w:tcPr>
          <w:p w14:paraId="7CD9EAB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PrChange w:id="11396" w:author="XuanWen Chen" w:date="2019-01-01T18:23:00Z">
              <w:tcPr>
                <w:tcW w:w="2099" w:type="dxa"/>
                <w:gridSpan w:val="2"/>
              </w:tcPr>
            </w:tcPrChange>
          </w:tcPr>
          <w:p w14:paraId="4F0F46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  <w:tcPrChange w:id="11397" w:author="XuanWen Chen" w:date="2019-01-01T18:23:00Z">
              <w:tcPr>
                <w:tcW w:w="2073" w:type="dxa"/>
              </w:tcPr>
            </w:tcPrChange>
          </w:tcPr>
          <w:p w14:paraId="18182C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PrChange w:id="11398" w:author="XuanWen Chen" w:date="2019-01-01T18:23:00Z">
              <w:tcPr>
                <w:tcW w:w="3334" w:type="dxa"/>
              </w:tcPr>
            </w:tcPrChange>
          </w:tcPr>
          <w:p w14:paraId="7271E9CC" w14:textId="1827D6B5" w:rsidR="0040689B" w:rsidRPr="008035F1" w:rsidRDefault="00FC27BC" w:rsidP="0040689B">
            <w:pPr>
              <w:jc w:val="left"/>
              <w:rPr>
                <w:rFonts w:hAnsi="宋体"/>
              </w:rPr>
            </w:pPr>
            <w:ins w:id="11399" w:author="XuanWen Chen" w:date="2019-01-01T18:27:00Z">
              <w:r w:rsidRPr="00734BA0">
                <w:rPr>
                  <w:rFonts w:hAnsi="宋体" w:hint="eastAsia"/>
                </w:rPr>
                <w:t>基于项目的案例教学系统</w:t>
              </w:r>
            </w:ins>
            <w:del w:id="11400" w:author="XuanWen Chen" w:date="2019-01-01T18:27:00Z">
              <w:r w:rsidR="0040689B" w:rsidDel="00FC27BC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14:paraId="2CD7F457" w14:textId="77777777" w:rsidTr="00FC27BC">
        <w:tc>
          <w:tcPr>
            <w:tcW w:w="1384" w:type="dxa"/>
            <w:tcPrChange w:id="11401" w:author="XuanWen Chen" w:date="2019-01-01T18:23:00Z">
              <w:tcPr>
                <w:tcW w:w="1016" w:type="dxa"/>
              </w:tcPr>
            </w:tcPrChange>
          </w:tcPr>
          <w:p w14:paraId="3AF721DD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7138" w:type="dxa"/>
            <w:gridSpan w:val="3"/>
            <w:tcPrChange w:id="11402" w:author="XuanWen Chen" w:date="2019-01-01T18:23:00Z">
              <w:tcPr>
                <w:tcW w:w="7506" w:type="dxa"/>
                <w:gridSpan w:val="4"/>
              </w:tcPr>
            </w:tcPrChange>
          </w:tcPr>
          <w:p w14:paraId="35DAFAE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项目组成员要求在项目中扮演角色，提出扮演角色的申请，对其神奇进行审核，允许其担任此角色。</w:t>
            </w:r>
          </w:p>
        </w:tc>
      </w:tr>
      <w:tr w:rsidR="0040689B" w:rsidRPr="00296214" w14:paraId="6317154F" w14:textId="77777777" w:rsidTr="00FC27BC">
        <w:tc>
          <w:tcPr>
            <w:tcW w:w="1384" w:type="dxa"/>
            <w:tcPrChange w:id="11403" w:author="XuanWen Chen" w:date="2019-01-01T18:23:00Z">
              <w:tcPr>
                <w:tcW w:w="1016" w:type="dxa"/>
              </w:tcPr>
            </w:tcPrChange>
          </w:tcPr>
          <w:p w14:paraId="73C57C94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PrChange w:id="11404" w:author="XuanWen Chen" w:date="2019-01-01T18:23:00Z">
              <w:tcPr>
                <w:tcW w:w="7506" w:type="dxa"/>
                <w:gridSpan w:val="4"/>
              </w:tcPr>
            </w:tcPrChange>
          </w:tcPr>
          <w:p w14:paraId="7A4924D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1416A030" w14:textId="77777777" w:rsidTr="00FC27BC">
        <w:tc>
          <w:tcPr>
            <w:tcW w:w="1384" w:type="dxa"/>
            <w:tcPrChange w:id="11405" w:author="XuanWen Chen" w:date="2019-01-01T18:23:00Z">
              <w:tcPr>
                <w:tcW w:w="1016" w:type="dxa"/>
              </w:tcPr>
            </w:tcPrChange>
          </w:tcPr>
          <w:p w14:paraId="07996360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PrChange w:id="11406" w:author="XuanWen Chen" w:date="2019-01-01T18:23:00Z">
              <w:tcPr>
                <w:tcW w:w="7506" w:type="dxa"/>
                <w:gridSpan w:val="4"/>
              </w:tcPr>
            </w:tcPrChange>
          </w:tcPr>
          <w:p w14:paraId="22860E0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BD4E635" w14:textId="180A3B1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</w:t>
            </w:r>
            <w:del w:id="11407" w:author="XuanWen Chen" w:date="2019-01-01T19:44:00Z">
              <w:r w:rsidDel="000D57EA">
                <w:rPr>
                  <w:rFonts w:hint="eastAsia"/>
                </w:rPr>
                <w:delText>正常</w:delText>
              </w:r>
            </w:del>
            <w:ins w:id="11408" w:author="XuanWen Chen" w:date="2019-01-01T19:44:00Z">
              <w:r w:rsidR="000D57EA">
                <w:rPr>
                  <w:rFonts w:hint="eastAsia"/>
                </w:rPr>
                <w:t>未开始</w:t>
              </w:r>
            </w:ins>
          </w:p>
          <w:p w14:paraId="0190338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66D50E3F" w14:textId="77777777" w:rsidTr="00FC27BC">
        <w:tc>
          <w:tcPr>
            <w:tcW w:w="1384" w:type="dxa"/>
            <w:tcPrChange w:id="11409" w:author="XuanWen Chen" w:date="2019-01-01T18:23:00Z">
              <w:tcPr>
                <w:tcW w:w="1016" w:type="dxa"/>
              </w:tcPr>
            </w:tcPrChange>
          </w:tcPr>
          <w:p w14:paraId="430BFD7F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PrChange w:id="11410" w:author="XuanWen Chen" w:date="2019-01-01T18:23:00Z">
              <w:tcPr>
                <w:tcW w:w="7506" w:type="dxa"/>
                <w:gridSpan w:val="4"/>
              </w:tcPr>
            </w:tcPrChange>
          </w:tcPr>
          <w:p w14:paraId="3E08CEFC" w14:textId="6ABEAA0E" w:rsidR="0040689B" w:rsidDel="00FC27BC" w:rsidRDefault="0040689B" w:rsidP="0040689B">
            <w:pPr>
              <w:jc w:val="left"/>
              <w:rPr>
                <w:del w:id="11411" w:author="XuanWen Chen" w:date="2019-01-01T18:24:00Z"/>
              </w:rPr>
            </w:pPr>
          </w:p>
          <w:p w14:paraId="72F9739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向申请人发送成功更改的站内信</w:t>
            </w:r>
          </w:p>
        </w:tc>
      </w:tr>
      <w:tr w:rsidR="0032568F" w:rsidRPr="00237CE5" w14:paraId="2D65D93F" w14:textId="77777777" w:rsidTr="00FC27BC">
        <w:trPr>
          <w:ins w:id="11412" w:author="XuanWen Chen" w:date="2019-01-01T18:51:00Z"/>
        </w:trPr>
        <w:tc>
          <w:tcPr>
            <w:tcW w:w="1384" w:type="dxa"/>
          </w:tcPr>
          <w:p w14:paraId="7549794C" w14:textId="237E4524" w:rsidR="0032568F" w:rsidRPr="008035F1" w:rsidRDefault="0032568F" w:rsidP="0040689B">
            <w:pPr>
              <w:rPr>
                <w:ins w:id="11413" w:author="XuanWen Chen" w:date="2019-01-01T18:51:00Z"/>
                <w:rFonts w:hAnsi="宋体"/>
              </w:rPr>
            </w:pPr>
            <w:ins w:id="11414" w:author="XuanWen Chen" w:date="2019-01-01T18:5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1EBF567E" w14:textId="4F167322" w:rsidR="0032568F" w:rsidDel="00FC27BC" w:rsidRDefault="0032568F" w:rsidP="0040689B">
            <w:pPr>
              <w:jc w:val="left"/>
              <w:rPr>
                <w:ins w:id="11415" w:author="XuanWen Chen" w:date="2019-01-01T18:51:00Z"/>
              </w:rPr>
            </w:pPr>
            <w:ins w:id="11416" w:author="XuanWen Chen" w:date="2019-01-01T18:51:00Z">
              <w:r>
                <w:rPr>
                  <w:rFonts w:hint="eastAsia"/>
                </w:rPr>
                <w:t>其他人的申请</w:t>
              </w:r>
            </w:ins>
          </w:p>
        </w:tc>
      </w:tr>
      <w:tr w:rsidR="0032568F" w:rsidRPr="00237CE5" w14:paraId="21386FD9" w14:textId="77777777" w:rsidTr="00FC27BC">
        <w:trPr>
          <w:ins w:id="11417" w:author="XuanWen Chen" w:date="2019-01-01T18:51:00Z"/>
        </w:trPr>
        <w:tc>
          <w:tcPr>
            <w:tcW w:w="1384" w:type="dxa"/>
          </w:tcPr>
          <w:p w14:paraId="6BCD6C12" w14:textId="200FC9DF" w:rsidR="0032568F" w:rsidRPr="008035F1" w:rsidRDefault="0032568F" w:rsidP="0040689B">
            <w:pPr>
              <w:rPr>
                <w:ins w:id="11418" w:author="XuanWen Chen" w:date="2019-01-01T18:51:00Z"/>
                <w:rFonts w:hAnsi="宋体"/>
              </w:rPr>
            </w:pPr>
            <w:ins w:id="11419" w:author="XuanWen Chen" w:date="2019-01-01T18:5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42B7D378" w14:textId="7724ACB1" w:rsidR="0032568F" w:rsidDel="00FC27BC" w:rsidRDefault="0032568F" w:rsidP="0040689B">
            <w:pPr>
              <w:jc w:val="left"/>
              <w:rPr>
                <w:ins w:id="11420" w:author="XuanWen Chen" w:date="2019-01-01T18:51:00Z"/>
              </w:rPr>
            </w:pPr>
            <w:ins w:id="11421" w:author="XuanWen Chen" w:date="2019-01-01T18:51:00Z">
              <w:r>
                <w:rPr>
                  <w:rFonts w:hint="eastAsia"/>
                </w:rPr>
                <w:t>其他人扮演角色</w:t>
              </w:r>
            </w:ins>
          </w:p>
        </w:tc>
      </w:tr>
      <w:tr w:rsidR="0040689B" w:rsidRPr="00296214" w14:paraId="79177B46" w14:textId="77777777" w:rsidTr="00FC27BC">
        <w:tc>
          <w:tcPr>
            <w:tcW w:w="1384" w:type="dxa"/>
            <w:tcPrChange w:id="11422" w:author="XuanWen Chen" w:date="2019-01-01T18:23:00Z">
              <w:tcPr>
                <w:tcW w:w="1016" w:type="dxa"/>
              </w:tcPr>
            </w:tcPrChange>
          </w:tcPr>
          <w:p w14:paraId="16907A5B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PrChange w:id="11423" w:author="XuanWen Chen" w:date="2019-01-01T18:23:00Z">
              <w:tcPr>
                <w:tcW w:w="7506" w:type="dxa"/>
                <w:gridSpan w:val="4"/>
              </w:tcPr>
            </w:tcPrChange>
          </w:tcPr>
          <w:p w14:paraId="3FB2A503" w14:textId="0B3A8A3D" w:rsidR="0040689B" w:rsidRPr="00FC27BC" w:rsidRDefault="0040689B">
            <w:pPr>
              <w:numPr>
                <w:ilvl w:val="0"/>
                <w:numId w:val="160"/>
              </w:numPr>
              <w:jc w:val="left"/>
              <w:rPr>
                <w:rFonts w:hAnsi="宋体"/>
                <w:rPrChange w:id="11424" w:author="XuanWen Chen" w:date="2019-01-01T18:26:00Z">
                  <w:rPr/>
                </w:rPrChange>
              </w:rPr>
              <w:pPrChange w:id="11425" w:author="XuanWen Chen" w:date="2019-01-01T18:26:00Z">
                <w:pPr>
                  <w:jc w:val="left"/>
                </w:pPr>
              </w:pPrChange>
            </w:pPr>
            <w:del w:id="11426" w:author="XuanWen Chen" w:date="2019-01-01T18:26:00Z">
              <w:r w:rsidRPr="00FC27BC" w:rsidDel="00FC27BC">
                <w:rPr>
                  <w:rFonts w:hAnsi="宋体"/>
                  <w:rPrChange w:id="11427" w:author="XuanWen Chen" w:date="2019-01-01T18:26:00Z">
                    <w:rPr/>
                  </w:rPrChange>
                </w:rPr>
                <w:delText>1.</w:delText>
              </w:r>
            </w:del>
            <w:r w:rsidRPr="00FC27BC">
              <w:rPr>
                <w:rFonts w:hAnsi="宋体" w:hint="eastAsia"/>
                <w:rPrChange w:id="11428" w:author="XuanWen Chen" w:date="2019-01-01T18:26:00Z">
                  <w:rPr>
                    <w:rFonts w:hint="eastAsia"/>
                  </w:rPr>
                </w:rPrChange>
              </w:rPr>
              <w:t>打开我的项目的团队管理</w:t>
            </w:r>
          </w:p>
          <w:p w14:paraId="43714785" w14:textId="562525ED" w:rsidR="0040689B" w:rsidDel="00FC27BC" w:rsidRDefault="0040689B" w:rsidP="00FC27BC">
            <w:pPr>
              <w:pStyle w:val="a9"/>
              <w:numPr>
                <w:ilvl w:val="0"/>
                <w:numId w:val="160"/>
              </w:numPr>
              <w:ind w:firstLineChars="0"/>
              <w:jc w:val="left"/>
              <w:rPr>
                <w:del w:id="11429" w:author="XuanWen Chen" w:date="2019-01-01T18:26:00Z"/>
                <w:rFonts w:hAnsi="宋体"/>
              </w:rPr>
            </w:pPr>
            <w:del w:id="11430" w:author="XuanWen Chen" w:date="2019-01-01T18:26:00Z">
              <w:r w:rsidRPr="00FC27BC" w:rsidDel="00FC27BC">
                <w:rPr>
                  <w:rFonts w:hAnsi="宋体"/>
                  <w:rPrChange w:id="11431" w:author="XuanWen Chen" w:date="2019-01-01T18:26:00Z">
                    <w:rPr/>
                  </w:rPrChange>
                </w:rPr>
                <w:delText>2.</w:delText>
              </w:r>
            </w:del>
            <w:r w:rsidRPr="00FC27BC">
              <w:rPr>
                <w:rFonts w:hAnsi="宋体" w:hint="eastAsia"/>
                <w:rPrChange w:id="11432" w:author="XuanWen Chen" w:date="2019-01-01T18:26:00Z">
                  <w:rPr>
                    <w:rFonts w:hint="eastAsia"/>
                  </w:rPr>
                </w:rPrChange>
              </w:rPr>
              <w:t>点击角色扮演申请通知</w:t>
            </w:r>
          </w:p>
          <w:p w14:paraId="6A2CDB13" w14:textId="77777777" w:rsidR="00FC27BC" w:rsidRPr="00FC27BC" w:rsidRDefault="00FC27BC">
            <w:pPr>
              <w:numPr>
                <w:ilvl w:val="0"/>
                <w:numId w:val="160"/>
              </w:numPr>
              <w:jc w:val="left"/>
              <w:rPr>
                <w:ins w:id="11433" w:author="XuanWen Chen" w:date="2019-01-01T18:26:00Z"/>
                <w:rFonts w:hAnsi="宋体"/>
                <w:rPrChange w:id="11434" w:author="XuanWen Chen" w:date="2019-01-01T18:26:00Z">
                  <w:rPr>
                    <w:ins w:id="11435" w:author="XuanWen Chen" w:date="2019-01-01T18:26:00Z"/>
                  </w:rPr>
                </w:rPrChange>
              </w:rPr>
              <w:pPrChange w:id="11436" w:author="XuanWen Chen" w:date="2019-01-01T18:26:00Z">
                <w:pPr>
                  <w:jc w:val="left"/>
                </w:pPr>
              </w:pPrChange>
            </w:pPr>
          </w:p>
          <w:p w14:paraId="6BD19494" w14:textId="77777777" w:rsidR="0040689B" w:rsidRPr="00FC27BC" w:rsidDel="00FC27BC" w:rsidRDefault="0040689B">
            <w:pPr>
              <w:numPr>
                <w:ilvl w:val="0"/>
                <w:numId w:val="160"/>
              </w:numPr>
              <w:jc w:val="left"/>
              <w:rPr>
                <w:del w:id="11437" w:author="XuanWen Chen" w:date="2019-01-01T18:26:00Z"/>
                <w:rFonts w:hAnsi="宋体"/>
                <w:rPrChange w:id="11438" w:author="XuanWen Chen" w:date="2019-01-01T18:26:00Z">
                  <w:rPr>
                    <w:del w:id="11439" w:author="XuanWen Chen" w:date="2019-01-01T18:26:00Z"/>
                  </w:rPr>
                </w:rPrChange>
              </w:rPr>
              <w:pPrChange w:id="11440" w:author="XuanWen Chen" w:date="2019-01-01T18:26:00Z">
                <w:pPr>
                  <w:jc w:val="left"/>
                </w:pPr>
              </w:pPrChange>
            </w:pPr>
            <w:del w:id="11441" w:author="XuanWen Chen" w:date="2019-01-01T18:26:00Z">
              <w:r w:rsidRPr="00FC27BC" w:rsidDel="00FC27BC">
                <w:rPr>
                  <w:rFonts w:hAnsi="宋体"/>
                  <w:rPrChange w:id="11442" w:author="XuanWen Chen" w:date="2019-01-01T18:26:00Z">
                    <w:rPr/>
                  </w:rPrChange>
                </w:rPr>
                <w:delText>3.</w:delText>
              </w:r>
            </w:del>
            <w:r w:rsidRPr="00FC27BC">
              <w:rPr>
                <w:rFonts w:hAnsi="宋体" w:hint="eastAsia"/>
                <w:rPrChange w:id="11443" w:author="XuanWen Chen" w:date="2019-01-01T18:26:00Z">
                  <w:rPr>
                    <w:rFonts w:hint="eastAsia"/>
                  </w:rPr>
                </w:rPrChange>
              </w:rPr>
              <w:t>点击同意</w:t>
            </w:r>
          </w:p>
          <w:p w14:paraId="623DD4BF" w14:textId="77777777" w:rsidR="0040689B" w:rsidRPr="0048174B" w:rsidRDefault="0040689B">
            <w:pPr>
              <w:numPr>
                <w:ilvl w:val="0"/>
                <w:numId w:val="160"/>
              </w:numPr>
              <w:jc w:val="left"/>
              <w:pPrChange w:id="11444" w:author="XuanWen Chen" w:date="2019-01-01T18:26:00Z">
                <w:pPr>
                  <w:jc w:val="left"/>
                </w:pPr>
              </w:pPrChange>
            </w:pPr>
          </w:p>
        </w:tc>
      </w:tr>
      <w:tr w:rsidR="0040689B" w:rsidRPr="00296214" w14:paraId="351AB022" w14:textId="77777777" w:rsidTr="00FC27BC">
        <w:tc>
          <w:tcPr>
            <w:tcW w:w="1384" w:type="dxa"/>
            <w:tcPrChange w:id="11445" w:author="XuanWen Chen" w:date="2019-01-01T18:23:00Z">
              <w:tcPr>
                <w:tcW w:w="1016" w:type="dxa"/>
              </w:tcPr>
            </w:tcPrChange>
          </w:tcPr>
          <w:p w14:paraId="14E12F1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PrChange w:id="11446" w:author="XuanWen Chen" w:date="2019-01-01T18:23:00Z">
              <w:tcPr>
                <w:tcW w:w="7506" w:type="dxa"/>
                <w:gridSpan w:val="4"/>
              </w:tcPr>
            </w:tcPrChange>
          </w:tcPr>
          <w:p w14:paraId="1DD8F042" w14:textId="77777777" w:rsidR="0040689B" w:rsidRPr="00FC27BC" w:rsidRDefault="0040689B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  <w:rPrChange w:id="11447" w:author="XuanWen Chen" w:date="2019-01-01T18:26:00Z">
                  <w:rPr/>
                </w:rPrChange>
              </w:rPr>
              <w:pPrChange w:id="11448" w:author="XuanWen Chen" w:date="2019-01-01T18:26:00Z">
                <w:pPr>
                  <w:pStyle w:val="a9"/>
                  <w:numPr>
                    <w:numId w:val="15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r w:rsidRPr="00FC27BC">
              <w:rPr>
                <w:rFonts w:hAnsi="宋体" w:hint="eastAsia"/>
                <w:rPrChange w:id="11449" w:author="XuanWen Chen" w:date="2019-01-01T18:26:00Z">
                  <w:rPr>
                    <w:rFonts w:hint="eastAsia"/>
                  </w:rPr>
                </w:rPrChange>
              </w:rPr>
              <w:t>打开我的通知</w:t>
            </w:r>
          </w:p>
          <w:p w14:paraId="2685D877" w14:textId="118DDBFD" w:rsidR="0040689B" w:rsidRPr="00FC27BC" w:rsidRDefault="0040689B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  <w:rPrChange w:id="11450" w:author="XuanWen Chen" w:date="2019-01-01T18:26:00Z">
                  <w:rPr/>
                </w:rPrChange>
              </w:rPr>
              <w:pPrChange w:id="11451" w:author="XuanWen Chen" w:date="2019-01-01T18:26:00Z">
                <w:pPr>
                  <w:pStyle w:val="a9"/>
                  <w:numPr>
                    <w:numId w:val="15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r w:rsidRPr="00FC27BC">
              <w:rPr>
                <w:rFonts w:hAnsi="宋体" w:hint="eastAsia"/>
                <w:rPrChange w:id="11452" w:author="XuanWen Chen" w:date="2019-01-01T18:26:00Z">
                  <w:rPr>
                    <w:rFonts w:hint="eastAsia"/>
                  </w:rPr>
                </w:rPrChange>
              </w:rPr>
              <w:t>点击角色扮演申请通知</w:t>
            </w:r>
          </w:p>
          <w:p w14:paraId="77CE0174" w14:textId="77777777" w:rsidR="0040689B" w:rsidRPr="00FC27BC" w:rsidRDefault="0040689B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  <w:rPrChange w:id="11453" w:author="XuanWen Chen" w:date="2019-01-01T18:26:00Z">
                  <w:rPr/>
                </w:rPrChange>
              </w:rPr>
              <w:pPrChange w:id="11454" w:author="XuanWen Chen" w:date="2019-01-01T18:26:00Z">
                <w:pPr>
                  <w:pStyle w:val="a9"/>
                  <w:numPr>
                    <w:numId w:val="15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r w:rsidRPr="00FC27BC">
              <w:rPr>
                <w:rFonts w:hAnsi="宋体" w:hint="eastAsia"/>
                <w:rPrChange w:id="11455" w:author="XuanWen Chen" w:date="2019-01-01T18:26:00Z">
                  <w:rPr>
                    <w:rFonts w:hint="eastAsia"/>
                  </w:rPr>
                </w:rPrChange>
              </w:rPr>
              <w:t>点击同意</w:t>
            </w:r>
          </w:p>
        </w:tc>
      </w:tr>
      <w:tr w:rsidR="0040689B" w:rsidRPr="00296214" w14:paraId="7D341F27" w14:textId="77777777" w:rsidTr="00FC27BC">
        <w:tc>
          <w:tcPr>
            <w:tcW w:w="1384" w:type="dxa"/>
            <w:tcPrChange w:id="11456" w:author="XuanWen Chen" w:date="2019-01-01T18:23:00Z">
              <w:tcPr>
                <w:tcW w:w="1016" w:type="dxa"/>
              </w:tcPr>
            </w:tcPrChange>
          </w:tcPr>
          <w:p w14:paraId="5BE3DEE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PrChange w:id="11457" w:author="XuanWen Chen" w:date="2019-01-01T18:23:00Z">
              <w:tcPr>
                <w:tcW w:w="7506" w:type="dxa"/>
                <w:gridSpan w:val="4"/>
              </w:tcPr>
            </w:tcPrChange>
          </w:tcPr>
          <w:p w14:paraId="4FEAC92A" w14:textId="083214A9" w:rsidR="0040689B" w:rsidRPr="00296214" w:rsidRDefault="00FC27BC" w:rsidP="0040689B">
            <w:pPr>
              <w:jc w:val="left"/>
              <w:rPr>
                <w:rFonts w:hAnsi="宋体"/>
              </w:rPr>
            </w:pPr>
            <w:ins w:id="11458" w:author="XuanWen Chen" w:date="2019-01-01T18:2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296214" w14:paraId="062AD87D" w14:textId="77777777" w:rsidTr="00FC27BC">
        <w:tc>
          <w:tcPr>
            <w:tcW w:w="1384" w:type="dxa"/>
            <w:tcPrChange w:id="11459" w:author="XuanWen Chen" w:date="2019-01-01T18:23:00Z">
              <w:tcPr>
                <w:tcW w:w="1016" w:type="dxa"/>
              </w:tcPr>
            </w:tcPrChange>
          </w:tcPr>
          <w:p w14:paraId="539C25A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PrChange w:id="11460" w:author="XuanWen Chen" w:date="2019-01-01T18:23:00Z">
              <w:tcPr>
                <w:tcW w:w="7506" w:type="dxa"/>
                <w:gridSpan w:val="4"/>
              </w:tcPr>
            </w:tcPrChange>
          </w:tcPr>
          <w:p w14:paraId="285CAB7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1461" w:author="XuanWen Chen" w:date="2019-01-01T18:27:00Z">
              <w:r w:rsidDel="00FC27BC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14:paraId="6146DE22" w14:textId="77777777" w:rsidTr="00FC27BC">
        <w:tc>
          <w:tcPr>
            <w:tcW w:w="1384" w:type="dxa"/>
            <w:tcPrChange w:id="11462" w:author="XuanWen Chen" w:date="2019-01-01T18:23:00Z">
              <w:tcPr>
                <w:tcW w:w="1016" w:type="dxa"/>
              </w:tcPr>
            </w:tcPrChange>
          </w:tcPr>
          <w:p w14:paraId="34BFE83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PrChange w:id="11463" w:author="XuanWen Chen" w:date="2019-01-01T18:23:00Z">
              <w:tcPr>
                <w:tcW w:w="7506" w:type="dxa"/>
                <w:gridSpan w:val="4"/>
              </w:tcPr>
            </w:tcPrChange>
          </w:tcPr>
          <w:p w14:paraId="413D21CF" w14:textId="583A50E6" w:rsidR="0040689B" w:rsidRPr="00296214" w:rsidRDefault="0032568F" w:rsidP="0040689B">
            <w:pPr>
              <w:jc w:val="left"/>
              <w:rPr>
                <w:rFonts w:hAnsi="宋体"/>
              </w:rPr>
            </w:pPr>
            <w:ins w:id="11464" w:author="XuanWen Chen" w:date="2019-01-01T18:50:00Z">
              <w:r>
                <w:rPr>
                  <w:rFonts w:hAnsi="宋体" w:hint="eastAsia"/>
                </w:rPr>
                <w:t>每天200次</w:t>
              </w:r>
            </w:ins>
            <w:del w:id="11465" w:author="XuanWen Chen" w:date="2019-01-01T18:27:00Z">
              <w:r w:rsidR="0040689B" w:rsidDel="00FC27BC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296214" w14:paraId="490E1D8C" w14:textId="77777777" w:rsidTr="00FC27BC">
        <w:tc>
          <w:tcPr>
            <w:tcW w:w="1384" w:type="dxa"/>
            <w:tcPrChange w:id="11466" w:author="XuanWen Chen" w:date="2019-01-01T18:23:00Z">
              <w:tcPr>
                <w:tcW w:w="1016" w:type="dxa"/>
              </w:tcPr>
            </w:tcPrChange>
          </w:tcPr>
          <w:p w14:paraId="76C4B9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PrChange w:id="11467" w:author="XuanWen Chen" w:date="2019-01-01T18:23:00Z">
              <w:tcPr>
                <w:tcW w:w="7506" w:type="dxa"/>
                <w:gridSpan w:val="4"/>
              </w:tcPr>
            </w:tcPrChange>
          </w:tcPr>
          <w:p w14:paraId="741447A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F9063A3" w14:textId="77777777" w:rsidTr="00FC27BC">
        <w:tc>
          <w:tcPr>
            <w:tcW w:w="1384" w:type="dxa"/>
            <w:tcPrChange w:id="11468" w:author="XuanWen Chen" w:date="2019-01-01T18:23:00Z">
              <w:tcPr>
                <w:tcW w:w="1016" w:type="dxa"/>
              </w:tcPr>
            </w:tcPrChange>
          </w:tcPr>
          <w:p w14:paraId="3D9067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PrChange w:id="11469" w:author="XuanWen Chen" w:date="2019-01-01T18:23:00Z">
              <w:tcPr>
                <w:tcW w:w="7506" w:type="dxa"/>
                <w:gridSpan w:val="4"/>
              </w:tcPr>
            </w:tcPrChange>
          </w:tcPr>
          <w:p w14:paraId="67D19D67" w14:textId="1A95AA27" w:rsidR="0040689B" w:rsidRPr="00296214" w:rsidRDefault="0032568F" w:rsidP="0040689B">
            <w:pPr>
              <w:jc w:val="left"/>
              <w:rPr>
                <w:rFonts w:hAnsi="宋体"/>
              </w:rPr>
            </w:pPr>
            <w:ins w:id="11470" w:author="XuanWen Chen" w:date="2019-01-01T18:5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14:paraId="3DD005F8" w14:textId="77777777" w:rsidTr="00FC27BC">
        <w:tc>
          <w:tcPr>
            <w:tcW w:w="1384" w:type="dxa"/>
            <w:tcPrChange w:id="11471" w:author="XuanWen Chen" w:date="2019-01-01T18:23:00Z">
              <w:tcPr>
                <w:tcW w:w="1016" w:type="dxa"/>
              </w:tcPr>
            </w:tcPrChange>
          </w:tcPr>
          <w:p w14:paraId="114B61A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PrChange w:id="11472" w:author="XuanWen Chen" w:date="2019-01-01T18:23:00Z">
              <w:tcPr>
                <w:tcW w:w="7506" w:type="dxa"/>
                <w:gridSpan w:val="4"/>
              </w:tcPr>
            </w:tcPrChange>
          </w:tcPr>
          <w:p w14:paraId="13EDD37B" w14:textId="77777777" w:rsidR="0040689B" w:rsidDel="0032568F" w:rsidRDefault="0040689B" w:rsidP="0040689B">
            <w:pPr>
              <w:rPr>
                <w:del w:id="11473" w:author="XuanWen Chen" w:date="2019-01-01T18:50:00Z"/>
              </w:rPr>
            </w:pPr>
          </w:p>
          <w:p w14:paraId="25D6D5AD" w14:textId="432ACD2B" w:rsidR="0040689B" w:rsidRDefault="0032568F" w:rsidP="0040689B">
            <w:ins w:id="11474" w:author="XuanWen Chen" w:date="2019-01-01T18:50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个用户发出申请，同意2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</w:tc>
      </w:tr>
    </w:tbl>
    <w:p w14:paraId="7081D6CE" w14:textId="58EF04B9" w:rsidR="0040689B" w:rsidRDefault="00720356" w:rsidP="00720356">
      <w:pPr>
        <w:pStyle w:val="4"/>
      </w:pPr>
      <w:bookmarkStart w:id="11475" w:name="_Toc533621448"/>
      <w:r>
        <w:rPr>
          <w:rFonts w:hint="eastAsia"/>
        </w:rPr>
        <w:t>角色审核</w:t>
      </w:r>
      <w:r>
        <w:rPr>
          <w:rFonts w:hint="eastAsia"/>
        </w:rPr>
        <w:t>-</w:t>
      </w:r>
      <w:bookmarkEnd w:id="11475"/>
      <w:r w:rsidR="00E341B2">
        <w:rPr>
          <w:rFonts w:hint="eastAsia"/>
        </w:rPr>
        <w:t>拒绝</w:t>
      </w:r>
    </w:p>
    <w:tbl>
      <w:tblPr>
        <w:tblStyle w:val="af0"/>
        <w:tblW w:w="0" w:type="auto"/>
        <w:tblLook w:val="04A0" w:firstRow="1" w:lastRow="0" w:firstColumn="1" w:lastColumn="0" w:noHBand="0" w:noVBand="1"/>
        <w:tblPrChange w:id="11476" w:author="XuanWen Chen" w:date="2019-01-01T18:27:00Z">
          <w:tblPr>
            <w:tblStyle w:val="af0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731"/>
        <w:gridCol w:w="2073"/>
        <w:gridCol w:w="3334"/>
        <w:tblGridChange w:id="11477">
          <w:tblGrid>
            <w:gridCol w:w="1016"/>
            <w:gridCol w:w="226"/>
            <w:gridCol w:w="1873"/>
            <w:gridCol w:w="2073"/>
            <w:gridCol w:w="3334"/>
          </w:tblGrid>
        </w:tblGridChange>
      </w:tblGrid>
      <w:tr w:rsidR="0040689B" w:rsidRPr="008035F1" w14:paraId="7E84D134" w14:textId="77777777" w:rsidTr="00FC27BC">
        <w:tc>
          <w:tcPr>
            <w:tcW w:w="1384" w:type="dxa"/>
            <w:tcPrChange w:id="11478" w:author="XuanWen Chen" w:date="2019-01-01T18:27:00Z">
              <w:tcPr>
                <w:tcW w:w="1016" w:type="dxa"/>
              </w:tcPr>
            </w:tcPrChange>
          </w:tcPr>
          <w:p w14:paraId="401A834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PrChange w:id="11479" w:author="XuanWen Chen" w:date="2019-01-01T18:27:00Z">
              <w:tcPr>
                <w:tcW w:w="7506" w:type="dxa"/>
                <w:gridSpan w:val="4"/>
              </w:tcPr>
            </w:tcPrChange>
          </w:tcPr>
          <w:p w14:paraId="542A86DE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角色审核-拒绝</w:t>
            </w:r>
          </w:p>
        </w:tc>
      </w:tr>
      <w:tr w:rsidR="0040689B" w:rsidRPr="008035F1" w14:paraId="12E5D80A" w14:textId="77777777" w:rsidTr="00FC27BC">
        <w:tc>
          <w:tcPr>
            <w:tcW w:w="1384" w:type="dxa"/>
            <w:tcPrChange w:id="11480" w:author="XuanWen Chen" w:date="2019-01-01T18:27:00Z">
              <w:tcPr>
                <w:tcW w:w="1016" w:type="dxa"/>
              </w:tcPr>
            </w:tcPrChange>
          </w:tcPr>
          <w:p w14:paraId="485AC0E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PrChange w:id="11481" w:author="XuanWen Chen" w:date="2019-01-01T18:27:00Z">
              <w:tcPr>
                <w:tcW w:w="2099" w:type="dxa"/>
                <w:gridSpan w:val="2"/>
              </w:tcPr>
            </w:tcPrChange>
          </w:tcPr>
          <w:p w14:paraId="5CA873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PrChange w:id="11482" w:author="XuanWen Chen" w:date="2019-01-01T18:27:00Z">
              <w:tcPr>
                <w:tcW w:w="2073" w:type="dxa"/>
              </w:tcPr>
            </w:tcPrChange>
          </w:tcPr>
          <w:p w14:paraId="45587E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PrChange w:id="11483" w:author="XuanWen Chen" w:date="2019-01-01T18:27:00Z">
              <w:tcPr>
                <w:tcW w:w="3334" w:type="dxa"/>
              </w:tcPr>
            </w:tcPrChange>
          </w:tcPr>
          <w:p w14:paraId="6F00F5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5FAF4D07" w14:textId="77777777" w:rsidTr="00FC27BC">
        <w:tc>
          <w:tcPr>
            <w:tcW w:w="1384" w:type="dxa"/>
            <w:tcPrChange w:id="11484" w:author="XuanWen Chen" w:date="2019-01-01T18:27:00Z">
              <w:tcPr>
                <w:tcW w:w="1016" w:type="dxa"/>
              </w:tcPr>
            </w:tcPrChange>
          </w:tcPr>
          <w:p w14:paraId="169DB1B5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PrChange w:id="11485" w:author="XuanWen Chen" w:date="2019-01-01T18:27:00Z">
              <w:tcPr>
                <w:tcW w:w="2099" w:type="dxa"/>
                <w:gridSpan w:val="2"/>
              </w:tcPr>
            </w:tcPrChange>
          </w:tcPr>
          <w:p w14:paraId="3AB717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  <w:tcPrChange w:id="11486" w:author="XuanWen Chen" w:date="2019-01-01T18:27:00Z">
              <w:tcPr>
                <w:tcW w:w="2073" w:type="dxa"/>
              </w:tcPr>
            </w:tcPrChange>
          </w:tcPr>
          <w:p w14:paraId="1D0BF83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PrChange w:id="11487" w:author="XuanWen Chen" w:date="2019-01-01T18:27:00Z">
              <w:tcPr>
                <w:tcW w:w="3334" w:type="dxa"/>
              </w:tcPr>
            </w:tcPrChange>
          </w:tcPr>
          <w:p w14:paraId="6F3F04FD" w14:textId="6F0FB47A" w:rsidR="0040689B" w:rsidRPr="008035F1" w:rsidRDefault="00FC27BC" w:rsidP="0040689B">
            <w:pPr>
              <w:jc w:val="left"/>
              <w:rPr>
                <w:rFonts w:hAnsi="宋体"/>
              </w:rPr>
            </w:pPr>
            <w:ins w:id="11488" w:author="XuanWen Chen" w:date="2019-01-01T18:27:00Z">
              <w:r w:rsidRPr="00734BA0">
                <w:rPr>
                  <w:rFonts w:hAnsi="宋体" w:hint="eastAsia"/>
                </w:rPr>
                <w:t>基于项目的案例教学系统</w:t>
              </w:r>
            </w:ins>
            <w:del w:id="11489" w:author="XuanWen Chen" w:date="2019-01-01T18:27:00Z">
              <w:r w:rsidR="0040689B" w:rsidDel="00FC27BC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14:paraId="2256B5D4" w14:textId="77777777" w:rsidTr="00FC27BC">
        <w:tc>
          <w:tcPr>
            <w:tcW w:w="1384" w:type="dxa"/>
            <w:tcPrChange w:id="11490" w:author="XuanWen Chen" w:date="2019-01-01T18:27:00Z">
              <w:tcPr>
                <w:tcW w:w="1016" w:type="dxa"/>
              </w:tcPr>
            </w:tcPrChange>
          </w:tcPr>
          <w:p w14:paraId="632AEDC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PrChange w:id="11491" w:author="XuanWen Chen" w:date="2019-01-01T18:27:00Z">
              <w:tcPr>
                <w:tcW w:w="7506" w:type="dxa"/>
                <w:gridSpan w:val="4"/>
              </w:tcPr>
            </w:tcPrChange>
          </w:tcPr>
          <w:p w14:paraId="00F06B7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</w:t>
            </w:r>
            <w:r>
              <w:rPr>
                <w:rFonts w:hAnsi="宋体" w:hint="eastAsia"/>
              </w:rPr>
              <w:lastRenderedPageBreak/>
              <w:t>核，拒绝其担任此角色。</w:t>
            </w:r>
          </w:p>
        </w:tc>
      </w:tr>
      <w:tr w:rsidR="0040689B" w:rsidRPr="00296214" w14:paraId="2D202508" w14:textId="77777777" w:rsidTr="00FC27BC">
        <w:tc>
          <w:tcPr>
            <w:tcW w:w="1384" w:type="dxa"/>
            <w:tcPrChange w:id="11492" w:author="XuanWen Chen" w:date="2019-01-01T18:27:00Z">
              <w:tcPr>
                <w:tcW w:w="1016" w:type="dxa"/>
              </w:tcPr>
            </w:tcPrChange>
          </w:tcPr>
          <w:p w14:paraId="738A4F72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7138" w:type="dxa"/>
            <w:gridSpan w:val="3"/>
            <w:tcPrChange w:id="11493" w:author="XuanWen Chen" w:date="2019-01-01T18:27:00Z">
              <w:tcPr>
                <w:tcW w:w="7506" w:type="dxa"/>
                <w:gridSpan w:val="4"/>
              </w:tcPr>
            </w:tcPrChange>
          </w:tcPr>
          <w:p w14:paraId="1C16AE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0B804D49" w14:textId="77777777" w:rsidTr="00FC27BC">
        <w:tc>
          <w:tcPr>
            <w:tcW w:w="1384" w:type="dxa"/>
            <w:tcPrChange w:id="11494" w:author="XuanWen Chen" w:date="2019-01-01T18:27:00Z">
              <w:tcPr>
                <w:tcW w:w="1016" w:type="dxa"/>
              </w:tcPr>
            </w:tcPrChange>
          </w:tcPr>
          <w:p w14:paraId="4539647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PrChange w:id="11495" w:author="XuanWen Chen" w:date="2019-01-01T18:27:00Z">
              <w:tcPr>
                <w:tcW w:w="7506" w:type="dxa"/>
                <w:gridSpan w:val="4"/>
              </w:tcPr>
            </w:tcPrChange>
          </w:tcPr>
          <w:p w14:paraId="45D125A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39DE5B0" w14:textId="1C964780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</w:t>
            </w:r>
            <w:del w:id="11496" w:author="XuanWen Chen" w:date="2019-01-01T19:44:00Z">
              <w:r w:rsidDel="000D57EA">
                <w:rPr>
                  <w:rFonts w:hint="eastAsia"/>
                </w:rPr>
                <w:delText>正常</w:delText>
              </w:r>
            </w:del>
            <w:ins w:id="11497" w:author="XuanWen Chen" w:date="2019-01-01T19:44:00Z">
              <w:r w:rsidR="000D57EA">
                <w:rPr>
                  <w:rFonts w:hint="eastAsia"/>
                </w:rPr>
                <w:t>未开始</w:t>
              </w:r>
            </w:ins>
          </w:p>
          <w:p w14:paraId="5B8153F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3F687FAD" w14:textId="77777777" w:rsidTr="00FC27BC">
        <w:tc>
          <w:tcPr>
            <w:tcW w:w="1384" w:type="dxa"/>
            <w:tcPrChange w:id="11498" w:author="XuanWen Chen" w:date="2019-01-01T18:27:00Z">
              <w:tcPr>
                <w:tcW w:w="1016" w:type="dxa"/>
              </w:tcPr>
            </w:tcPrChange>
          </w:tcPr>
          <w:p w14:paraId="54218F5B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PrChange w:id="11499" w:author="XuanWen Chen" w:date="2019-01-01T18:27:00Z">
              <w:tcPr>
                <w:tcW w:w="7506" w:type="dxa"/>
                <w:gridSpan w:val="4"/>
              </w:tcPr>
            </w:tcPrChange>
          </w:tcPr>
          <w:p w14:paraId="26858BD9" w14:textId="7B7FC81A" w:rsidR="0040689B" w:rsidDel="00FC27BC" w:rsidRDefault="0040689B" w:rsidP="0040689B">
            <w:pPr>
              <w:jc w:val="left"/>
              <w:rPr>
                <w:del w:id="11500" w:author="XuanWen Chen" w:date="2019-01-01T18:25:00Z"/>
              </w:rPr>
            </w:pPr>
          </w:p>
          <w:p w14:paraId="6C52CBF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向申请人发送拒绝更改的站内信</w:t>
            </w:r>
          </w:p>
        </w:tc>
      </w:tr>
      <w:tr w:rsidR="00FC27BC" w:rsidRPr="00237CE5" w14:paraId="0AC36683" w14:textId="77777777" w:rsidTr="00FC27BC">
        <w:trPr>
          <w:ins w:id="11501" w:author="XuanWen Chen" w:date="2019-01-01T18:25:00Z"/>
        </w:trPr>
        <w:tc>
          <w:tcPr>
            <w:tcW w:w="1384" w:type="dxa"/>
            <w:tcPrChange w:id="11502" w:author="XuanWen Chen" w:date="2019-01-01T18:27:00Z">
              <w:tcPr>
                <w:tcW w:w="1242" w:type="dxa"/>
                <w:gridSpan w:val="2"/>
              </w:tcPr>
            </w:tcPrChange>
          </w:tcPr>
          <w:p w14:paraId="575D633A" w14:textId="3E16D65D" w:rsidR="00FC27BC" w:rsidRPr="008035F1" w:rsidRDefault="00FC27BC" w:rsidP="0040689B">
            <w:pPr>
              <w:rPr>
                <w:ins w:id="11503" w:author="XuanWen Chen" w:date="2019-01-01T18:25:00Z"/>
                <w:rFonts w:hAnsi="宋体"/>
              </w:rPr>
            </w:pPr>
            <w:ins w:id="11504" w:author="XuanWen Chen" w:date="2019-01-01T18:25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  <w:tcPrChange w:id="11505" w:author="XuanWen Chen" w:date="2019-01-01T18:27:00Z">
              <w:tcPr>
                <w:tcW w:w="7280" w:type="dxa"/>
                <w:gridSpan w:val="3"/>
              </w:tcPr>
            </w:tcPrChange>
          </w:tcPr>
          <w:p w14:paraId="34B47A45" w14:textId="6E862EC2" w:rsidR="00FC27BC" w:rsidDel="00FC27BC" w:rsidRDefault="00FC27BC" w:rsidP="0040689B">
            <w:pPr>
              <w:jc w:val="left"/>
              <w:rPr>
                <w:ins w:id="11506" w:author="XuanWen Chen" w:date="2019-01-01T18:25:00Z"/>
              </w:rPr>
            </w:pPr>
            <w:ins w:id="11507" w:author="XuanWen Chen" w:date="2019-01-01T18:25:00Z">
              <w:r>
                <w:rPr>
                  <w:rFonts w:hint="eastAsia"/>
                </w:rPr>
                <w:t>其他人</w:t>
              </w:r>
            </w:ins>
            <w:ins w:id="11508" w:author="XuanWen Chen" w:date="2019-01-01T18:26:00Z">
              <w:r>
                <w:rPr>
                  <w:rFonts w:hint="eastAsia"/>
                </w:rPr>
                <w:t>的申请</w:t>
              </w:r>
            </w:ins>
          </w:p>
        </w:tc>
      </w:tr>
      <w:tr w:rsidR="00FC27BC" w:rsidRPr="00237CE5" w14:paraId="1AC9783F" w14:textId="77777777" w:rsidTr="00FC27BC">
        <w:trPr>
          <w:ins w:id="11509" w:author="XuanWen Chen" w:date="2019-01-01T18:25:00Z"/>
        </w:trPr>
        <w:tc>
          <w:tcPr>
            <w:tcW w:w="1384" w:type="dxa"/>
            <w:tcPrChange w:id="11510" w:author="XuanWen Chen" w:date="2019-01-01T18:27:00Z">
              <w:tcPr>
                <w:tcW w:w="1242" w:type="dxa"/>
                <w:gridSpan w:val="2"/>
              </w:tcPr>
            </w:tcPrChange>
          </w:tcPr>
          <w:p w14:paraId="2D814D49" w14:textId="0D2A8096" w:rsidR="00FC27BC" w:rsidRPr="008035F1" w:rsidRDefault="00FC27BC" w:rsidP="0040689B">
            <w:pPr>
              <w:rPr>
                <w:ins w:id="11511" w:author="XuanWen Chen" w:date="2019-01-01T18:25:00Z"/>
                <w:rFonts w:hAnsi="宋体"/>
              </w:rPr>
            </w:pPr>
            <w:ins w:id="11512" w:author="XuanWen Chen" w:date="2019-01-01T18:2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  <w:tcPrChange w:id="11513" w:author="XuanWen Chen" w:date="2019-01-01T18:27:00Z">
              <w:tcPr>
                <w:tcW w:w="7280" w:type="dxa"/>
                <w:gridSpan w:val="3"/>
              </w:tcPr>
            </w:tcPrChange>
          </w:tcPr>
          <w:p w14:paraId="547EAD41" w14:textId="62681951" w:rsidR="00FC27BC" w:rsidDel="00FC27BC" w:rsidRDefault="00FC27BC" w:rsidP="0040689B">
            <w:pPr>
              <w:jc w:val="left"/>
              <w:rPr>
                <w:ins w:id="11514" w:author="XuanWen Chen" w:date="2019-01-01T18:25:00Z"/>
              </w:rPr>
            </w:pPr>
            <w:ins w:id="11515" w:author="XuanWen Chen" w:date="2019-01-01T18:26:00Z">
              <w:r>
                <w:rPr>
                  <w:rFonts w:hint="eastAsia"/>
                </w:rPr>
                <w:t>发送拒绝信息</w:t>
              </w:r>
            </w:ins>
          </w:p>
        </w:tc>
      </w:tr>
      <w:tr w:rsidR="0040689B" w:rsidRPr="00296214" w14:paraId="7DC3F65D" w14:textId="77777777" w:rsidTr="00FC27BC">
        <w:tc>
          <w:tcPr>
            <w:tcW w:w="1384" w:type="dxa"/>
            <w:tcPrChange w:id="11516" w:author="XuanWen Chen" w:date="2019-01-01T18:27:00Z">
              <w:tcPr>
                <w:tcW w:w="1016" w:type="dxa"/>
              </w:tcPr>
            </w:tcPrChange>
          </w:tcPr>
          <w:p w14:paraId="26F6F6E0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PrChange w:id="11517" w:author="XuanWen Chen" w:date="2019-01-01T18:27:00Z">
              <w:tcPr>
                <w:tcW w:w="7506" w:type="dxa"/>
                <w:gridSpan w:val="4"/>
              </w:tcPr>
            </w:tcPrChange>
          </w:tcPr>
          <w:p w14:paraId="6B69BFD8" w14:textId="7BB6A401" w:rsidR="0040689B" w:rsidDel="0032568F" w:rsidRDefault="0040689B" w:rsidP="0032568F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del w:id="11518" w:author="XuanWen Chen" w:date="2019-01-01T18:52:00Z"/>
                <w:rFonts w:hAnsi="宋体"/>
              </w:rPr>
            </w:pPr>
            <w:del w:id="11519" w:author="XuanWen Chen" w:date="2019-01-01T18:24:00Z">
              <w:r w:rsidRPr="00FC27BC" w:rsidDel="00FC27BC">
                <w:rPr>
                  <w:rFonts w:hAnsi="宋体"/>
                  <w:rPrChange w:id="11520" w:author="XuanWen Chen" w:date="2019-01-01T18:24:00Z">
                    <w:rPr/>
                  </w:rPrChange>
                </w:rPr>
                <w:delText>1.</w:delText>
              </w:r>
            </w:del>
            <w:r w:rsidRPr="00FC27BC">
              <w:rPr>
                <w:rFonts w:hAnsi="宋体" w:hint="eastAsia"/>
                <w:rPrChange w:id="11521" w:author="XuanWen Chen" w:date="2019-01-01T18:24:00Z">
                  <w:rPr>
                    <w:rFonts w:hint="eastAsia"/>
                  </w:rPr>
                </w:rPrChange>
              </w:rPr>
              <w:t>打开我的项目的团队管理</w:t>
            </w:r>
          </w:p>
          <w:p w14:paraId="28BEB0AD" w14:textId="77777777" w:rsidR="0032568F" w:rsidRPr="00FC27BC" w:rsidRDefault="0032568F">
            <w:pPr>
              <w:numPr>
                <w:ilvl w:val="0"/>
                <w:numId w:val="154"/>
              </w:numPr>
              <w:jc w:val="left"/>
              <w:rPr>
                <w:ins w:id="11522" w:author="XuanWen Chen" w:date="2019-01-01T18:52:00Z"/>
                <w:rFonts w:hAnsi="宋体"/>
                <w:rPrChange w:id="11523" w:author="XuanWen Chen" w:date="2019-01-01T18:24:00Z">
                  <w:rPr>
                    <w:ins w:id="11524" w:author="XuanWen Chen" w:date="2019-01-01T18:52:00Z"/>
                  </w:rPr>
                </w:rPrChange>
              </w:rPr>
              <w:pPrChange w:id="11525" w:author="XuanWen Chen" w:date="2019-01-01T18:24:00Z">
                <w:pPr>
                  <w:jc w:val="left"/>
                </w:pPr>
              </w:pPrChange>
            </w:pPr>
          </w:p>
          <w:p w14:paraId="4E355C06" w14:textId="77777777" w:rsidR="0032568F" w:rsidRDefault="0040689B" w:rsidP="0032568F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ins w:id="11526" w:author="XuanWen Chen" w:date="2019-01-01T18:52:00Z"/>
                <w:rFonts w:hAnsi="宋体"/>
              </w:rPr>
            </w:pPr>
            <w:del w:id="11527" w:author="XuanWen Chen" w:date="2019-01-01T18:24:00Z">
              <w:r w:rsidRPr="0032568F" w:rsidDel="00FC27BC">
                <w:rPr>
                  <w:rFonts w:hAnsi="宋体"/>
                  <w:rPrChange w:id="11528" w:author="XuanWen Chen" w:date="2019-01-01T18:52:00Z">
                    <w:rPr/>
                  </w:rPrChange>
                </w:rPr>
                <w:delText>2.</w:delText>
              </w:r>
            </w:del>
            <w:r w:rsidRPr="0032568F">
              <w:rPr>
                <w:rFonts w:hAnsi="宋体" w:hint="eastAsia"/>
                <w:rPrChange w:id="11529" w:author="XuanWen Chen" w:date="2019-01-01T18:52:00Z">
                  <w:rPr>
                    <w:rFonts w:hint="eastAsia"/>
                  </w:rPr>
                </w:rPrChange>
              </w:rPr>
              <w:t>点击角色扮演申请通知</w:t>
            </w:r>
          </w:p>
          <w:p w14:paraId="65D1F050" w14:textId="368CAF7F" w:rsidR="00FC27BC" w:rsidRPr="0032568F" w:rsidDel="00FC27BC" w:rsidRDefault="00FC27BC">
            <w:pPr>
              <w:numPr>
                <w:ilvl w:val="0"/>
                <w:numId w:val="154"/>
              </w:numPr>
              <w:jc w:val="left"/>
              <w:rPr>
                <w:del w:id="11530" w:author="XuanWen Chen" w:date="2019-01-01T18:25:00Z"/>
                <w:rFonts w:hAnsi="宋体"/>
                <w:rPrChange w:id="11531" w:author="XuanWen Chen" w:date="2019-01-01T18:52:00Z">
                  <w:rPr>
                    <w:del w:id="11532" w:author="XuanWen Chen" w:date="2019-01-01T18:25:00Z"/>
                  </w:rPr>
                </w:rPrChange>
              </w:rPr>
              <w:pPrChange w:id="11533" w:author="XuanWen Chen" w:date="2019-01-01T18:52:00Z">
                <w:pPr>
                  <w:jc w:val="left"/>
                </w:pPr>
              </w:pPrChange>
            </w:pPr>
            <w:ins w:id="11534" w:author="XuanWen Chen" w:date="2019-01-01T18:25:00Z">
              <w:r w:rsidRPr="0032568F">
                <w:rPr>
                  <w:rFonts w:hAnsi="宋体" w:hint="eastAsia"/>
                </w:rPr>
                <w:t>点击拒绝</w:t>
              </w:r>
            </w:ins>
          </w:p>
          <w:p w14:paraId="20186FCD" w14:textId="4107254C" w:rsidR="0040689B" w:rsidRPr="0048174B" w:rsidDel="00FC27BC" w:rsidRDefault="0040689B">
            <w:pPr>
              <w:rPr>
                <w:del w:id="11535" w:author="XuanWen Chen" w:date="2019-01-01T18:24:00Z"/>
                <w:rFonts w:hAnsi="宋体"/>
              </w:rPr>
              <w:pPrChange w:id="11536" w:author="XuanWen Chen" w:date="2019-01-01T18:52:00Z">
                <w:pPr>
                  <w:jc w:val="left"/>
                </w:pPr>
              </w:pPrChange>
            </w:pPr>
            <w:del w:id="11537" w:author="XuanWen Chen" w:date="2019-01-01T18:24:00Z">
              <w:r w:rsidDel="00FC27BC">
                <w:rPr>
                  <w:rFonts w:hAnsi="宋体" w:hint="eastAsia"/>
                </w:rPr>
                <w:delText>3.</w:delText>
              </w:r>
            </w:del>
            <w:del w:id="11538" w:author="XuanWen Chen" w:date="2019-01-01T18:25:00Z">
              <w:r w:rsidDel="00FC27BC">
                <w:rPr>
                  <w:rFonts w:hAnsi="宋体" w:hint="eastAsia"/>
                </w:rPr>
                <w:delText>点击拒绝</w:delText>
              </w:r>
            </w:del>
          </w:p>
          <w:p w14:paraId="6485D833" w14:textId="77777777" w:rsidR="0040689B" w:rsidRPr="0048174B" w:rsidRDefault="0040689B">
            <w:pPr>
              <w:numPr>
                <w:ilvl w:val="0"/>
                <w:numId w:val="154"/>
              </w:numPr>
              <w:jc w:val="left"/>
              <w:rPr>
                <w:rFonts w:hAnsi="宋体"/>
              </w:rPr>
              <w:pPrChange w:id="11539" w:author="XuanWen Chen" w:date="2019-01-01T18:52:00Z">
                <w:pPr>
                  <w:jc w:val="left"/>
                </w:pPr>
              </w:pPrChange>
            </w:pPr>
          </w:p>
        </w:tc>
      </w:tr>
      <w:tr w:rsidR="0040689B" w:rsidRPr="00296214" w14:paraId="0D30B270" w14:textId="77777777" w:rsidTr="00FC27BC">
        <w:tc>
          <w:tcPr>
            <w:tcW w:w="1384" w:type="dxa"/>
            <w:tcPrChange w:id="11540" w:author="XuanWen Chen" w:date="2019-01-01T18:27:00Z">
              <w:tcPr>
                <w:tcW w:w="1016" w:type="dxa"/>
              </w:tcPr>
            </w:tcPrChange>
          </w:tcPr>
          <w:p w14:paraId="61CF45D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PrChange w:id="11541" w:author="XuanWen Chen" w:date="2019-01-01T18:27:00Z">
              <w:tcPr>
                <w:tcW w:w="7506" w:type="dxa"/>
                <w:gridSpan w:val="4"/>
              </w:tcPr>
            </w:tcPrChange>
          </w:tcPr>
          <w:p w14:paraId="67B662D4" w14:textId="77777777" w:rsidR="0040689B" w:rsidRPr="0032568F" w:rsidRDefault="0040689B">
            <w:pPr>
              <w:pStyle w:val="a9"/>
              <w:numPr>
                <w:ilvl w:val="0"/>
                <w:numId w:val="161"/>
              </w:numPr>
              <w:ind w:firstLineChars="0"/>
              <w:jc w:val="left"/>
              <w:rPr>
                <w:rFonts w:hAnsi="宋体"/>
                <w:rPrChange w:id="11542" w:author="XuanWen Chen" w:date="2019-01-01T18:51:00Z">
                  <w:rPr/>
                </w:rPrChange>
              </w:rPr>
              <w:pPrChange w:id="11543" w:author="XuanWen Chen" w:date="2019-01-01T18:51:00Z">
                <w:pPr>
                  <w:pStyle w:val="a9"/>
                  <w:numPr>
                    <w:numId w:val="15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r w:rsidRPr="0032568F">
              <w:rPr>
                <w:rFonts w:hAnsi="宋体" w:hint="eastAsia"/>
                <w:rPrChange w:id="11544" w:author="XuanWen Chen" w:date="2019-01-01T18:51:00Z">
                  <w:rPr>
                    <w:rFonts w:hint="eastAsia"/>
                  </w:rPr>
                </w:rPrChange>
              </w:rPr>
              <w:t>打开我的通知</w:t>
            </w:r>
          </w:p>
          <w:p w14:paraId="5AFA3B2D" w14:textId="77777777" w:rsidR="0040689B" w:rsidRPr="0032568F" w:rsidRDefault="0040689B">
            <w:pPr>
              <w:pStyle w:val="a9"/>
              <w:numPr>
                <w:ilvl w:val="0"/>
                <w:numId w:val="161"/>
              </w:numPr>
              <w:ind w:firstLineChars="0"/>
              <w:jc w:val="left"/>
              <w:rPr>
                <w:rFonts w:hAnsi="宋体"/>
                <w:rPrChange w:id="11545" w:author="XuanWen Chen" w:date="2019-01-01T18:51:00Z">
                  <w:rPr/>
                </w:rPrChange>
              </w:rPr>
              <w:pPrChange w:id="11546" w:author="XuanWen Chen" w:date="2019-01-01T18:51:00Z">
                <w:pPr>
                  <w:pStyle w:val="a9"/>
                  <w:numPr>
                    <w:numId w:val="15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r w:rsidRPr="0032568F">
              <w:rPr>
                <w:rFonts w:hAnsi="宋体" w:hint="eastAsia"/>
                <w:rPrChange w:id="11547" w:author="XuanWen Chen" w:date="2019-01-01T18:51:00Z">
                  <w:rPr>
                    <w:rFonts w:hint="eastAsia"/>
                  </w:rPr>
                </w:rPrChange>
              </w:rPr>
              <w:t>点击角色扮演申请通知</w:t>
            </w:r>
          </w:p>
          <w:p w14:paraId="4CBD1739" w14:textId="77777777" w:rsidR="0040689B" w:rsidRPr="0032568F" w:rsidRDefault="0040689B">
            <w:pPr>
              <w:pStyle w:val="a9"/>
              <w:numPr>
                <w:ilvl w:val="0"/>
                <w:numId w:val="161"/>
              </w:numPr>
              <w:ind w:firstLineChars="0"/>
              <w:jc w:val="left"/>
              <w:rPr>
                <w:rFonts w:hAnsi="宋体"/>
                <w:rPrChange w:id="11548" w:author="XuanWen Chen" w:date="2019-01-01T18:51:00Z">
                  <w:rPr/>
                </w:rPrChange>
              </w:rPr>
              <w:pPrChange w:id="11549" w:author="XuanWen Chen" w:date="2019-01-01T18:51:00Z">
                <w:pPr>
                  <w:pStyle w:val="a9"/>
                  <w:numPr>
                    <w:numId w:val="15"/>
                  </w:numPr>
                  <w:spacing w:line="240" w:lineRule="auto"/>
                  <w:ind w:left="3720" w:firstLineChars="0" w:hanging="360"/>
                  <w:jc w:val="left"/>
                </w:pPr>
              </w:pPrChange>
            </w:pPr>
            <w:r w:rsidRPr="0032568F">
              <w:rPr>
                <w:rFonts w:hAnsi="宋体" w:hint="eastAsia"/>
                <w:rPrChange w:id="11550" w:author="XuanWen Chen" w:date="2019-01-01T18:51:00Z">
                  <w:rPr>
                    <w:rFonts w:hint="eastAsia"/>
                  </w:rPr>
                </w:rPrChange>
              </w:rPr>
              <w:t>点击拒绝</w:t>
            </w:r>
          </w:p>
        </w:tc>
      </w:tr>
      <w:tr w:rsidR="0040689B" w:rsidRPr="00296214" w14:paraId="5CFF85D9" w14:textId="77777777" w:rsidTr="00FC27BC">
        <w:tc>
          <w:tcPr>
            <w:tcW w:w="1384" w:type="dxa"/>
            <w:tcPrChange w:id="11551" w:author="XuanWen Chen" w:date="2019-01-01T18:27:00Z">
              <w:tcPr>
                <w:tcW w:w="1016" w:type="dxa"/>
              </w:tcPr>
            </w:tcPrChange>
          </w:tcPr>
          <w:p w14:paraId="203A262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PrChange w:id="11552" w:author="XuanWen Chen" w:date="2019-01-01T18:27:00Z">
              <w:tcPr>
                <w:tcW w:w="7506" w:type="dxa"/>
                <w:gridSpan w:val="4"/>
              </w:tcPr>
            </w:tcPrChange>
          </w:tcPr>
          <w:p w14:paraId="71D6EAE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00A8BC7" w14:textId="77777777" w:rsidTr="00FC27BC">
        <w:tc>
          <w:tcPr>
            <w:tcW w:w="1384" w:type="dxa"/>
            <w:tcPrChange w:id="11553" w:author="XuanWen Chen" w:date="2019-01-01T18:27:00Z">
              <w:tcPr>
                <w:tcW w:w="1016" w:type="dxa"/>
              </w:tcPr>
            </w:tcPrChange>
          </w:tcPr>
          <w:p w14:paraId="51BECA7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PrChange w:id="11554" w:author="XuanWen Chen" w:date="2019-01-01T18:27:00Z">
              <w:tcPr>
                <w:tcW w:w="7506" w:type="dxa"/>
                <w:gridSpan w:val="4"/>
              </w:tcPr>
            </w:tcPrChange>
          </w:tcPr>
          <w:p w14:paraId="1F6B3CD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5D6377C" w14:textId="77777777" w:rsidTr="00FC27BC">
        <w:tc>
          <w:tcPr>
            <w:tcW w:w="1384" w:type="dxa"/>
            <w:tcPrChange w:id="11555" w:author="XuanWen Chen" w:date="2019-01-01T18:27:00Z">
              <w:tcPr>
                <w:tcW w:w="1016" w:type="dxa"/>
              </w:tcPr>
            </w:tcPrChange>
          </w:tcPr>
          <w:p w14:paraId="5FA1328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PrChange w:id="11556" w:author="XuanWen Chen" w:date="2019-01-01T18:27:00Z">
              <w:tcPr>
                <w:tcW w:w="7506" w:type="dxa"/>
                <w:gridSpan w:val="4"/>
              </w:tcPr>
            </w:tcPrChange>
          </w:tcPr>
          <w:p w14:paraId="461D1C5F" w14:textId="1637592A" w:rsidR="0040689B" w:rsidRPr="00296214" w:rsidRDefault="0040689B" w:rsidP="0040689B">
            <w:pPr>
              <w:jc w:val="left"/>
              <w:rPr>
                <w:rFonts w:hAnsi="宋体"/>
              </w:rPr>
            </w:pPr>
            <w:del w:id="11557" w:author="XuanWen Chen" w:date="2019-01-01T18:50:00Z">
              <w:r w:rsidDel="0032568F">
                <w:rPr>
                  <w:rFonts w:hAnsi="宋体" w:hint="eastAsia"/>
                </w:rPr>
                <w:delText>中</w:delText>
              </w:r>
            </w:del>
            <w:ins w:id="11558" w:author="XuanWen Chen" w:date="2019-01-01T18:50:00Z">
              <w:r w:rsidR="0032568F">
                <w:rPr>
                  <w:rFonts w:hAnsi="宋体" w:hint="eastAsia"/>
                </w:rPr>
                <w:t>每天800次</w:t>
              </w:r>
            </w:ins>
          </w:p>
        </w:tc>
      </w:tr>
      <w:tr w:rsidR="0040689B" w:rsidRPr="00296214" w14:paraId="412769F5" w14:textId="77777777" w:rsidTr="00FC27BC">
        <w:tc>
          <w:tcPr>
            <w:tcW w:w="1384" w:type="dxa"/>
            <w:tcPrChange w:id="11559" w:author="XuanWen Chen" w:date="2019-01-01T18:27:00Z">
              <w:tcPr>
                <w:tcW w:w="1016" w:type="dxa"/>
              </w:tcPr>
            </w:tcPrChange>
          </w:tcPr>
          <w:p w14:paraId="661B7B1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PrChange w:id="11560" w:author="XuanWen Chen" w:date="2019-01-01T18:27:00Z">
              <w:tcPr>
                <w:tcW w:w="7506" w:type="dxa"/>
                <w:gridSpan w:val="4"/>
              </w:tcPr>
            </w:tcPrChange>
          </w:tcPr>
          <w:p w14:paraId="474F1D6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DA9CCA4" w14:textId="77777777" w:rsidTr="00FC27BC">
        <w:tc>
          <w:tcPr>
            <w:tcW w:w="1384" w:type="dxa"/>
            <w:tcPrChange w:id="11561" w:author="XuanWen Chen" w:date="2019-01-01T18:27:00Z">
              <w:tcPr>
                <w:tcW w:w="1016" w:type="dxa"/>
              </w:tcPr>
            </w:tcPrChange>
          </w:tcPr>
          <w:p w14:paraId="2018B3A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PrChange w:id="11562" w:author="XuanWen Chen" w:date="2019-01-01T18:27:00Z">
              <w:tcPr>
                <w:tcW w:w="7506" w:type="dxa"/>
                <w:gridSpan w:val="4"/>
              </w:tcPr>
            </w:tcPrChange>
          </w:tcPr>
          <w:p w14:paraId="6EB194E3" w14:textId="0181BE5A" w:rsidR="0040689B" w:rsidRPr="00296214" w:rsidRDefault="0032568F" w:rsidP="0040689B">
            <w:pPr>
              <w:jc w:val="left"/>
              <w:rPr>
                <w:rFonts w:hAnsi="宋体"/>
              </w:rPr>
            </w:pPr>
            <w:ins w:id="11563" w:author="XuanWen Chen" w:date="2019-01-01T18:5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14:paraId="09DA85F0" w14:textId="77777777" w:rsidTr="00FC27BC">
        <w:tc>
          <w:tcPr>
            <w:tcW w:w="1384" w:type="dxa"/>
            <w:tcPrChange w:id="11564" w:author="XuanWen Chen" w:date="2019-01-01T18:27:00Z">
              <w:tcPr>
                <w:tcW w:w="1016" w:type="dxa"/>
              </w:tcPr>
            </w:tcPrChange>
          </w:tcPr>
          <w:p w14:paraId="661C72F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PrChange w:id="11565" w:author="XuanWen Chen" w:date="2019-01-01T18:27:00Z">
              <w:tcPr>
                <w:tcW w:w="7506" w:type="dxa"/>
                <w:gridSpan w:val="4"/>
              </w:tcPr>
            </w:tcPrChange>
          </w:tcPr>
          <w:p w14:paraId="6C724657" w14:textId="270EB62D" w:rsidR="0040689B" w:rsidDel="0032568F" w:rsidRDefault="0032568F" w:rsidP="0040689B">
            <w:pPr>
              <w:rPr>
                <w:del w:id="11566" w:author="XuanWen Chen" w:date="2019-01-01T18:50:00Z"/>
              </w:rPr>
            </w:pPr>
            <w:ins w:id="11567" w:author="XuanWen Chen" w:date="2019-01-01T18:50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个用户发出申请，拒绝8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  <w:p w14:paraId="770159AF" w14:textId="77777777" w:rsidR="0040689B" w:rsidRDefault="0040689B" w:rsidP="0040689B"/>
        </w:tc>
      </w:tr>
    </w:tbl>
    <w:p w14:paraId="730C2F3F" w14:textId="0A0A7856" w:rsidR="0040689B" w:rsidRPr="0032568F" w:rsidDel="0032568F" w:rsidRDefault="00720356" w:rsidP="00720356">
      <w:pPr>
        <w:pStyle w:val="4"/>
        <w:rPr>
          <w:del w:id="11568" w:author="XuanWen Chen" w:date="2019-01-01T18:53:00Z"/>
          <w:rPrChange w:id="11569" w:author="XuanWen Chen" w:date="2019-01-01T18:53:00Z">
            <w:rPr>
              <w:del w:id="11570" w:author="XuanWen Chen" w:date="2019-01-01T18:53:00Z"/>
              <w:color w:val="FF0000"/>
            </w:rPr>
          </w:rPrChange>
        </w:rPr>
      </w:pPr>
      <w:bookmarkStart w:id="11571" w:name="_Toc533621450"/>
      <w:del w:id="11572" w:author="XuanWen Chen" w:date="2019-01-01T18:53:00Z">
        <w:r w:rsidRPr="0032568F" w:rsidDel="0032568F">
          <w:rPr>
            <w:rFonts w:hint="eastAsia"/>
            <w:rPrChange w:id="11573" w:author="XuanWen Chen" w:date="2019-01-01T18:53:00Z">
              <w:rPr>
                <w:rFonts w:hint="eastAsia"/>
                <w:color w:val="FF0000"/>
              </w:rPr>
            </w:rPrChange>
          </w:rPr>
          <w:delText>执行角色变更</w:delText>
        </w:r>
        <w:bookmarkEnd w:id="11571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32568F" w:rsidDel="0032568F" w14:paraId="39CA36C6" w14:textId="7FDA8528" w:rsidTr="0040689B">
        <w:trPr>
          <w:del w:id="11574" w:author="XuanWen Chen" w:date="2019-01-01T18:53:00Z"/>
        </w:trPr>
        <w:tc>
          <w:tcPr>
            <w:tcW w:w="1656" w:type="dxa"/>
          </w:tcPr>
          <w:p w14:paraId="357D6C0A" w14:textId="2E787187" w:rsidR="0040689B" w:rsidRPr="0032568F" w:rsidDel="0032568F" w:rsidRDefault="0040689B" w:rsidP="0040689B">
            <w:pPr>
              <w:rPr>
                <w:del w:id="11575" w:author="XuanWen Chen" w:date="2019-01-01T18:53:00Z"/>
                <w:rPrChange w:id="11576" w:author="XuanWen Chen" w:date="2019-01-01T18:53:00Z">
                  <w:rPr>
                    <w:del w:id="11577" w:author="XuanWen Chen" w:date="2019-01-01T18:53:00Z"/>
                    <w:color w:val="FF0000"/>
                  </w:rPr>
                </w:rPrChange>
              </w:rPr>
            </w:pPr>
            <w:del w:id="11578" w:author="XuanWen Chen" w:date="2019-01-01T18:53:00Z">
              <w:r w:rsidRPr="0032568F" w:rsidDel="0032568F">
                <w:rPr>
                  <w:rFonts w:hAnsi="宋体"/>
                  <w:b/>
                  <w:rPrChange w:id="11579" w:author="XuanWen Chen" w:date="2019-01-01T18:53:00Z">
                    <w:rPr>
                      <w:rFonts w:hAnsi="宋体"/>
                      <w:b/>
                      <w:color w:val="FF0000"/>
                    </w:rPr>
                  </w:rPrChange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27A681B1" w14:textId="088F6320" w:rsidR="0040689B" w:rsidRPr="0032568F" w:rsidDel="0032568F" w:rsidRDefault="0040689B" w:rsidP="0040689B">
            <w:pPr>
              <w:jc w:val="left"/>
              <w:rPr>
                <w:del w:id="11580" w:author="XuanWen Chen" w:date="2019-01-01T18:53:00Z"/>
                <w:rFonts w:hAnsi="宋体"/>
                <w:b/>
                <w:rPrChange w:id="11581" w:author="XuanWen Chen" w:date="2019-01-01T18:53:00Z">
                  <w:rPr>
                    <w:del w:id="11582" w:author="XuanWen Chen" w:date="2019-01-01T18:53:00Z"/>
                    <w:rFonts w:hAnsi="宋体"/>
                    <w:b/>
                    <w:color w:val="FF0000"/>
                  </w:rPr>
                </w:rPrChange>
              </w:rPr>
            </w:pPr>
            <w:del w:id="11583" w:author="XuanWen Chen" w:date="2019-01-01T18:53:00Z">
              <w:r w:rsidRPr="0032568F" w:rsidDel="0032568F">
                <w:rPr>
                  <w:rFonts w:hAnsi="宋体"/>
                  <w:b/>
                  <w:rPrChange w:id="11584" w:author="XuanWen Chen" w:date="2019-01-01T18:53:00Z">
                    <w:rPr>
                      <w:rFonts w:hAnsi="宋体"/>
                      <w:b/>
                      <w:color w:val="FF0000"/>
                    </w:rPr>
                  </w:rPrChange>
                </w:rPr>
                <w:delText>UC-5：执行角色变更</w:delText>
              </w:r>
            </w:del>
          </w:p>
        </w:tc>
      </w:tr>
      <w:tr w:rsidR="0040689B" w:rsidRPr="0032568F" w:rsidDel="0032568F" w14:paraId="0B00C870" w14:textId="2AEB2D17" w:rsidTr="0040689B">
        <w:trPr>
          <w:del w:id="11585" w:author="XuanWen Chen" w:date="2019-01-01T18:53:00Z"/>
        </w:trPr>
        <w:tc>
          <w:tcPr>
            <w:tcW w:w="1656" w:type="dxa"/>
          </w:tcPr>
          <w:p w14:paraId="1DA40ABF" w14:textId="363B9D63" w:rsidR="0040689B" w:rsidRPr="0032568F" w:rsidDel="0032568F" w:rsidRDefault="0040689B" w:rsidP="0040689B">
            <w:pPr>
              <w:rPr>
                <w:del w:id="11586" w:author="XuanWen Chen" w:date="2019-01-01T18:53:00Z"/>
                <w:rPrChange w:id="11587" w:author="XuanWen Chen" w:date="2019-01-01T18:53:00Z">
                  <w:rPr>
                    <w:del w:id="11588" w:author="XuanWen Chen" w:date="2019-01-01T18:53:00Z"/>
                    <w:color w:val="FF0000"/>
                  </w:rPr>
                </w:rPrChange>
              </w:rPr>
            </w:pPr>
            <w:del w:id="11589" w:author="XuanWen Chen" w:date="2019-01-01T18:53:00Z">
              <w:r w:rsidRPr="0032568F" w:rsidDel="0032568F">
                <w:rPr>
                  <w:rFonts w:hAnsi="宋体" w:hint="eastAsia"/>
                  <w:rPrChange w:id="1159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393CF96F" w14:textId="4A0592DB" w:rsidR="0040689B" w:rsidRPr="0032568F" w:rsidDel="0032568F" w:rsidRDefault="0040689B" w:rsidP="0040689B">
            <w:pPr>
              <w:jc w:val="left"/>
              <w:rPr>
                <w:del w:id="11591" w:author="XuanWen Chen" w:date="2019-01-01T18:53:00Z"/>
                <w:rFonts w:hAnsi="宋体"/>
                <w:rPrChange w:id="11592" w:author="XuanWen Chen" w:date="2019-01-01T18:53:00Z">
                  <w:rPr>
                    <w:del w:id="11593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594" w:author="XuanWen Chen" w:date="2019-01-01T18:53:00Z">
              <w:r w:rsidRPr="0032568F" w:rsidDel="0032568F">
                <w:rPr>
                  <w:rFonts w:hAnsi="宋体" w:hint="eastAsia"/>
                  <w:rPrChange w:id="11595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张威杰</w:delText>
              </w:r>
            </w:del>
          </w:p>
        </w:tc>
        <w:tc>
          <w:tcPr>
            <w:tcW w:w="1645" w:type="dxa"/>
          </w:tcPr>
          <w:p w14:paraId="7339EC11" w14:textId="68D7B766" w:rsidR="0040689B" w:rsidRPr="0032568F" w:rsidDel="0032568F" w:rsidRDefault="0040689B" w:rsidP="0040689B">
            <w:pPr>
              <w:jc w:val="left"/>
              <w:rPr>
                <w:del w:id="11596" w:author="XuanWen Chen" w:date="2019-01-01T18:53:00Z"/>
                <w:rFonts w:hAnsi="宋体"/>
                <w:rPrChange w:id="11597" w:author="XuanWen Chen" w:date="2019-01-01T18:53:00Z">
                  <w:rPr>
                    <w:del w:id="11598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599" w:author="XuanWen Chen" w:date="2019-01-01T18:53:00Z">
              <w:r w:rsidRPr="0032568F" w:rsidDel="0032568F">
                <w:rPr>
                  <w:rFonts w:hAnsi="宋体" w:hint="eastAsia"/>
                  <w:rPrChange w:id="1160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102232BA" w14:textId="0D3AFC3B" w:rsidR="0040689B" w:rsidRPr="0032568F" w:rsidDel="0032568F" w:rsidRDefault="0040689B" w:rsidP="0040689B">
            <w:pPr>
              <w:jc w:val="left"/>
              <w:rPr>
                <w:del w:id="11601" w:author="XuanWen Chen" w:date="2019-01-01T18:53:00Z"/>
                <w:rFonts w:hAnsi="宋体"/>
                <w:rPrChange w:id="11602" w:author="XuanWen Chen" w:date="2019-01-01T18:53:00Z">
                  <w:rPr>
                    <w:del w:id="11603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04" w:author="XuanWen Chen" w:date="2019-01-01T18:53:00Z">
              <w:r w:rsidRPr="0032568F" w:rsidDel="0032568F">
                <w:rPr>
                  <w:rFonts w:hAnsi="宋体"/>
                  <w:rPrChange w:id="11605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2018</w:delText>
              </w:r>
              <w:r w:rsidRPr="0032568F" w:rsidDel="0032568F">
                <w:rPr>
                  <w:rFonts w:hAnsi="宋体" w:hint="eastAsia"/>
                  <w:rPrChange w:id="11606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年</w:delText>
              </w:r>
              <w:r w:rsidRPr="0032568F" w:rsidDel="0032568F">
                <w:rPr>
                  <w:rFonts w:hAnsi="宋体"/>
                  <w:rPrChange w:id="11607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12</w:delText>
              </w:r>
              <w:r w:rsidRPr="0032568F" w:rsidDel="0032568F">
                <w:rPr>
                  <w:rFonts w:hAnsi="宋体" w:hint="eastAsia"/>
                  <w:rPrChange w:id="11608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月</w:delText>
              </w:r>
              <w:r w:rsidRPr="0032568F" w:rsidDel="0032568F">
                <w:rPr>
                  <w:rFonts w:hAnsi="宋体"/>
                  <w:rPrChange w:id="11609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6日星期四</w:delText>
              </w:r>
            </w:del>
          </w:p>
        </w:tc>
      </w:tr>
      <w:tr w:rsidR="0040689B" w:rsidRPr="0032568F" w:rsidDel="0032568F" w14:paraId="1EBF82F8" w14:textId="410B2089" w:rsidTr="0040689B">
        <w:trPr>
          <w:del w:id="11610" w:author="XuanWen Chen" w:date="2019-01-01T18:53:00Z"/>
        </w:trPr>
        <w:tc>
          <w:tcPr>
            <w:tcW w:w="1656" w:type="dxa"/>
          </w:tcPr>
          <w:p w14:paraId="38163360" w14:textId="3E94FE74" w:rsidR="0040689B" w:rsidRPr="0032568F" w:rsidDel="0032568F" w:rsidRDefault="0040689B" w:rsidP="0040689B">
            <w:pPr>
              <w:rPr>
                <w:del w:id="11611" w:author="XuanWen Chen" w:date="2019-01-01T18:53:00Z"/>
                <w:rPrChange w:id="11612" w:author="XuanWen Chen" w:date="2019-01-01T18:53:00Z">
                  <w:rPr>
                    <w:del w:id="11613" w:author="XuanWen Chen" w:date="2019-01-01T18:53:00Z"/>
                    <w:color w:val="FF0000"/>
                  </w:rPr>
                </w:rPrChange>
              </w:rPr>
            </w:pPr>
            <w:del w:id="11614" w:author="XuanWen Chen" w:date="2019-01-01T18:53:00Z">
              <w:r w:rsidRPr="0032568F" w:rsidDel="0032568F">
                <w:rPr>
                  <w:rFonts w:hAnsi="宋体" w:hint="eastAsia"/>
                  <w:rPrChange w:id="11615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46BDB6AD" w14:textId="1412C725" w:rsidR="0040689B" w:rsidRPr="0032568F" w:rsidDel="0032568F" w:rsidRDefault="0040689B" w:rsidP="0040689B">
            <w:pPr>
              <w:jc w:val="left"/>
              <w:rPr>
                <w:del w:id="11616" w:author="XuanWen Chen" w:date="2019-01-01T18:53:00Z"/>
                <w:rFonts w:hAnsi="宋体"/>
                <w:rPrChange w:id="11617" w:author="XuanWen Chen" w:date="2019-01-01T18:53:00Z">
                  <w:rPr>
                    <w:del w:id="11618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19" w:author="XuanWen Chen" w:date="2019-01-01T18:53:00Z">
              <w:r w:rsidRPr="0032568F" w:rsidDel="0032568F">
                <w:rPr>
                  <w:rFonts w:hAnsi="宋体" w:hint="eastAsia"/>
                  <w:rPrChange w:id="1162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项目发起人</w:delText>
              </w:r>
            </w:del>
          </w:p>
        </w:tc>
        <w:tc>
          <w:tcPr>
            <w:tcW w:w="1645" w:type="dxa"/>
          </w:tcPr>
          <w:p w14:paraId="7715EBA7" w14:textId="4273A297" w:rsidR="0040689B" w:rsidRPr="0032568F" w:rsidDel="0032568F" w:rsidRDefault="0040689B" w:rsidP="0040689B">
            <w:pPr>
              <w:jc w:val="left"/>
              <w:rPr>
                <w:del w:id="11621" w:author="XuanWen Chen" w:date="2019-01-01T18:53:00Z"/>
                <w:rFonts w:hAnsi="宋体"/>
                <w:rPrChange w:id="11622" w:author="XuanWen Chen" w:date="2019-01-01T18:53:00Z">
                  <w:rPr>
                    <w:del w:id="11623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24" w:author="XuanWen Chen" w:date="2019-01-01T18:53:00Z">
              <w:r w:rsidRPr="0032568F" w:rsidDel="0032568F">
                <w:rPr>
                  <w:rFonts w:hAnsi="宋体" w:hint="eastAsia"/>
                  <w:rPrChange w:id="11625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1EFE5996" w14:textId="23EFC952" w:rsidR="0040689B" w:rsidRPr="0032568F" w:rsidDel="0032568F" w:rsidRDefault="0040689B" w:rsidP="0040689B">
            <w:pPr>
              <w:jc w:val="left"/>
              <w:rPr>
                <w:del w:id="11626" w:author="XuanWen Chen" w:date="2019-01-01T18:53:00Z"/>
                <w:rFonts w:hAnsi="宋体"/>
                <w:rPrChange w:id="11627" w:author="XuanWen Chen" w:date="2019-01-01T18:53:00Z">
                  <w:rPr>
                    <w:del w:id="11628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29" w:author="XuanWen Chen" w:date="2019-01-01T18:53:00Z">
              <w:r w:rsidRPr="0032568F" w:rsidDel="0032568F">
                <w:rPr>
                  <w:rFonts w:hAnsi="宋体" w:hint="eastAsia"/>
                  <w:rPrChange w:id="1163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案例数据库</w:delText>
              </w:r>
            </w:del>
          </w:p>
        </w:tc>
      </w:tr>
      <w:tr w:rsidR="0040689B" w:rsidRPr="0032568F" w:rsidDel="0032568F" w14:paraId="20A48A72" w14:textId="39D0943C" w:rsidTr="0040689B">
        <w:trPr>
          <w:del w:id="11631" w:author="XuanWen Chen" w:date="2019-01-01T18:53:00Z"/>
        </w:trPr>
        <w:tc>
          <w:tcPr>
            <w:tcW w:w="1656" w:type="dxa"/>
          </w:tcPr>
          <w:p w14:paraId="341035C4" w14:textId="1400A418" w:rsidR="0040689B" w:rsidRPr="0032568F" w:rsidDel="0032568F" w:rsidRDefault="0040689B" w:rsidP="0040689B">
            <w:pPr>
              <w:rPr>
                <w:del w:id="11632" w:author="XuanWen Chen" w:date="2019-01-01T18:53:00Z"/>
                <w:rPrChange w:id="11633" w:author="XuanWen Chen" w:date="2019-01-01T18:53:00Z">
                  <w:rPr>
                    <w:del w:id="11634" w:author="XuanWen Chen" w:date="2019-01-01T18:53:00Z"/>
                    <w:color w:val="FF0000"/>
                  </w:rPr>
                </w:rPrChange>
              </w:rPr>
            </w:pPr>
            <w:del w:id="11635" w:author="XuanWen Chen" w:date="2019-01-01T18:53:00Z">
              <w:r w:rsidRPr="0032568F" w:rsidDel="0032568F">
                <w:rPr>
                  <w:rFonts w:hAnsi="宋体" w:hint="eastAsia"/>
                  <w:rPrChange w:id="11636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6CEB7997" w14:textId="688E6549" w:rsidR="0040689B" w:rsidRPr="0032568F" w:rsidDel="0032568F" w:rsidRDefault="0040689B" w:rsidP="0040689B">
            <w:pPr>
              <w:jc w:val="left"/>
              <w:rPr>
                <w:del w:id="11637" w:author="XuanWen Chen" w:date="2019-01-01T18:53:00Z"/>
                <w:rFonts w:hAnsi="宋体"/>
                <w:rPrChange w:id="11638" w:author="XuanWen Chen" w:date="2019-01-01T18:53:00Z">
                  <w:rPr>
                    <w:del w:id="11639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40" w:author="XuanWen Chen" w:date="2019-01-01T18:53:00Z">
              <w:r w:rsidRPr="0032568F" w:rsidDel="0032568F">
                <w:rPr>
                  <w:rFonts w:hAnsi="宋体" w:hint="eastAsia"/>
                  <w:rPrChange w:id="11641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项目发起人对项目成员进行角色的更改。</w:delText>
              </w:r>
            </w:del>
          </w:p>
        </w:tc>
      </w:tr>
      <w:tr w:rsidR="0040689B" w:rsidRPr="0032568F" w:rsidDel="0032568F" w14:paraId="71C85276" w14:textId="171C7E1E" w:rsidTr="0040689B">
        <w:trPr>
          <w:del w:id="11642" w:author="XuanWen Chen" w:date="2019-01-01T18:53:00Z"/>
        </w:trPr>
        <w:tc>
          <w:tcPr>
            <w:tcW w:w="1656" w:type="dxa"/>
          </w:tcPr>
          <w:p w14:paraId="6360032A" w14:textId="7E8DA7CE" w:rsidR="0040689B" w:rsidRPr="0032568F" w:rsidDel="0032568F" w:rsidRDefault="0040689B" w:rsidP="0040689B">
            <w:pPr>
              <w:rPr>
                <w:del w:id="11643" w:author="XuanWen Chen" w:date="2019-01-01T18:53:00Z"/>
                <w:rPrChange w:id="11644" w:author="XuanWen Chen" w:date="2019-01-01T18:53:00Z">
                  <w:rPr>
                    <w:del w:id="11645" w:author="XuanWen Chen" w:date="2019-01-01T18:53:00Z"/>
                    <w:color w:val="FF0000"/>
                  </w:rPr>
                </w:rPrChange>
              </w:rPr>
            </w:pPr>
            <w:del w:id="11646" w:author="XuanWen Chen" w:date="2019-01-01T18:53:00Z">
              <w:r w:rsidRPr="0032568F" w:rsidDel="0032568F">
                <w:rPr>
                  <w:rFonts w:hAnsi="宋体" w:hint="eastAsia"/>
                  <w:rPrChange w:id="11647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75665498" w14:textId="07425751" w:rsidR="0040689B" w:rsidRPr="0032568F" w:rsidDel="0032568F" w:rsidRDefault="0040689B" w:rsidP="0040689B">
            <w:pPr>
              <w:jc w:val="left"/>
              <w:rPr>
                <w:del w:id="11648" w:author="XuanWen Chen" w:date="2019-01-01T18:53:00Z"/>
                <w:rFonts w:hAnsi="宋体"/>
                <w:rPrChange w:id="11649" w:author="XuanWen Chen" w:date="2019-01-01T18:53:00Z">
                  <w:rPr>
                    <w:del w:id="11650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51" w:author="XuanWen Chen" w:date="2019-01-01T18:53:00Z">
              <w:r w:rsidRPr="0032568F" w:rsidDel="0032568F">
                <w:rPr>
                  <w:rFonts w:hAnsi="宋体" w:hint="eastAsia"/>
                  <w:rPrChange w:id="11652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项目发起人需要进行角色变更</w:delText>
              </w:r>
            </w:del>
          </w:p>
        </w:tc>
      </w:tr>
      <w:tr w:rsidR="0040689B" w:rsidRPr="0032568F" w:rsidDel="0032568F" w14:paraId="1A0ED0C5" w14:textId="450F62F5" w:rsidTr="0040689B">
        <w:trPr>
          <w:del w:id="11653" w:author="XuanWen Chen" w:date="2019-01-01T18:53:00Z"/>
        </w:trPr>
        <w:tc>
          <w:tcPr>
            <w:tcW w:w="1656" w:type="dxa"/>
          </w:tcPr>
          <w:p w14:paraId="2D1073D3" w14:textId="306FF26D" w:rsidR="0040689B" w:rsidRPr="0032568F" w:rsidDel="0032568F" w:rsidRDefault="0040689B" w:rsidP="0040689B">
            <w:pPr>
              <w:rPr>
                <w:del w:id="11654" w:author="XuanWen Chen" w:date="2019-01-01T18:53:00Z"/>
                <w:rPrChange w:id="11655" w:author="XuanWen Chen" w:date="2019-01-01T18:53:00Z">
                  <w:rPr>
                    <w:del w:id="11656" w:author="XuanWen Chen" w:date="2019-01-01T18:53:00Z"/>
                    <w:color w:val="FF0000"/>
                  </w:rPr>
                </w:rPrChange>
              </w:rPr>
            </w:pPr>
            <w:del w:id="11657" w:author="XuanWen Chen" w:date="2019-01-01T18:53:00Z">
              <w:r w:rsidRPr="0032568F" w:rsidDel="0032568F">
                <w:rPr>
                  <w:rFonts w:hAnsi="宋体" w:hint="eastAsia"/>
                  <w:rPrChange w:id="11658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6B384256" w14:textId="295F30FC" w:rsidR="0040689B" w:rsidRPr="0032568F" w:rsidDel="0032568F" w:rsidRDefault="0040689B" w:rsidP="0040689B">
            <w:pPr>
              <w:jc w:val="left"/>
              <w:rPr>
                <w:del w:id="11659" w:author="XuanWen Chen" w:date="2019-01-01T18:53:00Z"/>
                <w:rFonts w:hAnsi="宋体"/>
                <w:rPrChange w:id="11660" w:author="XuanWen Chen" w:date="2019-01-01T18:53:00Z">
                  <w:rPr>
                    <w:del w:id="11661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62" w:author="XuanWen Chen" w:date="2019-01-01T18:53:00Z">
              <w:r w:rsidRPr="0032568F" w:rsidDel="0032568F">
                <w:rPr>
                  <w:rPrChange w:id="11663" w:author="XuanWen Chen" w:date="2019-01-01T18:53:00Z">
                    <w:rPr>
                      <w:color w:val="FF0000"/>
                    </w:rPr>
                  </w:rPrChange>
                </w:rPr>
                <w:delText xml:space="preserve">PRE-1: </w:delText>
              </w:r>
              <w:r w:rsidRPr="0032568F" w:rsidDel="0032568F">
                <w:rPr>
                  <w:rFonts w:hint="eastAsia"/>
                  <w:rPrChange w:id="11664" w:author="XuanWen Chen" w:date="2019-01-01T18:53:00Z">
                    <w:rPr>
                      <w:rFonts w:hint="eastAsia"/>
                      <w:color w:val="FF0000"/>
                    </w:rPr>
                  </w:rPrChange>
                </w:rPr>
                <w:delText>用户为项目发起人。</w:delText>
              </w:r>
            </w:del>
          </w:p>
          <w:p w14:paraId="6855D187" w14:textId="07E1E29C" w:rsidR="0040689B" w:rsidRPr="0032568F" w:rsidDel="0032568F" w:rsidRDefault="0040689B" w:rsidP="0040689B">
            <w:pPr>
              <w:jc w:val="left"/>
              <w:rPr>
                <w:del w:id="11665" w:author="XuanWen Chen" w:date="2019-01-01T18:53:00Z"/>
                <w:rPrChange w:id="11666" w:author="XuanWen Chen" w:date="2019-01-01T18:53:00Z">
                  <w:rPr>
                    <w:del w:id="11667" w:author="XuanWen Chen" w:date="2019-01-01T18:53:00Z"/>
                    <w:color w:val="FF0000"/>
                  </w:rPr>
                </w:rPrChange>
              </w:rPr>
            </w:pPr>
            <w:del w:id="11668" w:author="XuanWen Chen" w:date="2019-01-01T18:53:00Z">
              <w:r w:rsidRPr="0032568F" w:rsidDel="0032568F">
                <w:rPr>
                  <w:rPrChange w:id="11669" w:author="XuanWen Chen" w:date="2019-01-01T18:53:00Z">
                    <w:rPr>
                      <w:color w:val="FF0000"/>
                    </w:rPr>
                  </w:rPrChange>
                </w:rPr>
                <w:delText xml:space="preserve">PRE-2: </w:delText>
              </w:r>
              <w:r w:rsidRPr="0032568F" w:rsidDel="0032568F">
                <w:rPr>
                  <w:rFonts w:hint="eastAsia"/>
                  <w:rPrChange w:id="11670" w:author="XuanWen Chen" w:date="2019-01-01T18:53:00Z">
                    <w:rPr>
                      <w:rFonts w:hint="eastAsia"/>
                      <w:color w:val="FF0000"/>
                    </w:rPr>
                  </w:rPrChange>
                </w:rPr>
                <w:delText>该项目状态正常</w:delText>
              </w:r>
            </w:del>
          </w:p>
          <w:p w14:paraId="3F5424A6" w14:textId="46C66B4E" w:rsidR="0040689B" w:rsidRPr="0032568F" w:rsidDel="0032568F" w:rsidRDefault="0040689B" w:rsidP="0040689B">
            <w:pPr>
              <w:jc w:val="left"/>
              <w:rPr>
                <w:del w:id="11671" w:author="XuanWen Chen" w:date="2019-01-01T18:53:00Z"/>
                <w:rFonts w:hAnsi="宋体"/>
                <w:rPrChange w:id="11672" w:author="XuanWen Chen" w:date="2019-01-01T18:53:00Z">
                  <w:rPr>
                    <w:del w:id="11673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74" w:author="XuanWen Chen" w:date="2019-01-01T18:53:00Z">
              <w:r w:rsidRPr="0032568F" w:rsidDel="0032568F">
                <w:rPr>
                  <w:rFonts w:hAnsi="宋体"/>
                  <w:rPrChange w:id="11675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PRE-3：更改扮演的角色未满员</w:delText>
              </w:r>
            </w:del>
          </w:p>
        </w:tc>
      </w:tr>
      <w:tr w:rsidR="0040689B" w:rsidRPr="0032568F" w:rsidDel="0032568F" w14:paraId="1278EFD3" w14:textId="08A5B190" w:rsidTr="0040689B">
        <w:trPr>
          <w:del w:id="11676" w:author="XuanWen Chen" w:date="2019-01-01T18:53:00Z"/>
        </w:trPr>
        <w:tc>
          <w:tcPr>
            <w:tcW w:w="1656" w:type="dxa"/>
          </w:tcPr>
          <w:p w14:paraId="456BCE96" w14:textId="08530549" w:rsidR="0040689B" w:rsidRPr="0032568F" w:rsidDel="0032568F" w:rsidRDefault="0040689B" w:rsidP="0040689B">
            <w:pPr>
              <w:rPr>
                <w:del w:id="11677" w:author="XuanWen Chen" w:date="2019-01-01T18:53:00Z"/>
                <w:rPrChange w:id="11678" w:author="XuanWen Chen" w:date="2019-01-01T18:53:00Z">
                  <w:rPr>
                    <w:del w:id="11679" w:author="XuanWen Chen" w:date="2019-01-01T18:53:00Z"/>
                    <w:color w:val="FF0000"/>
                  </w:rPr>
                </w:rPrChange>
              </w:rPr>
            </w:pPr>
            <w:del w:id="11680" w:author="XuanWen Chen" w:date="2019-01-01T18:53:00Z">
              <w:r w:rsidRPr="0032568F" w:rsidDel="0032568F">
                <w:rPr>
                  <w:rFonts w:hAnsi="宋体" w:hint="eastAsia"/>
                  <w:rPrChange w:id="11681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53E13319" w14:textId="7018378E" w:rsidR="0040689B" w:rsidRPr="0032568F" w:rsidDel="0032568F" w:rsidRDefault="0040689B" w:rsidP="0040689B">
            <w:pPr>
              <w:jc w:val="left"/>
              <w:rPr>
                <w:del w:id="11682" w:author="XuanWen Chen" w:date="2019-01-01T18:52:00Z"/>
                <w:rPrChange w:id="11683" w:author="XuanWen Chen" w:date="2019-01-01T18:53:00Z">
                  <w:rPr>
                    <w:del w:id="11684" w:author="XuanWen Chen" w:date="2019-01-01T18:52:00Z"/>
                    <w:color w:val="FF0000"/>
                  </w:rPr>
                </w:rPrChange>
              </w:rPr>
            </w:pPr>
          </w:p>
          <w:p w14:paraId="0172216C" w14:textId="15DADEE5" w:rsidR="0040689B" w:rsidRPr="0032568F" w:rsidDel="0032568F" w:rsidRDefault="0040689B" w:rsidP="0040689B">
            <w:pPr>
              <w:jc w:val="left"/>
              <w:rPr>
                <w:del w:id="11685" w:author="XuanWen Chen" w:date="2019-01-01T18:53:00Z"/>
                <w:rFonts w:hAnsi="宋体"/>
                <w:rPrChange w:id="11686" w:author="XuanWen Chen" w:date="2019-01-01T18:53:00Z">
                  <w:rPr>
                    <w:del w:id="11687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688" w:author="XuanWen Chen" w:date="2019-01-01T18:53:00Z">
              <w:r w:rsidRPr="0032568F" w:rsidDel="0032568F">
                <w:rPr>
                  <w:rFonts w:hAnsi="宋体"/>
                  <w:rPrChange w:id="11689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 xml:space="preserve">POST-1: </w:delText>
              </w:r>
              <w:r w:rsidRPr="0032568F" w:rsidDel="0032568F">
                <w:rPr>
                  <w:rFonts w:hAnsi="宋体" w:hint="eastAsia"/>
                  <w:rPrChange w:id="1169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向申请人发送角色重新分配的站内信</w:delText>
              </w:r>
            </w:del>
          </w:p>
        </w:tc>
      </w:tr>
      <w:tr w:rsidR="0040689B" w:rsidRPr="0032568F" w:rsidDel="0032568F" w14:paraId="77DA1AAC" w14:textId="1DF76906" w:rsidTr="0040689B">
        <w:trPr>
          <w:del w:id="11691" w:author="XuanWen Chen" w:date="2019-01-01T18:53:00Z"/>
        </w:trPr>
        <w:tc>
          <w:tcPr>
            <w:tcW w:w="1656" w:type="dxa"/>
          </w:tcPr>
          <w:p w14:paraId="44951EFC" w14:textId="780A94B4" w:rsidR="0040689B" w:rsidRPr="0032568F" w:rsidDel="0032568F" w:rsidRDefault="0040689B" w:rsidP="0040689B">
            <w:pPr>
              <w:rPr>
                <w:del w:id="11692" w:author="XuanWen Chen" w:date="2019-01-01T18:53:00Z"/>
                <w:rPrChange w:id="11693" w:author="XuanWen Chen" w:date="2019-01-01T18:53:00Z">
                  <w:rPr>
                    <w:del w:id="11694" w:author="XuanWen Chen" w:date="2019-01-01T18:53:00Z"/>
                    <w:color w:val="FF0000"/>
                  </w:rPr>
                </w:rPrChange>
              </w:rPr>
            </w:pPr>
            <w:del w:id="11695" w:author="XuanWen Chen" w:date="2019-01-01T18:53:00Z">
              <w:r w:rsidRPr="0032568F" w:rsidDel="0032568F">
                <w:rPr>
                  <w:rFonts w:hAnsi="宋体" w:hint="eastAsia"/>
                  <w:rPrChange w:id="11696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27D28AC5" w14:textId="4EA0AB05" w:rsidR="0040689B" w:rsidRPr="0032568F" w:rsidDel="0032568F" w:rsidRDefault="0040689B" w:rsidP="0040689B">
            <w:pPr>
              <w:jc w:val="left"/>
              <w:rPr>
                <w:del w:id="11697" w:author="XuanWen Chen" w:date="2019-01-01T18:53:00Z"/>
                <w:rFonts w:hAnsi="宋体"/>
                <w:rPrChange w:id="11698" w:author="XuanWen Chen" w:date="2019-01-01T18:53:00Z">
                  <w:rPr>
                    <w:del w:id="11699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00" w:author="XuanWen Chen" w:date="2019-01-01T18:53:00Z">
              <w:r w:rsidRPr="0032568F" w:rsidDel="0032568F">
                <w:rPr>
                  <w:rFonts w:hAnsi="宋体"/>
                  <w:rPrChange w:id="11701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1.打开我的项目的团队管理</w:delText>
              </w:r>
            </w:del>
          </w:p>
          <w:p w14:paraId="532261DC" w14:textId="7460156F" w:rsidR="0040689B" w:rsidRPr="0032568F" w:rsidDel="0032568F" w:rsidRDefault="0040689B" w:rsidP="0040689B">
            <w:pPr>
              <w:jc w:val="left"/>
              <w:rPr>
                <w:del w:id="11702" w:author="XuanWen Chen" w:date="2019-01-01T18:53:00Z"/>
                <w:rFonts w:hAnsi="宋体"/>
                <w:rPrChange w:id="11703" w:author="XuanWen Chen" w:date="2019-01-01T18:53:00Z">
                  <w:rPr>
                    <w:del w:id="11704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05" w:author="XuanWen Chen" w:date="2019-01-01T18:53:00Z">
              <w:r w:rsidRPr="0032568F" w:rsidDel="0032568F">
                <w:rPr>
                  <w:rFonts w:hAnsi="宋体"/>
                  <w:rPrChange w:id="11706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2.点击想要分配角色的项目成员</w:delText>
              </w:r>
            </w:del>
          </w:p>
          <w:p w14:paraId="69111AE6" w14:textId="5B3B76D6" w:rsidR="0040689B" w:rsidRPr="0032568F" w:rsidDel="0032568F" w:rsidRDefault="0040689B" w:rsidP="0040689B">
            <w:pPr>
              <w:jc w:val="left"/>
              <w:rPr>
                <w:del w:id="11707" w:author="XuanWen Chen" w:date="2019-01-01T18:53:00Z"/>
                <w:rFonts w:hAnsi="宋体"/>
                <w:rPrChange w:id="11708" w:author="XuanWen Chen" w:date="2019-01-01T18:53:00Z">
                  <w:rPr>
                    <w:del w:id="11709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10" w:author="XuanWen Chen" w:date="2019-01-01T18:53:00Z">
              <w:r w:rsidRPr="0032568F" w:rsidDel="0032568F">
                <w:rPr>
                  <w:rFonts w:hAnsi="宋体"/>
                  <w:rPrChange w:id="11711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3.选择它扮演的角色</w:delText>
              </w:r>
            </w:del>
          </w:p>
          <w:p w14:paraId="5041CB8F" w14:textId="0CB5F209" w:rsidR="0040689B" w:rsidRPr="0032568F" w:rsidDel="0032568F" w:rsidRDefault="0040689B" w:rsidP="0040689B">
            <w:pPr>
              <w:jc w:val="left"/>
              <w:rPr>
                <w:del w:id="11712" w:author="XuanWen Chen" w:date="2019-01-01T18:53:00Z"/>
                <w:rFonts w:hAnsi="宋体"/>
                <w:rPrChange w:id="11713" w:author="XuanWen Chen" w:date="2019-01-01T18:53:00Z">
                  <w:rPr>
                    <w:del w:id="11714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15" w:author="XuanWen Chen" w:date="2019-01-01T18:53:00Z">
              <w:r w:rsidRPr="0032568F" w:rsidDel="0032568F">
                <w:rPr>
                  <w:rFonts w:hAnsi="宋体"/>
                  <w:rPrChange w:id="11716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4.选择更改后分配给他的角色</w:delText>
              </w:r>
            </w:del>
          </w:p>
          <w:p w14:paraId="072B1D45" w14:textId="581E6D93" w:rsidR="0040689B" w:rsidRPr="0032568F" w:rsidDel="0032568F" w:rsidRDefault="0040689B" w:rsidP="0040689B">
            <w:pPr>
              <w:jc w:val="left"/>
              <w:rPr>
                <w:del w:id="11717" w:author="XuanWen Chen" w:date="2019-01-01T18:53:00Z"/>
                <w:rFonts w:hAnsi="宋体"/>
                <w:rPrChange w:id="11718" w:author="XuanWen Chen" w:date="2019-01-01T18:53:00Z">
                  <w:rPr>
                    <w:del w:id="11719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20" w:author="XuanWen Chen" w:date="2019-01-01T18:53:00Z">
              <w:r w:rsidRPr="0032568F" w:rsidDel="0032568F">
                <w:rPr>
                  <w:rFonts w:hAnsi="宋体"/>
                  <w:rPrChange w:id="11721" w:author="XuanWen Chen" w:date="2019-01-01T18:53:00Z">
                    <w:rPr>
                      <w:rFonts w:hAnsi="宋体"/>
                      <w:color w:val="FF0000"/>
                    </w:rPr>
                  </w:rPrChange>
                </w:rPr>
                <w:delText>5.点击确定</w:delText>
              </w:r>
            </w:del>
          </w:p>
          <w:p w14:paraId="1C0E9E42" w14:textId="225E7D3E" w:rsidR="0040689B" w:rsidRPr="0032568F" w:rsidDel="0032568F" w:rsidRDefault="0040689B" w:rsidP="0040689B">
            <w:pPr>
              <w:jc w:val="left"/>
              <w:rPr>
                <w:del w:id="11722" w:author="XuanWen Chen" w:date="2019-01-01T18:53:00Z"/>
                <w:rFonts w:hAnsi="宋体"/>
                <w:rPrChange w:id="11723" w:author="XuanWen Chen" w:date="2019-01-01T18:53:00Z">
                  <w:rPr>
                    <w:del w:id="11724" w:author="XuanWen Chen" w:date="2019-01-01T18:53:00Z"/>
                    <w:rFonts w:hAnsi="宋体"/>
                    <w:color w:val="FF0000"/>
                  </w:rPr>
                </w:rPrChange>
              </w:rPr>
            </w:pPr>
          </w:p>
        </w:tc>
      </w:tr>
      <w:tr w:rsidR="0040689B" w:rsidRPr="0032568F" w:rsidDel="0032568F" w14:paraId="584FFDF2" w14:textId="34B71CBD" w:rsidTr="0040689B">
        <w:trPr>
          <w:del w:id="11725" w:author="XuanWen Chen" w:date="2019-01-01T18:53:00Z"/>
        </w:trPr>
        <w:tc>
          <w:tcPr>
            <w:tcW w:w="1656" w:type="dxa"/>
          </w:tcPr>
          <w:p w14:paraId="053E2A61" w14:textId="7E8C96EB" w:rsidR="0040689B" w:rsidRPr="0032568F" w:rsidDel="0032568F" w:rsidRDefault="0040689B" w:rsidP="0040689B">
            <w:pPr>
              <w:rPr>
                <w:del w:id="11726" w:author="XuanWen Chen" w:date="2019-01-01T18:53:00Z"/>
                <w:rFonts w:hAnsi="宋体"/>
                <w:rPrChange w:id="11727" w:author="XuanWen Chen" w:date="2019-01-01T18:53:00Z">
                  <w:rPr>
                    <w:del w:id="11728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29" w:author="XuanWen Chen" w:date="2019-01-01T18:53:00Z">
              <w:r w:rsidRPr="0032568F" w:rsidDel="0032568F">
                <w:rPr>
                  <w:rFonts w:hAnsi="宋体" w:hint="eastAsia"/>
                  <w:rPrChange w:id="1173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3CEC8250" w14:textId="7286B412" w:rsidR="0040689B" w:rsidRPr="0032568F" w:rsidDel="0032568F" w:rsidRDefault="0040689B" w:rsidP="0040689B">
            <w:pPr>
              <w:jc w:val="left"/>
              <w:rPr>
                <w:del w:id="11731" w:author="XuanWen Chen" w:date="2019-01-01T18:53:00Z"/>
                <w:rFonts w:hAnsi="宋体"/>
                <w:rPrChange w:id="11732" w:author="XuanWen Chen" w:date="2019-01-01T18:53:00Z">
                  <w:rPr>
                    <w:del w:id="11733" w:author="XuanWen Chen" w:date="2019-01-01T18:53:00Z"/>
                    <w:rFonts w:hAnsi="宋体"/>
                    <w:color w:val="FF0000"/>
                  </w:rPr>
                </w:rPrChange>
              </w:rPr>
            </w:pPr>
          </w:p>
        </w:tc>
      </w:tr>
      <w:tr w:rsidR="0040689B" w:rsidRPr="0032568F" w:rsidDel="0032568F" w14:paraId="1CEBC4D0" w14:textId="7049AF47" w:rsidTr="0040689B">
        <w:trPr>
          <w:del w:id="11734" w:author="XuanWen Chen" w:date="2019-01-01T18:53:00Z"/>
        </w:trPr>
        <w:tc>
          <w:tcPr>
            <w:tcW w:w="1656" w:type="dxa"/>
          </w:tcPr>
          <w:p w14:paraId="0FCE0050" w14:textId="0925A52E" w:rsidR="0040689B" w:rsidRPr="0032568F" w:rsidDel="0032568F" w:rsidRDefault="0040689B" w:rsidP="0040689B">
            <w:pPr>
              <w:rPr>
                <w:del w:id="11735" w:author="XuanWen Chen" w:date="2019-01-01T18:53:00Z"/>
                <w:rFonts w:hAnsi="宋体"/>
                <w:rPrChange w:id="11736" w:author="XuanWen Chen" w:date="2019-01-01T18:53:00Z">
                  <w:rPr>
                    <w:del w:id="11737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38" w:author="XuanWen Chen" w:date="2019-01-01T18:53:00Z">
              <w:r w:rsidRPr="0032568F" w:rsidDel="0032568F">
                <w:rPr>
                  <w:rFonts w:hAnsi="宋体" w:hint="eastAsia"/>
                  <w:rPrChange w:id="11739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6CEEB6E8" w14:textId="043E9794" w:rsidR="0040689B" w:rsidRPr="0032568F" w:rsidDel="0032568F" w:rsidRDefault="0040689B" w:rsidP="0040689B">
            <w:pPr>
              <w:jc w:val="left"/>
              <w:rPr>
                <w:del w:id="11740" w:author="XuanWen Chen" w:date="2019-01-01T18:53:00Z"/>
                <w:rFonts w:hAnsi="宋体"/>
                <w:rPrChange w:id="11741" w:author="XuanWen Chen" w:date="2019-01-01T18:53:00Z">
                  <w:rPr>
                    <w:del w:id="11742" w:author="XuanWen Chen" w:date="2019-01-01T18:53:00Z"/>
                    <w:rFonts w:hAnsi="宋体"/>
                    <w:color w:val="FF0000"/>
                  </w:rPr>
                </w:rPrChange>
              </w:rPr>
            </w:pPr>
          </w:p>
        </w:tc>
      </w:tr>
      <w:tr w:rsidR="0040689B" w:rsidRPr="0032568F" w:rsidDel="0032568F" w14:paraId="0027E19F" w14:textId="3E31DBDE" w:rsidTr="0040689B">
        <w:trPr>
          <w:del w:id="11743" w:author="XuanWen Chen" w:date="2019-01-01T18:53:00Z"/>
        </w:trPr>
        <w:tc>
          <w:tcPr>
            <w:tcW w:w="1656" w:type="dxa"/>
          </w:tcPr>
          <w:p w14:paraId="1BEA3402" w14:textId="125F908C" w:rsidR="0040689B" w:rsidRPr="0032568F" w:rsidDel="0032568F" w:rsidRDefault="0040689B" w:rsidP="0040689B">
            <w:pPr>
              <w:rPr>
                <w:del w:id="11744" w:author="XuanWen Chen" w:date="2019-01-01T18:53:00Z"/>
                <w:rFonts w:hAnsi="宋体"/>
                <w:rPrChange w:id="11745" w:author="XuanWen Chen" w:date="2019-01-01T18:53:00Z">
                  <w:rPr>
                    <w:del w:id="11746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47" w:author="XuanWen Chen" w:date="2019-01-01T18:53:00Z">
              <w:r w:rsidRPr="0032568F" w:rsidDel="0032568F">
                <w:rPr>
                  <w:rFonts w:hAnsi="宋体" w:hint="eastAsia"/>
                  <w:rPrChange w:id="11748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02D9FF68" w14:textId="6198CE5E" w:rsidR="0040689B" w:rsidRPr="0032568F" w:rsidDel="0032568F" w:rsidRDefault="0040689B" w:rsidP="0040689B">
            <w:pPr>
              <w:jc w:val="left"/>
              <w:rPr>
                <w:del w:id="11749" w:author="XuanWen Chen" w:date="2019-01-01T18:53:00Z"/>
                <w:rFonts w:hAnsi="宋体"/>
                <w:rPrChange w:id="11750" w:author="XuanWen Chen" w:date="2019-01-01T18:53:00Z">
                  <w:rPr>
                    <w:del w:id="11751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52" w:author="XuanWen Chen" w:date="2019-01-01T18:53:00Z">
              <w:r w:rsidRPr="0032568F" w:rsidDel="0032568F">
                <w:rPr>
                  <w:rFonts w:hAnsi="宋体" w:hint="eastAsia"/>
                  <w:rPrChange w:id="11753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低</w:delText>
              </w:r>
            </w:del>
          </w:p>
        </w:tc>
      </w:tr>
      <w:tr w:rsidR="0040689B" w:rsidRPr="0032568F" w:rsidDel="0032568F" w14:paraId="090C2DC6" w14:textId="62705CE8" w:rsidTr="0040689B">
        <w:trPr>
          <w:del w:id="11754" w:author="XuanWen Chen" w:date="2019-01-01T18:53:00Z"/>
        </w:trPr>
        <w:tc>
          <w:tcPr>
            <w:tcW w:w="1656" w:type="dxa"/>
          </w:tcPr>
          <w:p w14:paraId="15074405" w14:textId="5B289197" w:rsidR="0040689B" w:rsidRPr="0032568F" w:rsidDel="0032568F" w:rsidRDefault="0040689B" w:rsidP="0040689B">
            <w:pPr>
              <w:rPr>
                <w:del w:id="11755" w:author="XuanWen Chen" w:date="2019-01-01T18:53:00Z"/>
                <w:rFonts w:hAnsi="宋体"/>
                <w:rPrChange w:id="11756" w:author="XuanWen Chen" w:date="2019-01-01T18:53:00Z">
                  <w:rPr>
                    <w:del w:id="11757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58" w:author="XuanWen Chen" w:date="2019-01-01T18:53:00Z">
              <w:r w:rsidRPr="0032568F" w:rsidDel="0032568F">
                <w:rPr>
                  <w:rFonts w:hAnsi="宋体" w:hint="eastAsia"/>
                  <w:rPrChange w:id="11759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52C92137" w14:textId="733564FE" w:rsidR="0040689B" w:rsidRPr="0032568F" w:rsidDel="0032568F" w:rsidRDefault="0040689B" w:rsidP="0040689B">
            <w:pPr>
              <w:jc w:val="left"/>
              <w:rPr>
                <w:del w:id="11760" w:author="XuanWen Chen" w:date="2019-01-01T18:53:00Z"/>
                <w:rFonts w:hAnsi="宋体"/>
                <w:rPrChange w:id="11761" w:author="XuanWen Chen" w:date="2019-01-01T18:53:00Z">
                  <w:rPr>
                    <w:del w:id="11762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63" w:author="XuanWen Chen" w:date="2019-01-01T18:53:00Z">
              <w:r w:rsidRPr="0032568F" w:rsidDel="0032568F">
                <w:rPr>
                  <w:rFonts w:hAnsi="宋体" w:hint="eastAsia"/>
                  <w:rPrChange w:id="11764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低</w:delText>
              </w:r>
            </w:del>
          </w:p>
        </w:tc>
      </w:tr>
      <w:tr w:rsidR="0040689B" w:rsidRPr="0032568F" w:rsidDel="0032568F" w14:paraId="3F080739" w14:textId="5BE71483" w:rsidTr="0040689B">
        <w:trPr>
          <w:del w:id="11765" w:author="XuanWen Chen" w:date="2019-01-01T18:53:00Z"/>
        </w:trPr>
        <w:tc>
          <w:tcPr>
            <w:tcW w:w="1656" w:type="dxa"/>
          </w:tcPr>
          <w:p w14:paraId="3344C2E6" w14:textId="71857B72" w:rsidR="0040689B" w:rsidRPr="0032568F" w:rsidDel="0032568F" w:rsidRDefault="0040689B" w:rsidP="0040689B">
            <w:pPr>
              <w:rPr>
                <w:del w:id="11766" w:author="XuanWen Chen" w:date="2019-01-01T18:53:00Z"/>
                <w:rFonts w:hAnsi="宋体"/>
                <w:rPrChange w:id="11767" w:author="XuanWen Chen" w:date="2019-01-01T18:53:00Z">
                  <w:rPr>
                    <w:del w:id="11768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69" w:author="XuanWen Chen" w:date="2019-01-01T18:53:00Z">
              <w:r w:rsidRPr="0032568F" w:rsidDel="0032568F">
                <w:rPr>
                  <w:rFonts w:hAnsi="宋体" w:hint="eastAsia"/>
                  <w:rPrChange w:id="11770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6FF5AD58" w14:textId="28DDB149" w:rsidR="0040689B" w:rsidRPr="0032568F" w:rsidDel="0032568F" w:rsidRDefault="0040689B" w:rsidP="0040689B">
            <w:pPr>
              <w:jc w:val="left"/>
              <w:rPr>
                <w:del w:id="11771" w:author="XuanWen Chen" w:date="2019-01-01T18:53:00Z"/>
                <w:rFonts w:hAnsi="宋体"/>
                <w:rPrChange w:id="11772" w:author="XuanWen Chen" w:date="2019-01-01T18:53:00Z">
                  <w:rPr>
                    <w:del w:id="11773" w:author="XuanWen Chen" w:date="2019-01-01T18:53:00Z"/>
                    <w:rFonts w:hAnsi="宋体"/>
                    <w:color w:val="FF0000"/>
                  </w:rPr>
                </w:rPrChange>
              </w:rPr>
            </w:pPr>
          </w:p>
        </w:tc>
      </w:tr>
      <w:tr w:rsidR="0040689B" w:rsidRPr="0032568F" w:rsidDel="0032568F" w14:paraId="104A0E15" w14:textId="60046CEF" w:rsidTr="0040689B">
        <w:trPr>
          <w:del w:id="11774" w:author="XuanWen Chen" w:date="2019-01-01T18:53:00Z"/>
        </w:trPr>
        <w:tc>
          <w:tcPr>
            <w:tcW w:w="1656" w:type="dxa"/>
          </w:tcPr>
          <w:p w14:paraId="3209F218" w14:textId="75B51843" w:rsidR="0040689B" w:rsidRPr="0032568F" w:rsidDel="0032568F" w:rsidRDefault="0040689B" w:rsidP="0040689B">
            <w:pPr>
              <w:rPr>
                <w:del w:id="11775" w:author="XuanWen Chen" w:date="2019-01-01T18:53:00Z"/>
                <w:rFonts w:hAnsi="宋体"/>
                <w:rPrChange w:id="11776" w:author="XuanWen Chen" w:date="2019-01-01T18:53:00Z">
                  <w:rPr>
                    <w:del w:id="11777" w:author="XuanWen Chen" w:date="2019-01-01T18:53:00Z"/>
                    <w:rFonts w:hAnsi="宋体"/>
                    <w:color w:val="FF0000"/>
                  </w:rPr>
                </w:rPrChange>
              </w:rPr>
            </w:pPr>
            <w:del w:id="11778" w:author="XuanWen Chen" w:date="2019-01-01T18:53:00Z">
              <w:r w:rsidRPr="0032568F" w:rsidDel="0032568F">
                <w:rPr>
                  <w:rFonts w:hAnsi="宋体" w:hint="eastAsia"/>
                  <w:rPrChange w:id="11779" w:author="XuanWen Chen" w:date="2019-01-01T18:53:00Z">
                    <w:rPr>
                      <w:rFonts w:hAnsi="宋体" w:hint="eastAsia"/>
                      <w:color w:val="FF0000"/>
                    </w:rPr>
                  </w:rPrChange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42995B22" w14:textId="3F70A8B1" w:rsidR="0040689B" w:rsidRPr="0032568F" w:rsidDel="0032568F" w:rsidRDefault="0040689B" w:rsidP="0040689B">
            <w:pPr>
              <w:jc w:val="left"/>
              <w:rPr>
                <w:del w:id="11780" w:author="XuanWen Chen" w:date="2019-01-01T18:53:00Z"/>
                <w:rFonts w:hAnsi="宋体"/>
                <w:rPrChange w:id="11781" w:author="XuanWen Chen" w:date="2019-01-01T18:53:00Z">
                  <w:rPr>
                    <w:del w:id="11782" w:author="XuanWen Chen" w:date="2019-01-01T18:53:00Z"/>
                    <w:rFonts w:hAnsi="宋体"/>
                    <w:color w:val="FF0000"/>
                  </w:rPr>
                </w:rPrChange>
              </w:rPr>
            </w:pPr>
          </w:p>
        </w:tc>
      </w:tr>
      <w:tr w:rsidR="0032568F" w:rsidRPr="0032568F" w:rsidDel="0032568F" w14:paraId="7DEAB22A" w14:textId="6889A7B4" w:rsidTr="0040689B">
        <w:trPr>
          <w:del w:id="11783" w:author="XuanWen Chen" w:date="2019-01-01T18:53:00Z"/>
        </w:trPr>
        <w:tc>
          <w:tcPr>
            <w:tcW w:w="1656" w:type="dxa"/>
          </w:tcPr>
          <w:p w14:paraId="040AF03C" w14:textId="72A35E24" w:rsidR="0040689B" w:rsidRPr="0032568F" w:rsidDel="0032568F" w:rsidRDefault="0040689B" w:rsidP="0040689B">
            <w:pPr>
              <w:rPr>
                <w:del w:id="11784" w:author="XuanWen Chen" w:date="2019-01-01T18:53:00Z"/>
                <w:rPrChange w:id="11785" w:author="XuanWen Chen" w:date="2019-01-01T18:53:00Z">
                  <w:rPr>
                    <w:del w:id="11786" w:author="XuanWen Chen" w:date="2019-01-01T18:53:00Z"/>
                    <w:color w:val="FF0000"/>
                  </w:rPr>
                </w:rPrChange>
              </w:rPr>
            </w:pPr>
            <w:del w:id="11787" w:author="XuanWen Chen" w:date="2019-01-01T18:53:00Z">
              <w:r w:rsidRPr="0032568F" w:rsidDel="0032568F">
                <w:rPr>
                  <w:rFonts w:hint="eastAsia"/>
                  <w:rPrChange w:id="11788" w:author="XuanWen Chen" w:date="2019-01-01T18:53:00Z">
                    <w:rPr>
                      <w:rFonts w:hint="eastAsia"/>
                      <w:color w:val="FF0000"/>
                    </w:rPr>
                  </w:rPrChange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32AECE8B" w14:textId="77777777" w:rsidR="0040689B" w:rsidRPr="0032568F" w:rsidDel="0032568F" w:rsidRDefault="0040689B" w:rsidP="0040689B">
            <w:pPr>
              <w:rPr>
                <w:del w:id="11789" w:author="XuanWen Chen" w:date="2019-01-01T18:52:00Z"/>
                <w:rPrChange w:id="11790" w:author="XuanWen Chen" w:date="2019-01-01T18:53:00Z">
                  <w:rPr>
                    <w:del w:id="11791" w:author="XuanWen Chen" w:date="2019-01-01T18:52:00Z"/>
                    <w:color w:val="FF0000"/>
                  </w:rPr>
                </w:rPrChange>
              </w:rPr>
            </w:pPr>
          </w:p>
          <w:p w14:paraId="77366C6E" w14:textId="005F7149" w:rsidR="0040689B" w:rsidRPr="0032568F" w:rsidDel="0032568F" w:rsidRDefault="0040689B" w:rsidP="0040689B">
            <w:pPr>
              <w:rPr>
                <w:del w:id="11792" w:author="XuanWen Chen" w:date="2019-01-01T18:53:00Z"/>
                <w:rPrChange w:id="11793" w:author="XuanWen Chen" w:date="2019-01-01T18:53:00Z">
                  <w:rPr>
                    <w:del w:id="11794" w:author="XuanWen Chen" w:date="2019-01-01T18:53:00Z"/>
                    <w:color w:val="FF0000"/>
                  </w:rPr>
                </w:rPrChange>
              </w:rPr>
            </w:pPr>
          </w:p>
        </w:tc>
      </w:tr>
    </w:tbl>
    <w:p w14:paraId="2BBE3244" w14:textId="3C6DEBBB" w:rsidR="0040689B" w:rsidRDefault="00720356" w:rsidP="00720356">
      <w:pPr>
        <w:pStyle w:val="4"/>
      </w:pPr>
      <w:bookmarkStart w:id="11795" w:name="_Toc533621451"/>
      <w:r>
        <w:rPr>
          <w:rFonts w:hint="eastAsia"/>
        </w:rPr>
        <w:t>申请扮演角色</w:t>
      </w:r>
      <w:bookmarkEnd w:id="1179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91DDDE0" w14:textId="77777777" w:rsidTr="0040689B">
        <w:tc>
          <w:tcPr>
            <w:tcW w:w="1656" w:type="dxa"/>
          </w:tcPr>
          <w:p w14:paraId="3A9B3810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FC2A41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5E432CA8" w14:textId="77777777" w:rsidTr="0040689B">
        <w:tc>
          <w:tcPr>
            <w:tcW w:w="1656" w:type="dxa"/>
          </w:tcPr>
          <w:p w14:paraId="29D593D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195AB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5E1F6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8B2611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6749EAD6" w14:textId="77777777" w:rsidTr="0040689B">
        <w:tc>
          <w:tcPr>
            <w:tcW w:w="1656" w:type="dxa"/>
          </w:tcPr>
          <w:p w14:paraId="5215148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DC258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73BD0F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36FB71C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6A7FA48D" w14:textId="77777777" w:rsidTr="0040689B">
        <w:tc>
          <w:tcPr>
            <w:tcW w:w="1656" w:type="dxa"/>
          </w:tcPr>
          <w:p w14:paraId="19C30F60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B31A47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项目发起人如果在项目中要扮演角色，则需要点击申请扮演角色，系统自动通过。</w:t>
            </w:r>
          </w:p>
        </w:tc>
      </w:tr>
      <w:tr w:rsidR="0040689B" w:rsidRPr="00296214" w14:paraId="39B932C0" w14:textId="77777777" w:rsidTr="0040689B">
        <w:tc>
          <w:tcPr>
            <w:tcW w:w="1656" w:type="dxa"/>
          </w:tcPr>
          <w:p w14:paraId="3DD892F5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</w:tcPr>
          <w:p w14:paraId="388AA3C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项目发起人需要在项目中扮演角色</w:t>
            </w:r>
          </w:p>
        </w:tc>
      </w:tr>
      <w:tr w:rsidR="0040689B" w:rsidRPr="00237CE5" w14:paraId="3DBD08D8" w14:textId="77777777" w:rsidTr="0040689B">
        <w:tc>
          <w:tcPr>
            <w:tcW w:w="1656" w:type="dxa"/>
          </w:tcPr>
          <w:p w14:paraId="10DCD17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25C49F4" w14:textId="768E0E92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</w:t>
            </w:r>
            <w:del w:id="11796" w:author="XuanWen Chen" w:date="2019-01-01T19:44:00Z">
              <w:r w:rsidDel="000D57EA">
                <w:rPr>
                  <w:rFonts w:hint="eastAsia"/>
                </w:rPr>
                <w:delText>正常</w:delText>
              </w:r>
            </w:del>
            <w:ins w:id="11797" w:author="XuanWen Chen" w:date="2019-01-01T19:44:00Z">
              <w:r w:rsidR="000D57EA">
                <w:rPr>
                  <w:rFonts w:hint="eastAsia"/>
                </w:rPr>
                <w:t>未开始</w:t>
              </w:r>
            </w:ins>
          </w:p>
          <w:p w14:paraId="298DBDF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16B46AF8" w14:textId="77777777" w:rsidTr="0040689B">
        <w:tc>
          <w:tcPr>
            <w:tcW w:w="1656" w:type="dxa"/>
          </w:tcPr>
          <w:p w14:paraId="180910B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ED36346" w14:textId="4D6D9970" w:rsidR="0040689B" w:rsidDel="0035353B" w:rsidRDefault="0040689B" w:rsidP="0040689B">
            <w:pPr>
              <w:jc w:val="left"/>
              <w:rPr>
                <w:del w:id="11798" w:author="XuanWen Chen" w:date="2019-01-01T19:03:00Z"/>
              </w:rPr>
            </w:pPr>
          </w:p>
          <w:p w14:paraId="7E9434A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35353B" w:rsidRPr="00237CE5" w14:paraId="72014FB4" w14:textId="77777777" w:rsidTr="0040689B">
        <w:trPr>
          <w:ins w:id="11799" w:author="XuanWen Chen" w:date="2019-01-01T19:03:00Z"/>
        </w:trPr>
        <w:tc>
          <w:tcPr>
            <w:tcW w:w="1656" w:type="dxa"/>
          </w:tcPr>
          <w:p w14:paraId="578374EC" w14:textId="178BF8D6" w:rsidR="0035353B" w:rsidRPr="008035F1" w:rsidRDefault="0035353B" w:rsidP="0040689B">
            <w:pPr>
              <w:rPr>
                <w:ins w:id="11800" w:author="XuanWen Chen" w:date="2019-01-01T19:03:00Z"/>
                <w:rFonts w:hAnsi="宋体"/>
              </w:rPr>
            </w:pPr>
            <w:ins w:id="11801" w:author="XuanWen Chen" w:date="2019-01-01T19:0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69295727" w14:textId="0CA13618" w:rsidR="0035353B" w:rsidDel="0035353B" w:rsidRDefault="0035353B" w:rsidP="0040689B">
            <w:pPr>
              <w:jc w:val="left"/>
              <w:rPr>
                <w:ins w:id="11802" w:author="XuanWen Chen" w:date="2019-01-01T19:03:00Z"/>
              </w:rPr>
            </w:pPr>
            <w:ins w:id="11803" w:author="XuanWen Chen" w:date="2019-01-01T19:04:00Z">
              <w:r>
                <w:rPr>
                  <w:rFonts w:hint="eastAsia"/>
                </w:rPr>
                <w:t>要申请的角色</w:t>
              </w:r>
            </w:ins>
          </w:p>
        </w:tc>
      </w:tr>
      <w:tr w:rsidR="0035353B" w:rsidRPr="00237CE5" w14:paraId="6B73C0E4" w14:textId="77777777" w:rsidTr="0040689B">
        <w:trPr>
          <w:ins w:id="11804" w:author="XuanWen Chen" w:date="2019-01-01T19:03:00Z"/>
        </w:trPr>
        <w:tc>
          <w:tcPr>
            <w:tcW w:w="1656" w:type="dxa"/>
          </w:tcPr>
          <w:p w14:paraId="1BC453AF" w14:textId="31960EAA" w:rsidR="0035353B" w:rsidRPr="008035F1" w:rsidRDefault="0035353B" w:rsidP="0040689B">
            <w:pPr>
              <w:rPr>
                <w:ins w:id="11805" w:author="XuanWen Chen" w:date="2019-01-01T19:03:00Z"/>
                <w:rFonts w:hAnsi="宋体"/>
              </w:rPr>
            </w:pPr>
            <w:ins w:id="11806" w:author="XuanWen Chen" w:date="2019-01-01T19:0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55CB1865" w14:textId="47E391F3" w:rsidR="0035353B" w:rsidDel="0035353B" w:rsidRDefault="0035353B" w:rsidP="0040689B">
            <w:pPr>
              <w:jc w:val="left"/>
              <w:rPr>
                <w:ins w:id="11807" w:author="XuanWen Chen" w:date="2019-01-01T19:03:00Z"/>
              </w:rPr>
            </w:pPr>
            <w:ins w:id="11808" w:author="XuanWen Chen" w:date="2019-01-01T19:04:00Z">
              <w:r>
                <w:rPr>
                  <w:rFonts w:hint="eastAsia"/>
                </w:rPr>
                <w:t>发出申请</w:t>
              </w:r>
            </w:ins>
          </w:p>
        </w:tc>
      </w:tr>
      <w:tr w:rsidR="0040689B" w:rsidRPr="00296214" w14:paraId="6EB2F322" w14:textId="77777777" w:rsidTr="0040689B">
        <w:tc>
          <w:tcPr>
            <w:tcW w:w="1656" w:type="dxa"/>
          </w:tcPr>
          <w:p w14:paraId="22787B7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324859B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2B263FD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756BB4E1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40071F2A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6C4358CF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E426E7D" w14:textId="77777777" w:rsidTr="0040689B">
        <w:tc>
          <w:tcPr>
            <w:tcW w:w="1656" w:type="dxa"/>
          </w:tcPr>
          <w:p w14:paraId="62265BF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A2A28A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993D342" w14:textId="77777777" w:rsidTr="0040689B">
        <w:tc>
          <w:tcPr>
            <w:tcW w:w="1656" w:type="dxa"/>
          </w:tcPr>
          <w:p w14:paraId="759569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00421DD" w14:textId="67CD07F6" w:rsidR="0040689B" w:rsidRPr="00296214" w:rsidRDefault="0032568F" w:rsidP="0040689B">
            <w:pPr>
              <w:jc w:val="left"/>
              <w:rPr>
                <w:rFonts w:hAnsi="宋体"/>
              </w:rPr>
            </w:pPr>
            <w:ins w:id="11809" w:author="XuanWen Chen" w:date="2019-01-01T18:54:00Z">
              <w:r>
                <w:rPr>
                  <w:rFonts w:hAnsi="宋体" w:hint="eastAsia"/>
                </w:rPr>
                <w:t>已经有人扮演了角色</w:t>
              </w:r>
            </w:ins>
          </w:p>
        </w:tc>
      </w:tr>
      <w:tr w:rsidR="0040689B" w:rsidRPr="00296214" w14:paraId="464831CD" w14:textId="77777777" w:rsidTr="0040689B">
        <w:tc>
          <w:tcPr>
            <w:tcW w:w="1656" w:type="dxa"/>
          </w:tcPr>
          <w:p w14:paraId="771C58C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585BA4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5C40F639" w14:textId="77777777" w:rsidTr="0040689B">
        <w:tc>
          <w:tcPr>
            <w:tcW w:w="1656" w:type="dxa"/>
          </w:tcPr>
          <w:p w14:paraId="5AAB508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93E0B35" w14:textId="5C1BA0FC" w:rsidR="0040689B" w:rsidRPr="00296214" w:rsidRDefault="0035353B" w:rsidP="0040689B">
            <w:pPr>
              <w:jc w:val="left"/>
              <w:rPr>
                <w:rFonts w:hAnsi="宋体"/>
              </w:rPr>
            </w:pPr>
            <w:ins w:id="11810" w:author="XuanWen Chen" w:date="2019-01-01T19:04:00Z">
              <w:r>
                <w:rPr>
                  <w:rFonts w:hAnsi="宋体" w:hint="eastAsia"/>
                </w:rPr>
                <w:t>每天100次</w:t>
              </w:r>
            </w:ins>
            <w:del w:id="11811" w:author="XuanWen Chen" w:date="2019-01-01T19:04:00Z">
              <w:r w:rsidR="0040689B" w:rsidDel="0035353B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14:paraId="09B07580" w14:textId="77777777" w:rsidTr="0040689B">
        <w:tc>
          <w:tcPr>
            <w:tcW w:w="1656" w:type="dxa"/>
          </w:tcPr>
          <w:p w14:paraId="4332E03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1D0935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F905F91" w14:textId="77777777" w:rsidTr="0040689B">
        <w:tc>
          <w:tcPr>
            <w:tcW w:w="1656" w:type="dxa"/>
          </w:tcPr>
          <w:p w14:paraId="519878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1589D1E" w14:textId="0E183BD1" w:rsidR="0040689B" w:rsidRPr="00296214" w:rsidRDefault="0035353B" w:rsidP="0040689B">
            <w:pPr>
              <w:jc w:val="left"/>
              <w:rPr>
                <w:rFonts w:hAnsi="宋体"/>
              </w:rPr>
            </w:pPr>
            <w:ins w:id="11812" w:author="XuanWen Chen" w:date="2019-01-01T19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14:paraId="0A6ECAC4" w14:textId="77777777" w:rsidTr="0040689B">
        <w:tc>
          <w:tcPr>
            <w:tcW w:w="1656" w:type="dxa"/>
          </w:tcPr>
          <w:p w14:paraId="00AF051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562D470" w14:textId="45012A84" w:rsidR="0040689B" w:rsidDel="0035353B" w:rsidRDefault="0035353B" w:rsidP="0040689B">
            <w:pPr>
              <w:rPr>
                <w:del w:id="11813" w:author="XuanWen Chen" w:date="2019-01-01T19:04:00Z"/>
              </w:rPr>
            </w:pPr>
            <w:ins w:id="11814" w:author="XuanWen Chen" w:date="2019-01-01T19:04:00Z">
              <w:r>
                <w:rPr>
                  <w:rFonts w:hint="eastAsia"/>
                </w:rPr>
                <w:t>每天有100位用户</w:t>
              </w:r>
            </w:ins>
            <w:ins w:id="11815" w:author="XuanWen Chen" w:date="2019-01-01T19:05:00Z">
              <w:r>
                <w:rPr>
                  <w:rFonts w:hint="eastAsia"/>
                </w:rPr>
                <w:t>申请扮演角色</w:t>
              </w:r>
            </w:ins>
          </w:p>
          <w:p w14:paraId="4B7CB66A" w14:textId="77777777" w:rsidR="0040689B" w:rsidRDefault="0040689B" w:rsidP="0040689B"/>
        </w:tc>
      </w:tr>
    </w:tbl>
    <w:p w14:paraId="6A42A87E" w14:textId="08705125" w:rsidR="0040689B" w:rsidRPr="00041354" w:rsidDel="008F180E" w:rsidRDefault="00720356" w:rsidP="00720356">
      <w:pPr>
        <w:pStyle w:val="4"/>
        <w:rPr>
          <w:del w:id="11816" w:author="XuanWen Chen" w:date="2019-01-01T19:45:00Z"/>
          <w:color w:val="FF0000"/>
        </w:rPr>
      </w:pPr>
      <w:bookmarkStart w:id="11817" w:name="_Toc533621452"/>
      <w:del w:id="11818" w:author="XuanWen Chen" w:date="2019-01-01T19:45:00Z">
        <w:r w:rsidRPr="00041354" w:rsidDel="008F180E">
          <w:rPr>
            <w:rFonts w:hint="eastAsia"/>
            <w:color w:val="FF0000"/>
          </w:rPr>
          <w:delText>申请角色变更</w:delText>
        </w:r>
        <w:bookmarkEnd w:id="11817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041354" w:rsidDel="008F180E" w14:paraId="1CBD18DD" w14:textId="17298680" w:rsidTr="0040689B">
        <w:trPr>
          <w:del w:id="11819" w:author="XuanWen Chen" w:date="2019-01-01T19:45:00Z"/>
        </w:trPr>
        <w:tc>
          <w:tcPr>
            <w:tcW w:w="1656" w:type="dxa"/>
          </w:tcPr>
          <w:p w14:paraId="1A46DD2A" w14:textId="6D72C2B0" w:rsidR="0040689B" w:rsidRPr="00041354" w:rsidDel="008F180E" w:rsidRDefault="0040689B" w:rsidP="0040689B">
            <w:pPr>
              <w:rPr>
                <w:del w:id="11820" w:author="XuanWen Chen" w:date="2019-01-01T19:45:00Z"/>
                <w:color w:val="FF0000"/>
              </w:rPr>
            </w:pPr>
            <w:del w:id="11821" w:author="XuanWen Chen" w:date="2019-01-01T19:45:00Z">
              <w:r w:rsidRPr="00041354" w:rsidDel="008F180E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2B9F639C" w14:textId="4848426F" w:rsidR="0040689B" w:rsidRPr="00041354" w:rsidDel="008F180E" w:rsidRDefault="0040689B" w:rsidP="0040689B">
            <w:pPr>
              <w:jc w:val="left"/>
              <w:rPr>
                <w:del w:id="11822" w:author="XuanWen Chen" w:date="2019-01-01T19:45:00Z"/>
                <w:rFonts w:hAnsi="宋体"/>
                <w:b/>
                <w:color w:val="FF0000"/>
              </w:rPr>
            </w:pPr>
            <w:del w:id="11823" w:author="XuanWen Chen" w:date="2019-01-01T19:45:00Z">
              <w:r w:rsidRPr="00041354" w:rsidDel="008F180E">
                <w:rPr>
                  <w:rFonts w:hAnsi="宋体" w:hint="eastAsia"/>
                  <w:b/>
                  <w:color w:val="FF0000"/>
                </w:rPr>
                <w:delText>UC-5：申请角色变更</w:delText>
              </w:r>
            </w:del>
          </w:p>
        </w:tc>
      </w:tr>
      <w:tr w:rsidR="0040689B" w:rsidRPr="00041354" w:rsidDel="008F180E" w14:paraId="477D0310" w14:textId="6F53E3B0" w:rsidTr="0040689B">
        <w:trPr>
          <w:del w:id="11824" w:author="XuanWen Chen" w:date="2019-01-01T19:45:00Z"/>
        </w:trPr>
        <w:tc>
          <w:tcPr>
            <w:tcW w:w="1656" w:type="dxa"/>
          </w:tcPr>
          <w:p w14:paraId="1D6F8AD0" w14:textId="04EB8205" w:rsidR="0040689B" w:rsidRPr="00041354" w:rsidDel="008F180E" w:rsidRDefault="0040689B" w:rsidP="0040689B">
            <w:pPr>
              <w:rPr>
                <w:del w:id="11825" w:author="XuanWen Chen" w:date="2019-01-01T19:45:00Z"/>
                <w:color w:val="FF0000"/>
              </w:rPr>
            </w:pPr>
            <w:del w:id="11826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5B2D0DB3" w14:textId="26F0136E" w:rsidR="0040689B" w:rsidRPr="00041354" w:rsidDel="008F180E" w:rsidRDefault="0040689B" w:rsidP="0040689B">
            <w:pPr>
              <w:jc w:val="left"/>
              <w:rPr>
                <w:del w:id="11827" w:author="XuanWen Chen" w:date="2019-01-01T19:45:00Z"/>
                <w:rFonts w:hAnsi="宋体"/>
                <w:color w:val="FF0000"/>
              </w:rPr>
            </w:pPr>
            <w:del w:id="11828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张威杰</w:delText>
              </w:r>
            </w:del>
          </w:p>
        </w:tc>
        <w:tc>
          <w:tcPr>
            <w:tcW w:w="1645" w:type="dxa"/>
          </w:tcPr>
          <w:p w14:paraId="6A737872" w14:textId="4A5F5405" w:rsidR="0040689B" w:rsidRPr="00041354" w:rsidDel="008F180E" w:rsidRDefault="0040689B" w:rsidP="0040689B">
            <w:pPr>
              <w:jc w:val="left"/>
              <w:rPr>
                <w:del w:id="11829" w:author="XuanWen Chen" w:date="2019-01-01T19:45:00Z"/>
                <w:rFonts w:hAnsi="宋体"/>
                <w:color w:val="FF0000"/>
              </w:rPr>
            </w:pPr>
            <w:del w:id="11830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6AE0A73F" w14:textId="186B8181" w:rsidR="0040689B" w:rsidRPr="00041354" w:rsidDel="008F180E" w:rsidRDefault="0040689B" w:rsidP="0040689B">
            <w:pPr>
              <w:jc w:val="left"/>
              <w:rPr>
                <w:del w:id="11831" w:author="XuanWen Chen" w:date="2019-01-01T19:45:00Z"/>
                <w:rFonts w:hAnsi="宋体"/>
                <w:color w:val="FF0000"/>
              </w:rPr>
            </w:pPr>
            <w:del w:id="11832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2</w:delText>
              </w:r>
              <w:r w:rsidRPr="00041354" w:rsidDel="008F180E">
                <w:rPr>
                  <w:rFonts w:hAnsi="宋体"/>
                  <w:color w:val="FF0000"/>
                </w:rPr>
                <w:delText>018</w:delText>
              </w:r>
              <w:r w:rsidRPr="00041354" w:rsidDel="008F180E">
                <w:rPr>
                  <w:rFonts w:hAnsi="宋体" w:hint="eastAsia"/>
                  <w:color w:val="FF0000"/>
                </w:rPr>
                <w:delText>年1</w:delText>
              </w:r>
              <w:r w:rsidRPr="00041354" w:rsidDel="008F180E">
                <w:rPr>
                  <w:rFonts w:hAnsi="宋体"/>
                  <w:color w:val="FF0000"/>
                </w:rPr>
                <w:delText>2</w:delText>
              </w:r>
              <w:r w:rsidRPr="00041354" w:rsidDel="008F180E">
                <w:rPr>
                  <w:rFonts w:hAnsi="宋体" w:hint="eastAsia"/>
                  <w:color w:val="FF0000"/>
                </w:rPr>
                <w:delText>月6日星期四</w:delText>
              </w:r>
            </w:del>
          </w:p>
        </w:tc>
      </w:tr>
      <w:tr w:rsidR="0040689B" w:rsidRPr="00041354" w:rsidDel="008F180E" w14:paraId="6CA766EA" w14:textId="634655D3" w:rsidTr="0040689B">
        <w:trPr>
          <w:del w:id="11833" w:author="XuanWen Chen" w:date="2019-01-01T19:45:00Z"/>
        </w:trPr>
        <w:tc>
          <w:tcPr>
            <w:tcW w:w="1656" w:type="dxa"/>
          </w:tcPr>
          <w:p w14:paraId="21EB5B4D" w14:textId="03E0BF98" w:rsidR="0040689B" w:rsidRPr="00041354" w:rsidDel="008F180E" w:rsidRDefault="0040689B" w:rsidP="0040689B">
            <w:pPr>
              <w:rPr>
                <w:del w:id="11834" w:author="XuanWen Chen" w:date="2019-01-01T19:45:00Z"/>
                <w:color w:val="FF0000"/>
              </w:rPr>
            </w:pPr>
            <w:del w:id="11835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5D1A4E52" w14:textId="3BE91371" w:rsidR="0040689B" w:rsidRPr="00041354" w:rsidDel="008F180E" w:rsidRDefault="0040689B" w:rsidP="0040689B">
            <w:pPr>
              <w:jc w:val="left"/>
              <w:rPr>
                <w:del w:id="11836" w:author="XuanWen Chen" w:date="2019-01-01T19:45:00Z"/>
                <w:rFonts w:hAnsi="宋体"/>
                <w:color w:val="FF0000"/>
              </w:rPr>
            </w:pPr>
            <w:del w:id="11837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项目发起人</w:delText>
              </w:r>
            </w:del>
          </w:p>
        </w:tc>
        <w:tc>
          <w:tcPr>
            <w:tcW w:w="1645" w:type="dxa"/>
          </w:tcPr>
          <w:p w14:paraId="553B8637" w14:textId="28676A25" w:rsidR="0040689B" w:rsidRPr="00041354" w:rsidDel="008F180E" w:rsidRDefault="0040689B" w:rsidP="0040689B">
            <w:pPr>
              <w:jc w:val="left"/>
              <w:rPr>
                <w:del w:id="11838" w:author="XuanWen Chen" w:date="2019-01-01T19:45:00Z"/>
                <w:rFonts w:hAnsi="宋体"/>
                <w:color w:val="FF0000"/>
              </w:rPr>
            </w:pPr>
            <w:del w:id="11839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6798D16E" w14:textId="4F254148" w:rsidR="0040689B" w:rsidRPr="00041354" w:rsidDel="008F180E" w:rsidRDefault="0040689B" w:rsidP="0040689B">
            <w:pPr>
              <w:jc w:val="left"/>
              <w:rPr>
                <w:del w:id="11840" w:author="XuanWen Chen" w:date="2019-01-01T19:45:00Z"/>
                <w:rFonts w:hAnsi="宋体"/>
                <w:color w:val="FF0000"/>
              </w:rPr>
            </w:pPr>
            <w:del w:id="11841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案例数据库</w:delText>
              </w:r>
            </w:del>
          </w:p>
        </w:tc>
      </w:tr>
      <w:tr w:rsidR="0040689B" w:rsidRPr="00041354" w:rsidDel="008F180E" w14:paraId="0247B36B" w14:textId="68800D11" w:rsidTr="0040689B">
        <w:trPr>
          <w:del w:id="11842" w:author="XuanWen Chen" w:date="2019-01-01T19:45:00Z"/>
        </w:trPr>
        <w:tc>
          <w:tcPr>
            <w:tcW w:w="1656" w:type="dxa"/>
          </w:tcPr>
          <w:p w14:paraId="6D2405CF" w14:textId="5FB1D5B1" w:rsidR="0040689B" w:rsidRPr="00041354" w:rsidDel="008F180E" w:rsidRDefault="0040689B" w:rsidP="0040689B">
            <w:pPr>
              <w:rPr>
                <w:del w:id="11843" w:author="XuanWen Chen" w:date="2019-01-01T19:45:00Z"/>
                <w:color w:val="FF0000"/>
              </w:rPr>
            </w:pPr>
            <w:del w:id="11844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19FFB822" w14:textId="2ADFD877" w:rsidR="0040689B" w:rsidRPr="00041354" w:rsidDel="008F180E" w:rsidRDefault="0040689B" w:rsidP="0040689B">
            <w:pPr>
              <w:jc w:val="left"/>
              <w:rPr>
                <w:del w:id="11845" w:author="XuanWen Chen" w:date="2019-01-01T19:45:00Z"/>
                <w:rFonts w:hAnsi="宋体"/>
                <w:color w:val="FF0000"/>
              </w:rPr>
            </w:pPr>
            <w:del w:id="11846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项目发起人如果在项目中要扮演角色，则需要点击申请扮演角色，系统自动通过。</w:delText>
              </w:r>
            </w:del>
          </w:p>
        </w:tc>
      </w:tr>
      <w:tr w:rsidR="0040689B" w:rsidRPr="00041354" w:rsidDel="008F180E" w14:paraId="7F4E4FEA" w14:textId="3650A822" w:rsidTr="0040689B">
        <w:trPr>
          <w:del w:id="11847" w:author="XuanWen Chen" w:date="2019-01-01T19:45:00Z"/>
        </w:trPr>
        <w:tc>
          <w:tcPr>
            <w:tcW w:w="1656" w:type="dxa"/>
          </w:tcPr>
          <w:p w14:paraId="13BAB2CA" w14:textId="0647FBF3" w:rsidR="0040689B" w:rsidRPr="00041354" w:rsidDel="008F180E" w:rsidRDefault="0040689B" w:rsidP="0040689B">
            <w:pPr>
              <w:rPr>
                <w:del w:id="11848" w:author="XuanWen Chen" w:date="2019-01-01T19:45:00Z"/>
                <w:color w:val="FF0000"/>
              </w:rPr>
            </w:pPr>
            <w:del w:id="11849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7C69BB95" w14:textId="1FE8855B" w:rsidR="0040689B" w:rsidRPr="00041354" w:rsidDel="008F180E" w:rsidRDefault="0040689B" w:rsidP="0040689B">
            <w:pPr>
              <w:jc w:val="left"/>
              <w:rPr>
                <w:del w:id="11850" w:author="XuanWen Chen" w:date="2019-01-01T19:45:00Z"/>
                <w:rFonts w:hAnsi="宋体"/>
                <w:color w:val="FF0000"/>
              </w:rPr>
            </w:pPr>
            <w:del w:id="11851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项目发起人需要在项目中扮演角色</w:delText>
              </w:r>
            </w:del>
          </w:p>
        </w:tc>
      </w:tr>
      <w:tr w:rsidR="0040689B" w:rsidRPr="00041354" w:rsidDel="008F180E" w14:paraId="64936A0C" w14:textId="7BCCEA17" w:rsidTr="0040689B">
        <w:trPr>
          <w:del w:id="11852" w:author="XuanWen Chen" w:date="2019-01-01T19:45:00Z"/>
        </w:trPr>
        <w:tc>
          <w:tcPr>
            <w:tcW w:w="1656" w:type="dxa"/>
          </w:tcPr>
          <w:p w14:paraId="7A5CCFE5" w14:textId="25428B91" w:rsidR="0040689B" w:rsidRPr="00041354" w:rsidDel="008F180E" w:rsidRDefault="0040689B" w:rsidP="0040689B">
            <w:pPr>
              <w:rPr>
                <w:del w:id="11853" w:author="XuanWen Chen" w:date="2019-01-01T19:45:00Z"/>
                <w:color w:val="FF0000"/>
              </w:rPr>
            </w:pPr>
            <w:del w:id="11854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55A08930" w14:textId="3CA7E7F8" w:rsidR="0040689B" w:rsidRPr="00041354" w:rsidDel="008F180E" w:rsidRDefault="0040689B" w:rsidP="0040689B">
            <w:pPr>
              <w:jc w:val="left"/>
              <w:rPr>
                <w:del w:id="11855" w:author="XuanWen Chen" w:date="2019-01-01T19:45:00Z"/>
                <w:color w:val="FF0000"/>
              </w:rPr>
            </w:pPr>
            <w:del w:id="11856" w:author="XuanWen Chen" w:date="2019-01-01T19:45:00Z">
              <w:r w:rsidRPr="00041354" w:rsidDel="008F180E">
                <w:rPr>
                  <w:rFonts w:hint="eastAsia"/>
                  <w:color w:val="FF0000"/>
                </w:rPr>
                <w:delText>P</w:delText>
              </w:r>
              <w:r w:rsidRPr="00041354" w:rsidDel="008F180E">
                <w:rPr>
                  <w:color w:val="FF0000"/>
                </w:rPr>
                <w:delText>RE-</w:delText>
              </w:r>
              <w:r w:rsidRPr="00041354" w:rsidDel="008F180E">
                <w:rPr>
                  <w:rFonts w:hint="eastAsia"/>
                  <w:color w:val="FF0000"/>
                </w:rPr>
                <w:delText>1</w:delText>
              </w:r>
              <w:r w:rsidRPr="00041354" w:rsidDel="008F180E">
                <w:rPr>
                  <w:color w:val="FF0000"/>
                </w:rPr>
                <w:delText xml:space="preserve">: </w:delText>
              </w:r>
              <w:r w:rsidRPr="00041354" w:rsidDel="008F180E">
                <w:rPr>
                  <w:rFonts w:hint="eastAsia"/>
                  <w:color w:val="FF0000"/>
                </w:rPr>
                <w:delText>该项目状态正常</w:delText>
              </w:r>
            </w:del>
          </w:p>
          <w:p w14:paraId="0ABBE02A" w14:textId="0F599C46" w:rsidR="0040689B" w:rsidRPr="00041354" w:rsidDel="008F180E" w:rsidRDefault="0040689B" w:rsidP="0040689B">
            <w:pPr>
              <w:jc w:val="left"/>
              <w:rPr>
                <w:del w:id="11857" w:author="XuanWen Chen" w:date="2019-01-01T19:45:00Z"/>
                <w:rFonts w:hAnsi="宋体"/>
                <w:color w:val="FF0000"/>
              </w:rPr>
            </w:pPr>
            <w:del w:id="11858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P</w:delText>
              </w:r>
              <w:r w:rsidRPr="00041354" w:rsidDel="008F180E">
                <w:rPr>
                  <w:rFonts w:hAnsi="宋体"/>
                  <w:color w:val="FF0000"/>
                </w:rPr>
                <w:delText>RE</w:delText>
              </w:r>
              <w:r w:rsidRPr="00041354" w:rsidDel="008F180E">
                <w:rPr>
                  <w:rFonts w:hAnsi="宋体" w:hint="eastAsia"/>
                  <w:color w:val="FF0000"/>
                </w:rPr>
                <w:delText>-2：更改扮演的角色未满员</w:delText>
              </w:r>
            </w:del>
          </w:p>
        </w:tc>
      </w:tr>
      <w:tr w:rsidR="0040689B" w:rsidRPr="00041354" w:rsidDel="008F180E" w14:paraId="460843E4" w14:textId="18FEE28A" w:rsidTr="0040689B">
        <w:trPr>
          <w:del w:id="11859" w:author="XuanWen Chen" w:date="2019-01-01T19:45:00Z"/>
        </w:trPr>
        <w:tc>
          <w:tcPr>
            <w:tcW w:w="1656" w:type="dxa"/>
          </w:tcPr>
          <w:p w14:paraId="06583072" w14:textId="724613EF" w:rsidR="0040689B" w:rsidRPr="00041354" w:rsidDel="008F180E" w:rsidRDefault="0040689B" w:rsidP="0040689B">
            <w:pPr>
              <w:rPr>
                <w:del w:id="11860" w:author="XuanWen Chen" w:date="2019-01-01T19:45:00Z"/>
                <w:color w:val="FF0000"/>
              </w:rPr>
            </w:pPr>
            <w:del w:id="11861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00472FFA" w14:textId="0DFC0956" w:rsidR="0040689B" w:rsidRPr="00041354" w:rsidDel="008F180E" w:rsidRDefault="0040689B" w:rsidP="0040689B">
            <w:pPr>
              <w:jc w:val="left"/>
              <w:rPr>
                <w:del w:id="11862" w:author="XuanWen Chen" w:date="2019-01-01T19:45:00Z"/>
                <w:rFonts w:hAnsi="宋体"/>
                <w:color w:val="FF0000"/>
              </w:rPr>
            </w:pPr>
            <w:del w:id="11863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P</w:delText>
              </w:r>
              <w:r w:rsidRPr="00041354" w:rsidDel="008F180E">
                <w:rPr>
                  <w:rFonts w:hAnsi="宋体"/>
                  <w:color w:val="FF0000"/>
                </w:rPr>
                <w:delText>OST-</w:delText>
              </w:r>
              <w:r w:rsidRPr="00041354" w:rsidDel="008F180E">
                <w:rPr>
                  <w:rFonts w:hAnsi="宋体" w:hint="eastAsia"/>
                  <w:color w:val="FF0000"/>
                </w:rPr>
                <w:delText>1</w:delText>
              </w:r>
              <w:r w:rsidRPr="00041354" w:rsidDel="008F180E">
                <w:rPr>
                  <w:rFonts w:hAnsi="宋体"/>
                  <w:color w:val="FF0000"/>
                </w:rPr>
                <w:delText xml:space="preserve">: </w:delText>
              </w:r>
              <w:r w:rsidRPr="00041354" w:rsidDel="008F180E">
                <w:rPr>
                  <w:rFonts w:hAnsi="宋体" w:hint="eastAsia"/>
                  <w:color w:val="FF0000"/>
                </w:rPr>
                <w:delText>向申请人发送角色变更成功的站内信</w:delText>
              </w:r>
            </w:del>
          </w:p>
        </w:tc>
      </w:tr>
      <w:tr w:rsidR="0040689B" w:rsidRPr="00041354" w:rsidDel="008F180E" w14:paraId="0F9D47EA" w14:textId="438058F5" w:rsidTr="0040689B">
        <w:trPr>
          <w:del w:id="11864" w:author="XuanWen Chen" w:date="2019-01-01T19:45:00Z"/>
        </w:trPr>
        <w:tc>
          <w:tcPr>
            <w:tcW w:w="1656" w:type="dxa"/>
          </w:tcPr>
          <w:p w14:paraId="462152E7" w14:textId="57758C64" w:rsidR="0040689B" w:rsidRPr="00041354" w:rsidDel="008F180E" w:rsidRDefault="0040689B" w:rsidP="0040689B">
            <w:pPr>
              <w:rPr>
                <w:del w:id="11865" w:author="XuanWen Chen" w:date="2019-01-01T19:45:00Z"/>
                <w:color w:val="FF0000"/>
              </w:rPr>
            </w:pPr>
            <w:del w:id="11866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07763E50" w14:textId="761246D5" w:rsidR="0040689B" w:rsidRPr="00041354" w:rsidDel="008F180E" w:rsidRDefault="0040689B" w:rsidP="0040689B">
            <w:pPr>
              <w:jc w:val="left"/>
              <w:rPr>
                <w:del w:id="11867" w:author="XuanWen Chen" w:date="2019-01-01T19:45:00Z"/>
                <w:rFonts w:hAnsi="宋体"/>
                <w:color w:val="FF0000"/>
              </w:rPr>
            </w:pPr>
            <w:del w:id="11868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1.打开我的项目</w:delText>
              </w:r>
            </w:del>
          </w:p>
          <w:p w14:paraId="5E414719" w14:textId="056E8ED5" w:rsidR="0040689B" w:rsidRPr="00041354" w:rsidDel="008F180E" w:rsidRDefault="0040689B" w:rsidP="0040689B">
            <w:pPr>
              <w:jc w:val="left"/>
              <w:rPr>
                <w:del w:id="11869" w:author="XuanWen Chen" w:date="2019-01-01T19:45:00Z"/>
                <w:rFonts w:hAnsi="宋体"/>
                <w:color w:val="FF0000"/>
              </w:rPr>
            </w:pPr>
            <w:del w:id="11870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2.查看我扮演的角色</w:delText>
              </w:r>
            </w:del>
          </w:p>
          <w:p w14:paraId="0951613A" w14:textId="2E57F3CB" w:rsidR="0040689B" w:rsidRPr="00041354" w:rsidDel="008F180E" w:rsidRDefault="0040689B" w:rsidP="0040689B">
            <w:pPr>
              <w:jc w:val="left"/>
              <w:rPr>
                <w:del w:id="11871" w:author="XuanWen Chen" w:date="2019-01-01T19:45:00Z"/>
                <w:rFonts w:hAnsi="宋体"/>
                <w:color w:val="FF0000"/>
              </w:rPr>
            </w:pPr>
            <w:del w:id="11872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3.选择更改后我想要扮演的角色</w:delText>
              </w:r>
            </w:del>
          </w:p>
          <w:p w14:paraId="120BAB11" w14:textId="4F577059" w:rsidR="0040689B" w:rsidRPr="00041354" w:rsidDel="008F180E" w:rsidRDefault="0040689B" w:rsidP="0040689B">
            <w:pPr>
              <w:jc w:val="left"/>
              <w:rPr>
                <w:del w:id="11873" w:author="XuanWen Chen" w:date="2019-01-01T19:45:00Z"/>
                <w:rFonts w:hAnsi="宋体"/>
                <w:color w:val="FF0000"/>
              </w:rPr>
            </w:pPr>
            <w:del w:id="11874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4.点击确定</w:delText>
              </w:r>
            </w:del>
          </w:p>
          <w:p w14:paraId="64AE591B" w14:textId="687DF72D" w:rsidR="0040689B" w:rsidRPr="00041354" w:rsidDel="008F180E" w:rsidRDefault="0040689B" w:rsidP="0040689B">
            <w:pPr>
              <w:jc w:val="left"/>
              <w:rPr>
                <w:del w:id="11875" w:author="XuanWen Chen" w:date="2019-01-01T19:45:00Z"/>
                <w:rFonts w:hAnsi="宋体"/>
                <w:color w:val="FF0000"/>
              </w:rPr>
            </w:pPr>
          </w:p>
        </w:tc>
      </w:tr>
      <w:tr w:rsidR="0040689B" w:rsidRPr="00041354" w:rsidDel="008F180E" w14:paraId="60A684BB" w14:textId="59F1504C" w:rsidTr="0040689B">
        <w:trPr>
          <w:del w:id="11876" w:author="XuanWen Chen" w:date="2019-01-01T19:45:00Z"/>
        </w:trPr>
        <w:tc>
          <w:tcPr>
            <w:tcW w:w="1656" w:type="dxa"/>
          </w:tcPr>
          <w:p w14:paraId="1FDC8D17" w14:textId="3EFE2725" w:rsidR="0040689B" w:rsidRPr="00041354" w:rsidDel="008F180E" w:rsidRDefault="0040689B" w:rsidP="0040689B">
            <w:pPr>
              <w:rPr>
                <w:del w:id="11877" w:author="XuanWen Chen" w:date="2019-01-01T19:45:00Z"/>
                <w:rFonts w:hAnsi="宋体"/>
                <w:color w:val="FF0000"/>
              </w:rPr>
            </w:pPr>
            <w:del w:id="11878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6B1D5DDB" w14:textId="37307B27" w:rsidR="0040689B" w:rsidRPr="00041354" w:rsidDel="008F180E" w:rsidRDefault="0040689B" w:rsidP="0040689B">
            <w:pPr>
              <w:jc w:val="left"/>
              <w:rPr>
                <w:del w:id="11879" w:author="XuanWen Chen" w:date="2019-01-01T19:45:00Z"/>
                <w:rFonts w:hAnsi="宋体"/>
                <w:color w:val="FF0000"/>
              </w:rPr>
            </w:pPr>
          </w:p>
        </w:tc>
      </w:tr>
      <w:tr w:rsidR="0040689B" w:rsidRPr="00041354" w:rsidDel="008F180E" w14:paraId="39B1E7B0" w14:textId="3790B40C" w:rsidTr="0040689B">
        <w:trPr>
          <w:del w:id="11880" w:author="XuanWen Chen" w:date="2019-01-01T19:45:00Z"/>
        </w:trPr>
        <w:tc>
          <w:tcPr>
            <w:tcW w:w="1656" w:type="dxa"/>
          </w:tcPr>
          <w:p w14:paraId="6F3EE29B" w14:textId="041FF3D5" w:rsidR="0040689B" w:rsidRPr="00041354" w:rsidDel="008F180E" w:rsidRDefault="0040689B" w:rsidP="0040689B">
            <w:pPr>
              <w:rPr>
                <w:del w:id="11881" w:author="XuanWen Chen" w:date="2019-01-01T19:45:00Z"/>
                <w:rFonts w:hAnsi="宋体"/>
                <w:color w:val="FF0000"/>
              </w:rPr>
            </w:pPr>
            <w:del w:id="11882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5A884AFE" w14:textId="58D9D36C" w:rsidR="0040689B" w:rsidRPr="00041354" w:rsidDel="008F180E" w:rsidRDefault="0040689B" w:rsidP="0040689B">
            <w:pPr>
              <w:jc w:val="left"/>
              <w:rPr>
                <w:del w:id="11883" w:author="XuanWen Chen" w:date="2019-01-01T19:45:00Z"/>
                <w:rFonts w:hAnsi="宋体"/>
                <w:color w:val="FF0000"/>
              </w:rPr>
            </w:pPr>
          </w:p>
        </w:tc>
      </w:tr>
      <w:tr w:rsidR="0040689B" w:rsidRPr="00041354" w:rsidDel="008F180E" w14:paraId="33B72ADC" w14:textId="0CB2C4A4" w:rsidTr="0040689B">
        <w:trPr>
          <w:del w:id="11884" w:author="XuanWen Chen" w:date="2019-01-01T19:45:00Z"/>
        </w:trPr>
        <w:tc>
          <w:tcPr>
            <w:tcW w:w="1656" w:type="dxa"/>
          </w:tcPr>
          <w:p w14:paraId="7912169D" w14:textId="5A2DBEFF" w:rsidR="0040689B" w:rsidRPr="00041354" w:rsidDel="008F180E" w:rsidRDefault="0040689B" w:rsidP="0040689B">
            <w:pPr>
              <w:rPr>
                <w:del w:id="11885" w:author="XuanWen Chen" w:date="2019-01-01T19:45:00Z"/>
                <w:rFonts w:hAnsi="宋体"/>
                <w:color w:val="FF0000"/>
              </w:rPr>
            </w:pPr>
            <w:del w:id="11886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45FA7068" w14:textId="677849C4" w:rsidR="0040689B" w:rsidRPr="00041354" w:rsidDel="008F180E" w:rsidRDefault="0040689B" w:rsidP="0040689B">
            <w:pPr>
              <w:jc w:val="left"/>
              <w:rPr>
                <w:del w:id="11887" w:author="XuanWen Chen" w:date="2019-01-01T19:45:00Z"/>
                <w:rFonts w:hAnsi="宋体"/>
                <w:color w:val="FF0000"/>
              </w:rPr>
            </w:pPr>
            <w:del w:id="11888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8F180E" w14:paraId="5C39101F" w14:textId="3C06F8F5" w:rsidTr="0040689B">
        <w:trPr>
          <w:del w:id="11889" w:author="XuanWen Chen" w:date="2019-01-01T19:45:00Z"/>
        </w:trPr>
        <w:tc>
          <w:tcPr>
            <w:tcW w:w="1656" w:type="dxa"/>
          </w:tcPr>
          <w:p w14:paraId="14F4150A" w14:textId="2DE348E4" w:rsidR="0040689B" w:rsidRPr="00041354" w:rsidDel="008F180E" w:rsidRDefault="0040689B" w:rsidP="0040689B">
            <w:pPr>
              <w:rPr>
                <w:del w:id="11890" w:author="XuanWen Chen" w:date="2019-01-01T19:45:00Z"/>
                <w:rFonts w:hAnsi="宋体"/>
                <w:color w:val="FF0000"/>
              </w:rPr>
            </w:pPr>
            <w:del w:id="11891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72D7CF4F" w14:textId="7EE1EB25" w:rsidR="0040689B" w:rsidRPr="00041354" w:rsidDel="008F180E" w:rsidRDefault="0040689B" w:rsidP="0040689B">
            <w:pPr>
              <w:jc w:val="left"/>
              <w:rPr>
                <w:del w:id="11892" w:author="XuanWen Chen" w:date="2019-01-01T19:45:00Z"/>
                <w:rFonts w:hAnsi="宋体"/>
                <w:color w:val="FF0000"/>
              </w:rPr>
            </w:pPr>
            <w:del w:id="11893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低</w:delText>
              </w:r>
            </w:del>
          </w:p>
        </w:tc>
      </w:tr>
      <w:tr w:rsidR="0040689B" w:rsidRPr="00041354" w:rsidDel="008F180E" w14:paraId="1EB6B9BA" w14:textId="02215209" w:rsidTr="0040689B">
        <w:trPr>
          <w:del w:id="11894" w:author="XuanWen Chen" w:date="2019-01-01T19:45:00Z"/>
        </w:trPr>
        <w:tc>
          <w:tcPr>
            <w:tcW w:w="1656" w:type="dxa"/>
          </w:tcPr>
          <w:p w14:paraId="142C4A02" w14:textId="23285A49" w:rsidR="0040689B" w:rsidRPr="00041354" w:rsidDel="008F180E" w:rsidRDefault="0040689B" w:rsidP="0040689B">
            <w:pPr>
              <w:rPr>
                <w:del w:id="11895" w:author="XuanWen Chen" w:date="2019-01-01T19:45:00Z"/>
                <w:rFonts w:hAnsi="宋体"/>
                <w:color w:val="FF0000"/>
              </w:rPr>
            </w:pPr>
            <w:del w:id="11896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021FF2EA" w14:textId="5E1C637B" w:rsidR="0040689B" w:rsidRPr="00041354" w:rsidDel="008F180E" w:rsidRDefault="0040689B" w:rsidP="0040689B">
            <w:pPr>
              <w:jc w:val="left"/>
              <w:rPr>
                <w:del w:id="11897" w:author="XuanWen Chen" w:date="2019-01-01T19:45:00Z"/>
                <w:rFonts w:hAnsi="宋体"/>
                <w:color w:val="FF0000"/>
              </w:rPr>
            </w:pPr>
          </w:p>
        </w:tc>
      </w:tr>
      <w:tr w:rsidR="0040689B" w:rsidRPr="00041354" w:rsidDel="008F180E" w14:paraId="3A6CFABC" w14:textId="6A6A59AF" w:rsidTr="0040689B">
        <w:trPr>
          <w:del w:id="11898" w:author="XuanWen Chen" w:date="2019-01-01T19:45:00Z"/>
        </w:trPr>
        <w:tc>
          <w:tcPr>
            <w:tcW w:w="1656" w:type="dxa"/>
          </w:tcPr>
          <w:p w14:paraId="62FFC952" w14:textId="76BF8614" w:rsidR="0040689B" w:rsidRPr="00041354" w:rsidDel="008F180E" w:rsidRDefault="0040689B" w:rsidP="0040689B">
            <w:pPr>
              <w:rPr>
                <w:del w:id="11899" w:author="XuanWen Chen" w:date="2019-01-01T19:45:00Z"/>
                <w:rFonts w:hAnsi="宋体"/>
                <w:color w:val="FF0000"/>
              </w:rPr>
            </w:pPr>
            <w:del w:id="11900" w:author="XuanWen Chen" w:date="2019-01-01T19:45:00Z">
              <w:r w:rsidRPr="00041354" w:rsidDel="008F180E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09DB3AD7" w14:textId="2C87A24E" w:rsidR="0040689B" w:rsidRPr="00041354" w:rsidDel="008F180E" w:rsidRDefault="0040689B" w:rsidP="0040689B">
            <w:pPr>
              <w:jc w:val="left"/>
              <w:rPr>
                <w:del w:id="11901" w:author="XuanWen Chen" w:date="2019-01-01T19:45:00Z"/>
                <w:rFonts w:hAnsi="宋体"/>
                <w:color w:val="FF0000"/>
              </w:rPr>
            </w:pPr>
          </w:p>
        </w:tc>
      </w:tr>
      <w:tr w:rsidR="0040689B" w:rsidRPr="00041354" w:rsidDel="008F180E" w14:paraId="26966753" w14:textId="6F1527C3" w:rsidTr="0040689B">
        <w:trPr>
          <w:del w:id="11902" w:author="XuanWen Chen" w:date="2019-01-01T19:45:00Z"/>
        </w:trPr>
        <w:tc>
          <w:tcPr>
            <w:tcW w:w="1656" w:type="dxa"/>
          </w:tcPr>
          <w:p w14:paraId="01DBD3B8" w14:textId="3F638483" w:rsidR="0040689B" w:rsidRPr="00041354" w:rsidDel="008F180E" w:rsidRDefault="0040689B" w:rsidP="0040689B">
            <w:pPr>
              <w:rPr>
                <w:del w:id="11903" w:author="XuanWen Chen" w:date="2019-01-01T19:45:00Z"/>
                <w:color w:val="FF0000"/>
              </w:rPr>
            </w:pPr>
            <w:del w:id="11904" w:author="XuanWen Chen" w:date="2019-01-01T19:45:00Z">
              <w:r w:rsidRPr="00041354" w:rsidDel="008F180E">
                <w:rPr>
                  <w:rFonts w:hint="eastAsia"/>
                  <w:color w:val="FF0000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6955F004" w14:textId="67DF7C17" w:rsidR="0040689B" w:rsidRPr="00041354" w:rsidDel="008F180E" w:rsidRDefault="0040689B" w:rsidP="0040689B">
            <w:pPr>
              <w:rPr>
                <w:del w:id="11905" w:author="XuanWen Chen" w:date="2019-01-01T19:45:00Z"/>
                <w:color w:val="FF0000"/>
              </w:rPr>
            </w:pPr>
          </w:p>
          <w:p w14:paraId="20E5AFCF" w14:textId="03A86AC8" w:rsidR="0040689B" w:rsidRPr="00041354" w:rsidDel="008F180E" w:rsidRDefault="0040689B" w:rsidP="0040689B">
            <w:pPr>
              <w:rPr>
                <w:del w:id="11906" w:author="XuanWen Chen" w:date="2019-01-01T19:45:00Z"/>
                <w:color w:val="FF0000"/>
              </w:rPr>
            </w:pPr>
          </w:p>
        </w:tc>
      </w:tr>
    </w:tbl>
    <w:p w14:paraId="6246525C" w14:textId="0F67DAFA" w:rsidR="0040689B" w:rsidRDefault="00720356" w:rsidP="00720356">
      <w:pPr>
        <w:pStyle w:val="4"/>
      </w:pPr>
      <w:bookmarkStart w:id="11907" w:name="_Toc533621453"/>
      <w:r>
        <w:rPr>
          <w:rFonts w:hint="eastAsia"/>
        </w:rPr>
        <w:t>项目开始</w:t>
      </w:r>
      <w:r>
        <w:rPr>
          <w:rFonts w:hint="eastAsia"/>
        </w:rPr>
        <w:t>-</w:t>
      </w:r>
      <w:r>
        <w:rPr>
          <w:rFonts w:hint="eastAsia"/>
        </w:rPr>
        <w:t>自动开始</w:t>
      </w:r>
      <w:bookmarkEnd w:id="11907"/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  <w:tblPrChange w:id="11908" w:author="XuanWen Chen" w:date="2019-01-01T19:45:00Z">
          <w:tblPr>
            <w:tblStyle w:val="af0"/>
            <w:tblpPr w:leftFromText="180" w:rightFromText="180" w:vertAnchor="text" w:horzAnchor="margin" w:tblpY="34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26"/>
        <w:gridCol w:w="2126"/>
        <w:gridCol w:w="1938"/>
        <w:gridCol w:w="2932"/>
        <w:tblGridChange w:id="11909">
          <w:tblGrid>
            <w:gridCol w:w="1016"/>
            <w:gridCol w:w="510"/>
            <w:gridCol w:w="1685"/>
            <w:gridCol w:w="2379"/>
            <w:gridCol w:w="2932"/>
          </w:tblGrid>
        </w:tblGridChange>
      </w:tblGrid>
      <w:tr w:rsidR="0040689B" w:rsidRPr="008035F1" w14:paraId="0A9C546D" w14:textId="77777777" w:rsidTr="008F180E">
        <w:tc>
          <w:tcPr>
            <w:tcW w:w="1526" w:type="dxa"/>
            <w:tcPrChange w:id="11910" w:author="XuanWen Chen" w:date="2019-01-01T19:45:00Z">
              <w:tcPr>
                <w:tcW w:w="1016" w:type="dxa"/>
              </w:tcPr>
            </w:tcPrChange>
          </w:tcPr>
          <w:p w14:paraId="3ED278F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996" w:type="dxa"/>
            <w:gridSpan w:val="3"/>
            <w:tcPrChange w:id="11911" w:author="XuanWen Chen" w:date="2019-01-01T19:45:00Z">
              <w:tcPr>
                <w:tcW w:w="7506" w:type="dxa"/>
                <w:gridSpan w:val="4"/>
              </w:tcPr>
            </w:tcPrChange>
          </w:tcPr>
          <w:p w14:paraId="2B76E0D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项目发起人确认项目开始-自动开始</w:t>
            </w:r>
          </w:p>
        </w:tc>
      </w:tr>
      <w:tr w:rsidR="0040689B" w:rsidRPr="008035F1" w14:paraId="0AF830FC" w14:textId="77777777" w:rsidTr="008F180E">
        <w:tc>
          <w:tcPr>
            <w:tcW w:w="1526" w:type="dxa"/>
            <w:tcPrChange w:id="11912" w:author="XuanWen Chen" w:date="2019-01-01T19:45:00Z">
              <w:tcPr>
                <w:tcW w:w="1016" w:type="dxa"/>
              </w:tcPr>
            </w:tcPrChange>
          </w:tcPr>
          <w:p w14:paraId="2A5F95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126" w:type="dxa"/>
            <w:tcPrChange w:id="11913" w:author="XuanWen Chen" w:date="2019-01-01T19:45:00Z">
              <w:tcPr>
                <w:tcW w:w="2195" w:type="dxa"/>
                <w:gridSpan w:val="2"/>
              </w:tcPr>
            </w:tcPrChange>
          </w:tcPr>
          <w:p w14:paraId="2FF8B4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938" w:type="dxa"/>
            <w:tcPrChange w:id="11914" w:author="XuanWen Chen" w:date="2019-01-01T19:45:00Z">
              <w:tcPr>
                <w:tcW w:w="2379" w:type="dxa"/>
              </w:tcPr>
            </w:tcPrChange>
          </w:tcPr>
          <w:p w14:paraId="734315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32" w:type="dxa"/>
            <w:tcPrChange w:id="11915" w:author="XuanWen Chen" w:date="2019-01-01T19:45:00Z">
              <w:tcPr>
                <w:tcW w:w="2932" w:type="dxa"/>
              </w:tcPr>
            </w:tcPrChange>
          </w:tcPr>
          <w:p w14:paraId="6F9A3B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6A6DB19" w14:textId="77777777" w:rsidTr="008F180E">
        <w:tc>
          <w:tcPr>
            <w:tcW w:w="1526" w:type="dxa"/>
            <w:tcPrChange w:id="11916" w:author="XuanWen Chen" w:date="2019-01-01T19:45:00Z">
              <w:tcPr>
                <w:tcW w:w="1016" w:type="dxa"/>
              </w:tcPr>
            </w:tcPrChange>
          </w:tcPr>
          <w:p w14:paraId="6E7BEB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126" w:type="dxa"/>
            <w:tcPrChange w:id="11917" w:author="XuanWen Chen" w:date="2019-01-01T19:45:00Z">
              <w:tcPr>
                <w:tcW w:w="2195" w:type="dxa"/>
                <w:gridSpan w:val="2"/>
              </w:tcPr>
            </w:tcPrChange>
          </w:tcPr>
          <w:p w14:paraId="23185A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1938" w:type="dxa"/>
            <w:tcPrChange w:id="11918" w:author="XuanWen Chen" w:date="2019-01-01T19:45:00Z">
              <w:tcPr>
                <w:tcW w:w="2379" w:type="dxa"/>
              </w:tcPr>
            </w:tcPrChange>
          </w:tcPr>
          <w:p w14:paraId="784DAB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32" w:type="dxa"/>
            <w:tcPrChange w:id="11919" w:author="XuanWen Chen" w:date="2019-01-01T19:45:00Z">
              <w:tcPr>
                <w:tcW w:w="2932" w:type="dxa"/>
              </w:tcPr>
            </w:tcPrChange>
          </w:tcPr>
          <w:p w14:paraId="56B41C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008303C" w14:textId="77777777" w:rsidTr="008F180E">
        <w:tc>
          <w:tcPr>
            <w:tcW w:w="1526" w:type="dxa"/>
            <w:tcPrChange w:id="11920" w:author="XuanWen Chen" w:date="2019-01-01T19:45:00Z">
              <w:tcPr>
                <w:tcW w:w="1016" w:type="dxa"/>
              </w:tcPr>
            </w:tcPrChange>
          </w:tcPr>
          <w:p w14:paraId="5A303D2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996" w:type="dxa"/>
            <w:gridSpan w:val="3"/>
            <w:tcPrChange w:id="11921" w:author="XuanWen Chen" w:date="2019-01-01T19:45:00Z">
              <w:tcPr>
                <w:tcW w:w="7506" w:type="dxa"/>
                <w:gridSpan w:val="4"/>
              </w:tcPr>
            </w:tcPrChange>
          </w:tcPr>
          <w:p w14:paraId="07A5D5D0" w14:textId="3A8F55A9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del w:id="11922" w:author="XuanWen Chen" w:date="2019-01-02T08:30:00Z">
              <w:r w:rsidDel="00265F99">
                <w:rPr>
                  <w:rFonts w:hAnsi="宋体" w:hint="eastAsia"/>
                </w:rPr>
                <w:delText>成员</w:delText>
              </w:r>
            </w:del>
            <w:ins w:id="11923" w:author="XuanWen Chen" w:date="2019-01-02T08:30:00Z">
              <w:r w:rsidR="00265F99">
                <w:rPr>
                  <w:rFonts w:hAnsi="宋体" w:hint="eastAsia"/>
                </w:rPr>
                <w:t>自动开始</w:t>
              </w:r>
            </w:ins>
          </w:p>
        </w:tc>
      </w:tr>
      <w:tr w:rsidR="0040689B" w:rsidRPr="008035F1" w14:paraId="50B63EA6" w14:textId="77777777" w:rsidTr="008F180E">
        <w:tc>
          <w:tcPr>
            <w:tcW w:w="1526" w:type="dxa"/>
            <w:tcPrChange w:id="11924" w:author="XuanWen Chen" w:date="2019-01-01T19:45:00Z">
              <w:tcPr>
                <w:tcW w:w="1016" w:type="dxa"/>
              </w:tcPr>
            </w:tcPrChange>
          </w:tcPr>
          <w:p w14:paraId="552F0C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996" w:type="dxa"/>
            <w:gridSpan w:val="3"/>
            <w:tcPrChange w:id="11925" w:author="XuanWen Chen" w:date="2019-01-01T19:45:00Z">
              <w:tcPr>
                <w:tcW w:w="7506" w:type="dxa"/>
                <w:gridSpan w:val="4"/>
              </w:tcPr>
            </w:tcPrChange>
          </w:tcPr>
          <w:p w14:paraId="0902EFC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1926" w:author="XuanWen Chen" w:date="2019-01-02T08:30:00Z">
              <w:r w:rsidDel="00265F99">
                <w:rPr>
                  <w:rFonts w:hAnsi="宋体" w:hint="eastAsia"/>
                </w:rPr>
                <w:delText>1.</w:delText>
              </w:r>
            </w:del>
            <w:r>
              <w:rPr>
                <w:rFonts w:hAnsi="宋体" w:hint="eastAsia"/>
              </w:rPr>
              <w:t>角色分配全部完成</w:t>
            </w:r>
          </w:p>
        </w:tc>
      </w:tr>
      <w:tr w:rsidR="0040689B" w:rsidRPr="000D31F2" w14:paraId="0FFCED90" w14:textId="77777777" w:rsidTr="008F180E">
        <w:tc>
          <w:tcPr>
            <w:tcW w:w="1526" w:type="dxa"/>
            <w:tcPrChange w:id="11927" w:author="XuanWen Chen" w:date="2019-01-01T19:45:00Z">
              <w:tcPr>
                <w:tcW w:w="1016" w:type="dxa"/>
              </w:tcPr>
            </w:tcPrChange>
          </w:tcPr>
          <w:p w14:paraId="7A8E42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996" w:type="dxa"/>
            <w:gridSpan w:val="3"/>
            <w:tcPrChange w:id="11928" w:author="XuanWen Chen" w:date="2019-01-01T19:45:00Z">
              <w:tcPr>
                <w:tcW w:w="7506" w:type="dxa"/>
                <w:gridSpan w:val="4"/>
              </w:tcPr>
            </w:tcPrChange>
          </w:tcPr>
          <w:p w14:paraId="3E98B91B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04020D9D" w14:textId="77777777" w:rsidR="0040689B" w:rsidRPr="003818F6" w:rsidRDefault="0040689B" w:rsidP="0040689B">
            <w:r w:rsidRPr="000D31F2">
              <w:rPr>
                <w:rFonts w:hint="eastAsia"/>
              </w:rPr>
              <w:lastRenderedPageBreak/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5DD0FA7A" w14:textId="77777777" w:rsidR="0040689B" w:rsidRDefault="0040689B" w:rsidP="0040689B">
            <w:r w:rsidRPr="000D31F2">
              <w:rPr>
                <w:rFonts w:hint="eastAsia"/>
              </w:rPr>
              <w:t>PRE-3：</w:t>
            </w:r>
            <w:r>
              <w:rPr>
                <w:rFonts w:hint="eastAsia"/>
              </w:rPr>
              <w:t>项目组满员。</w:t>
            </w:r>
          </w:p>
          <w:p w14:paraId="35260E3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3DD1E795" w14:textId="77777777" w:rsidTr="008F180E">
        <w:tc>
          <w:tcPr>
            <w:tcW w:w="1526" w:type="dxa"/>
            <w:tcPrChange w:id="11929" w:author="XuanWen Chen" w:date="2019-01-01T19:45:00Z">
              <w:tcPr>
                <w:tcW w:w="1016" w:type="dxa"/>
              </w:tcPr>
            </w:tcPrChange>
          </w:tcPr>
          <w:p w14:paraId="753278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996" w:type="dxa"/>
            <w:gridSpan w:val="3"/>
            <w:tcPrChange w:id="11930" w:author="XuanWen Chen" w:date="2019-01-01T19:45:00Z">
              <w:tcPr>
                <w:tcW w:w="7506" w:type="dxa"/>
                <w:gridSpan w:val="4"/>
              </w:tcPr>
            </w:tcPrChange>
          </w:tcPr>
          <w:p w14:paraId="2C330EF7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8F180E" w:rsidRPr="000D31F2" w14:paraId="73570E7F" w14:textId="77777777" w:rsidTr="008F180E">
        <w:trPr>
          <w:ins w:id="11931" w:author="XuanWen Chen" w:date="2019-01-01T19:46:00Z"/>
        </w:trPr>
        <w:tc>
          <w:tcPr>
            <w:tcW w:w="1526" w:type="dxa"/>
          </w:tcPr>
          <w:p w14:paraId="108AD084" w14:textId="651AF05E" w:rsidR="008F180E" w:rsidRPr="008035F1" w:rsidRDefault="008F180E" w:rsidP="0040689B">
            <w:pPr>
              <w:jc w:val="left"/>
              <w:rPr>
                <w:ins w:id="11932" w:author="XuanWen Chen" w:date="2019-01-01T19:46:00Z"/>
                <w:rFonts w:hAnsi="宋体"/>
              </w:rPr>
            </w:pPr>
            <w:ins w:id="11933" w:author="XuanWen Chen" w:date="2019-01-01T19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996" w:type="dxa"/>
            <w:gridSpan w:val="3"/>
          </w:tcPr>
          <w:p w14:paraId="386E1CE3" w14:textId="6FA7098E" w:rsidR="008F180E" w:rsidRPr="000D31F2" w:rsidRDefault="008F180E" w:rsidP="0040689B">
            <w:pPr>
              <w:rPr>
                <w:ins w:id="11934" w:author="XuanWen Chen" w:date="2019-01-01T19:46:00Z"/>
              </w:rPr>
            </w:pPr>
            <w:ins w:id="11935" w:author="XuanWen Chen" w:date="2019-01-01T19:47:00Z">
              <w:r>
                <w:rPr>
                  <w:rFonts w:hint="eastAsia"/>
                </w:rPr>
                <w:t>设置开始方式</w:t>
              </w:r>
            </w:ins>
          </w:p>
        </w:tc>
      </w:tr>
      <w:tr w:rsidR="008F180E" w:rsidRPr="000D31F2" w14:paraId="2AC65438" w14:textId="77777777" w:rsidTr="008F180E">
        <w:trPr>
          <w:ins w:id="11936" w:author="XuanWen Chen" w:date="2019-01-01T19:46:00Z"/>
        </w:trPr>
        <w:tc>
          <w:tcPr>
            <w:tcW w:w="1526" w:type="dxa"/>
          </w:tcPr>
          <w:p w14:paraId="75EEAA4B" w14:textId="3C9E3B00" w:rsidR="008F180E" w:rsidRPr="008035F1" w:rsidRDefault="008F180E" w:rsidP="0040689B">
            <w:pPr>
              <w:jc w:val="left"/>
              <w:rPr>
                <w:ins w:id="11937" w:author="XuanWen Chen" w:date="2019-01-01T19:46:00Z"/>
                <w:rFonts w:hAnsi="宋体"/>
              </w:rPr>
            </w:pPr>
            <w:ins w:id="11938" w:author="XuanWen Chen" w:date="2019-01-01T19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996" w:type="dxa"/>
            <w:gridSpan w:val="3"/>
          </w:tcPr>
          <w:p w14:paraId="6007EAC4" w14:textId="317F8E60" w:rsidR="008F180E" w:rsidRPr="000D31F2" w:rsidRDefault="008F180E" w:rsidP="0040689B">
            <w:pPr>
              <w:rPr>
                <w:ins w:id="11939" w:author="XuanWen Chen" w:date="2019-01-01T19:46:00Z"/>
              </w:rPr>
            </w:pPr>
            <w:ins w:id="11940" w:author="XuanWen Chen" w:date="2019-01-01T19:47:00Z">
              <w:r>
                <w:rPr>
                  <w:rFonts w:hint="eastAsia"/>
                </w:rPr>
                <w:t>项目开始并通知</w:t>
              </w:r>
            </w:ins>
          </w:p>
        </w:tc>
      </w:tr>
      <w:tr w:rsidR="0040689B" w:rsidRPr="002B179C" w14:paraId="26EBDA24" w14:textId="77777777" w:rsidTr="008F180E">
        <w:tc>
          <w:tcPr>
            <w:tcW w:w="1526" w:type="dxa"/>
            <w:tcPrChange w:id="11941" w:author="XuanWen Chen" w:date="2019-01-01T19:45:00Z">
              <w:tcPr>
                <w:tcW w:w="1016" w:type="dxa"/>
              </w:tcPr>
            </w:tcPrChange>
          </w:tcPr>
          <w:p w14:paraId="38AE0E6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996" w:type="dxa"/>
            <w:gridSpan w:val="3"/>
            <w:tcPrChange w:id="11942" w:author="XuanWen Chen" w:date="2019-01-01T19:45:00Z">
              <w:tcPr>
                <w:tcW w:w="7506" w:type="dxa"/>
                <w:gridSpan w:val="4"/>
              </w:tcPr>
            </w:tcPrChange>
          </w:tcPr>
          <w:p w14:paraId="77A059B5" w14:textId="77777777" w:rsidR="008F180E" w:rsidRDefault="008F180E">
            <w:pPr>
              <w:pStyle w:val="a9"/>
              <w:numPr>
                <w:ilvl w:val="0"/>
                <w:numId w:val="163"/>
              </w:numPr>
              <w:ind w:firstLineChars="0"/>
              <w:rPr>
                <w:ins w:id="11943" w:author="XuanWen Chen" w:date="2019-01-01T19:46:00Z"/>
                <w:rFonts w:hAnsi="宋体"/>
              </w:rPr>
              <w:pPrChange w:id="11944" w:author="XuanWen Chen" w:date="2019-01-01T19:46:00Z">
                <w:pPr>
                  <w:pStyle w:val="a9"/>
                  <w:ind w:firstLineChars="0" w:firstLine="0"/>
                </w:pPr>
              </w:pPrChange>
            </w:pPr>
            <w:ins w:id="11945" w:author="XuanWen Chen" w:date="2019-01-01T19:46:00Z">
              <w:r w:rsidRPr="008F180E">
                <w:rPr>
                  <w:rFonts w:hAnsi="宋体" w:hint="eastAsia"/>
                  <w:rPrChange w:id="11946" w:author="XuanWen Chen" w:date="2019-01-01T19:46:00Z">
                    <w:rPr>
                      <w:rFonts w:hint="eastAsia"/>
                    </w:rPr>
                  </w:rPrChange>
                </w:rPr>
                <w:t>项目发起人创建项目实例。</w:t>
              </w:r>
            </w:ins>
          </w:p>
          <w:p w14:paraId="21C61A84" w14:textId="1CF033A6" w:rsidR="008F180E" w:rsidRDefault="008F180E" w:rsidP="008F180E">
            <w:pPr>
              <w:pStyle w:val="a9"/>
              <w:numPr>
                <w:ilvl w:val="0"/>
                <w:numId w:val="163"/>
              </w:numPr>
              <w:ind w:firstLineChars="0"/>
              <w:rPr>
                <w:ins w:id="11947" w:author="XuanWen Chen" w:date="2019-01-01T19:46:00Z"/>
                <w:rFonts w:hAnsi="宋体"/>
              </w:rPr>
            </w:pPr>
            <w:ins w:id="11948" w:author="XuanWen Chen" w:date="2019-01-01T19:46:00Z">
              <w:r w:rsidRPr="008F180E">
                <w:rPr>
                  <w:rFonts w:hAnsi="宋体" w:hint="eastAsia"/>
                  <w:rPrChange w:id="11949" w:author="XuanWen Chen" w:date="2019-01-01T19:46:00Z">
                    <w:rPr>
                      <w:rFonts w:hint="eastAsia"/>
                    </w:rPr>
                  </w:rPrChange>
                </w:rPr>
                <w:t>项目发起人选择项目开始条件—自动开始。</w:t>
              </w:r>
            </w:ins>
          </w:p>
          <w:p w14:paraId="45FA19BB" w14:textId="06B7B6E8" w:rsidR="008F180E" w:rsidRDefault="008F180E">
            <w:pPr>
              <w:pStyle w:val="a9"/>
              <w:numPr>
                <w:ilvl w:val="0"/>
                <w:numId w:val="163"/>
              </w:numPr>
              <w:ind w:firstLineChars="0"/>
              <w:rPr>
                <w:ins w:id="11950" w:author="XuanWen Chen" w:date="2019-01-01T19:46:00Z"/>
                <w:rFonts w:hAnsi="宋体"/>
              </w:rPr>
              <w:pPrChange w:id="11951" w:author="XuanWen Chen" w:date="2019-01-01T19:46:00Z">
                <w:pPr>
                  <w:pStyle w:val="a9"/>
                  <w:ind w:firstLineChars="0" w:firstLine="0"/>
                </w:pPr>
              </w:pPrChange>
            </w:pPr>
            <w:ins w:id="11952" w:author="XuanWen Chen" w:date="2019-01-01T19:46:00Z">
              <w:r w:rsidRPr="00D36627">
                <w:rPr>
                  <w:rFonts w:hAnsi="宋体" w:hint="eastAsia"/>
                </w:rPr>
                <w:t>系统自动判断项目开始</w:t>
              </w:r>
            </w:ins>
          </w:p>
          <w:p w14:paraId="086B6601" w14:textId="0585C994" w:rsidR="0040689B" w:rsidRPr="008F180E" w:rsidDel="008F180E" w:rsidRDefault="0040689B">
            <w:pPr>
              <w:pStyle w:val="a9"/>
              <w:numPr>
                <w:ilvl w:val="0"/>
                <w:numId w:val="162"/>
              </w:numPr>
              <w:ind w:left="0" w:firstLineChars="0" w:firstLine="0"/>
              <w:rPr>
                <w:del w:id="11953" w:author="XuanWen Chen" w:date="2019-01-01T19:46:00Z"/>
                <w:rFonts w:hAnsi="宋体"/>
                <w:rPrChange w:id="11954" w:author="XuanWen Chen" w:date="2019-01-01T19:46:00Z">
                  <w:rPr>
                    <w:del w:id="11955" w:author="XuanWen Chen" w:date="2019-01-01T19:46:00Z"/>
                  </w:rPr>
                </w:rPrChange>
              </w:rPr>
              <w:pPrChange w:id="11956" w:author="XuanWen Chen" w:date="2019-01-01T19:46:00Z">
                <w:pPr>
                  <w:pStyle w:val="a9"/>
                  <w:framePr w:hSpace="180" w:wrap="around" w:vAnchor="text" w:hAnchor="margin" w:y="347"/>
                  <w:numPr>
                    <w:numId w:val="17"/>
                  </w:numPr>
                  <w:spacing w:line="240" w:lineRule="auto"/>
                  <w:ind w:left="3720" w:firstLineChars="0" w:hanging="360"/>
                </w:pPr>
              </w:pPrChange>
            </w:pPr>
            <w:del w:id="11957" w:author="XuanWen Chen" w:date="2019-01-01T19:46:00Z">
              <w:r w:rsidRPr="008F180E" w:rsidDel="008F180E">
                <w:rPr>
                  <w:rFonts w:hAnsi="宋体" w:hint="eastAsia"/>
                  <w:rPrChange w:id="11958" w:author="XuanWen Chen" w:date="2019-01-01T19:46:00Z">
                    <w:rPr>
                      <w:rFonts w:hint="eastAsia"/>
                    </w:rPr>
                  </w:rPrChange>
                </w:rPr>
                <w:delText>项目发起人创建项目实例。</w:delText>
              </w:r>
            </w:del>
          </w:p>
          <w:p w14:paraId="1B34ED03" w14:textId="1D39383A" w:rsidR="0040689B" w:rsidRPr="008F180E" w:rsidDel="008F180E" w:rsidRDefault="0040689B">
            <w:pPr>
              <w:pStyle w:val="a9"/>
              <w:ind w:firstLineChars="0" w:firstLine="0"/>
              <w:rPr>
                <w:del w:id="11959" w:author="XuanWen Chen" w:date="2019-01-01T19:46:00Z"/>
                <w:rFonts w:hAnsi="宋体"/>
                <w:rPrChange w:id="11960" w:author="XuanWen Chen" w:date="2019-01-01T19:45:00Z">
                  <w:rPr>
                    <w:del w:id="11961" w:author="XuanWen Chen" w:date="2019-01-01T19:46:00Z"/>
                  </w:rPr>
                </w:rPrChange>
              </w:rPr>
              <w:pPrChange w:id="11962" w:author="XuanWen Chen" w:date="2019-01-01T19:46:00Z">
                <w:pPr>
                  <w:pStyle w:val="a9"/>
                  <w:framePr w:hSpace="180" w:wrap="around" w:vAnchor="text" w:hAnchor="margin" w:y="347"/>
                  <w:numPr>
                    <w:numId w:val="17"/>
                  </w:numPr>
                  <w:spacing w:line="240" w:lineRule="auto"/>
                  <w:ind w:left="3720" w:firstLineChars="0" w:hanging="360"/>
                </w:pPr>
              </w:pPrChange>
            </w:pPr>
            <w:del w:id="11963" w:author="XuanWen Chen" w:date="2019-01-01T19:46:00Z">
              <w:r w:rsidRPr="008F180E" w:rsidDel="008F180E">
                <w:rPr>
                  <w:rFonts w:hAnsi="宋体" w:hint="eastAsia"/>
                  <w:rPrChange w:id="11964" w:author="XuanWen Chen" w:date="2019-01-01T19:45:00Z">
                    <w:rPr>
                      <w:rFonts w:hint="eastAsia"/>
                    </w:rPr>
                  </w:rPrChange>
                </w:rPr>
                <w:delText>项目发起人选择项目开始条件</w:delText>
              </w:r>
              <w:r w:rsidRPr="008F180E" w:rsidDel="008F180E">
                <w:rPr>
                  <w:rFonts w:hAnsi="宋体"/>
                  <w:rPrChange w:id="11965" w:author="XuanWen Chen" w:date="2019-01-01T19:45:00Z">
                    <w:rPr/>
                  </w:rPrChange>
                </w:rPr>
                <w:delText>—</w:delText>
              </w:r>
              <w:r w:rsidRPr="008F180E" w:rsidDel="008F180E">
                <w:rPr>
                  <w:rFonts w:hAnsi="宋体" w:hint="eastAsia"/>
                  <w:rPrChange w:id="11966" w:author="XuanWen Chen" w:date="2019-01-01T19:45:00Z">
                    <w:rPr>
                      <w:rFonts w:hint="eastAsia"/>
                    </w:rPr>
                  </w:rPrChange>
                </w:rPr>
                <w:delText>自动开始。</w:delText>
              </w:r>
            </w:del>
          </w:p>
          <w:p w14:paraId="58754BDA" w14:textId="372EBA73" w:rsidR="0040689B" w:rsidRPr="008F180E" w:rsidRDefault="0040689B">
            <w:pPr>
              <w:pStyle w:val="a9"/>
              <w:ind w:firstLineChars="0" w:firstLine="0"/>
              <w:rPr>
                <w:rFonts w:hAnsi="宋体"/>
                <w:rPrChange w:id="11967" w:author="XuanWen Chen" w:date="2019-01-01T19:45:00Z">
                  <w:rPr/>
                </w:rPrChange>
              </w:rPr>
              <w:pPrChange w:id="11968" w:author="XuanWen Chen" w:date="2019-01-01T19:46:00Z">
                <w:pPr>
                  <w:pStyle w:val="a9"/>
                  <w:framePr w:hSpace="180" w:wrap="around" w:vAnchor="text" w:hAnchor="margin" w:y="347"/>
                  <w:numPr>
                    <w:numId w:val="17"/>
                  </w:numPr>
                  <w:spacing w:line="240" w:lineRule="auto"/>
                  <w:ind w:left="3720" w:firstLineChars="0" w:hanging="360"/>
                </w:pPr>
              </w:pPrChange>
            </w:pPr>
            <w:del w:id="11969" w:author="XuanWen Chen" w:date="2019-01-01T19:46:00Z">
              <w:r w:rsidRPr="008F180E" w:rsidDel="008F180E">
                <w:rPr>
                  <w:rFonts w:hAnsi="宋体" w:hint="eastAsia"/>
                  <w:rPrChange w:id="11970" w:author="XuanWen Chen" w:date="2019-01-01T19:45:00Z">
                    <w:rPr>
                      <w:rFonts w:hint="eastAsia"/>
                    </w:rPr>
                  </w:rPrChange>
                </w:rPr>
                <w:delText>系统自动判断项目开始。</w:delText>
              </w:r>
            </w:del>
          </w:p>
        </w:tc>
      </w:tr>
      <w:tr w:rsidR="0040689B" w:rsidRPr="003818F6" w14:paraId="164A8398" w14:textId="77777777" w:rsidTr="008F180E">
        <w:trPr>
          <w:trHeight w:val="203"/>
          <w:trPrChange w:id="11971" w:author="XuanWen Chen" w:date="2019-01-01T19:47:00Z">
            <w:trPr>
              <w:trHeight w:val="1370"/>
            </w:trPr>
          </w:trPrChange>
        </w:trPr>
        <w:tc>
          <w:tcPr>
            <w:tcW w:w="1526" w:type="dxa"/>
            <w:tcPrChange w:id="11972" w:author="XuanWen Chen" w:date="2019-01-01T19:47:00Z">
              <w:tcPr>
                <w:tcW w:w="1016" w:type="dxa"/>
              </w:tcPr>
            </w:tcPrChange>
          </w:tcPr>
          <w:p w14:paraId="411C58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996" w:type="dxa"/>
            <w:gridSpan w:val="3"/>
            <w:tcPrChange w:id="11973" w:author="XuanWen Chen" w:date="2019-01-01T19:47:00Z">
              <w:tcPr>
                <w:tcW w:w="7506" w:type="dxa"/>
                <w:gridSpan w:val="4"/>
              </w:tcPr>
            </w:tcPrChange>
          </w:tcPr>
          <w:p w14:paraId="778722AF" w14:textId="1EC132A6" w:rsidR="0040689B" w:rsidRPr="000A5E07" w:rsidRDefault="008F180E" w:rsidP="0040689B">
            <w:pPr>
              <w:jc w:val="left"/>
              <w:rPr>
                <w:rFonts w:hAnsi="宋体"/>
              </w:rPr>
            </w:pPr>
            <w:ins w:id="11974" w:author="XuanWen Chen" w:date="2019-01-01T19:4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FD6E19" w14:paraId="44A29DBD" w14:textId="77777777" w:rsidTr="008F180E">
        <w:tc>
          <w:tcPr>
            <w:tcW w:w="1526" w:type="dxa"/>
            <w:tcPrChange w:id="11975" w:author="XuanWen Chen" w:date="2019-01-01T19:45:00Z">
              <w:tcPr>
                <w:tcW w:w="1016" w:type="dxa"/>
              </w:tcPr>
            </w:tcPrChange>
          </w:tcPr>
          <w:p w14:paraId="43A726F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996" w:type="dxa"/>
            <w:gridSpan w:val="3"/>
            <w:tcPrChange w:id="11976" w:author="XuanWen Chen" w:date="2019-01-01T19:45:00Z">
              <w:tcPr>
                <w:tcW w:w="7506" w:type="dxa"/>
                <w:gridSpan w:val="4"/>
              </w:tcPr>
            </w:tcPrChange>
          </w:tcPr>
          <w:p w14:paraId="7E8F069B" w14:textId="441FAFFA" w:rsidR="0040689B" w:rsidDel="008F180E" w:rsidRDefault="0040689B" w:rsidP="0040689B">
            <w:pPr>
              <w:jc w:val="left"/>
              <w:rPr>
                <w:del w:id="11977" w:author="XuanWen Chen" w:date="2019-01-01T19:47:00Z"/>
                <w:rFonts w:hAnsi="宋体"/>
              </w:rPr>
            </w:pPr>
            <w:del w:id="11978" w:author="XuanWen Chen" w:date="2019-01-01T19:48:00Z">
              <w:r w:rsidDel="008F180E">
                <w:rPr>
                  <w:rFonts w:hAnsi="宋体" w:hint="eastAsia"/>
                </w:rPr>
                <w:delText>7</w:delText>
              </w:r>
              <w:r w:rsidRPr="00FD6E19" w:rsidDel="008F180E">
                <w:rPr>
                  <w:rFonts w:hAnsi="宋体" w:hint="eastAsia"/>
                </w:rPr>
                <w:delText>.0</w:delText>
              </w:r>
            </w:del>
            <w:del w:id="11979" w:author="XuanWen Chen" w:date="2019-01-01T19:47:00Z">
              <w:r w:rsidRPr="00FD6E19" w:rsidDel="008F180E">
                <w:rPr>
                  <w:rFonts w:hAnsi="宋体"/>
                </w:rPr>
                <w:delText xml:space="preserve"> </w:delText>
              </w:r>
            </w:del>
            <w:del w:id="11980" w:author="XuanWen Chen" w:date="2019-01-01T19:48:00Z">
              <w:r w:rsidRPr="00FD6E19" w:rsidDel="008F180E">
                <w:rPr>
                  <w:rFonts w:hAnsi="宋体" w:hint="eastAsia"/>
                </w:rPr>
                <w:delText>E1</w:delText>
              </w:r>
            </w:del>
            <w:r>
              <w:rPr>
                <w:rFonts w:hAnsi="宋体" w:hint="eastAsia"/>
              </w:rPr>
              <w:t>当前案例已无权限参加</w:t>
            </w:r>
          </w:p>
          <w:p w14:paraId="4FFD5494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D4FDEB3" w14:textId="77777777" w:rsidTr="008F180E">
        <w:tc>
          <w:tcPr>
            <w:tcW w:w="1526" w:type="dxa"/>
            <w:tcPrChange w:id="11981" w:author="XuanWen Chen" w:date="2019-01-01T19:45:00Z">
              <w:tcPr>
                <w:tcW w:w="1016" w:type="dxa"/>
              </w:tcPr>
            </w:tcPrChange>
          </w:tcPr>
          <w:p w14:paraId="2D8A2B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996" w:type="dxa"/>
            <w:gridSpan w:val="3"/>
            <w:tcPrChange w:id="11982" w:author="XuanWen Chen" w:date="2019-01-01T19:45:00Z">
              <w:tcPr>
                <w:tcW w:w="7506" w:type="dxa"/>
                <w:gridSpan w:val="4"/>
              </w:tcPr>
            </w:tcPrChange>
          </w:tcPr>
          <w:p w14:paraId="28BAB2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1983" w:author="XuanWen Chen" w:date="2019-01-01T19:48:00Z">
              <w:r w:rsidDel="008F180E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14:paraId="56453FC3" w14:textId="77777777" w:rsidTr="008F180E">
        <w:tc>
          <w:tcPr>
            <w:tcW w:w="1526" w:type="dxa"/>
            <w:tcPrChange w:id="11984" w:author="XuanWen Chen" w:date="2019-01-01T19:45:00Z">
              <w:tcPr>
                <w:tcW w:w="1016" w:type="dxa"/>
              </w:tcPr>
            </w:tcPrChange>
          </w:tcPr>
          <w:p w14:paraId="1C1F3C8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996" w:type="dxa"/>
            <w:gridSpan w:val="3"/>
            <w:tcPrChange w:id="11985" w:author="XuanWen Chen" w:date="2019-01-01T19:45:00Z">
              <w:tcPr>
                <w:tcW w:w="7506" w:type="dxa"/>
                <w:gridSpan w:val="4"/>
              </w:tcPr>
            </w:tcPrChange>
          </w:tcPr>
          <w:p w14:paraId="756246DB" w14:textId="72552049" w:rsidR="0040689B" w:rsidRPr="008035F1" w:rsidRDefault="008F180E" w:rsidP="0040689B">
            <w:pPr>
              <w:jc w:val="left"/>
              <w:rPr>
                <w:rFonts w:hAnsi="宋体"/>
              </w:rPr>
            </w:pPr>
            <w:ins w:id="11986" w:author="XuanWen Chen" w:date="2019-01-01T19:48:00Z">
              <w:r>
                <w:rPr>
                  <w:rFonts w:hAnsi="宋体" w:hint="eastAsia"/>
                </w:rPr>
                <w:t>每天</w:t>
              </w:r>
            </w:ins>
            <w:ins w:id="11987" w:author="XuanWen Chen" w:date="2019-01-01T21:15:00Z">
              <w:r w:rsidR="00640F81">
                <w:rPr>
                  <w:rFonts w:hAnsi="宋体" w:hint="eastAsia"/>
                </w:rPr>
                <w:t>2</w:t>
              </w:r>
            </w:ins>
            <w:ins w:id="11988" w:author="XuanWen Chen" w:date="2019-01-01T19:48:00Z">
              <w:r>
                <w:rPr>
                  <w:rFonts w:hAnsi="宋体" w:hint="eastAsia"/>
                </w:rPr>
                <w:t>0次</w:t>
              </w:r>
            </w:ins>
          </w:p>
        </w:tc>
      </w:tr>
      <w:tr w:rsidR="0040689B" w:rsidRPr="008035F1" w14:paraId="3F573C4D" w14:textId="77777777" w:rsidTr="008F180E">
        <w:tc>
          <w:tcPr>
            <w:tcW w:w="1526" w:type="dxa"/>
            <w:tcPrChange w:id="11989" w:author="XuanWen Chen" w:date="2019-01-01T19:45:00Z">
              <w:tcPr>
                <w:tcW w:w="1016" w:type="dxa"/>
              </w:tcPr>
            </w:tcPrChange>
          </w:tcPr>
          <w:p w14:paraId="39ABED9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996" w:type="dxa"/>
            <w:gridSpan w:val="3"/>
            <w:tcPrChange w:id="11990" w:author="XuanWen Chen" w:date="2019-01-01T19:45:00Z">
              <w:tcPr>
                <w:tcW w:w="7506" w:type="dxa"/>
                <w:gridSpan w:val="4"/>
              </w:tcPr>
            </w:tcPrChange>
          </w:tcPr>
          <w:p w14:paraId="13C673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919F532" w14:textId="77777777" w:rsidTr="008F180E">
        <w:tc>
          <w:tcPr>
            <w:tcW w:w="1526" w:type="dxa"/>
            <w:tcPrChange w:id="11991" w:author="XuanWen Chen" w:date="2019-01-01T19:45:00Z">
              <w:tcPr>
                <w:tcW w:w="1016" w:type="dxa"/>
              </w:tcPr>
            </w:tcPrChange>
          </w:tcPr>
          <w:p w14:paraId="10B122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996" w:type="dxa"/>
            <w:gridSpan w:val="3"/>
            <w:tcPrChange w:id="11992" w:author="XuanWen Chen" w:date="2019-01-01T19:45:00Z">
              <w:tcPr>
                <w:tcW w:w="7506" w:type="dxa"/>
                <w:gridSpan w:val="4"/>
              </w:tcPr>
            </w:tcPrChange>
          </w:tcPr>
          <w:p w14:paraId="767607E6" w14:textId="3135F871" w:rsidR="0040689B" w:rsidRPr="002E6A2F" w:rsidRDefault="008F180E" w:rsidP="0040689B">
            <w:pPr>
              <w:jc w:val="left"/>
              <w:rPr>
                <w:rFonts w:hAnsi="宋体"/>
              </w:rPr>
            </w:pPr>
            <w:ins w:id="11993" w:author="XuanWen Chen" w:date="2019-01-01T19:4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5B54F878" w14:textId="77777777" w:rsidTr="008F180E">
        <w:tc>
          <w:tcPr>
            <w:tcW w:w="1526" w:type="dxa"/>
            <w:tcPrChange w:id="11994" w:author="XuanWen Chen" w:date="2019-01-01T19:45:00Z">
              <w:tcPr>
                <w:tcW w:w="1016" w:type="dxa"/>
              </w:tcPr>
            </w:tcPrChange>
          </w:tcPr>
          <w:p w14:paraId="63E055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996" w:type="dxa"/>
            <w:gridSpan w:val="3"/>
            <w:tcPrChange w:id="11995" w:author="XuanWen Chen" w:date="2019-01-01T19:45:00Z">
              <w:tcPr>
                <w:tcW w:w="7506" w:type="dxa"/>
                <w:gridSpan w:val="4"/>
              </w:tcPr>
            </w:tcPrChange>
          </w:tcPr>
          <w:p w14:paraId="3044D2BA" w14:textId="12C868E5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1996" w:author="XuanWen Chen" w:date="2019-01-01T19:48:00Z">
              <w:r w:rsidDel="008F180E">
                <w:rPr>
                  <w:rFonts w:hAnsi="宋体" w:hint="eastAsia"/>
                </w:rPr>
                <w:delText>有权限能够参加案例</w:delText>
              </w:r>
            </w:del>
            <w:ins w:id="11997" w:author="XuanWen Chen" w:date="2019-01-01T19:48:00Z">
              <w:r w:rsidR="008F180E">
                <w:rPr>
                  <w:rFonts w:hAnsi="宋体" w:hint="eastAsia"/>
                </w:rPr>
                <w:t>每天</w:t>
              </w:r>
            </w:ins>
            <w:ins w:id="11998" w:author="XuanWen Chen" w:date="2019-01-01T21:15:00Z">
              <w:r w:rsidR="00640F81">
                <w:rPr>
                  <w:rFonts w:hAnsi="宋体" w:hint="eastAsia"/>
                </w:rPr>
                <w:t>2</w:t>
              </w:r>
            </w:ins>
            <w:ins w:id="11999" w:author="XuanWen Chen" w:date="2019-01-01T19:48:00Z">
              <w:r w:rsidR="008F180E">
                <w:rPr>
                  <w:rFonts w:hAnsi="宋体" w:hint="eastAsia"/>
                </w:rPr>
                <w:t>0个项目自动开始</w:t>
              </w:r>
            </w:ins>
          </w:p>
        </w:tc>
      </w:tr>
    </w:tbl>
    <w:p w14:paraId="03475B48" w14:textId="46E2B256" w:rsidR="0040689B" w:rsidRDefault="00720356" w:rsidP="00720356">
      <w:pPr>
        <w:pStyle w:val="4"/>
      </w:pPr>
      <w:bookmarkStart w:id="12000" w:name="_Toc533621454"/>
      <w:r>
        <w:rPr>
          <w:rFonts w:hint="eastAsia"/>
        </w:rPr>
        <w:t>项目发起人确认项目开始</w:t>
      </w:r>
      <w:r>
        <w:rPr>
          <w:rFonts w:hint="eastAsia"/>
        </w:rPr>
        <w:t>-</w:t>
      </w:r>
      <w:r>
        <w:rPr>
          <w:rFonts w:hint="eastAsia"/>
        </w:rPr>
        <w:t>手动开始</w:t>
      </w:r>
      <w:bookmarkEnd w:id="1200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  <w:tblGridChange w:id="12001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099D27E1" w14:textId="77777777" w:rsidTr="0040689B">
        <w:tc>
          <w:tcPr>
            <w:tcW w:w="2074" w:type="dxa"/>
          </w:tcPr>
          <w:p w14:paraId="6385970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700828D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项目发起人确认项目开始-手动开始</w:t>
            </w:r>
          </w:p>
        </w:tc>
      </w:tr>
      <w:tr w:rsidR="0040689B" w:rsidRPr="008035F1" w14:paraId="7FB63F2C" w14:textId="77777777" w:rsidTr="00236CEF">
        <w:tblPrEx>
          <w:tblW w:w="0" w:type="auto"/>
          <w:tblPrExChange w:id="12002" w:author="XuanWen Chen" w:date="2019-01-01T21:41:00Z">
            <w:tblPrEx>
              <w:tblW w:w="0" w:type="auto"/>
            </w:tblPrEx>
          </w:tblPrExChange>
        </w:tblPrEx>
        <w:tc>
          <w:tcPr>
            <w:tcW w:w="2074" w:type="dxa"/>
            <w:tcPrChange w:id="12003" w:author="XuanWen Chen" w:date="2019-01-01T21:41:00Z">
              <w:tcPr>
                <w:tcW w:w="2074" w:type="dxa"/>
              </w:tcPr>
            </w:tcPrChange>
          </w:tcPr>
          <w:p w14:paraId="6D0F8F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PrChange w:id="12004" w:author="XuanWen Chen" w:date="2019-01-01T21:41:00Z">
              <w:tcPr>
                <w:tcW w:w="2074" w:type="dxa"/>
              </w:tcPr>
            </w:tcPrChange>
          </w:tcPr>
          <w:p w14:paraId="08F73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  <w:tcPrChange w:id="12005" w:author="XuanWen Chen" w:date="2019-01-01T21:41:00Z">
              <w:tcPr>
                <w:tcW w:w="2074" w:type="dxa"/>
              </w:tcPr>
            </w:tcPrChange>
          </w:tcPr>
          <w:p w14:paraId="0F6CA14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  <w:tcPrChange w:id="12006" w:author="XuanWen Chen" w:date="2019-01-01T21:41:00Z">
              <w:tcPr>
                <w:tcW w:w="2074" w:type="dxa"/>
              </w:tcPr>
            </w:tcPrChange>
          </w:tcPr>
          <w:p w14:paraId="5574DF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7575AA5" w14:textId="77777777" w:rsidTr="00236CEF">
        <w:tblPrEx>
          <w:tblW w:w="0" w:type="auto"/>
          <w:tblPrExChange w:id="12007" w:author="XuanWen Chen" w:date="2019-01-01T21:41:00Z">
            <w:tblPrEx>
              <w:tblW w:w="0" w:type="auto"/>
            </w:tblPrEx>
          </w:tblPrExChange>
        </w:tblPrEx>
        <w:tc>
          <w:tcPr>
            <w:tcW w:w="2074" w:type="dxa"/>
            <w:tcPrChange w:id="12008" w:author="XuanWen Chen" w:date="2019-01-01T21:41:00Z">
              <w:tcPr>
                <w:tcW w:w="2074" w:type="dxa"/>
              </w:tcPr>
            </w:tcPrChange>
          </w:tcPr>
          <w:p w14:paraId="0DA26B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PrChange w:id="12009" w:author="XuanWen Chen" w:date="2019-01-01T21:41:00Z">
              <w:tcPr>
                <w:tcW w:w="2074" w:type="dxa"/>
              </w:tcPr>
            </w:tcPrChange>
          </w:tcPr>
          <w:p w14:paraId="2B0F6C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1489" w:type="dxa"/>
            <w:tcPrChange w:id="12010" w:author="XuanWen Chen" w:date="2019-01-01T21:41:00Z">
              <w:tcPr>
                <w:tcW w:w="2074" w:type="dxa"/>
              </w:tcPr>
            </w:tcPrChange>
          </w:tcPr>
          <w:p w14:paraId="09CCA9B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  <w:tcPrChange w:id="12011" w:author="XuanWen Chen" w:date="2019-01-01T21:41:00Z">
              <w:tcPr>
                <w:tcW w:w="2074" w:type="dxa"/>
              </w:tcPr>
            </w:tcPrChange>
          </w:tcPr>
          <w:p w14:paraId="0B97BDC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EE41F6B" w14:textId="77777777" w:rsidTr="0040689B">
        <w:tc>
          <w:tcPr>
            <w:tcW w:w="2074" w:type="dxa"/>
          </w:tcPr>
          <w:p w14:paraId="4D3D5B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5E6B615" w14:textId="0BFF220E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del w:id="12012" w:author="XuanWen Chen" w:date="2019-01-02T08:29:00Z">
              <w:r w:rsidDel="00265F99">
                <w:rPr>
                  <w:rFonts w:hAnsi="宋体" w:hint="eastAsia"/>
                </w:rPr>
                <w:delText>成员</w:delText>
              </w:r>
            </w:del>
            <w:ins w:id="12013" w:author="XuanWen Chen" w:date="2019-01-02T08:29:00Z">
              <w:r w:rsidR="00265F99">
                <w:rPr>
                  <w:rFonts w:hAnsi="宋体" w:hint="eastAsia"/>
                </w:rPr>
                <w:t>手动开始</w:t>
              </w:r>
            </w:ins>
          </w:p>
        </w:tc>
      </w:tr>
      <w:tr w:rsidR="0040689B" w:rsidRPr="008035F1" w14:paraId="074FB438" w14:textId="77777777" w:rsidTr="0040689B">
        <w:tc>
          <w:tcPr>
            <w:tcW w:w="2074" w:type="dxa"/>
          </w:tcPr>
          <w:p w14:paraId="509612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286009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2014" w:author="XuanWen Chen" w:date="2019-01-02T08:30:00Z">
              <w:r w:rsidDel="00265F99">
                <w:rPr>
                  <w:rFonts w:hAnsi="宋体" w:hint="eastAsia"/>
                </w:rPr>
                <w:delText>1.</w:delText>
              </w:r>
            </w:del>
            <w:r>
              <w:rPr>
                <w:rFonts w:hAnsi="宋体" w:hint="eastAsia"/>
              </w:rPr>
              <w:t>角色分配全部完成</w:t>
            </w:r>
          </w:p>
        </w:tc>
      </w:tr>
      <w:tr w:rsidR="0040689B" w:rsidRPr="000D31F2" w14:paraId="3488C382" w14:textId="77777777" w:rsidTr="0040689B">
        <w:tc>
          <w:tcPr>
            <w:tcW w:w="2074" w:type="dxa"/>
          </w:tcPr>
          <w:p w14:paraId="17C185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62228AA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177EECFC" w14:textId="77777777" w:rsidR="0040689B" w:rsidRPr="003818F6" w:rsidRDefault="0040689B" w:rsidP="0040689B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7B56305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61E9EB3E" w14:textId="77777777" w:rsidTr="0040689B">
        <w:tc>
          <w:tcPr>
            <w:tcW w:w="2074" w:type="dxa"/>
          </w:tcPr>
          <w:p w14:paraId="7DC126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75F56328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8F180E" w:rsidRPr="000D31F2" w14:paraId="3D8F80CA" w14:textId="77777777" w:rsidTr="0040689B">
        <w:trPr>
          <w:ins w:id="12015" w:author="XuanWen Chen" w:date="2019-01-01T19:51:00Z"/>
        </w:trPr>
        <w:tc>
          <w:tcPr>
            <w:tcW w:w="2074" w:type="dxa"/>
          </w:tcPr>
          <w:p w14:paraId="32FC18EE" w14:textId="722B152A" w:rsidR="008F180E" w:rsidRPr="008035F1" w:rsidRDefault="008F180E" w:rsidP="0040689B">
            <w:pPr>
              <w:jc w:val="left"/>
              <w:rPr>
                <w:ins w:id="12016" w:author="XuanWen Chen" w:date="2019-01-01T19:51:00Z"/>
                <w:rFonts w:hAnsi="宋体"/>
              </w:rPr>
            </w:pPr>
            <w:ins w:id="12017" w:author="XuanWen Chen" w:date="2019-01-01T19:5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0C554046" w14:textId="2BF1EA13" w:rsidR="008F180E" w:rsidRPr="000D31F2" w:rsidRDefault="00844A24" w:rsidP="0040689B">
            <w:pPr>
              <w:rPr>
                <w:ins w:id="12018" w:author="XuanWen Chen" w:date="2019-01-01T19:51:00Z"/>
              </w:rPr>
            </w:pPr>
            <w:ins w:id="12019" w:author="XuanWen Chen" w:date="2019-01-01T19:56:00Z">
              <w:r>
                <w:rPr>
                  <w:rFonts w:hint="eastAsia"/>
                </w:rPr>
                <w:t>项目发起人点击开始</w:t>
              </w:r>
            </w:ins>
          </w:p>
        </w:tc>
      </w:tr>
      <w:tr w:rsidR="008F180E" w:rsidRPr="000D31F2" w14:paraId="4C7143F3" w14:textId="77777777" w:rsidTr="0040689B">
        <w:trPr>
          <w:ins w:id="12020" w:author="XuanWen Chen" w:date="2019-01-01T19:51:00Z"/>
        </w:trPr>
        <w:tc>
          <w:tcPr>
            <w:tcW w:w="2074" w:type="dxa"/>
          </w:tcPr>
          <w:p w14:paraId="449A1B1E" w14:textId="0F337190" w:rsidR="008F180E" w:rsidRPr="008035F1" w:rsidRDefault="008F180E" w:rsidP="0040689B">
            <w:pPr>
              <w:jc w:val="left"/>
              <w:rPr>
                <w:ins w:id="12021" w:author="XuanWen Chen" w:date="2019-01-01T19:51:00Z"/>
                <w:rFonts w:hAnsi="宋体"/>
              </w:rPr>
            </w:pPr>
            <w:ins w:id="12022" w:author="XuanWen Chen" w:date="2019-01-01T19:5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670F2E54" w14:textId="6F5AF0C9" w:rsidR="008F180E" w:rsidRPr="000D31F2" w:rsidRDefault="00844A24" w:rsidP="0040689B">
            <w:pPr>
              <w:rPr>
                <w:ins w:id="12023" w:author="XuanWen Chen" w:date="2019-01-01T19:51:00Z"/>
              </w:rPr>
            </w:pPr>
            <w:ins w:id="12024" w:author="XuanWen Chen" w:date="2019-01-01T19:56:00Z">
              <w:r>
                <w:rPr>
                  <w:rFonts w:hint="eastAsia"/>
                </w:rPr>
                <w:t>项目开始</w:t>
              </w:r>
            </w:ins>
          </w:p>
        </w:tc>
      </w:tr>
      <w:tr w:rsidR="0040689B" w:rsidRPr="002B179C" w14:paraId="03E6C486" w14:textId="77777777" w:rsidTr="0040689B">
        <w:tc>
          <w:tcPr>
            <w:tcW w:w="2074" w:type="dxa"/>
          </w:tcPr>
          <w:p w14:paraId="65F2912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5B740AA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23875C8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 w:rsidRPr="001D3A6A">
              <w:rPr>
                <w:rFonts w:hAnsi="宋体" w:hint="eastAsia"/>
              </w:rPr>
              <w:t>手动开始。</w:t>
            </w:r>
          </w:p>
          <w:p w14:paraId="4B0B19BA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>
              <w:rPr>
                <w:rFonts w:hAnsi="宋体"/>
              </w:rPr>
              <w:t>项目发起人</w:t>
            </w:r>
            <w:r w:rsidRPr="001D3A6A">
              <w:rPr>
                <w:rFonts w:hAnsi="宋体" w:hint="eastAsia"/>
              </w:rPr>
              <w:t>点击项目开始按钮。</w:t>
            </w:r>
          </w:p>
        </w:tc>
      </w:tr>
      <w:tr w:rsidR="0040689B" w:rsidRPr="003818F6" w14:paraId="100432F7" w14:textId="77777777" w:rsidTr="008F180E">
        <w:tblPrEx>
          <w:tblW w:w="0" w:type="auto"/>
          <w:tblPrExChange w:id="12025" w:author="XuanWen Chen" w:date="2019-01-01T19:49:00Z">
            <w:tblPrEx>
              <w:tblW w:w="0" w:type="auto"/>
            </w:tblPrEx>
          </w:tblPrExChange>
        </w:tblPrEx>
        <w:trPr>
          <w:trHeight w:val="494"/>
          <w:trPrChange w:id="12026" w:author="XuanWen Chen" w:date="2019-01-01T19:49:00Z">
            <w:trPr>
              <w:trHeight w:val="1370"/>
            </w:trPr>
          </w:trPrChange>
        </w:trPr>
        <w:tc>
          <w:tcPr>
            <w:tcW w:w="2074" w:type="dxa"/>
            <w:tcPrChange w:id="12027" w:author="XuanWen Chen" w:date="2019-01-01T19:49:00Z">
              <w:tcPr>
                <w:tcW w:w="2074" w:type="dxa"/>
              </w:tcPr>
            </w:tcPrChange>
          </w:tcPr>
          <w:p w14:paraId="470E0B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2028" w:author="XuanWen Chen" w:date="2019-01-01T19:49:00Z">
              <w:tcPr>
                <w:tcW w:w="6222" w:type="dxa"/>
                <w:gridSpan w:val="3"/>
              </w:tcPr>
            </w:tcPrChange>
          </w:tcPr>
          <w:p w14:paraId="00EB010D" w14:textId="229C8167" w:rsidR="0040689B" w:rsidRPr="000A5E07" w:rsidDel="008F180E" w:rsidRDefault="008F180E" w:rsidP="0040689B">
            <w:pPr>
              <w:jc w:val="left"/>
              <w:rPr>
                <w:del w:id="12029" w:author="XuanWen Chen" w:date="2019-01-01T19:49:00Z"/>
                <w:rFonts w:hAnsi="宋体"/>
              </w:rPr>
            </w:pPr>
            <w:ins w:id="12030" w:author="XuanWen Chen" w:date="2019-01-01T19:51:00Z">
              <w:r>
                <w:rPr>
                  <w:rFonts w:hAnsi="宋体" w:hint="eastAsia"/>
                </w:rPr>
                <w:t>无</w:t>
              </w:r>
            </w:ins>
          </w:p>
          <w:p w14:paraId="5293ED52" w14:textId="77777777" w:rsidR="0040689B" w:rsidRPr="001D3A6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065DFD91" w14:textId="77777777" w:rsidTr="0040689B">
        <w:tc>
          <w:tcPr>
            <w:tcW w:w="2074" w:type="dxa"/>
          </w:tcPr>
          <w:p w14:paraId="0C23FA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B46749A" w14:textId="179B7747" w:rsidR="0040689B" w:rsidDel="008F180E" w:rsidRDefault="0040689B" w:rsidP="0040689B">
            <w:pPr>
              <w:jc w:val="left"/>
              <w:rPr>
                <w:del w:id="12031" w:author="XuanWen Chen" w:date="2019-01-01T19:49:00Z"/>
                <w:rFonts w:hAnsi="宋体"/>
              </w:rPr>
            </w:pPr>
            <w:del w:id="12032" w:author="XuanWen Chen" w:date="2019-01-01T19:51:00Z">
              <w:r w:rsidDel="008F180E">
                <w:rPr>
                  <w:rFonts w:hAnsi="宋体" w:hint="eastAsia"/>
                </w:rPr>
                <w:delText>7</w:delText>
              </w:r>
              <w:r w:rsidRPr="00FD6E19" w:rsidDel="008F180E">
                <w:rPr>
                  <w:rFonts w:hAnsi="宋体" w:hint="eastAsia"/>
                </w:rPr>
                <w:delText>.0</w:delText>
              </w:r>
              <w:r w:rsidRPr="00FD6E19" w:rsidDel="008F180E">
                <w:rPr>
                  <w:rFonts w:hAnsi="宋体"/>
                </w:rPr>
                <w:delText xml:space="preserve"> </w:delText>
              </w:r>
              <w:r w:rsidRPr="00FD6E19" w:rsidDel="008F180E">
                <w:rPr>
                  <w:rFonts w:hAnsi="宋体" w:hint="eastAsia"/>
                </w:rPr>
                <w:delText>E1</w:delText>
              </w:r>
            </w:del>
            <w:r>
              <w:rPr>
                <w:rFonts w:hAnsi="宋体" w:hint="eastAsia"/>
              </w:rPr>
              <w:t>当前案例已无权限参加</w:t>
            </w:r>
          </w:p>
          <w:p w14:paraId="38F411DC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EFF8A2A" w14:textId="77777777" w:rsidTr="0040689B">
        <w:tc>
          <w:tcPr>
            <w:tcW w:w="2074" w:type="dxa"/>
          </w:tcPr>
          <w:p w14:paraId="5ED552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8CDEC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2033" w:author="XuanWen Chen" w:date="2019-01-01T19:51:00Z">
              <w:r w:rsidDel="008F180E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14:paraId="380256D1" w14:textId="77777777" w:rsidTr="0040689B">
        <w:tc>
          <w:tcPr>
            <w:tcW w:w="2074" w:type="dxa"/>
          </w:tcPr>
          <w:p w14:paraId="3C644A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6E9DD507" w14:textId="720D1419" w:rsidR="0040689B" w:rsidRPr="008035F1" w:rsidRDefault="00FD6703" w:rsidP="0040689B">
            <w:pPr>
              <w:jc w:val="left"/>
              <w:rPr>
                <w:rFonts w:hAnsi="宋体"/>
              </w:rPr>
            </w:pPr>
            <w:ins w:id="12034" w:author="XuanWen Chen" w:date="2019-01-01T21:15:00Z">
              <w:r>
                <w:rPr>
                  <w:rFonts w:hAnsi="宋体" w:hint="eastAsia"/>
                </w:rPr>
                <w:t>每天40次</w:t>
              </w:r>
            </w:ins>
          </w:p>
        </w:tc>
      </w:tr>
      <w:tr w:rsidR="0040689B" w:rsidRPr="008035F1" w14:paraId="3972242D" w14:textId="77777777" w:rsidTr="0040689B">
        <w:tc>
          <w:tcPr>
            <w:tcW w:w="2074" w:type="dxa"/>
          </w:tcPr>
          <w:p w14:paraId="4CC971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71C08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F0E839D" w14:textId="77777777" w:rsidTr="0040689B">
        <w:tc>
          <w:tcPr>
            <w:tcW w:w="2074" w:type="dxa"/>
          </w:tcPr>
          <w:p w14:paraId="6AE2A1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36AB0D4" w14:textId="7EF3D008" w:rsidR="0040689B" w:rsidRPr="002E6A2F" w:rsidRDefault="00FD6703" w:rsidP="0040689B">
            <w:pPr>
              <w:jc w:val="left"/>
              <w:rPr>
                <w:rFonts w:hAnsi="宋体"/>
              </w:rPr>
            </w:pPr>
            <w:ins w:id="12035" w:author="XuanWen Chen" w:date="2019-01-01T21:15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44DB1F8A" w14:textId="77777777" w:rsidTr="0040689B">
        <w:tc>
          <w:tcPr>
            <w:tcW w:w="2074" w:type="dxa"/>
          </w:tcPr>
          <w:p w14:paraId="6ADC0C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6DD5A3A" w14:textId="372D7184" w:rsidR="0040689B" w:rsidRPr="008035F1" w:rsidRDefault="00FD6703" w:rsidP="0040689B">
            <w:pPr>
              <w:jc w:val="left"/>
              <w:rPr>
                <w:rFonts w:hAnsi="宋体"/>
              </w:rPr>
            </w:pPr>
            <w:ins w:id="12036" w:author="XuanWen Chen" w:date="2019-01-01T21:15:00Z">
              <w:r>
                <w:rPr>
                  <w:rFonts w:hAnsi="宋体" w:hint="eastAsia"/>
                </w:rPr>
                <w:t>每天有</w:t>
              </w:r>
              <w:r w:rsidR="00640F81">
                <w:rPr>
                  <w:rFonts w:hAnsi="宋体" w:hint="eastAsia"/>
                </w:rPr>
                <w:t>2</w:t>
              </w:r>
              <w:r>
                <w:rPr>
                  <w:rFonts w:hAnsi="宋体" w:hint="eastAsia"/>
                </w:rPr>
                <w:t>0个项目</w:t>
              </w:r>
              <w:r w:rsidR="00640F81">
                <w:rPr>
                  <w:rFonts w:hAnsi="宋体" w:hint="eastAsia"/>
                </w:rPr>
                <w:t>为项目发起人手动开始</w:t>
              </w:r>
            </w:ins>
            <w:del w:id="12037" w:author="XuanWen Chen" w:date="2019-01-01T21:15:00Z">
              <w:r w:rsidR="0040689B" w:rsidDel="00FD6703">
                <w:rPr>
                  <w:rFonts w:hAnsi="宋体" w:hint="eastAsia"/>
                </w:rPr>
                <w:delText>有权限能够参加案例</w:delText>
              </w:r>
            </w:del>
          </w:p>
        </w:tc>
      </w:tr>
    </w:tbl>
    <w:p w14:paraId="64F43FAC" w14:textId="1E4870AE" w:rsidR="0040689B" w:rsidRDefault="00720356" w:rsidP="00720356">
      <w:pPr>
        <w:pStyle w:val="4"/>
      </w:pPr>
      <w:bookmarkStart w:id="12038" w:name="_Toc533621455"/>
      <w:r>
        <w:rPr>
          <w:rFonts w:hint="eastAsia"/>
        </w:rPr>
        <w:t>项目开始</w:t>
      </w:r>
      <w:r>
        <w:rPr>
          <w:rFonts w:hint="eastAsia"/>
        </w:rPr>
        <w:t>---</w:t>
      </w:r>
      <w:r>
        <w:rPr>
          <w:rFonts w:hint="eastAsia"/>
        </w:rPr>
        <w:t>延时开始</w:t>
      </w:r>
      <w:bookmarkEnd w:id="12038"/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  <w:tblPrChange w:id="12039" w:author="XuanWen Chen" w:date="2019-01-01T19:50:00Z">
          <w:tblPr>
            <w:tblStyle w:val="af0"/>
            <w:tblpPr w:leftFromText="180" w:rightFromText="180" w:vertAnchor="text" w:horzAnchor="margin" w:tblpY="34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985"/>
        <w:gridCol w:w="2198"/>
        <w:gridCol w:w="2955"/>
        <w:tblGridChange w:id="12040">
          <w:tblGrid>
            <w:gridCol w:w="956"/>
            <w:gridCol w:w="428"/>
            <w:gridCol w:w="1785"/>
            <w:gridCol w:w="2398"/>
            <w:gridCol w:w="2955"/>
          </w:tblGrid>
        </w:tblGridChange>
      </w:tblGrid>
      <w:tr w:rsidR="0040689B" w:rsidRPr="008035F1" w14:paraId="4FD60163" w14:textId="77777777" w:rsidTr="008F180E">
        <w:tc>
          <w:tcPr>
            <w:tcW w:w="1384" w:type="dxa"/>
            <w:tcPrChange w:id="12041" w:author="XuanWen Chen" w:date="2019-01-01T19:50:00Z">
              <w:tcPr>
                <w:tcW w:w="956" w:type="dxa"/>
              </w:tcPr>
            </w:tcPrChange>
          </w:tcPr>
          <w:p w14:paraId="093BA4A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PrChange w:id="12042" w:author="XuanWen Chen" w:date="2019-01-01T19:50:00Z">
              <w:tcPr>
                <w:tcW w:w="7566" w:type="dxa"/>
                <w:gridSpan w:val="4"/>
              </w:tcPr>
            </w:tcPrChange>
          </w:tcPr>
          <w:p w14:paraId="5028FF4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项目发起人确认项目开始---延时开始</w:t>
            </w:r>
          </w:p>
        </w:tc>
      </w:tr>
      <w:tr w:rsidR="0040689B" w:rsidRPr="008035F1" w14:paraId="681B06DD" w14:textId="77777777" w:rsidTr="008F180E">
        <w:tc>
          <w:tcPr>
            <w:tcW w:w="1384" w:type="dxa"/>
            <w:tcPrChange w:id="12043" w:author="XuanWen Chen" w:date="2019-01-01T19:50:00Z">
              <w:tcPr>
                <w:tcW w:w="956" w:type="dxa"/>
              </w:tcPr>
            </w:tcPrChange>
          </w:tcPr>
          <w:p w14:paraId="60000E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985" w:type="dxa"/>
            <w:tcPrChange w:id="12044" w:author="XuanWen Chen" w:date="2019-01-01T19:50:00Z">
              <w:tcPr>
                <w:tcW w:w="2213" w:type="dxa"/>
                <w:gridSpan w:val="2"/>
              </w:tcPr>
            </w:tcPrChange>
          </w:tcPr>
          <w:p w14:paraId="7D3749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198" w:type="dxa"/>
            <w:tcPrChange w:id="12045" w:author="XuanWen Chen" w:date="2019-01-01T19:50:00Z">
              <w:tcPr>
                <w:tcW w:w="2398" w:type="dxa"/>
              </w:tcPr>
            </w:tcPrChange>
          </w:tcPr>
          <w:p w14:paraId="4D11CA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  <w:tcPrChange w:id="12046" w:author="XuanWen Chen" w:date="2019-01-01T19:50:00Z">
              <w:tcPr>
                <w:tcW w:w="2955" w:type="dxa"/>
              </w:tcPr>
            </w:tcPrChange>
          </w:tcPr>
          <w:p w14:paraId="3E8750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B1417BF" w14:textId="77777777" w:rsidTr="008F180E">
        <w:tc>
          <w:tcPr>
            <w:tcW w:w="1384" w:type="dxa"/>
            <w:tcPrChange w:id="12047" w:author="XuanWen Chen" w:date="2019-01-01T19:50:00Z">
              <w:tcPr>
                <w:tcW w:w="956" w:type="dxa"/>
              </w:tcPr>
            </w:tcPrChange>
          </w:tcPr>
          <w:p w14:paraId="6FE341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985" w:type="dxa"/>
            <w:tcPrChange w:id="12048" w:author="XuanWen Chen" w:date="2019-01-01T19:50:00Z">
              <w:tcPr>
                <w:tcW w:w="2213" w:type="dxa"/>
                <w:gridSpan w:val="2"/>
              </w:tcPr>
            </w:tcPrChange>
          </w:tcPr>
          <w:p w14:paraId="7C567B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198" w:type="dxa"/>
            <w:tcPrChange w:id="12049" w:author="XuanWen Chen" w:date="2019-01-01T19:50:00Z">
              <w:tcPr>
                <w:tcW w:w="2398" w:type="dxa"/>
              </w:tcPr>
            </w:tcPrChange>
          </w:tcPr>
          <w:p w14:paraId="1CDE7F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  <w:tcPrChange w:id="12050" w:author="XuanWen Chen" w:date="2019-01-01T19:50:00Z">
              <w:tcPr>
                <w:tcW w:w="2955" w:type="dxa"/>
              </w:tcPr>
            </w:tcPrChange>
          </w:tcPr>
          <w:p w14:paraId="1EE0A4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7603F42" w14:textId="77777777" w:rsidTr="008F180E">
        <w:tc>
          <w:tcPr>
            <w:tcW w:w="1384" w:type="dxa"/>
            <w:tcPrChange w:id="12051" w:author="XuanWen Chen" w:date="2019-01-01T19:50:00Z">
              <w:tcPr>
                <w:tcW w:w="956" w:type="dxa"/>
              </w:tcPr>
            </w:tcPrChange>
          </w:tcPr>
          <w:p w14:paraId="3CDFD24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PrChange w:id="12052" w:author="XuanWen Chen" w:date="2019-01-01T19:50:00Z">
              <w:tcPr>
                <w:tcW w:w="7566" w:type="dxa"/>
                <w:gridSpan w:val="4"/>
              </w:tcPr>
            </w:tcPrChange>
          </w:tcPr>
          <w:p w14:paraId="7192CA1A" w14:textId="00F3C414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del w:id="12053" w:author="XuanWen Chen" w:date="2019-01-02T08:29:00Z">
              <w:r w:rsidDel="00265F99">
                <w:rPr>
                  <w:rFonts w:hAnsi="宋体" w:hint="eastAsia"/>
                </w:rPr>
                <w:delText>成员</w:delText>
              </w:r>
            </w:del>
            <w:ins w:id="12054" w:author="XuanWen Chen" w:date="2019-01-02T08:29:00Z">
              <w:r w:rsidR="00265F99">
                <w:rPr>
                  <w:rFonts w:hAnsi="宋体" w:hint="eastAsia"/>
                </w:rPr>
                <w:t>延时开始</w:t>
              </w:r>
            </w:ins>
          </w:p>
        </w:tc>
      </w:tr>
      <w:tr w:rsidR="0040689B" w:rsidRPr="008035F1" w14:paraId="25BDA506" w14:textId="77777777" w:rsidTr="008F180E">
        <w:tc>
          <w:tcPr>
            <w:tcW w:w="1384" w:type="dxa"/>
            <w:tcPrChange w:id="12055" w:author="XuanWen Chen" w:date="2019-01-01T19:50:00Z">
              <w:tcPr>
                <w:tcW w:w="956" w:type="dxa"/>
              </w:tcPr>
            </w:tcPrChange>
          </w:tcPr>
          <w:p w14:paraId="32678B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PrChange w:id="12056" w:author="XuanWen Chen" w:date="2019-01-01T19:50:00Z">
              <w:tcPr>
                <w:tcW w:w="7566" w:type="dxa"/>
                <w:gridSpan w:val="4"/>
              </w:tcPr>
            </w:tcPrChange>
          </w:tcPr>
          <w:p w14:paraId="4960E8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2057" w:author="XuanWen Chen" w:date="2019-01-02T08:30:00Z">
              <w:r w:rsidDel="00265F99">
                <w:rPr>
                  <w:rFonts w:hAnsi="宋体" w:hint="eastAsia"/>
                </w:rPr>
                <w:delText>1.</w:delText>
              </w:r>
            </w:del>
            <w:r>
              <w:rPr>
                <w:rFonts w:hAnsi="宋体" w:hint="eastAsia"/>
              </w:rPr>
              <w:t>角色分配全部完成</w:t>
            </w:r>
          </w:p>
        </w:tc>
      </w:tr>
      <w:tr w:rsidR="0040689B" w:rsidRPr="000D31F2" w14:paraId="2F011924" w14:textId="77777777" w:rsidTr="008F180E">
        <w:tc>
          <w:tcPr>
            <w:tcW w:w="1384" w:type="dxa"/>
            <w:tcPrChange w:id="12058" w:author="XuanWen Chen" w:date="2019-01-01T19:50:00Z">
              <w:tcPr>
                <w:tcW w:w="956" w:type="dxa"/>
              </w:tcPr>
            </w:tcPrChange>
          </w:tcPr>
          <w:p w14:paraId="7770AE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PrChange w:id="12059" w:author="XuanWen Chen" w:date="2019-01-01T19:50:00Z">
              <w:tcPr>
                <w:tcW w:w="7566" w:type="dxa"/>
                <w:gridSpan w:val="4"/>
              </w:tcPr>
            </w:tcPrChange>
          </w:tcPr>
          <w:p w14:paraId="38D3C388" w14:textId="77777777" w:rsidR="0040689B" w:rsidRPr="000D31F2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：为该项目组成员</w:t>
            </w:r>
          </w:p>
        </w:tc>
      </w:tr>
      <w:tr w:rsidR="0040689B" w:rsidRPr="000D31F2" w14:paraId="44CDA17C" w14:textId="77777777" w:rsidTr="008F180E">
        <w:tc>
          <w:tcPr>
            <w:tcW w:w="1384" w:type="dxa"/>
            <w:tcPrChange w:id="12060" w:author="XuanWen Chen" w:date="2019-01-01T19:50:00Z">
              <w:tcPr>
                <w:tcW w:w="956" w:type="dxa"/>
              </w:tcPr>
            </w:tcPrChange>
          </w:tcPr>
          <w:p w14:paraId="582E40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PrChange w:id="12061" w:author="XuanWen Chen" w:date="2019-01-01T19:50:00Z">
              <w:tcPr>
                <w:tcW w:w="7566" w:type="dxa"/>
                <w:gridSpan w:val="4"/>
              </w:tcPr>
            </w:tcPrChange>
          </w:tcPr>
          <w:p w14:paraId="01737149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640F81" w:rsidRPr="000D31F2" w14:paraId="519DE817" w14:textId="77777777" w:rsidTr="008F180E">
        <w:trPr>
          <w:ins w:id="12062" w:author="XuanWen Chen" w:date="2019-01-01T21:16:00Z"/>
        </w:trPr>
        <w:tc>
          <w:tcPr>
            <w:tcW w:w="1384" w:type="dxa"/>
          </w:tcPr>
          <w:p w14:paraId="7358CFAD" w14:textId="4F212CFA" w:rsidR="00640F81" w:rsidRPr="008035F1" w:rsidRDefault="00640F81" w:rsidP="0040689B">
            <w:pPr>
              <w:jc w:val="left"/>
              <w:rPr>
                <w:ins w:id="12063" w:author="XuanWen Chen" w:date="2019-01-01T21:16:00Z"/>
                <w:rFonts w:hAnsi="宋体"/>
              </w:rPr>
            </w:pPr>
            <w:ins w:id="12064" w:author="XuanWen Chen" w:date="2019-01-01T21:1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31241DF4" w14:textId="67625EC9" w:rsidR="00640F81" w:rsidRPr="000D31F2" w:rsidRDefault="00640F81" w:rsidP="0040689B">
            <w:pPr>
              <w:rPr>
                <w:ins w:id="12065" w:author="XuanWen Chen" w:date="2019-01-01T21:16:00Z"/>
              </w:rPr>
            </w:pPr>
            <w:ins w:id="12066" w:author="XuanWen Chen" w:date="2019-01-01T21:17:00Z">
              <w:r>
                <w:rPr>
                  <w:rFonts w:hint="eastAsia"/>
                </w:rPr>
                <w:t>设置开始方式</w:t>
              </w:r>
            </w:ins>
          </w:p>
        </w:tc>
      </w:tr>
      <w:tr w:rsidR="00640F81" w:rsidRPr="000D31F2" w14:paraId="2746F819" w14:textId="77777777" w:rsidTr="008F180E">
        <w:trPr>
          <w:ins w:id="12067" w:author="XuanWen Chen" w:date="2019-01-01T21:16:00Z"/>
        </w:trPr>
        <w:tc>
          <w:tcPr>
            <w:tcW w:w="1384" w:type="dxa"/>
          </w:tcPr>
          <w:p w14:paraId="518C762E" w14:textId="27EAF748" w:rsidR="00640F81" w:rsidRPr="008035F1" w:rsidRDefault="00640F81" w:rsidP="0040689B">
            <w:pPr>
              <w:jc w:val="left"/>
              <w:rPr>
                <w:ins w:id="12068" w:author="XuanWen Chen" w:date="2019-01-01T21:16:00Z"/>
                <w:rFonts w:hAnsi="宋体"/>
              </w:rPr>
            </w:pPr>
            <w:ins w:id="12069" w:author="XuanWen Chen" w:date="2019-01-01T21:1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149EB308" w14:textId="5315CBF9" w:rsidR="00640F81" w:rsidRPr="000D31F2" w:rsidRDefault="00640F81" w:rsidP="0040689B">
            <w:pPr>
              <w:rPr>
                <w:ins w:id="12070" w:author="XuanWen Chen" w:date="2019-01-01T21:16:00Z"/>
              </w:rPr>
            </w:pPr>
            <w:ins w:id="12071" w:author="XuanWen Chen" w:date="2019-01-01T21:19:00Z">
              <w:r>
                <w:rPr>
                  <w:rFonts w:hint="eastAsia"/>
                </w:rPr>
                <w:t>项目</w:t>
              </w:r>
            </w:ins>
            <w:ins w:id="12072" w:author="XuanWen Chen" w:date="2019-01-01T21:20:00Z">
              <w:r>
                <w:rPr>
                  <w:rFonts w:hint="eastAsia"/>
                </w:rPr>
                <w:t>延时开始</w:t>
              </w:r>
            </w:ins>
          </w:p>
        </w:tc>
      </w:tr>
      <w:tr w:rsidR="0040689B" w:rsidRPr="002B179C" w14:paraId="06AE4448" w14:textId="77777777" w:rsidTr="008F180E">
        <w:tc>
          <w:tcPr>
            <w:tcW w:w="1384" w:type="dxa"/>
            <w:tcPrChange w:id="12073" w:author="XuanWen Chen" w:date="2019-01-01T19:50:00Z">
              <w:tcPr>
                <w:tcW w:w="956" w:type="dxa"/>
              </w:tcPr>
            </w:tcPrChange>
          </w:tcPr>
          <w:p w14:paraId="1FB8F31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PrChange w:id="12074" w:author="XuanWen Chen" w:date="2019-01-01T19:50:00Z">
              <w:tcPr>
                <w:tcW w:w="7566" w:type="dxa"/>
                <w:gridSpan w:val="4"/>
              </w:tcPr>
            </w:tcPrChange>
          </w:tcPr>
          <w:p w14:paraId="15523430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DA8DAD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 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>
              <w:rPr>
                <w:rFonts w:hAnsi="宋体" w:hint="eastAsia"/>
              </w:rPr>
              <w:t>延时</w:t>
            </w:r>
            <w:r w:rsidRPr="001D3A6A">
              <w:rPr>
                <w:rFonts w:hAnsi="宋体" w:hint="eastAsia"/>
              </w:rPr>
              <w:t>开始。</w:t>
            </w:r>
          </w:p>
          <w:p w14:paraId="21DF8BC6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3.设置延时开始的时间。</w:t>
            </w:r>
          </w:p>
          <w:p w14:paraId="1801EA79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项目组</w:t>
            </w:r>
            <w:proofErr w:type="gramStart"/>
            <w:r>
              <w:rPr>
                <w:rFonts w:hAnsi="宋体" w:hint="eastAsia"/>
              </w:rPr>
              <w:t>满人且</w:t>
            </w:r>
            <w:proofErr w:type="gramEnd"/>
            <w:r>
              <w:rPr>
                <w:rFonts w:hAnsi="宋体" w:hint="eastAsia"/>
              </w:rPr>
              <w:t>角色分配完成</w:t>
            </w:r>
          </w:p>
          <w:p w14:paraId="1C8CD8A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达到延时设定的时间</w:t>
            </w:r>
          </w:p>
          <w:p w14:paraId="625F8CED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系统自动开始项目</w:t>
            </w:r>
          </w:p>
        </w:tc>
      </w:tr>
      <w:tr w:rsidR="0040689B" w:rsidRPr="003818F6" w14:paraId="19635879" w14:textId="77777777" w:rsidTr="008F180E">
        <w:trPr>
          <w:trHeight w:val="405"/>
          <w:trPrChange w:id="12075" w:author="XuanWen Chen" w:date="2019-01-01T19:50:00Z">
            <w:trPr>
              <w:trHeight w:val="1370"/>
            </w:trPr>
          </w:trPrChange>
        </w:trPr>
        <w:tc>
          <w:tcPr>
            <w:tcW w:w="1384" w:type="dxa"/>
            <w:tcPrChange w:id="12076" w:author="XuanWen Chen" w:date="2019-01-01T19:50:00Z">
              <w:tcPr>
                <w:tcW w:w="956" w:type="dxa"/>
              </w:tcPr>
            </w:tcPrChange>
          </w:tcPr>
          <w:p w14:paraId="667E2C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138" w:type="dxa"/>
            <w:gridSpan w:val="3"/>
            <w:tcPrChange w:id="12077" w:author="XuanWen Chen" w:date="2019-01-01T19:50:00Z">
              <w:tcPr>
                <w:tcW w:w="7566" w:type="dxa"/>
                <w:gridSpan w:val="4"/>
              </w:tcPr>
            </w:tcPrChange>
          </w:tcPr>
          <w:p w14:paraId="6F6D5975" w14:textId="77777777" w:rsidR="008F180E" w:rsidRPr="008F180E" w:rsidRDefault="008F180E">
            <w:pPr>
              <w:numPr>
                <w:ilvl w:val="0"/>
                <w:numId w:val="164"/>
              </w:numPr>
              <w:jc w:val="left"/>
              <w:rPr>
                <w:ins w:id="12078" w:author="XuanWen Chen" w:date="2019-01-01T19:50:00Z"/>
                <w:rFonts w:hAnsi="宋体"/>
                <w:rPrChange w:id="12079" w:author="XuanWen Chen" w:date="2019-01-01T19:50:00Z">
                  <w:rPr>
                    <w:ins w:id="12080" w:author="XuanWen Chen" w:date="2019-01-01T19:50:00Z"/>
                  </w:rPr>
                </w:rPrChange>
              </w:rPr>
              <w:pPrChange w:id="12081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082" w:author="XuanWen Chen" w:date="2019-01-01T19:50:00Z">
              <w:r w:rsidRPr="008F180E">
                <w:rPr>
                  <w:rFonts w:hAnsi="宋体" w:hint="eastAsia"/>
                  <w:rPrChange w:id="12083" w:author="XuanWen Chen" w:date="2019-01-01T19:50:00Z">
                    <w:rPr>
                      <w:rFonts w:hint="eastAsia"/>
                    </w:rPr>
                  </w:rPrChange>
                </w:rPr>
                <w:t>项目发起人创建项目实例。</w:t>
              </w:r>
            </w:ins>
          </w:p>
          <w:p w14:paraId="510DE26D" w14:textId="77777777" w:rsidR="008F180E" w:rsidRPr="008F180E" w:rsidRDefault="008F180E">
            <w:pPr>
              <w:numPr>
                <w:ilvl w:val="0"/>
                <w:numId w:val="164"/>
              </w:numPr>
              <w:jc w:val="left"/>
              <w:rPr>
                <w:ins w:id="12084" w:author="XuanWen Chen" w:date="2019-01-01T19:50:00Z"/>
                <w:rFonts w:hAnsi="宋体"/>
                <w:rPrChange w:id="12085" w:author="XuanWen Chen" w:date="2019-01-01T19:50:00Z">
                  <w:rPr>
                    <w:ins w:id="12086" w:author="XuanWen Chen" w:date="2019-01-01T19:50:00Z"/>
                  </w:rPr>
                </w:rPrChange>
              </w:rPr>
              <w:pPrChange w:id="12087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088" w:author="XuanWen Chen" w:date="2019-01-01T19:50:00Z">
              <w:r w:rsidRPr="008F180E">
                <w:rPr>
                  <w:rFonts w:hAnsi="宋体" w:hint="eastAsia"/>
                  <w:rPrChange w:id="12089" w:author="XuanWen Chen" w:date="2019-01-01T19:50:00Z">
                    <w:rPr>
                      <w:rFonts w:hint="eastAsia"/>
                    </w:rPr>
                  </w:rPrChange>
                </w:rPr>
                <w:t>项目发起人选择项目开始条件-延时开始</w:t>
              </w:r>
            </w:ins>
          </w:p>
          <w:p w14:paraId="1CB4526E" w14:textId="77777777" w:rsidR="008F180E" w:rsidRPr="008F180E" w:rsidRDefault="008F180E">
            <w:pPr>
              <w:numPr>
                <w:ilvl w:val="0"/>
                <w:numId w:val="164"/>
              </w:numPr>
              <w:jc w:val="left"/>
              <w:rPr>
                <w:ins w:id="12090" w:author="XuanWen Chen" w:date="2019-01-01T19:50:00Z"/>
                <w:rFonts w:hAnsi="宋体"/>
                <w:rPrChange w:id="12091" w:author="XuanWen Chen" w:date="2019-01-01T19:50:00Z">
                  <w:rPr>
                    <w:ins w:id="12092" w:author="XuanWen Chen" w:date="2019-01-01T19:50:00Z"/>
                  </w:rPr>
                </w:rPrChange>
              </w:rPr>
              <w:pPrChange w:id="12093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094" w:author="XuanWen Chen" w:date="2019-01-01T19:50:00Z">
              <w:r w:rsidRPr="008F180E">
                <w:rPr>
                  <w:rFonts w:hAnsi="宋体" w:hint="eastAsia"/>
                  <w:rPrChange w:id="12095" w:author="XuanWen Chen" w:date="2019-01-01T19:50:00Z">
                    <w:rPr>
                      <w:rFonts w:hint="eastAsia"/>
                    </w:rPr>
                  </w:rPrChange>
                </w:rPr>
                <w:t>设置延时开始的时间。</w:t>
              </w:r>
            </w:ins>
          </w:p>
          <w:p w14:paraId="4CCB0FD7" w14:textId="77777777" w:rsidR="008F180E" w:rsidRPr="008F180E" w:rsidRDefault="008F180E">
            <w:pPr>
              <w:numPr>
                <w:ilvl w:val="0"/>
                <w:numId w:val="164"/>
              </w:numPr>
              <w:jc w:val="left"/>
              <w:rPr>
                <w:ins w:id="12096" w:author="XuanWen Chen" w:date="2019-01-01T19:50:00Z"/>
                <w:rFonts w:hAnsi="宋体"/>
                <w:rPrChange w:id="12097" w:author="XuanWen Chen" w:date="2019-01-01T19:50:00Z">
                  <w:rPr>
                    <w:ins w:id="12098" w:author="XuanWen Chen" w:date="2019-01-01T19:50:00Z"/>
                  </w:rPr>
                </w:rPrChange>
              </w:rPr>
              <w:pPrChange w:id="12099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100" w:author="XuanWen Chen" w:date="2019-01-01T19:50:00Z">
              <w:r w:rsidRPr="008F180E">
                <w:rPr>
                  <w:rFonts w:hAnsi="宋体" w:hint="eastAsia"/>
                  <w:rPrChange w:id="12101" w:author="XuanWen Chen" w:date="2019-01-01T19:50:00Z">
                    <w:rPr>
                      <w:rFonts w:hint="eastAsia"/>
                    </w:rPr>
                  </w:rPrChange>
                </w:rPr>
                <w:t>项目组没有满人</w:t>
              </w:r>
            </w:ins>
          </w:p>
          <w:p w14:paraId="252B88B1" w14:textId="77777777" w:rsidR="008F180E" w:rsidRPr="008F180E" w:rsidRDefault="008F180E">
            <w:pPr>
              <w:numPr>
                <w:ilvl w:val="0"/>
                <w:numId w:val="164"/>
              </w:numPr>
              <w:jc w:val="left"/>
              <w:rPr>
                <w:ins w:id="12102" w:author="XuanWen Chen" w:date="2019-01-01T19:50:00Z"/>
                <w:rFonts w:hAnsi="宋体"/>
                <w:rPrChange w:id="12103" w:author="XuanWen Chen" w:date="2019-01-01T19:50:00Z">
                  <w:rPr>
                    <w:ins w:id="12104" w:author="XuanWen Chen" w:date="2019-01-01T19:50:00Z"/>
                  </w:rPr>
                </w:rPrChange>
              </w:rPr>
              <w:pPrChange w:id="12105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106" w:author="XuanWen Chen" w:date="2019-01-01T19:50:00Z">
              <w:r w:rsidRPr="008F180E">
                <w:rPr>
                  <w:rFonts w:hAnsi="宋体" w:hint="eastAsia"/>
                  <w:rPrChange w:id="12107" w:author="XuanWen Chen" w:date="2019-01-01T19:50:00Z">
                    <w:rPr>
                      <w:rFonts w:hint="eastAsia"/>
                    </w:rPr>
                  </w:rPrChange>
                </w:rPr>
                <w:t>到达延时设定的时间</w:t>
              </w:r>
            </w:ins>
          </w:p>
          <w:p w14:paraId="1227C31F" w14:textId="0EB60669" w:rsidR="008F180E" w:rsidRDefault="008F180E" w:rsidP="008F180E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2108" w:author="XuanWen Chen" w:date="2019-01-01T19:50:00Z"/>
                <w:rFonts w:hAnsi="宋体"/>
              </w:rPr>
            </w:pPr>
            <w:ins w:id="12109" w:author="XuanWen Chen" w:date="2019-01-01T19:50:00Z">
              <w:r w:rsidRPr="008F180E">
                <w:rPr>
                  <w:rFonts w:hAnsi="宋体" w:hint="eastAsia"/>
                  <w:rPrChange w:id="12110" w:author="XuanWen Chen" w:date="2019-01-01T19:50:00Z">
                    <w:rPr>
                      <w:rFonts w:hint="eastAsia"/>
                    </w:rPr>
                  </w:rPrChange>
                </w:rPr>
                <w:t>系统讲没有分配人员的角色用计算机代替。</w:t>
              </w:r>
            </w:ins>
          </w:p>
          <w:p w14:paraId="7820A7F5" w14:textId="7F07C884" w:rsidR="008F180E" w:rsidRPr="008F180E" w:rsidRDefault="008F180E">
            <w:pPr>
              <w:numPr>
                <w:ilvl w:val="0"/>
                <w:numId w:val="164"/>
              </w:numPr>
              <w:jc w:val="left"/>
              <w:rPr>
                <w:ins w:id="12111" w:author="XuanWen Chen" w:date="2019-01-01T19:50:00Z"/>
                <w:rFonts w:hAnsi="宋体"/>
                <w:rPrChange w:id="12112" w:author="XuanWen Chen" w:date="2019-01-01T19:50:00Z">
                  <w:rPr>
                    <w:ins w:id="12113" w:author="XuanWen Chen" w:date="2019-01-01T19:50:00Z"/>
                  </w:rPr>
                </w:rPrChange>
              </w:rPr>
              <w:pPrChange w:id="12114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115" w:author="XuanWen Chen" w:date="2019-01-01T19:50:00Z">
              <w:r w:rsidRPr="008F180E">
                <w:rPr>
                  <w:rFonts w:hAnsi="宋体" w:hint="eastAsia"/>
                </w:rPr>
                <w:t>系统自动开始项目。</w:t>
              </w:r>
            </w:ins>
          </w:p>
          <w:p w14:paraId="116B4F3A" w14:textId="40D9CFDB" w:rsidR="0040689B" w:rsidRPr="008F180E" w:rsidDel="008F180E" w:rsidRDefault="0040689B">
            <w:pPr>
              <w:spacing w:line="240" w:lineRule="auto"/>
              <w:jc w:val="left"/>
              <w:rPr>
                <w:del w:id="12116" w:author="XuanWen Chen" w:date="2019-01-01T19:50:00Z"/>
                <w:rFonts w:hAnsi="宋体"/>
                <w:rPrChange w:id="12117" w:author="XuanWen Chen" w:date="2019-01-01T19:50:00Z">
                  <w:rPr>
                    <w:del w:id="12118" w:author="XuanWen Chen" w:date="2019-01-01T19:50:00Z"/>
                  </w:rPr>
                </w:rPrChange>
              </w:rPr>
              <w:pPrChange w:id="12119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20" w:author="XuanWen Chen" w:date="2019-01-01T19:50:00Z">
              <w:r w:rsidRPr="008F180E" w:rsidDel="008F180E">
                <w:rPr>
                  <w:rFonts w:hAnsi="宋体" w:hint="eastAsia"/>
                  <w:rPrChange w:id="12121" w:author="XuanWen Chen" w:date="2019-01-01T19:50:00Z">
                    <w:rPr>
                      <w:rFonts w:hint="eastAsia"/>
                    </w:rPr>
                  </w:rPrChange>
                </w:rPr>
                <w:delText>项目发起人创建项目实例。</w:delText>
              </w:r>
            </w:del>
          </w:p>
          <w:p w14:paraId="5CCB1945" w14:textId="690C9612" w:rsidR="0040689B" w:rsidRPr="008F180E" w:rsidDel="008F180E" w:rsidRDefault="0040689B">
            <w:pPr>
              <w:spacing w:line="240" w:lineRule="auto"/>
              <w:jc w:val="left"/>
              <w:rPr>
                <w:del w:id="12122" w:author="XuanWen Chen" w:date="2019-01-01T19:50:00Z"/>
                <w:rFonts w:hAnsi="宋体"/>
                <w:rPrChange w:id="12123" w:author="XuanWen Chen" w:date="2019-01-01T19:50:00Z">
                  <w:rPr>
                    <w:del w:id="12124" w:author="XuanWen Chen" w:date="2019-01-01T19:50:00Z"/>
                  </w:rPr>
                </w:rPrChange>
              </w:rPr>
              <w:pPrChange w:id="12125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26" w:author="XuanWen Chen" w:date="2019-01-01T19:50:00Z">
              <w:r w:rsidRPr="008F180E" w:rsidDel="008F180E">
                <w:rPr>
                  <w:rFonts w:hAnsi="宋体" w:hint="eastAsia"/>
                  <w:rPrChange w:id="12127" w:author="XuanWen Chen" w:date="2019-01-01T19:50:00Z">
                    <w:rPr>
                      <w:rFonts w:hint="eastAsia"/>
                    </w:rPr>
                  </w:rPrChange>
                </w:rPr>
                <w:delText>项目发起人选择项目开始条件-延时开始</w:delText>
              </w:r>
            </w:del>
          </w:p>
          <w:p w14:paraId="7695448E" w14:textId="7192D598" w:rsidR="0040689B" w:rsidRPr="008F180E" w:rsidDel="008F180E" w:rsidRDefault="0040689B">
            <w:pPr>
              <w:spacing w:line="240" w:lineRule="auto"/>
              <w:jc w:val="left"/>
              <w:rPr>
                <w:del w:id="12128" w:author="XuanWen Chen" w:date="2019-01-01T19:50:00Z"/>
                <w:rFonts w:hAnsi="宋体"/>
                <w:rPrChange w:id="12129" w:author="XuanWen Chen" w:date="2019-01-01T19:50:00Z">
                  <w:rPr>
                    <w:del w:id="12130" w:author="XuanWen Chen" w:date="2019-01-01T19:50:00Z"/>
                  </w:rPr>
                </w:rPrChange>
              </w:rPr>
              <w:pPrChange w:id="12131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32" w:author="XuanWen Chen" w:date="2019-01-01T19:50:00Z">
              <w:r w:rsidRPr="008F180E" w:rsidDel="008F180E">
                <w:rPr>
                  <w:rFonts w:hAnsi="宋体" w:hint="eastAsia"/>
                  <w:rPrChange w:id="12133" w:author="XuanWen Chen" w:date="2019-01-01T19:50:00Z">
                    <w:rPr>
                      <w:rFonts w:hint="eastAsia"/>
                    </w:rPr>
                  </w:rPrChange>
                </w:rPr>
                <w:delText>设置延时开始的时间。</w:delText>
              </w:r>
            </w:del>
          </w:p>
          <w:p w14:paraId="5773E948" w14:textId="41597536" w:rsidR="0040689B" w:rsidRPr="008F180E" w:rsidDel="008F180E" w:rsidRDefault="0040689B">
            <w:pPr>
              <w:spacing w:line="240" w:lineRule="auto"/>
              <w:jc w:val="left"/>
              <w:rPr>
                <w:del w:id="12134" w:author="XuanWen Chen" w:date="2019-01-01T19:50:00Z"/>
                <w:rFonts w:hAnsi="宋体"/>
                <w:rPrChange w:id="12135" w:author="XuanWen Chen" w:date="2019-01-01T19:50:00Z">
                  <w:rPr>
                    <w:del w:id="12136" w:author="XuanWen Chen" w:date="2019-01-01T19:50:00Z"/>
                  </w:rPr>
                </w:rPrChange>
              </w:rPr>
              <w:pPrChange w:id="12137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38" w:author="XuanWen Chen" w:date="2019-01-01T19:50:00Z">
              <w:r w:rsidRPr="008F180E" w:rsidDel="008F180E">
                <w:rPr>
                  <w:rFonts w:hAnsi="宋体" w:hint="eastAsia"/>
                  <w:rPrChange w:id="12139" w:author="XuanWen Chen" w:date="2019-01-01T19:50:00Z">
                    <w:rPr>
                      <w:rFonts w:hint="eastAsia"/>
                    </w:rPr>
                  </w:rPrChange>
                </w:rPr>
                <w:delText>项目组没有满人</w:delText>
              </w:r>
            </w:del>
          </w:p>
          <w:p w14:paraId="14C94600" w14:textId="3296AA41" w:rsidR="0040689B" w:rsidRPr="008F180E" w:rsidDel="008F180E" w:rsidRDefault="0040689B">
            <w:pPr>
              <w:spacing w:line="240" w:lineRule="auto"/>
              <w:jc w:val="left"/>
              <w:rPr>
                <w:del w:id="12140" w:author="XuanWen Chen" w:date="2019-01-01T19:50:00Z"/>
                <w:rFonts w:hAnsi="宋体"/>
                <w:rPrChange w:id="12141" w:author="XuanWen Chen" w:date="2019-01-01T19:50:00Z">
                  <w:rPr>
                    <w:del w:id="12142" w:author="XuanWen Chen" w:date="2019-01-01T19:50:00Z"/>
                  </w:rPr>
                </w:rPrChange>
              </w:rPr>
              <w:pPrChange w:id="12143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44" w:author="XuanWen Chen" w:date="2019-01-01T19:50:00Z">
              <w:r w:rsidRPr="008F180E" w:rsidDel="008F180E">
                <w:rPr>
                  <w:rFonts w:hAnsi="宋体" w:hint="eastAsia"/>
                  <w:rPrChange w:id="12145" w:author="XuanWen Chen" w:date="2019-01-01T19:50:00Z">
                    <w:rPr>
                      <w:rFonts w:hint="eastAsia"/>
                    </w:rPr>
                  </w:rPrChange>
                </w:rPr>
                <w:delText>到达延时设定的时间</w:delText>
              </w:r>
            </w:del>
          </w:p>
          <w:p w14:paraId="088F357C" w14:textId="16C1265C" w:rsidR="0040689B" w:rsidRPr="008F180E" w:rsidDel="008F180E" w:rsidRDefault="0040689B">
            <w:pPr>
              <w:spacing w:line="240" w:lineRule="auto"/>
              <w:jc w:val="left"/>
              <w:rPr>
                <w:del w:id="12146" w:author="XuanWen Chen" w:date="2019-01-01T19:50:00Z"/>
                <w:rFonts w:hAnsi="宋体"/>
                <w:rPrChange w:id="12147" w:author="XuanWen Chen" w:date="2019-01-01T19:50:00Z">
                  <w:rPr>
                    <w:del w:id="12148" w:author="XuanWen Chen" w:date="2019-01-01T19:50:00Z"/>
                  </w:rPr>
                </w:rPrChange>
              </w:rPr>
              <w:pPrChange w:id="12149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50" w:author="XuanWen Chen" w:date="2019-01-01T19:50:00Z">
              <w:r w:rsidRPr="008F180E" w:rsidDel="008F180E">
                <w:rPr>
                  <w:rFonts w:hAnsi="宋体" w:hint="eastAsia"/>
                  <w:rPrChange w:id="12151" w:author="XuanWen Chen" w:date="2019-01-01T19:50:00Z">
                    <w:rPr>
                      <w:rFonts w:hint="eastAsia"/>
                    </w:rPr>
                  </w:rPrChange>
                </w:rPr>
                <w:delText>系统讲没有分配人员的角色用计算机代替。</w:delText>
              </w:r>
            </w:del>
          </w:p>
          <w:p w14:paraId="79039476" w14:textId="0AE948E1" w:rsidR="0040689B" w:rsidRPr="008F180E" w:rsidRDefault="0040689B">
            <w:pPr>
              <w:spacing w:line="240" w:lineRule="auto"/>
              <w:jc w:val="left"/>
              <w:rPr>
                <w:rFonts w:hAnsi="宋体"/>
                <w:rPrChange w:id="12152" w:author="XuanWen Chen" w:date="2019-01-01T19:50:00Z">
                  <w:rPr/>
                </w:rPrChange>
              </w:rPr>
              <w:pPrChange w:id="12153" w:author="XuanWen Chen" w:date="2019-01-01T19:50:00Z">
                <w:pPr>
                  <w:framePr w:hSpace="180" w:wrap="around" w:vAnchor="text" w:hAnchor="margin" w:y="347"/>
                  <w:numPr>
                    <w:numId w:val="18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154" w:author="XuanWen Chen" w:date="2019-01-01T19:50:00Z">
              <w:r w:rsidRPr="008F180E" w:rsidDel="008F180E">
                <w:rPr>
                  <w:rFonts w:hAnsi="宋体" w:hint="eastAsia"/>
                  <w:rPrChange w:id="12155" w:author="XuanWen Chen" w:date="2019-01-01T19:50:00Z">
                    <w:rPr>
                      <w:rFonts w:hint="eastAsia"/>
                    </w:rPr>
                  </w:rPrChange>
                </w:rPr>
                <w:delText>系统自动开始项目。</w:delText>
              </w:r>
            </w:del>
          </w:p>
        </w:tc>
      </w:tr>
      <w:tr w:rsidR="0040689B" w:rsidRPr="00FD6E19" w14:paraId="495ECCC1" w14:textId="77777777" w:rsidTr="008F180E">
        <w:tc>
          <w:tcPr>
            <w:tcW w:w="1384" w:type="dxa"/>
            <w:tcPrChange w:id="12156" w:author="XuanWen Chen" w:date="2019-01-01T19:50:00Z">
              <w:tcPr>
                <w:tcW w:w="956" w:type="dxa"/>
              </w:tcPr>
            </w:tcPrChange>
          </w:tcPr>
          <w:p w14:paraId="1345D92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PrChange w:id="12157" w:author="XuanWen Chen" w:date="2019-01-01T19:50:00Z">
              <w:tcPr>
                <w:tcW w:w="7566" w:type="dxa"/>
                <w:gridSpan w:val="4"/>
              </w:tcPr>
            </w:tcPrChange>
          </w:tcPr>
          <w:p w14:paraId="79A758D1" w14:textId="77777777" w:rsidR="0040689B" w:rsidRPr="008F180E" w:rsidRDefault="0040689B">
            <w:pPr>
              <w:spacing w:line="240" w:lineRule="auto"/>
              <w:jc w:val="left"/>
              <w:rPr>
                <w:rFonts w:hAnsi="宋体"/>
                <w:rPrChange w:id="12158" w:author="XuanWen Chen" w:date="2019-01-01T19:50:00Z">
                  <w:rPr/>
                </w:rPrChange>
              </w:rPr>
              <w:pPrChange w:id="12159" w:author="XuanWen Chen" w:date="2019-01-01T19:50:00Z">
                <w:pPr>
                  <w:framePr w:hSpace="180" w:wrap="around" w:vAnchor="text" w:hAnchor="margin" w:y="347"/>
                  <w:numPr>
                    <w:ilvl w:val="1"/>
                    <w:numId w:val="18"/>
                  </w:numPr>
                  <w:spacing w:line="240" w:lineRule="auto"/>
                  <w:ind w:left="3780" w:hanging="420"/>
                  <w:jc w:val="left"/>
                </w:pPr>
              </w:pPrChange>
            </w:pPr>
            <w:del w:id="12160" w:author="XuanWen Chen" w:date="2019-01-01T19:50:00Z">
              <w:r w:rsidRPr="008F180E" w:rsidDel="008F180E">
                <w:rPr>
                  <w:rFonts w:hAnsi="宋体"/>
                  <w:rPrChange w:id="12161" w:author="XuanWen Chen" w:date="2019-01-01T19:50:00Z">
                    <w:rPr/>
                  </w:rPrChange>
                </w:rPr>
                <w:delText>E1</w:delText>
              </w:r>
            </w:del>
            <w:r w:rsidRPr="008F180E">
              <w:rPr>
                <w:rFonts w:hAnsi="宋体" w:hint="eastAsia"/>
                <w:rPrChange w:id="12162" w:author="XuanWen Chen" w:date="2019-01-01T19:50:00Z">
                  <w:rPr>
                    <w:rFonts w:hint="eastAsia"/>
                  </w:rPr>
                </w:rPrChange>
              </w:rPr>
              <w:t>当前案例已无权限参加</w:t>
            </w:r>
          </w:p>
          <w:p w14:paraId="240752F9" w14:textId="302A107D" w:rsidR="0040689B" w:rsidRPr="008F180E" w:rsidDel="008F180E" w:rsidRDefault="0040689B">
            <w:pPr>
              <w:spacing w:line="240" w:lineRule="auto"/>
              <w:jc w:val="left"/>
              <w:rPr>
                <w:del w:id="12163" w:author="XuanWen Chen" w:date="2019-01-01T19:50:00Z"/>
                <w:rFonts w:hAnsi="宋体"/>
                <w:rPrChange w:id="12164" w:author="XuanWen Chen" w:date="2019-01-01T19:50:00Z">
                  <w:rPr>
                    <w:del w:id="12165" w:author="XuanWen Chen" w:date="2019-01-01T19:50:00Z"/>
                  </w:rPr>
                </w:rPrChange>
              </w:rPr>
              <w:pPrChange w:id="12166" w:author="XuanWen Chen" w:date="2019-01-01T19:50:00Z">
                <w:pPr>
                  <w:framePr w:hSpace="180" w:wrap="around" w:vAnchor="text" w:hAnchor="margin" w:y="347"/>
                  <w:numPr>
                    <w:ilvl w:val="1"/>
                    <w:numId w:val="18"/>
                  </w:numPr>
                  <w:spacing w:line="240" w:lineRule="auto"/>
                  <w:ind w:left="3780" w:hanging="420"/>
                  <w:jc w:val="left"/>
                </w:pPr>
              </w:pPrChange>
            </w:pPr>
            <w:del w:id="12167" w:author="XuanWen Chen" w:date="2019-01-01T19:50:00Z">
              <w:r w:rsidRPr="008F180E" w:rsidDel="008F180E">
                <w:rPr>
                  <w:rFonts w:hAnsi="宋体"/>
                  <w:rPrChange w:id="12168" w:author="XuanWen Chen" w:date="2019-01-01T19:50:00Z">
                    <w:rPr/>
                  </w:rPrChange>
                </w:rPr>
                <w:delText xml:space="preserve">E2 </w:delText>
              </w:r>
            </w:del>
            <w:r w:rsidRPr="008F180E">
              <w:rPr>
                <w:rFonts w:hAnsi="宋体" w:hint="eastAsia"/>
                <w:rPrChange w:id="12169" w:author="XuanWen Chen" w:date="2019-01-01T19:50:00Z">
                  <w:rPr>
                    <w:rFonts w:hint="eastAsia"/>
                  </w:rPr>
                </w:rPrChange>
              </w:rPr>
              <w:t>当前项目组已无人员。</w:t>
            </w:r>
          </w:p>
          <w:p w14:paraId="4806D679" w14:textId="77777777" w:rsidR="0040689B" w:rsidRPr="00FD6E19" w:rsidRDefault="0040689B">
            <w:pPr>
              <w:spacing w:line="240" w:lineRule="auto"/>
              <w:jc w:val="left"/>
              <w:rPr>
                <w:rFonts w:hAnsi="宋体"/>
              </w:rPr>
              <w:pPrChange w:id="12170" w:author="XuanWen Chen" w:date="2019-01-01T19:50:00Z">
                <w:pPr>
                  <w:framePr w:hSpace="180" w:wrap="around" w:vAnchor="text" w:hAnchor="margin" w:y="347"/>
                  <w:jc w:val="left"/>
                </w:pPr>
              </w:pPrChange>
            </w:pPr>
          </w:p>
        </w:tc>
      </w:tr>
      <w:tr w:rsidR="0040689B" w:rsidRPr="008035F1" w14:paraId="3BBD7FE3" w14:textId="77777777" w:rsidTr="008F180E">
        <w:tc>
          <w:tcPr>
            <w:tcW w:w="1384" w:type="dxa"/>
            <w:tcPrChange w:id="12171" w:author="XuanWen Chen" w:date="2019-01-01T19:50:00Z">
              <w:tcPr>
                <w:tcW w:w="956" w:type="dxa"/>
              </w:tcPr>
            </w:tcPrChange>
          </w:tcPr>
          <w:p w14:paraId="54E1D8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PrChange w:id="12172" w:author="XuanWen Chen" w:date="2019-01-01T19:50:00Z">
              <w:tcPr>
                <w:tcW w:w="7566" w:type="dxa"/>
                <w:gridSpan w:val="4"/>
              </w:tcPr>
            </w:tcPrChange>
          </w:tcPr>
          <w:p w14:paraId="772AB0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2173" w:author="XuanWen Chen" w:date="2019-01-01T19:50:00Z">
              <w:r w:rsidDel="008F180E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14:paraId="75CD3E22" w14:textId="77777777" w:rsidTr="008F180E">
        <w:tc>
          <w:tcPr>
            <w:tcW w:w="1384" w:type="dxa"/>
            <w:tcPrChange w:id="12174" w:author="XuanWen Chen" w:date="2019-01-01T19:50:00Z">
              <w:tcPr>
                <w:tcW w:w="956" w:type="dxa"/>
              </w:tcPr>
            </w:tcPrChange>
          </w:tcPr>
          <w:p w14:paraId="6FDFEA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PrChange w:id="12175" w:author="XuanWen Chen" w:date="2019-01-01T19:50:00Z">
              <w:tcPr>
                <w:tcW w:w="7566" w:type="dxa"/>
                <w:gridSpan w:val="4"/>
              </w:tcPr>
            </w:tcPrChange>
          </w:tcPr>
          <w:p w14:paraId="7C3AC610" w14:textId="0935F934" w:rsidR="0040689B" w:rsidRPr="008035F1" w:rsidRDefault="00640F81" w:rsidP="0040689B">
            <w:pPr>
              <w:jc w:val="left"/>
              <w:rPr>
                <w:rFonts w:hAnsi="宋体"/>
              </w:rPr>
            </w:pPr>
            <w:ins w:id="12176" w:author="XuanWen Chen" w:date="2019-01-01T21:20:00Z">
              <w:r>
                <w:rPr>
                  <w:rFonts w:hAnsi="宋体" w:hint="eastAsia"/>
                </w:rPr>
                <w:t>每天10次</w:t>
              </w:r>
            </w:ins>
          </w:p>
        </w:tc>
      </w:tr>
      <w:tr w:rsidR="0040689B" w:rsidRPr="008035F1" w14:paraId="275CCE3C" w14:textId="77777777" w:rsidTr="008F180E">
        <w:tc>
          <w:tcPr>
            <w:tcW w:w="1384" w:type="dxa"/>
            <w:tcPrChange w:id="12177" w:author="XuanWen Chen" w:date="2019-01-01T19:50:00Z">
              <w:tcPr>
                <w:tcW w:w="956" w:type="dxa"/>
              </w:tcPr>
            </w:tcPrChange>
          </w:tcPr>
          <w:p w14:paraId="5DD594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PrChange w:id="12178" w:author="XuanWen Chen" w:date="2019-01-01T19:50:00Z">
              <w:tcPr>
                <w:tcW w:w="7566" w:type="dxa"/>
                <w:gridSpan w:val="4"/>
              </w:tcPr>
            </w:tcPrChange>
          </w:tcPr>
          <w:p w14:paraId="65C08F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29369CF" w14:textId="77777777" w:rsidTr="008F180E">
        <w:tc>
          <w:tcPr>
            <w:tcW w:w="1384" w:type="dxa"/>
            <w:tcPrChange w:id="12179" w:author="XuanWen Chen" w:date="2019-01-01T19:50:00Z">
              <w:tcPr>
                <w:tcW w:w="956" w:type="dxa"/>
              </w:tcPr>
            </w:tcPrChange>
          </w:tcPr>
          <w:p w14:paraId="2E6094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PrChange w:id="12180" w:author="XuanWen Chen" w:date="2019-01-01T19:50:00Z">
              <w:tcPr>
                <w:tcW w:w="7566" w:type="dxa"/>
                <w:gridSpan w:val="4"/>
              </w:tcPr>
            </w:tcPrChange>
          </w:tcPr>
          <w:p w14:paraId="4A268399" w14:textId="77D009B7" w:rsidR="0040689B" w:rsidRPr="002E6A2F" w:rsidRDefault="00640F81" w:rsidP="0040689B">
            <w:pPr>
              <w:jc w:val="left"/>
              <w:rPr>
                <w:rFonts w:hAnsi="宋体"/>
              </w:rPr>
            </w:pPr>
            <w:ins w:id="12181" w:author="XuanWen Chen" w:date="2019-01-01T21:2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1D261288" w14:textId="77777777" w:rsidTr="008F180E">
        <w:tc>
          <w:tcPr>
            <w:tcW w:w="1384" w:type="dxa"/>
            <w:tcPrChange w:id="12182" w:author="XuanWen Chen" w:date="2019-01-01T19:50:00Z">
              <w:tcPr>
                <w:tcW w:w="956" w:type="dxa"/>
              </w:tcPr>
            </w:tcPrChange>
          </w:tcPr>
          <w:p w14:paraId="2C4F13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138" w:type="dxa"/>
            <w:gridSpan w:val="3"/>
            <w:tcPrChange w:id="12183" w:author="XuanWen Chen" w:date="2019-01-01T19:50:00Z">
              <w:tcPr>
                <w:tcW w:w="7566" w:type="dxa"/>
                <w:gridSpan w:val="4"/>
              </w:tcPr>
            </w:tcPrChange>
          </w:tcPr>
          <w:p w14:paraId="70A24B0D" w14:textId="74B9B763" w:rsidR="0040689B" w:rsidRPr="008035F1" w:rsidRDefault="00640F81" w:rsidP="0040689B">
            <w:pPr>
              <w:jc w:val="left"/>
              <w:rPr>
                <w:rFonts w:hAnsi="宋体"/>
              </w:rPr>
            </w:pPr>
            <w:ins w:id="12184" w:author="XuanWen Chen" w:date="2019-01-01T21:20:00Z">
              <w:r>
                <w:rPr>
                  <w:rFonts w:hAnsi="宋体" w:hint="eastAsia"/>
                </w:rPr>
                <w:t>每天有10个项目延时开始</w:t>
              </w:r>
            </w:ins>
            <w:del w:id="12185" w:author="XuanWen Chen" w:date="2019-01-01T19:50:00Z">
              <w:r w:rsidR="0040689B" w:rsidDel="008F180E">
                <w:rPr>
                  <w:rFonts w:hAnsi="宋体" w:hint="eastAsia"/>
                </w:rPr>
                <w:delText>有权限能够参加案例</w:delText>
              </w:r>
            </w:del>
          </w:p>
        </w:tc>
      </w:tr>
    </w:tbl>
    <w:p w14:paraId="0A3E96F9" w14:textId="60B4923B" w:rsidR="00720356" w:rsidDel="00640F81" w:rsidRDefault="00720356" w:rsidP="00E341B2">
      <w:pPr>
        <w:rPr>
          <w:del w:id="12186" w:author="XuanWen Chen" w:date="2019-01-01T21:20:00Z"/>
        </w:rPr>
      </w:pPr>
    </w:p>
    <w:p w14:paraId="1339794B" w14:textId="13BD500C" w:rsidR="00720356" w:rsidRPr="00236CEF" w:rsidDel="00640F81" w:rsidRDefault="00720356">
      <w:pPr>
        <w:pStyle w:val="4"/>
        <w:rPr>
          <w:del w:id="12187" w:author="XuanWen Chen" w:date="2019-01-01T21:20:00Z"/>
          <w:b w:val="0"/>
          <w:bCs w:val="0"/>
          <w:rPrChange w:id="12188" w:author="XuanWen Chen" w:date="2019-01-01T21:37:00Z">
            <w:rPr>
              <w:del w:id="12189" w:author="XuanWen Chen" w:date="2019-01-01T21:20:00Z"/>
              <w:b/>
              <w:bCs/>
            </w:rPr>
          </w:rPrChange>
        </w:rPr>
        <w:pPrChange w:id="12190" w:author="XuanWen Chen" w:date="2019-01-01T21:37:00Z">
          <w:pPr>
            <w:widowControl/>
            <w:spacing w:line="240" w:lineRule="auto"/>
            <w:jc w:val="left"/>
          </w:pPr>
        </w:pPrChange>
      </w:pPr>
      <w:r>
        <w:br w:type="page"/>
      </w:r>
    </w:p>
    <w:p w14:paraId="1B5D1846" w14:textId="4FD53858" w:rsidR="0040689B" w:rsidRPr="00236CEF" w:rsidRDefault="00720356">
      <w:pPr>
        <w:pStyle w:val="4"/>
        <w:rPr>
          <w:rPrChange w:id="12191" w:author="XuanWen Chen" w:date="2019-01-01T21:37:00Z">
            <w:rPr>
              <w:color w:val="FF0000"/>
            </w:rPr>
          </w:rPrChange>
        </w:rPr>
      </w:pPr>
      <w:bookmarkStart w:id="12192" w:name="_Toc533621456"/>
      <w:r w:rsidRPr="00236CEF">
        <w:rPr>
          <w:rFonts w:hint="eastAsia"/>
          <w:rPrChange w:id="12193" w:author="XuanWen Chen" w:date="2019-01-01T21:37:00Z">
            <w:rPr>
              <w:rFonts w:hint="eastAsia"/>
              <w:color w:val="FF0000"/>
            </w:rPr>
          </w:rPrChange>
        </w:rPr>
        <w:t>项目发起人</w:t>
      </w:r>
      <w:del w:id="12194" w:author="XuanWen Chen" w:date="2019-01-01T21:40:00Z">
        <w:r w:rsidRPr="00236CEF" w:rsidDel="00236CEF">
          <w:rPr>
            <w:rPrChange w:id="12195" w:author="XuanWen Chen" w:date="2019-01-01T21:37:00Z">
              <w:rPr>
                <w:color w:val="FF0000"/>
              </w:rPr>
            </w:rPrChange>
          </w:rPr>
          <w:delText xml:space="preserve"> </w:delText>
        </w:r>
      </w:del>
      <w:r w:rsidRPr="00236CEF">
        <w:rPr>
          <w:rFonts w:hint="eastAsia"/>
          <w:rPrChange w:id="12196" w:author="XuanWen Chen" w:date="2019-01-01T21:37:00Z">
            <w:rPr>
              <w:rFonts w:hint="eastAsia"/>
              <w:color w:val="FF0000"/>
            </w:rPr>
          </w:rPrChange>
        </w:rPr>
        <w:t>修改项目开始条件</w:t>
      </w:r>
      <w:del w:id="12197" w:author="XuanWen Chen" w:date="2019-01-01T21:37:00Z">
        <w:r w:rsidRPr="00236CEF" w:rsidDel="00236CEF">
          <w:rPr>
            <w:rPrChange w:id="12198" w:author="XuanWen Chen" w:date="2019-01-01T21:37:00Z">
              <w:rPr>
                <w:color w:val="FF0000"/>
              </w:rPr>
            </w:rPrChange>
          </w:rPr>
          <w:delText>-</w:delText>
        </w:r>
        <w:r w:rsidRPr="00236CEF" w:rsidDel="00236CEF">
          <w:rPr>
            <w:rFonts w:hint="eastAsia"/>
            <w:rPrChange w:id="12199" w:author="XuanWen Chen" w:date="2019-01-01T21:37:00Z">
              <w:rPr>
                <w:rFonts w:hint="eastAsia"/>
                <w:color w:val="FF0000"/>
              </w:rPr>
            </w:rPrChange>
          </w:rPr>
          <w:delText>延时开始</w:delText>
        </w:r>
      </w:del>
      <w:bookmarkEnd w:id="12192"/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  <w:tblGridChange w:id="12200">
          <w:tblGrid>
            <w:gridCol w:w="1384"/>
            <w:gridCol w:w="1785"/>
            <w:gridCol w:w="2398"/>
            <w:gridCol w:w="2955"/>
          </w:tblGrid>
        </w:tblGridChange>
      </w:tblGrid>
      <w:tr w:rsidR="00236CEF" w:rsidRPr="00236CEF" w14:paraId="6648F7AC" w14:textId="77777777" w:rsidTr="00236CEF">
        <w:tc>
          <w:tcPr>
            <w:tcW w:w="1384" w:type="dxa"/>
          </w:tcPr>
          <w:p w14:paraId="5D78EC93" w14:textId="77777777" w:rsidR="0040689B" w:rsidRPr="00236CEF" w:rsidRDefault="0040689B" w:rsidP="0040689B">
            <w:pPr>
              <w:rPr>
                <w:rFonts w:hAnsi="宋体"/>
                <w:b/>
                <w:rPrChange w:id="12201" w:author="XuanWen Chen" w:date="2019-01-01T21:37:00Z">
                  <w:rPr>
                    <w:rFonts w:hAnsi="宋体"/>
                    <w:b/>
                    <w:color w:val="FF0000"/>
                  </w:rPr>
                </w:rPrChange>
              </w:rPr>
            </w:pPr>
            <w:r w:rsidRPr="00236CEF">
              <w:rPr>
                <w:rFonts w:hAnsi="宋体"/>
                <w:b/>
                <w:rPrChange w:id="12202" w:author="XuanWen Chen" w:date="2019-01-01T21:37:00Z">
                  <w:rPr>
                    <w:rFonts w:hAnsi="宋体"/>
                    <w:b/>
                    <w:color w:val="FF0000"/>
                  </w:rPr>
                </w:rPrChange>
              </w:rPr>
              <w:t>ID和名称：</w:t>
            </w:r>
          </w:p>
        </w:tc>
        <w:tc>
          <w:tcPr>
            <w:tcW w:w="7138" w:type="dxa"/>
            <w:gridSpan w:val="3"/>
          </w:tcPr>
          <w:p w14:paraId="0318B79F" w14:textId="1E695597" w:rsidR="0040689B" w:rsidRPr="00236CEF" w:rsidRDefault="0040689B" w:rsidP="0040689B">
            <w:pPr>
              <w:rPr>
                <w:rFonts w:hAnsi="宋体"/>
                <w:b/>
                <w:rPrChange w:id="12203" w:author="XuanWen Chen" w:date="2019-01-01T21:37:00Z">
                  <w:rPr>
                    <w:rFonts w:hAnsi="宋体"/>
                    <w:b/>
                    <w:color w:val="FF0000"/>
                  </w:rPr>
                </w:rPrChange>
              </w:rPr>
            </w:pPr>
            <w:r w:rsidRPr="00236CEF">
              <w:rPr>
                <w:rFonts w:hAnsi="宋体"/>
                <w:b/>
                <w:rPrChange w:id="12204" w:author="XuanWen Chen" w:date="2019-01-01T21:37:00Z">
                  <w:rPr>
                    <w:rFonts w:hAnsi="宋体"/>
                    <w:b/>
                    <w:color w:val="FF0000"/>
                  </w:rPr>
                </w:rPrChange>
              </w:rPr>
              <w:t>UC-9</w:t>
            </w:r>
            <w:r w:rsidRPr="00236CEF">
              <w:rPr>
                <w:rFonts w:hAnsi="宋体" w:hint="eastAsia"/>
                <w:b/>
                <w:rPrChange w:id="12205" w:author="XuanWen Chen" w:date="2019-01-01T21:37:00Z">
                  <w:rPr>
                    <w:rFonts w:hAnsi="宋体" w:hint="eastAsia"/>
                    <w:b/>
                    <w:color w:val="FF0000"/>
                  </w:rPr>
                </w:rPrChange>
              </w:rPr>
              <w:t>：项目发起人</w:t>
            </w:r>
            <w:del w:id="12206" w:author="XuanWen Chen" w:date="2019-01-01T21:40:00Z">
              <w:r w:rsidRPr="00236CEF" w:rsidDel="00236CEF">
                <w:rPr>
                  <w:rFonts w:hAnsi="宋体"/>
                  <w:b/>
                  <w:rPrChange w:id="12207" w:author="XuanWen Chen" w:date="2019-01-01T21:37:00Z">
                    <w:rPr>
                      <w:rFonts w:hAnsi="宋体"/>
                      <w:b/>
                      <w:color w:val="FF0000"/>
                    </w:rPr>
                  </w:rPrChange>
                </w:rPr>
                <w:delText xml:space="preserve"> </w:delText>
              </w:r>
            </w:del>
            <w:r w:rsidRPr="00236CEF">
              <w:rPr>
                <w:rFonts w:hAnsi="宋体" w:hint="eastAsia"/>
                <w:b/>
                <w:rPrChange w:id="12208" w:author="XuanWen Chen" w:date="2019-01-01T21:37:00Z">
                  <w:rPr>
                    <w:rFonts w:hAnsi="宋体" w:hint="eastAsia"/>
                    <w:b/>
                    <w:color w:val="FF0000"/>
                  </w:rPr>
                </w:rPrChange>
              </w:rPr>
              <w:t>修改项目开始条件</w:t>
            </w:r>
            <w:del w:id="12209" w:author="XuanWen Chen" w:date="2019-01-01T21:40:00Z">
              <w:r w:rsidRPr="00236CEF" w:rsidDel="00236CEF">
                <w:rPr>
                  <w:rFonts w:hAnsi="宋体"/>
                  <w:b/>
                  <w:rPrChange w:id="12210" w:author="XuanWen Chen" w:date="2019-01-01T21:37:00Z">
                    <w:rPr>
                      <w:rFonts w:hAnsi="宋体"/>
                      <w:b/>
                      <w:color w:val="FF0000"/>
                    </w:rPr>
                  </w:rPrChange>
                </w:rPr>
                <w:delText>-延时开始</w:delText>
              </w:r>
            </w:del>
          </w:p>
        </w:tc>
      </w:tr>
      <w:tr w:rsidR="00236CEF" w:rsidRPr="00236CEF" w14:paraId="433F27EB" w14:textId="77777777" w:rsidTr="00236CEF">
        <w:tblPrEx>
          <w:tblW w:w="0" w:type="auto"/>
          <w:tblLayout w:type="fixed"/>
          <w:tblPrExChange w:id="12211" w:author="XuanWen Chen" w:date="2019-01-01T21:41:00Z">
            <w:tblPrEx>
              <w:tblW w:w="0" w:type="auto"/>
              <w:tblLayout w:type="fixed"/>
            </w:tblPrEx>
          </w:tblPrExChange>
        </w:tblPrEx>
        <w:tc>
          <w:tcPr>
            <w:tcW w:w="1384" w:type="dxa"/>
            <w:tcPrChange w:id="12212" w:author="XuanWen Chen" w:date="2019-01-01T21:41:00Z">
              <w:tcPr>
                <w:tcW w:w="1384" w:type="dxa"/>
              </w:tcPr>
            </w:tcPrChange>
          </w:tcPr>
          <w:p w14:paraId="18526212" w14:textId="77777777" w:rsidR="0040689B" w:rsidRPr="00236CEF" w:rsidRDefault="0040689B" w:rsidP="0040689B">
            <w:pPr>
              <w:jc w:val="left"/>
              <w:rPr>
                <w:rFonts w:hAnsi="宋体"/>
                <w:rPrChange w:id="12213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14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创建人：</w:t>
            </w:r>
          </w:p>
        </w:tc>
        <w:tc>
          <w:tcPr>
            <w:tcW w:w="1985" w:type="dxa"/>
            <w:tcPrChange w:id="12215" w:author="XuanWen Chen" w:date="2019-01-01T21:41:00Z">
              <w:tcPr>
                <w:tcW w:w="1785" w:type="dxa"/>
              </w:tcPr>
            </w:tcPrChange>
          </w:tcPr>
          <w:p w14:paraId="2B891C30" w14:textId="77777777" w:rsidR="0040689B" w:rsidRPr="00236CEF" w:rsidRDefault="0040689B" w:rsidP="0040689B">
            <w:pPr>
              <w:jc w:val="left"/>
              <w:rPr>
                <w:rFonts w:hAnsi="宋体"/>
                <w:rPrChange w:id="12216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17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陈铉文</w:t>
            </w:r>
          </w:p>
        </w:tc>
        <w:tc>
          <w:tcPr>
            <w:tcW w:w="2198" w:type="dxa"/>
            <w:tcPrChange w:id="12218" w:author="XuanWen Chen" w:date="2019-01-01T21:41:00Z">
              <w:tcPr>
                <w:tcW w:w="2398" w:type="dxa"/>
              </w:tcPr>
            </w:tcPrChange>
          </w:tcPr>
          <w:p w14:paraId="460B3A80" w14:textId="77777777" w:rsidR="0040689B" w:rsidRPr="00236CEF" w:rsidRDefault="0040689B" w:rsidP="0040689B">
            <w:pPr>
              <w:jc w:val="left"/>
              <w:rPr>
                <w:rFonts w:hAnsi="宋体"/>
                <w:rPrChange w:id="12219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20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创建日期：</w:t>
            </w:r>
          </w:p>
        </w:tc>
        <w:tc>
          <w:tcPr>
            <w:tcW w:w="2955" w:type="dxa"/>
            <w:tcPrChange w:id="12221" w:author="XuanWen Chen" w:date="2019-01-01T21:41:00Z">
              <w:tcPr>
                <w:tcW w:w="2955" w:type="dxa"/>
              </w:tcPr>
            </w:tcPrChange>
          </w:tcPr>
          <w:p w14:paraId="37D00AE8" w14:textId="77777777" w:rsidR="0040689B" w:rsidRPr="00236CEF" w:rsidRDefault="0040689B" w:rsidP="0040689B">
            <w:pPr>
              <w:jc w:val="left"/>
              <w:rPr>
                <w:rFonts w:hAnsi="宋体"/>
                <w:rPrChange w:id="12222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/>
                <w:rPrChange w:id="12223" w:author="XuanWen Chen" w:date="2019-01-01T21:37:00Z">
                  <w:rPr>
                    <w:rFonts w:hAnsi="宋体"/>
                    <w:color w:val="FF0000"/>
                  </w:rPr>
                </w:rPrChange>
              </w:rPr>
              <w:t>2018/11/24</w:t>
            </w:r>
          </w:p>
        </w:tc>
      </w:tr>
      <w:tr w:rsidR="00236CEF" w:rsidRPr="00236CEF" w14:paraId="2D0CAAED" w14:textId="77777777" w:rsidTr="00236CEF">
        <w:tblPrEx>
          <w:tblW w:w="0" w:type="auto"/>
          <w:tblLayout w:type="fixed"/>
          <w:tblPrExChange w:id="12224" w:author="XuanWen Chen" w:date="2019-01-01T21:41:00Z">
            <w:tblPrEx>
              <w:tblW w:w="0" w:type="auto"/>
              <w:tblLayout w:type="fixed"/>
            </w:tblPrEx>
          </w:tblPrExChange>
        </w:tblPrEx>
        <w:tc>
          <w:tcPr>
            <w:tcW w:w="1384" w:type="dxa"/>
            <w:tcPrChange w:id="12225" w:author="XuanWen Chen" w:date="2019-01-01T21:41:00Z">
              <w:tcPr>
                <w:tcW w:w="1384" w:type="dxa"/>
              </w:tcPr>
            </w:tcPrChange>
          </w:tcPr>
          <w:p w14:paraId="68EB40B4" w14:textId="77777777" w:rsidR="0040689B" w:rsidRPr="00236CEF" w:rsidRDefault="0040689B" w:rsidP="0040689B">
            <w:pPr>
              <w:jc w:val="left"/>
              <w:rPr>
                <w:rFonts w:hAnsi="宋体"/>
                <w:rPrChange w:id="12226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27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主要操作者：</w:t>
            </w:r>
          </w:p>
        </w:tc>
        <w:tc>
          <w:tcPr>
            <w:tcW w:w="1985" w:type="dxa"/>
            <w:tcPrChange w:id="12228" w:author="XuanWen Chen" w:date="2019-01-01T21:41:00Z">
              <w:tcPr>
                <w:tcW w:w="1785" w:type="dxa"/>
              </w:tcPr>
            </w:tcPrChange>
          </w:tcPr>
          <w:p w14:paraId="241E2D88" w14:textId="77777777" w:rsidR="0040689B" w:rsidRPr="00236CEF" w:rsidRDefault="0040689B" w:rsidP="0040689B">
            <w:pPr>
              <w:jc w:val="left"/>
              <w:rPr>
                <w:rFonts w:hAnsi="宋体"/>
                <w:rPrChange w:id="12229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30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项目发起人扮演者</w:t>
            </w:r>
          </w:p>
        </w:tc>
        <w:tc>
          <w:tcPr>
            <w:tcW w:w="2198" w:type="dxa"/>
            <w:tcPrChange w:id="12231" w:author="XuanWen Chen" w:date="2019-01-01T21:41:00Z">
              <w:tcPr>
                <w:tcW w:w="2398" w:type="dxa"/>
              </w:tcPr>
            </w:tcPrChange>
          </w:tcPr>
          <w:p w14:paraId="34C582B7" w14:textId="77777777" w:rsidR="0040689B" w:rsidRPr="00236CEF" w:rsidRDefault="0040689B" w:rsidP="0040689B">
            <w:pPr>
              <w:jc w:val="left"/>
              <w:rPr>
                <w:rFonts w:hAnsi="宋体"/>
                <w:rPrChange w:id="12232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33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次要操作者：</w:t>
            </w:r>
          </w:p>
        </w:tc>
        <w:tc>
          <w:tcPr>
            <w:tcW w:w="2955" w:type="dxa"/>
            <w:tcPrChange w:id="12234" w:author="XuanWen Chen" w:date="2019-01-01T21:41:00Z">
              <w:tcPr>
                <w:tcW w:w="2955" w:type="dxa"/>
              </w:tcPr>
            </w:tcPrChange>
          </w:tcPr>
          <w:p w14:paraId="183464D3" w14:textId="77777777" w:rsidR="0040689B" w:rsidRPr="00236CEF" w:rsidRDefault="0040689B" w:rsidP="0040689B">
            <w:pPr>
              <w:jc w:val="left"/>
              <w:rPr>
                <w:rFonts w:hAnsi="宋体"/>
                <w:rPrChange w:id="12235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36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基于项目的案例教学系统</w:t>
            </w:r>
          </w:p>
        </w:tc>
      </w:tr>
      <w:tr w:rsidR="00265F99" w:rsidRPr="00236CEF" w14:paraId="657D4F38" w14:textId="77777777" w:rsidTr="00236CEF">
        <w:tc>
          <w:tcPr>
            <w:tcW w:w="1384" w:type="dxa"/>
          </w:tcPr>
          <w:p w14:paraId="5A060962" w14:textId="77777777" w:rsidR="00265F99" w:rsidRPr="00236CEF" w:rsidRDefault="00265F99" w:rsidP="00265F99">
            <w:pPr>
              <w:jc w:val="left"/>
              <w:rPr>
                <w:rFonts w:hAnsi="宋体"/>
                <w:rPrChange w:id="12237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38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描述：</w:t>
            </w:r>
          </w:p>
        </w:tc>
        <w:tc>
          <w:tcPr>
            <w:tcW w:w="7138" w:type="dxa"/>
            <w:gridSpan w:val="3"/>
          </w:tcPr>
          <w:p w14:paraId="34A2D2CA" w14:textId="5673BB78" w:rsidR="00265F99" w:rsidRPr="00236CEF" w:rsidRDefault="00265F99" w:rsidP="00265F99">
            <w:pPr>
              <w:jc w:val="left"/>
              <w:rPr>
                <w:rFonts w:hAnsi="宋体"/>
                <w:rPrChange w:id="12239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ins w:id="12240" w:author="XuanWen Chen" w:date="2019-01-02T08:29:00Z">
              <w:r>
                <w:rPr>
                  <w:rFonts w:hAnsi="宋体" w:hint="eastAsia"/>
                </w:rPr>
                <w:t>PM修改项目开始条件</w:t>
              </w:r>
            </w:ins>
            <w:del w:id="12241" w:author="XuanWen Chen" w:date="2019-01-02T08:29:00Z">
              <w:r w:rsidRPr="00236CEF" w:rsidDel="00990076">
                <w:rPr>
                  <w:rFonts w:hAnsi="宋体" w:hint="eastAsia"/>
                  <w:rPrChange w:id="12242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项目成员</w:delText>
              </w:r>
            </w:del>
          </w:p>
        </w:tc>
      </w:tr>
      <w:tr w:rsidR="00265F99" w:rsidRPr="00236CEF" w14:paraId="395F1B5B" w14:textId="77777777" w:rsidTr="00236CEF">
        <w:tc>
          <w:tcPr>
            <w:tcW w:w="1384" w:type="dxa"/>
          </w:tcPr>
          <w:p w14:paraId="13550E42" w14:textId="77777777" w:rsidR="00265F99" w:rsidRPr="00236CEF" w:rsidRDefault="00265F99" w:rsidP="00265F99">
            <w:pPr>
              <w:jc w:val="left"/>
              <w:rPr>
                <w:rFonts w:hAnsi="宋体"/>
                <w:rPrChange w:id="12243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44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触发器：</w:t>
            </w:r>
          </w:p>
        </w:tc>
        <w:tc>
          <w:tcPr>
            <w:tcW w:w="7138" w:type="dxa"/>
            <w:gridSpan w:val="3"/>
          </w:tcPr>
          <w:p w14:paraId="4110B791" w14:textId="77777777" w:rsidR="00265F99" w:rsidRPr="00236CEF" w:rsidRDefault="00265F99" w:rsidP="00265F99">
            <w:pPr>
              <w:jc w:val="left"/>
              <w:rPr>
                <w:rFonts w:hAnsi="宋体"/>
                <w:rPrChange w:id="12245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del w:id="12246" w:author="XuanWen Chen" w:date="2019-01-02T08:30:00Z">
              <w:r w:rsidRPr="00236CEF" w:rsidDel="00265F99">
                <w:rPr>
                  <w:rFonts w:hAnsi="宋体"/>
                  <w:rPrChange w:id="12247" w:author="XuanWen Chen" w:date="2019-01-01T21:37:00Z">
                    <w:rPr>
                      <w:rFonts w:hAnsi="宋体"/>
                      <w:color w:val="FF0000"/>
                    </w:rPr>
                  </w:rPrChange>
                </w:rPr>
                <w:delText>1.</w:delText>
              </w:r>
            </w:del>
            <w:r w:rsidRPr="00236CEF">
              <w:rPr>
                <w:rFonts w:hAnsi="宋体"/>
                <w:rPrChange w:id="12248" w:author="XuanWen Chen" w:date="2019-01-01T21:37:00Z">
                  <w:rPr>
                    <w:rFonts w:hAnsi="宋体"/>
                    <w:color w:val="FF0000"/>
                  </w:rPr>
                </w:rPrChange>
              </w:rPr>
              <w:t>项目发起人</w:t>
            </w:r>
            <w:r w:rsidRPr="00236CEF">
              <w:rPr>
                <w:rFonts w:hAnsi="宋体" w:hint="eastAsia"/>
                <w:rPrChange w:id="12249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决定修改项目开始条件</w:t>
            </w:r>
          </w:p>
        </w:tc>
      </w:tr>
      <w:tr w:rsidR="00265F99" w:rsidRPr="00236CEF" w14:paraId="08978D6E" w14:textId="77777777" w:rsidTr="00236CEF">
        <w:tc>
          <w:tcPr>
            <w:tcW w:w="1384" w:type="dxa"/>
          </w:tcPr>
          <w:p w14:paraId="10A93832" w14:textId="77777777" w:rsidR="00265F99" w:rsidRPr="00236CEF" w:rsidRDefault="00265F99" w:rsidP="00265F99">
            <w:pPr>
              <w:jc w:val="left"/>
              <w:rPr>
                <w:rFonts w:hAnsi="宋体"/>
                <w:rPrChange w:id="12250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51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46DD8A3D" w14:textId="77777777" w:rsidR="00265F99" w:rsidRPr="00236CEF" w:rsidRDefault="00265F99" w:rsidP="00265F99">
            <w:pPr>
              <w:rPr>
                <w:rPrChange w:id="12252" w:author="XuanWen Chen" w:date="2019-01-01T21:37:00Z">
                  <w:rPr>
                    <w:color w:val="FF0000"/>
                  </w:rPr>
                </w:rPrChange>
              </w:rPr>
            </w:pPr>
            <w:r w:rsidRPr="00236CEF">
              <w:rPr>
                <w:rFonts w:hint="eastAsia"/>
                <w:rPrChange w:id="12253" w:author="XuanWen Chen" w:date="2019-01-01T21:37:00Z">
                  <w:rPr>
                    <w:rFonts w:hint="eastAsia"/>
                    <w:color w:val="FF0000"/>
                  </w:rPr>
                </w:rPrChange>
              </w:rPr>
              <w:t>PRE-1：登陆系统</w:t>
            </w:r>
          </w:p>
          <w:p w14:paraId="3C0D2937" w14:textId="77777777" w:rsidR="00265F99" w:rsidRPr="00236CEF" w:rsidRDefault="00265F99" w:rsidP="00265F99">
            <w:pPr>
              <w:rPr>
                <w:rPrChange w:id="12254" w:author="XuanWen Chen" w:date="2019-01-01T21:37:00Z">
                  <w:rPr>
                    <w:color w:val="FF0000"/>
                  </w:rPr>
                </w:rPrChange>
              </w:rPr>
            </w:pPr>
            <w:r w:rsidRPr="00236CEF">
              <w:rPr>
                <w:rPrChange w:id="12255" w:author="XuanWen Chen" w:date="2019-01-01T21:37:00Z">
                  <w:rPr>
                    <w:color w:val="FF0000"/>
                  </w:rPr>
                </w:rPrChange>
              </w:rPr>
              <w:t>PRE-2:</w:t>
            </w:r>
            <w:r w:rsidRPr="00236CEF">
              <w:rPr>
                <w:rFonts w:hint="eastAsia"/>
                <w:rPrChange w:id="12256" w:author="XuanWen Chen" w:date="2019-01-01T21:37:00Z">
                  <w:rPr>
                    <w:rFonts w:hint="eastAsia"/>
                    <w:color w:val="FF0000"/>
                  </w:rPr>
                </w:rPrChange>
              </w:rPr>
              <w:t>为当前项目的项目发起人扮演者</w:t>
            </w:r>
          </w:p>
          <w:p w14:paraId="5FF301C3" w14:textId="77777777" w:rsidR="00265F99" w:rsidRPr="00236CEF" w:rsidRDefault="00265F99" w:rsidP="00265F99">
            <w:pPr>
              <w:rPr>
                <w:rPrChange w:id="12257" w:author="XuanWen Chen" w:date="2019-01-01T21:37:00Z">
                  <w:rPr>
                    <w:color w:val="FF0000"/>
                  </w:rPr>
                </w:rPrChange>
              </w:rPr>
            </w:pPr>
            <w:r w:rsidRPr="00236CEF">
              <w:rPr>
                <w:rPrChange w:id="12258" w:author="XuanWen Chen" w:date="2019-01-01T21:37:00Z">
                  <w:rPr>
                    <w:color w:val="FF0000"/>
                  </w:rPr>
                </w:rPrChange>
              </w:rPr>
              <w:t>PRE-3:</w:t>
            </w:r>
            <w:r w:rsidRPr="00236CEF">
              <w:rPr>
                <w:rFonts w:hint="eastAsia"/>
                <w:rPrChange w:id="12259" w:author="XuanWen Chen" w:date="2019-01-01T21:37:00Z">
                  <w:rPr>
                    <w:rFonts w:hint="eastAsia"/>
                    <w:color w:val="FF0000"/>
                  </w:rPr>
                </w:rPrChange>
              </w:rPr>
              <w:t>项目尚未开始</w:t>
            </w:r>
          </w:p>
        </w:tc>
      </w:tr>
      <w:tr w:rsidR="00265F99" w:rsidRPr="00236CEF" w14:paraId="2224BA80" w14:textId="77777777" w:rsidTr="00236CEF">
        <w:tc>
          <w:tcPr>
            <w:tcW w:w="1384" w:type="dxa"/>
          </w:tcPr>
          <w:p w14:paraId="3919648B" w14:textId="77777777" w:rsidR="00265F99" w:rsidRPr="00236CEF" w:rsidRDefault="00265F99" w:rsidP="00265F99">
            <w:pPr>
              <w:jc w:val="left"/>
              <w:rPr>
                <w:rFonts w:hAnsi="宋体"/>
                <w:rPrChange w:id="12260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61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1E32E916" w14:textId="77777777" w:rsidR="00265F99" w:rsidRPr="00236CEF" w:rsidRDefault="00265F99" w:rsidP="00265F99">
            <w:pPr>
              <w:rPr>
                <w:rPrChange w:id="12262" w:author="XuanWen Chen" w:date="2019-01-01T21:37:00Z">
                  <w:rPr>
                    <w:color w:val="FF0000"/>
                  </w:rPr>
                </w:rPrChange>
              </w:rPr>
            </w:pPr>
            <w:r w:rsidRPr="00236CEF">
              <w:rPr>
                <w:rFonts w:hint="eastAsia"/>
                <w:rPrChange w:id="12263" w:author="XuanWen Chen" w:date="2019-01-01T21:37:00Z">
                  <w:rPr>
                    <w:rFonts w:hint="eastAsia"/>
                    <w:color w:val="FF0000"/>
                  </w:rPr>
                </w:rPrChange>
              </w:rPr>
              <w:t>POST-1：通知给全项目组的人</w:t>
            </w:r>
          </w:p>
        </w:tc>
      </w:tr>
      <w:tr w:rsidR="00265F99" w:rsidRPr="00236CEF" w14:paraId="2CEA9BEA" w14:textId="77777777" w:rsidTr="00236CEF">
        <w:trPr>
          <w:ins w:id="12264" w:author="XuanWen Chen" w:date="2019-01-01T21:40:00Z"/>
        </w:trPr>
        <w:tc>
          <w:tcPr>
            <w:tcW w:w="1384" w:type="dxa"/>
          </w:tcPr>
          <w:p w14:paraId="68EB7830" w14:textId="191E2ABD" w:rsidR="00265F99" w:rsidRPr="00236CEF" w:rsidRDefault="00265F99" w:rsidP="00265F99">
            <w:pPr>
              <w:jc w:val="left"/>
              <w:rPr>
                <w:ins w:id="12265" w:author="XuanWen Chen" w:date="2019-01-01T21:40:00Z"/>
                <w:rFonts w:hAnsi="宋体"/>
              </w:rPr>
            </w:pPr>
            <w:ins w:id="12266" w:author="XuanWen Chen" w:date="2019-01-01T21:4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2C6EACDE" w14:textId="0DDE85DD" w:rsidR="00265F99" w:rsidRPr="00236CEF" w:rsidRDefault="00265F99" w:rsidP="00265F99">
            <w:pPr>
              <w:rPr>
                <w:ins w:id="12267" w:author="XuanWen Chen" w:date="2019-01-01T21:40:00Z"/>
              </w:rPr>
            </w:pPr>
            <w:ins w:id="12268" w:author="XuanWen Chen" w:date="2019-01-01T21:40:00Z">
              <w:r>
                <w:rPr>
                  <w:rFonts w:hint="eastAsia"/>
                </w:rPr>
                <w:t>要修改开始</w:t>
              </w:r>
            </w:ins>
            <w:ins w:id="12269" w:author="XuanWen Chen" w:date="2019-01-01T21:41:00Z">
              <w:r>
                <w:rPr>
                  <w:rFonts w:hint="eastAsia"/>
                </w:rPr>
                <w:t>条件的项目</w:t>
              </w:r>
            </w:ins>
          </w:p>
        </w:tc>
      </w:tr>
      <w:tr w:rsidR="00265F99" w:rsidRPr="00236CEF" w14:paraId="598DBE19" w14:textId="77777777" w:rsidTr="00236CEF">
        <w:trPr>
          <w:ins w:id="12270" w:author="XuanWen Chen" w:date="2019-01-01T21:40:00Z"/>
        </w:trPr>
        <w:tc>
          <w:tcPr>
            <w:tcW w:w="1384" w:type="dxa"/>
          </w:tcPr>
          <w:p w14:paraId="6F24DBE4" w14:textId="6AD6B0E5" w:rsidR="00265F99" w:rsidRPr="00236CEF" w:rsidRDefault="00265F99" w:rsidP="00265F99">
            <w:pPr>
              <w:jc w:val="left"/>
              <w:rPr>
                <w:ins w:id="12271" w:author="XuanWen Chen" w:date="2019-01-01T21:40:00Z"/>
                <w:rFonts w:hAnsi="宋体"/>
              </w:rPr>
            </w:pPr>
            <w:ins w:id="12272" w:author="XuanWen Chen" w:date="2019-01-01T21:4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7414B5C2" w14:textId="447132E0" w:rsidR="00265F99" w:rsidRPr="00236CEF" w:rsidRDefault="00265F99" w:rsidP="00265F99">
            <w:pPr>
              <w:rPr>
                <w:ins w:id="12273" w:author="XuanWen Chen" w:date="2019-01-01T21:40:00Z"/>
              </w:rPr>
            </w:pPr>
            <w:ins w:id="12274" w:author="XuanWen Chen" w:date="2019-01-01T21:41:00Z">
              <w:r>
                <w:rPr>
                  <w:rFonts w:hint="eastAsia"/>
                </w:rPr>
                <w:t>修改好的项目</w:t>
              </w:r>
            </w:ins>
          </w:p>
        </w:tc>
      </w:tr>
      <w:tr w:rsidR="00265F99" w:rsidRPr="00236CEF" w14:paraId="36819594" w14:textId="77777777" w:rsidTr="00236CEF">
        <w:tc>
          <w:tcPr>
            <w:tcW w:w="1384" w:type="dxa"/>
          </w:tcPr>
          <w:p w14:paraId="76137B3E" w14:textId="77777777" w:rsidR="00265F99" w:rsidRPr="00236CEF" w:rsidRDefault="00265F99" w:rsidP="00265F99">
            <w:pPr>
              <w:rPr>
                <w:rFonts w:hAnsi="宋体"/>
                <w:rPrChange w:id="12275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276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72B3241F" w14:textId="77777777" w:rsidR="00265F99" w:rsidRDefault="00265F99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2277" w:author="XuanWen Chen" w:date="2019-01-01T21:38:00Z"/>
                <w:rFonts w:hAnsi="宋体"/>
              </w:rPr>
              <w:pPrChange w:id="12278" w:author="XuanWen Chen" w:date="2019-01-01T21:38:00Z">
                <w:pPr>
                  <w:pStyle w:val="a9"/>
                  <w:ind w:firstLineChars="0" w:firstLine="0"/>
                </w:pPr>
              </w:pPrChange>
            </w:pPr>
            <w:ins w:id="12279" w:author="XuanWen Chen" w:date="2019-01-01T21:37:00Z">
              <w:r w:rsidRPr="00236CEF">
                <w:rPr>
                  <w:rFonts w:hAnsi="宋体" w:hint="eastAsia"/>
                  <w:rPrChange w:id="12280" w:author="XuanWen Chen" w:date="2019-01-01T21:38:00Z">
                    <w:rPr>
                      <w:rFonts w:hint="eastAsia"/>
                    </w:rPr>
                  </w:rPrChange>
                </w:rPr>
                <w:t>项目发起人进入我的项目。</w:t>
              </w:r>
            </w:ins>
          </w:p>
          <w:p w14:paraId="376CA827" w14:textId="4FA8C253" w:rsidR="00265F99" w:rsidRDefault="00265F99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2281" w:author="XuanWen Chen" w:date="2019-01-01T21:38:00Z"/>
                <w:rFonts w:hAnsi="宋体"/>
              </w:rPr>
              <w:pPrChange w:id="12282" w:author="XuanWen Chen" w:date="2019-01-01T21:38:00Z">
                <w:pPr>
                  <w:pStyle w:val="a9"/>
                  <w:ind w:firstLineChars="0" w:firstLine="0"/>
                </w:pPr>
              </w:pPrChange>
            </w:pPr>
            <w:ins w:id="12283" w:author="XuanWen Chen" w:date="2019-01-01T21:39:00Z">
              <w:r>
                <w:rPr>
                  <w:rFonts w:hAnsi="宋体" w:hint="eastAsia"/>
                </w:rPr>
                <w:t>编辑</w:t>
              </w:r>
            </w:ins>
            <w:ins w:id="12284" w:author="XuanWen Chen" w:date="2019-01-01T21:37:00Z">
              <w:r w:rsidRPr="00236CEF">
                <w:rPr>
                  <w:rFonts w:hAnsi="宋体" w:hint="eastAsia"/>
                  <w:rPrChange w:id="12285" w:author="XuanWen Chen" w:date="2019-01-01T21:38:00Z">
                    <w:rPr>
                      <w:rFonts w:hint="eastAsia"/>
                    </w:rPr>
                  </w:rPrChange>
                </w:rPr>
                <w:t>项目的开始条件。</w:t>
              </w:r>
            </w:ins>
          </w:p>
          <w:p w14:paraId="4B81D190" w14:textId="2C39FAE2" w:rsidR="00265F99" w:rsidRDefault="00265F99" w:rsidP="00265F99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2286" w:author="XuanWen Chen" w:date="2019-01-01T21:38:00Z"/>
                <w:rFonts w:hAnsi="宋体"/>
              </w:rPr>
            </w:pPr>
            <w:ins w:id="12287" w:author="XuanWen Chen" w:date="2019-01-01T21:37:00Z">
              <w:r w:rsidRPr="00236CEF">
                <w:rPr>
                  <w:rFonts w:hAnsi="宋体" w:hint="eastAsia"/>
                  <w:rPrChange w:id="12288" w:author="XuanWen Chen" w:date="2019-01-01T21:38:00Z">
                    <w:rPr>
                      <w:rFonts w:hint="eastAsia"/>
                    </w:rPr>
                  </w:rPrChange>
                </w:rPr>
                <w:t>选择开始</w:t>
              </w:r>
            </w:ins>
            <w:ins w:id="12289" w:author="XuanWen Chen" w:date="2019-01-01T21:39:00Z">
              <w:r>
                <w:rPr>
                  <w:rFonts w:hAnsi="宋体" w:hint="eastAsia"/>
                </w:rPr>
                <w:t>方式</w:t>
              </w:r>
            </w:ins>
            <w:ins w:id="12290" w:author="XuanWen Chen" w:date="2019-01-01T21:37:00Z">
              <w:r w:rsidRPr="00236CEF">
                <w:rPr>
                  <w:rFonts w:hAnsi="宋体" w:hint="eastAsia"/>
                  <w:rPrChange w:id="12291" w:author="XuanWen Chen" w:date="2019-01-01T21:38:00Z">
                    <w:rPr>
                      <w:rFonts w:hint="eastAsia"/>
                    </w:rPr>
                  </w:rPrChange>
                </w:rPr>
                <w:t>。</w:t>
              </w:r>
            </w:ins>
          </w:p>
          <w:p w14:paraId="77EFF942" w14:textId="1C59C6CD" w:rsidR="00265F99" w:rsidRDefault="00265F99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2292" w:author="XuanWen Chen" w:date="2019-01-01T21:38:00Z"/>
                <w:rFonts w:hAnsi="宋体"/>
              </w:rPr>
              <w:pPrChange w:id="12293" w:author="XuanWen Chen" w:date="2019-01-01T21:38:00Z">
                <w:pPr>
                  <w:pStyle w:val="a9"/>
                  <w:ind w:firstLineChars="0" w:firstLine="0"/>
                </w:pPr>
              </w:pPrChange>
            </w:pPr>
            <w:ins w:id="12294" w:author="XuanWen Chen" w:date="2019-01-01T21:38:00Z">
              <w:r w:rsidRPr="00897908">
                <w:rPr>
                  <w:rFonts w:hAnsi="宋体" w:hint="eastAsia"/>
                </w:rPr>
                <w:t>确认项目开始条件。</w:t>
              </w:r>
            </w:ins>
          </w:p>
          <w:p w14:paraId="646BE2F2" w14:textId="783ECD60" w:rsidR="00265F99" w:rsidRPr="00236CEF" w:rsidDel="00236CEF" w:rsidRDefault="00265F99">
            <w:pPr>
              <w:pStyle w:val="a9"/>
              <w:numPr>
                <w:ilvl w:val="0"/>
                <w:numId w:val="165"/>
              </w:numPr>
              <w:spacing w:line="240" w:lineRule="auto"/>
              <w:ind w:left="0" w:firstLineChars="0" w:firstLine="0"/>
              <w:rPr>
                <w:del w:id="12295" w:author="XuanWen Chen" w:date="2019-01-01T21:37:00Z"/>
                <w:rFonts w:hAnsi="宋体"/>
                <w:rPrChange w:id="12296" w:author="XuanWen Chen" w:date="2019-01-01T21:38:00Z">
                  <w:rPr>
                    <w:del w:id="12297" w:author="XuanWen Chen" w:date="2019-01-01T21:37:00Z"/>
                    <w:rFonts w:hAnsi="宋体"/>
                    <w:color w:val="FF0000"/>
                  </w:rPr>
                </w:rPrChange>
              </w:rPr>
              <w:pPrChange w:id="12298" w:author="XuanWen Chen" w:date="2019-01-01T21:38:00Z">
                <w:pPr>
                  <w:pStyle w:val="a9"/>
                  <w:framePr w:hSpace="180" w:wrap="around" w:vAnchor="text" w:hAnchor="margin" w:y="347"/>
                  <w:numPr>
                    <w:numId w:val="19"/>
                  </w:numPr>
                  <w:spacing w:line="240" w:lineRule="auto"/>
                  <w:ind w:left="3720" w:firstLineChars="0" w:hanging="360"/>
                </w:pPr>
              </w:pPrChange>
            </w:pPr>
            <w:del w:id="12299" w:author="XuanWen Chen" w:date="2019-01-01T21:37:00Z">
              <w:r w:rsidRPr="00236CEF" w:rsidDel="00236CEF">
                <w:rPr>
                  <w:rFonts w:hAnsi="宋体" w:hint="eastAsia"/>
                  <w:rPrChange w:id="12300" w:author="XuanWen Chen" w:date="2019-01-01T21:38:00Z">
                    <w:rPr>
                      <w:rFonts w:hAnsi="宋体" w:hint="eastAsia"/>
                      <w:color w:val="FF0000"/>
                    </w:rPr>
                  </w:rPrChange>
                </w:rPr>
                <w:delText>项目发起人进入我的项目。</w:delText>
              </w:r>
            </w:del>
          </w:p>
          <w:p w14:paraId="19EE4DA3" w14:textId="0CE003A9" w:rsidR="00265F99" w:rsidRPr="00236CEF" w:rsidDel="00236CEF" w:rsidRDefault="00265F99">
            <w:pPr>
              <w:pStyle w:val="a9"/>
              <w:ind w:firstLineChars="0" w:firstLine="0"/>
              <w:rPr>
                <w:del w:id="12301" w:author="XuanWen Chen" w:date="2019-01-01T21:37:00Z"/>
                <w:rFonts w:hAnsi="宋体"/>
                <w:rPrChange w:id="12302" w:author="XuanWen Chen" w:date="2019-01-01T21:37:00Z">
                  <w:rPr>
                    <w:del w:id="12303" w:author="XuanWen Chen" w:date="2019-01-01T21:37:00Z"/>
                    <w:rFonts w:hAnsi="宋体"/>
                    <w:color w:val="FF0000"/>
                  </w:rPr>
                </w:rPrChange>
              </w:rPr>
              <w:pPrChange w:id="12304" w:author="XuanWen Chen" w:date="2019-01-01T21:38:00Z">
                <w:pPr>
                  <w:pStyle w:val="a9"/>
                  <w:framePr w:hSpace="180" w:wrap="around" w:vAnchor="text" w:hAnchor="margin" w:y="347"/>
                  <w:numPr>
                    <w:numId w:val="19"/>
                  </w:numPr>
                  <w:spacing w:line="240" w:lineRule="auto"/>
                  <w:ind w:left="3720" w:firstLineChars="0" w:hanging="360"/>
                </w:pPr>
              </w:pPrChange>
            </w:pPr>
            <w:del w:id="12305" w:author="XuanWen Chen" w:date="2019-01-01T21:37:00Z">
              <w:r w:rsidRPr="00236CEF" w:rsidDel="00236CEF">
                <w:rPr>
                  <w:rFonts w:hAnsi="宋体" w:hint="eastAsia"/>
                  <w:rPrChange w:id="12306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选择项目的开始条件。</w:delText>
              </w:r>
            </w:del>
          </w:p>
          <w:p w14:paraId="66251305" w14:textId="55CE1EC6" w:rsidR="00265F99" w:rsidRPr="00236CEF" w:rsidDel="00236CEF" w:rsidRDefault="00265F99">
            <w:pPr>
              <w:pStyle w:val="a9"/>
              <w:ind w:firstLineChars="0" w:firstLine="0"/>
              <w:rPr>
                <w:del w:id="12307" w:author="XuanWen Chen" w:date="2019-01-01T21:37:00Z"/>
                <w:rFonts w:hAnsi="宋体"/>
                <w:rPrChange w:id="12308" w:author="XuanWen Chen" w:date="2019-01-01T21:37:00Z">
                  <w:rPr>
                    <w:del w:id="12309" w:author="XuanWen Chen" w:date="2019-01-01T21:37:00Z"/>
                    <w:rFonts w:hAnsi="宋体"/>
                    <w:color w:val="FF0000"/>
                  </w:rPr>
                </w:rPrChange>
              </w:rPr>
              <w:pPrChange w:id="12310" w:author="XuanWen Chen" w:date="2019-01-01T21:38:00Z">
                <w:pPr>
                  <w:pStyle w:val="a9"/>
                  <w:framePr w:hSpace="180" w:wrap="around" w:vAnchor="text" w:hAnchor="margin" w:y="347"/>
                  <w:numPr>
                    <w:numId w:val="19"/>
                  </w:numPr>
                  <w:spacing w:line="240" w:lineRule="auto"/>
                  <w:ind w:left="3720" w:firstLineChars="0" w:hanging="360"/>
                </w:pPr>
              </w:pPrChange>
            </w:pPr>
            <w:del w:id="12311" w:author="XuanWen Chen" w:date="2019-01-01T21:37:00Z">
              <w:r w:rsidRPr="00236CEF" w:rsidDel="00236CEF">
                <w:rPr>
                  <w:rFonts w:hAnsi="宋体" w:hint="eastAsia"/>
                  <w:rPrChange w:id="12312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选择延时延时开始。</w:delText>
              </w:r>
            </w:del>
          </w:p>
          <w:p w14:paraId="3757987C" w14:textId="5F7F652C" w:rsidR="00265F99" w:rsidRPr="00236CEF" w:rsidRDefault="00265F99">
            <w:pPr>
              <w:pStyle w:val="a9"/>
              <w:ind w:firstLineChars="0" w:firstLine="0"/>
              <w:rPr>
                <w:rFonts w:hAnsi="宋体"/>
                <w:rPrChange w:id="12313" w:author="XuanWen Chen" w:date="2019-01-01T21:37:00Z">
                  <w:rPr>
                    <w:rFonts w:hAnsi="宋体"/>
                    <w:color w:val="FF0000"/>
                  </w:rPr>
                </w:rPrChange>
              </w:rPr>
              <w:pPrChange w:id="12314" w:author="XuanWen Chen" w:date="2019-01-01T21:38:00Z">
                <w:pPr>
                  <w:pStyle w:val="a9"/>
                  <w:framePr w:hSpace="180" w:wrap="around" w:vAnchor="text" w:hAnchor="margin" w:y="347"/>
                  <w:numPr>
                    <w:numId w:val="19"/>
                  </w:numPr>
                  <w:spacing w:line="240" w:lineRule="auto"/>
                  <w:ind w:left="3720" w:firstLineChars="0" w:hanging="360"/>
                </w:pPr>
              </w:pPrChange>
            </w:pPr>
            <w:del w:id="12315" w:author="XuanWen Chen" w:date="2019-01-01T21:37:00Z">
              <w:r w:rsidRPr="00236CEF" w:rsidDel="00236CEF">
                <w:rPr>
                  <w:rFonts w:hAnsi="宋体" w:hint="eastAsia"/>
                  <w:rPrChange w:id="12316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确认项目开始条件。</w:delText>
              </w:r>
            </w:del>
          </w:p>
        </w:tc>
      </w:tr>
      <w:tr w:rsidR="00265F99" w:rsidRPr="00236CEF" w14:paraId="46F5C9C5" w14:textId="77777777" w:rsidTr="00236CEF">
        <w:tblPrEx>
          <w:tblW w:w="0" w:type="auto"/>
          <w:tblLayout w:type="fixed"/>
          <w:tblPrExChange w:id="12317" w:author="XuanWen Chen" w:date="2019-01-01T21:39:00Z">
            <w:tblPrEx>
              <w:tblW w:w="0" w:type="auto"/>
              <w:tblLayout w:type="fixed"/>
            </w:tblPrEx>
          </w:tblPrExChange>
        </w:tblPrEx>
        <w:trPr>
          <w:trHeight w:val="407"/>
          <w:trPrChange w:id="12318" w:author="XuanWen Chen" w:date="2019-01-01T21:39:00Z">
            <w:trPr>
              <w:trHeight w:val="1370"/>
            </w:trPr>
          </w:trPrChange>
        </w:trPr>
        <w:tc>
          <w:tcPr>
            <w:tcW w:w="1384" w:type="dxa"/>
            <w:tcPrChange w:id="12319" w:author="XuanWen Chen" w:date="2019-01-01T21:39:00Z">
              <w:tcPr>
                <w:tcW w:w="1384" w:type="dxa"/>
              </w:tcPr>
            </w:tcPrChange>
          </w:tcPr>
          <w:p w14:paraId="24542203" w14:textId="77777777" w:rsidR="00265F99" w:rsidRPr="00236CEF" w:rsidRDefault="00265F99" w:rsidP="00265F99">
            <w:pPr>
              <w:jc w:val="left"/>
              <w:rPr>
                <w:rFonts w:hAnsi="宋体"/>
                <w:rPrChange w:id="12320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21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选择性流程：</w:t>
            </w:r>
          </w:p>
        </w:tc>
        <w:tc>
          <w:tcPr>
            <w:tcW w:w="7138" w:type="dxa"/>
            <w:gridSpan w:val="3"/>
            <w:tcPrChange w:id="12322" w:author="XuanWen Chen" w:date="2019-01-01T21:39:00Z">
              <w:tcPr>
                <w:tcW w:w="7138" w:type="dxa"/>
                <w:gridSpan w:val="3"/>
              </w:tcPr>
            </w:tcPrChange>
          </w:tcPr>
          <w:p w14:paraId="4AA99F5C" w14:textId="4E311B6D" w:rsidR="00265F99" w:rsidRPr="00236CEF" w:rsidDel="00236CEF" w:rsidRDefault="00265F99">
            <w:pPr>
              <w:jc w:val="left"/>
              <w:rPr>
                <w:del w:id="12323" w:author="XuanWen Chen" w:date="2019-01-01T21:39:00Z"/>
                <w:rFonts w:hAnsi="宋体"/>
                <w:rPrChange w:id="12324" w:author="XuanWen Chen" w:date="2019-01-01T21:37:00Z">
                  <w:rPr>
                    <w:del w:id="12325" w:author="XuanWen Chen" w:date="2019-01-01T21:39:00Z"/>
                    <w:rFonts w:hAnsi="宋体"/>
                    <w:color w:val="FF0000"/>
                  </w:rPr>
                </w:rPrChange>
              </w:rPr>
              <w:pPrChange w:id="12326" w:author="XuanWen Chen" w:date="2019-01-01T21:39:00Z">
                <w:pPr>
                  <w:framePr w:hSpace="180" w:wrap="around" w:vAnchor="text" w:hAnchor="margin" w:y="347"/>
                  <w:jc w:val="left"/>
                </w:pPr>
              </w:pPrChange>
            </w:pPr>
            <w:ins w:id="12327" w:author="XuanWen Chen" w:date="2019-01-01T21:39:00Z">
              <w:r>
                <w:rPr>
                  <w:rFonts w:hAnsi="宋体" w:hint="eastAsia"/>
                </w:rPr>
                <w:t>无</w:t>
              </w:r>
            </w:ins>
            <w:del w:id="12328" w:author="XuanWen Chen" w:date="2019-01-01T21:39:00Z">
              <w:r w:rsidRPr="00236CEF" w:rsidDel="00236CEF">
                <w:rPr>
                  <w:rFonts w:hAnsi="宋体" w:hint="eastAsia"/>
                  <w:rPrChange w:id="12329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延时开始：</w:delText>
              </w:r>
              <w:r w:rsidRPr="00236CEF" w:rsidDel="00236CEF">
                <w:rPr>
                  <w:rFonts w:hAnsi="宋体"/>
                  <w:rPrChange w:id="12330" w:author="XuanWen Chen" w:date="2019-01-01T21:37:00Z">
                    <w:rPr>
                      <w:rFonts w:hAnsi="宋体"/>
                      <w:color w:val="FF0000"/>
                    </w:rPr>
                  </w:rPrChange>
                </w:rPr>
                <w:br/>
                <w:delText xml:space="preserve">1. </w:delText>
              </w:r>
              <w:r w:rsidRPr="00236CEF" w:rsidDel="00236CEF">
                <w:rPr>
                  <w:rFonts w:hAnsi="宋体" w:hint="eastAsia"/>
                  <w:rPrChange w:id="12331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选择项目延时开始。</w:delText>
              </w:r>
            </w:del>
          </w:p>
          <w:p w14:paraId="68537731" w14:textId="4AA92396" w:rsidR="00265F99" w:rsidRPr="00236CEF" w:rsidDel="00236CEF" w:rsidRDefault="00265F99">
            <w:pPr>
              <w:jc w:val="left"/>
              <w:rPr>
                <w:del w:id="12332" w:author="XuanWen Chen" w:date="2019-01-01T21:39:00Z"/>
                <w:rFonts w:hAnsi="宋体"/>
                <w:rPrChange w:id="12333" w:author="XuanWen Chen" w:date="2019-01-01T21:37:00Z">
                  <w:rPr>
                    <w:del w:id="12334" w:author="XuanWen Chen" w:date="2019-01-01T21:39:00Z"/>
                    <w:rFonts w:hAnsi="宋体"/>
                    <w:color w:val="FF0000"/>
                  </w:rPr>
                </w:rPrChange>
              </w:rPr>
              <w:pPrChange w:id="12335" w:author="XuanWen Chen" w:date="2019-01-01T21:39:00Z">
                <w:pPr>
                  <w:framePr w:hSpace="180" w:wrap="around" w:vAnchor="text" w:hAnchor="margin" w:y="347"/>
                  <w:numPr>
                    <w:numId w:val="16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336" w:author="XuanWen Chen" w:date="2019-01-01T21:39:00Z">
              <w:r w:rsidRPr="00236CEF" w:rsidDel="00236CEF">
                <w:rPr>
                  <w:rFonts w:hAnsi="宋体" w:hint="eastAsia"/>
                  <w:rPrChange w:id="12337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选择项目延时的时间。</w:delText>
              </w:r>
            </w:del>
          </w:p>
          <w:p w14:paraId="65108CC8" w14:textId="4E41821D" w:rsidR="00265F99" w:rsidRPr="00236CEF" w:rsidRDefault="00265F99">
            <w:pPr>
              <w:jc w:val="left"/>
              <w:rPr>
                <w:rFonts w:hAnsi="宋体"/>
                <w:rPrChange w:id="12338" w:author="XuanWen Chen" w:date="2019-01-01T21:37:00Z">
                  <w:rPr>
                    <w:rFonts w:hAnsi="宋体"/>
                    <w:color w:val="FF0000"/>
                  </w:rPr>
                </w:rPrChange>
              </w:rPr>
              <w:pPrChange w:id="12339" w:author="XuanWen Chen" w:date="2019-01-01T21:39:00Z">
                <w:pPr>
                  <w:framePr w:hSpace="180" w:wrap="around" w:vAnchor="text" w:hAnchor="margin" w:y="347"/>
                  <w:numPr>
                    <w:numId w:val="16"/>
                  </w:numPr>
                  <w:spacing w:line="240" w:lineRule="auto"/>
                  <w:ind w:left="3720" w:hanging="360"/>
                  <w:jc w:val="left"/>
                </w:pPr>
              </w:pPrChange>
            </w:pPr>
            <w:del w:id="12340" w:author="XuanWen Chen" w:date="2019-01-01T21:39:00Z">
              <w:r w:rsidRPr="00236CEF" w:rsidDel="00236CEF">
                <w:rPr>
                  <w:rFonts w:hAnsi="宋体" w:hint="eastAsia"/>
                  <w:rPrChange w:id="12341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确认项目延时的时间。</w:delText>
              </w:r>
            </w:del>
          </w:p>
        </w:tc>
      </w:tr>
      <w:tr w:rsidR="00265F99" w:rsidRPr="00236CEF" w14:paraId="45ACE686" w14:textId="77777777" w:rsidTr="00236CEF">
        <w:tc>
          <w:tcPr>
            <w:tcW w:w="1384" w:type="dxa"/>
          </w:tcPr>
          <w:p w14:paraId="5E4A60BB" w14:textId="77777777" w:rsidR="00265F99" w:rsidRPr="00236CEF" w:rsidRDefault="00265F99" w:rsidP="00265F99">
            <w:pPr>
              <w:jc w:val="left"/>
              <w:rPr>
                <w:rFonts w:hAnsi="宋体"/>
                <w:rPrChange w:id="12342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43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异常：</w:t>
            </w:r>
          </w:p>
        </w:tc>
        <w:tc>
          <w:tcPr>
            <w:tcW w:w="7138" w:type="dxa"/>
            <w:gridSpan w:val="3"/>
          </w:tcPr>
          <w:p w14:paraId="666DE1CA" w14:textId="77777777" w:rsidR="00265F99" w:rsidRPr="00236CEF" w:rsidRDefault="00265F99">
            <w:pPr>
              <w:spacing w:line="240" w:lineRule="auto"/>
              <w:jc w:val="left"/>
              <w:rPr>
                <w:rFonts w:hAnsi="宋体"/>
                <w:rPrChange w:id="12344" w:author="XuanWen Chen" w:date="2019-01-01T21:39:00Z">
                  <w:rPr>
                    <w:rFonts w:hAnsi="宋体"/>
                    <w:color w:val="FF0000"/>
                  </w:rPr>
                </w:rPrChange>
              </w:rPr>
              <w:pPrChange w:id="12345" w:author="XuanWen Chen" w:date="2019-01-01T21:39:00Z">
                <w:pPr>
                  <w:framePr w:hSpace="180" w:wrap="around" w:vAnchor="text" w:hAnchor="margin" w:y="347"/>
                  <w:numPr>
                    <w:ilvl w:val="1"/>
                    <w:numId w:val="18"/>
                  </w:numPr>
                  <w:spacing w:line="240" w:lineRule="auto"/>
                  <w:ind w:left="3780" w:hanging="420"/>
                  <w:jc w:val="left"/>
                </w:pPr>
              </w:pPrChange>
            </w:pPr>
            <w:del w:id="12346" w:author="XuanWen Chen" w:date="2019-01-01T21:39:00Z">
              <w:r w:rsidRPr="00236CEF" w:rsidDel="00236CEF">
                <w:rPr>
                  <w:rFonts w:hAnsi="宋体"/>
                  <w:rPrChange w:id="12347" w:author="XuanWen Chen" w:date="2019-01-01T21:39:00Z">
                    <w:rPr>
                      <w:rFonts w:hAnsi="宋体"/>
                      <w:color w:val="FF0000"/>
                    </w:rPr>
                  </w:rPrChange>
                </w:rPr>
                <w:delText>E1</w:delText>
              </w:r>
            </w:del>
            <w:r w:rsidRPr="00236CEF">
              <w:rPr>
                <w:rFonts w:hAnsi="宋体" w:hint="eastAsia"/>
                <w:rPrChange w:id="12348" w:author="XuanWen Chen" w:date="2019-01-01T21:39:00Z">
                  <w:rPr>
                    <w:rFonts w:hAnsi="宋体" w:hint="eastAsia"/>
                    <w:color w:val="FF0000"/>
                  </w:rPr>
                </w:rPrChange>
              </w:rPr>
              <w:t>当前案例已无权限参加</w:t>
            </w:r>
          </w:p>
          <w:p w14:paraId="207BE5E4" w14:textId="77777777" w:rsidR="00265F99" w:rsidRPr="00236CEF" w:rsidDel="00236CEF" w:rsidRDefault="00265F99">
            <w:pPr>
              <w:spacing w:line="240" w:lineRule="auto"/>
              <w:jc w:val="left"/>
              <w:rPr>
                <w:del w:id="12349" w:author="XuanWen Chen" w:date="2019-01-01T21:39:00Z"/>
                <w:rFonts w:hAnsi="宋体"/>
                <w:rPrChange w:id="12350" w:author="XuanWen Chen" w:date="2019-01-01T21:39:00Z">
                  <w:rPr>
                    <w:del w:id="12351" w:author="XuanWen Chen" w:date="2019-01-01T21:39:00Z"/>
                    <w:rFonts w:hAnsi="宋体"/>
                    <w:color w:val="FF0000"/>
                  </w:rPr>
                </w:rPrChange>
              </w:rPr>
              <w:pPrChange w:id="12352" w:author="XuanWen Chen" w:date="2019-01-01T21:39:00Z">
                <w:pPr>
                  <w:framePr w:hSpace="180" w:wrap="around" w:vAnchor="text" w:hAnchor="margin" w:y="347"/>
                  <w:numPr>
                    <w:ilvl w:val="1"/>
                    <w:numId w:val="18"/>
                  </w:numPr>
                  <w:spacing w:line="240" w:lineRule="auto"/>
                  <w:ind w:left="3780" w:hanging="420"/>
                  <w:jc w:val="left"/>
                </w:pPr>
              </w:pPrChange>
            </w:pPr>
            <w:del w:id="12353" w:author="XuanWen Chen" w:date="2019-01-01T21:39:00Z">
              <w:r w:rsidRPr="00236CEF" w:rsidDel="00236CEF">
                <w:rPr>
                  <w:rFonts w:hAnsi="宋体"/>
                  <w:rPrChange w:id="12354" w:author="XuanWen Chen" w:date="2019-01-01T21:39:00Z">
                    <w:rPr>
                      <w:rFonts w:hAnsi="宋体"/>
                      <w:color w:val="FF0000"/>
                    </w:rPr>
                  </w:rPrChange>
                </w:rPr>
                <w:delText xml:space="preserve">E2 </w:delText>
              </w:r>
            </w:del>
            <w:r w:rsidRPr="00236CEF">
              <w:rPr>
                <w:rFonts w:hAnsi="宋体" w:hint="eastAsia"/>
                <w:rPrChange w:id="12355" w:author="XuanWen Chen" w:date="2019-01-01T21:39:00Z">
                  <w:rPr>
                    <w:rFonts w:hAnsi="宋体" w:hint="eastAsia"/>
                    <w:color w:val="FF0000"/>
                  </w:rPr>
                </w:rPrChange>
              </w:rPr>
              <w:t>当前项目组已无人员。</w:t>
            </w:r>
          </w:p>
          <w:p w14:paraId="4C2F17B2" w14:textId="77777777" w:rsidR="00265F99" w:rsidRPr="00236CEF" w:rsidRDefault="00265F99">
            <w:pPr>
              <w:spacing w:line="240" w:lineRule="auto"/>
              <w:jc w:val="left"/>
              <w:rPr>
                <w:rFonts w:hAnsi="宋体"/>
                <w:rPrChange w:id="12356" w:author="XuanWen Chen" w:date="2019-01-01T21:37:00Z">
                  <w:rPr>
                    <w:rFonts w:hAnsi="宋体"/>
                    <w:color w:val="FF0000"/>
                  </w:rPr>
                </w:rPrChange>
              </w:rPr>
              <w:pPrChange w:id="12357" w:author="XuanWen Chen" w:date="2019-01-01T21:39:00Z">
                <w:pPr>
                  <w:framePr w:hSpace="180" w:wrap="around" w:vAnchor="text" w:hAnchor="margin" w:y="347"/>
                  <w:jc w:val="left"/>
                </w:pPr>
              </w:pPrChange>
            </w:pPr>
          </w:p>
        </w:tc>
      </w:tr>
      <w:tr w:rsidR="00265F99" w:rsidRPr="00236CEF" w14:paraId="090668B5" w14:textId="77777777" w:rsidTr="00236CEF">
        <w:tc>
          <w:tcPr>
            <w:tcW w:w="1384" w:type="dxa"/>
          </w:tcPr>
          <w:p w14:paraId="15147AE0" w14:textId="77777777" w:rsidR="00265F99" w:rsidRPr="00236CEF" w:rsidRDefault="00265F99" w:rsidP="00265F99">
            <w:pPr>
              <w:jc w:val="left"/>
              <w:rPr>
                <w:rFonts w:hAnsi="宋体"/>
                <w:rPrChange w:id="12358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59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优先级：</w:t>
            </w:r>
          </w:p>
        </w:tc>
        <w:tc>
          <w:tcPr>
            <w:tcW w:w="7138" w:type="dxa"/>
            <w:gridSpan w:val="3"/>
          </w:tcPr>
          <w:p w14:paraId="4DBA8ED5" w14:textId="77777777" w:rsidR="00265F99" w:rsidRPr="00236CEF" w:rsidRDefault="00265F99" w:rsidP="00265F99">
            <w:pPr>
              <w:jc w:val="left"/>
              <w:rPr>
                <w:rFonts w:hAnsi="宋体"/>
                <w:rPrChange w:id="12360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del w:id="12361" w:author="XuanWen Chen" w:date="2019-01-01T21:39:00Z">
              <w:r w:rsidRPr="00236CEF" w:rsidDel="00236CEF">
                <w:rPr>
                  <w:rFonts w:hAnsi="宋体" w:hint="eastAsia"/>
                  <w:rPrChange w:id="12362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高</w:delText>
              </w:r>
            </w:del>
          </w:p>
        </w:tc>
      </w:tr>
      <w:tr w:rsidR="00265F99" w:rsidRPr="00236CEF" w14:paraId="1B612832" w14:textId="77777777" w:rsidTr="00236CEF">
        <w:tc>
          <w:tcPr>
            <w:tcW w:w="1384" w:type="dxa"/>
          </w:tcPr>
          <w:p w14:paraId="55EBADBC" w14:textId="77777777" w:rsidR="00265F99" w:rsidRPr="00236CEF" w:rsidRDefault="00265F99" w:rsidP="00265F99">
            <w:pPr>
              <w:jc w:val="left"/>
              <w:rPr>
                <w:rFonts w:hAnsi="宋体"/>
                <w:rPrChange w:id="12363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64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4D74F829" w14:textId="4A4D25AB" w:rsidR="00265F99" w:rsidRPr="00236CEF" w:rsidRDefault="00265F99" w:rsidP="00265F99">
            <w:pPr>
              <w:jc w:val="left"/>
              <w:rPr>
                <w:rFonts w:hAnsi="宋体"/>
                <w:rPrChange w:id="12365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ins w:id="12366" w:author="XuanWen Chen" w:date="2019-01-01T21:39:00Z">
              <w:r>
                <w:rPr>
                  <w:rFonts w:hAnsi="宋体" w:hint="eastAsia"/>
                </w:rPr>
                <w:t>每天1次</w:t>
              </w:r>
            </w:ins>
          </w:p>
        </w:tc>
      </w:tr>
      <w:tr w:rsidR="00265F99" w:rsidRPr="00236CEF" w14:paraId="463E8CAB" w14:textId="77777777" w:rsidTr="00236CEF">
        <w:tc>
          <w:tcPr>
            <w:tcW w:w="1384" w:type="dxa"/>
          </w:tcPr>
          <w:p w14:paraId="794FBDD5" w14:textId="77777777" w:rsidR="00265F99" w:rsidRPr="00236CEF" w:rsidRDefault="00265F99" w:rsidP="00265F99">
            <w:pPr>
              <w:jc w:val="left"/>
              <w:rPr>
                <w:rFonts w:hAnsi="宋体"/>
                <w:rPrChange w:id="12367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68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03329303" w14:textId="77777777" w:rsidR="00265F99" w:rsidRPr="00236CEF" w:rsidRDefault="00265F99" w:rsidP="00265F99">
            <w:pPr>
              <w:jc w:val="left"/>
              <w:rPr>
                <w:rFonts w:hAnsi="宋体"/>
                <w:rPrChange w:id="12369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</w:p>
        </w:tc>
      </w:tr>
      <w:tr w:rsidR="00265F99" w:rsidRPr="00236CEF" w14:paraId="6A60FD4B" w14:textId="77777777" w:rsidTr="00236CEF">
        <w:tc>
          <w:tcPr>
            <w:tcW w:w="1384" w:type="dxa"/>
          </w:tcPr>
          <w:p w14:paraId="68A746E6" w14:textId="77777777" w:rsidR="00265F99" w:rsidRPr="00236CEF" w:rsidRDefault="00265F99" w:rsidP="00265F99">
            <w:pPr>
              <w:jc w:val="left"/>
              <w:rPr>
                <w:rFonts w:hAnsi="宋体"/>
                <w:rPrChange w:id="12370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71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7457E109" w14:textId="4D35CA7F" w:rsidR="00265F99" w:rsidRPr="00236CEF" w:rsidRDefault="00265F99" w:rsidP="00265F99">
            <w:pPr>
              <w:jc w:val="left"/>
              <w:rPr>
                <w:rFonts w:hAnsi="宋体"/>
                <w:rPrChange w:id="12372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ins w:id="12373" w:author="XuanWen Chen" w:date="2019-01-01T21:3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265F99" w:rsidRPr="00236CEF" w14:paraId="0F7959BA" w14:textId="77777777" w:rsidTr="00236CEF">
        <w:tc>
          <w:tcPr>
            <w:tcW w:w="1384" w:type="dxa"/>
          </w:tcPr>
          <w:p w14:paraId="25E21D29" w14:textId="77777777" w:rsidR="00265F99" w:rsidRPr="00236CEF" w:rsidRDefault="00265F99" w:rsidP="00265F99">
            <w:pPr>
              <w:jc w:val="left"/>
              <w:rPr>
                <w:rFonts w:hAnsi="宋体"/>
                <w:rPrChange w:id="12374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r w:rsidRPr="00236CEF">
              <w:rPr>
                <w:rFonts w:hAnsi="宋体" w:hint="eastAsia"/>
                <w:rPrChange w:id="12375" w:author="XuanWen Chen" w:date="2019-01-01T21:37:00Z">
                  <w:rPr>
                    <w:rFonts w:hAnsi="宋体" w:hint="eastAsia"/>
                    <w:color w:val="FF0000"/>
                  </w:rPr>
                </w:rPrChange>
              </w:rPr>
              <w:t>假设：</w:t>
            </w:r>
          </w:p>
        </w:tc>
        <w:tc>
          <w:tcPr>
            <w:tcW w:w="7138" w:type="dxa"/>
            <w:gridSpan w:val="3"/>
          </w:tcPr>
          <w:p w14:paraId="6E856B7C" w14:textId="653DB11A" w:rsidR="00265F99" w:rsidRPr="00236CEF" w:rsidRDefault="00265F99" w:rsidP="00265F99">
            <w:pPr>
              <w:jc w:val="left"/>
              <w:rPr>
                <w:rFonts w:hAnsi="宋体"/>
                <w:rPrChange w:id="12376" w:author="XuanWen Chen" w:date="2019-01-01T21:37:00Z">
                  <w:rPr>
                    <w:rFonts w:hAnsi="宋体"/>
                    <w:color w:val="FF0000"/>
                  </w:rPr>
                </w:rPrChange>
              </w:rPr>
            </w:pPr>
            <w:del w:id="12377" w:author="XuanWen Chen" w:date="2019-01-01T21:39:00Z">
              <w:r w:rsidRPr="00236CEF" w:rsidDel="00236CEF">
                <w:rPr>
                  <w:rFonts w:hAnsi="宋体" w:hint="eastAsia"/>
                  <w:rPrChange w:id="12378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有</w:delText>
              </w:r>
            </w:del>
            <w:ins w:id="12379" w:author="XuanWen Chen" w:date="2019-01-01T21:39:00Z">
              <w:r>
                <w:rPr>
                  <w:rFonts w:hAnsi="宋体" w:hint="eastAsia"/>
                </w:rPr>
                <w:t>每天有</w:t>
              </w:r>
            </w:ins>
            <w:ins w:id="12380" w:author="XuanWen Chen" w:date="2019-01-01T21:40:00Z">
              <w:r>
                <w:rPr>
                  <w:rFonts w:hAnsi="宋体" w:hint="eastAsia"/>
                </w:rPr>
                <w:t>一个项目修改开始方式</w:t>
              </w:r>
            </w:ins>
            <w:del w:id="12381" w:author="XuanWen Chen" w:date="2019-01-01T21:39:00Z">
              <w:r w:rsidRPr="00236CEF" w:rsidDel="00236CEF">
                <w:rPr>
                  <w:rFonts w:hAnsi="宋体" w:hint="eastAsia"/>
                  <w:rPrChange w:id="12382" w:author="XuanWen Chen" w:date="2019-01-01T21:37:00Z">
                    <w:rPr>
                      <w:rFonts w:hAnsi="宋体" w:hint="eastAsia"/>
                      <w:color w:val="FF0000"/>
                    </w:rPr>
                  </w:rPrChange>
                </w:rPr>
                <w:delText>权限能够参加案例且为项目发起人扮演者</w:delText>
              </w:r>
            </w:del>
          </w:p>
        </w:tc>
      </w:tr>
    </w:tbl>
    <w:p w14:paraId="256885B4" w14:textId="49CB27CD" w:rsidR="0040689B" w:rsidRPr="00041354" w:rsidDel="00236CEF" w:rsidRDefault="00720356" w:rsidP="00720356">
      <w:pPr>
        <w:pStyle w:val="4"/>
        <w:rPr>
          <w:del w:id="12383" w:author="XuanWen Chen" w:date="2019-01-01T21:40:00Z"/>
          <w:color w:val="FF0000"/>
        </w:rPr>
      </w:pPr>
      <w:bookmarkStart w:id="12384" w:name="_Toc533621457"/>
      <w:del w:id="12385" w:author="XuanWen Chen" w:date="2019-01-01T21:40:00Z">
        <w:r w:rsidRPr="00041354" w:rsidDel="00236CEF">
          <w:rPr>
            <w:rFonts w:hint="eastAsia"/>
            <w:color w:val="FF0000"/>
          </w:rPr>
          <w:lastRenderedPageBreak/>
          <w:delText>项目发起人</w:delText>
        </w:r>
        <w:r w:rsidRPr="00041354" w:rsidDel="00236CEF">
          <w:rPr>
            <w:color w:val="FF0000"/>
          </w:rPr>
          <w:delText xml:space="preserve"> </w:delText>
        </w:r>
        <w:r w:rsidRPr="00041354" w:rsidDel="00236CEF">
          <w:rPr>
            <w:rFonts w:hint="eastAsia"/>
            <w:color w:val="FF0000"/>
          </w:rPr>
          <w:delText>修改项目开始条件</w:delText>
        </w:r>
        <w:r w:rsidRPr="00041354" w:rsidDel="00236CEF">
          <w:rPr>
            <w:rFonts w:hint="eastAsia"/>
            <w:color w:val="FF0000"/>
          </w:rPr>
          <w:delText>-</w:delText>
        </w:r>
        <w:r w:rsidRPr="00041354" w:rsidDel="00236CEF">
          <w:rPr>
            <w:rFonts w:hint="eastAsia"/>
            <w:color w:val="FF0000"/>
          </w:rPr>
          <w:delText>自动开始</w:delText>
        </w:r>
        <w:bookmarkEnd w:id="12384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956"/>
        <w:gridCol w:w="2213"/>
        <w:gridCol w:w="2398"/>
        <w:gridCol w:w="2955"/>
      </w:tblGrid>
      <w:tr w:rsidR="0040689B" w:rsidRPr="00041354" w:rsidDel="00236CEF" w14:paraId="0EE3E6BF" w14:textId="258BBD5C" w:rsidTr="00720356">
        <w:trPr>
          <w:del w:id="12386" w:author="XuanWen Chen" w:date="2019-01-01T21:40:00Z"/>
        </w:trPr>
        <w:tc>
          <w:tcPr>
            <w:tcW w:w="956" w:type="dxa"/>
          </w:tcPr>
          <w:p w14:paraId="35DE02F6" w14:textId="57E50421" w:rsidR="0040689B" w:rsidRPr="00041354" w:rsidDel="00236CEF" w:rsidRDefault="0040689B" w:rsidP="0040689B">
            <w:pPr>
              <w:rPr>
                <w:del w:id="12387" w:author="XuanWen Chen" w:date="2019-01-01T21:40:00Z"/>
                <w:rFonts w:hAnsi="宋体"/>
                <w:b/>
                <w:color w:val="FF0000"/>
              </w:rPr>
            </w:pPr>
            <w:del w:id="12388" w:author="XuanWen Chen" w:date="2019-01-01T21:40:00Z">
              <w:r w:rsidRPr="00041354" w:rsidDel="00236CEF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7566" w:type="dxa"/>
            <w:gridSpan w:val="3"/>
          </w:tcPr>
          <w:p w14:paraId="21247687" w14:textId="2B7AEABA" w:rsidR="0040689B" w:rsidRPr="00041354" w:rsidDel="00236CEF" w:rsidRDefault="0040689B" w:rsidP="0040689B">
            <w:pPr>
              <w:rPr>
                <w:del w:id="12389" w:author="XuanWen Chen" w:date="2019-01-01T21:40:00Z"/>
                <w:rFonts w:hAnsi="宋体"/>
                <w:b/>
                <w:color w:val="FF0000"/>
              </w:rPr>
            </w:pPr>
            <w:del w:id="12390" w:author="XuanWen Chen" w:date="2019-01-01T21:40:00Z">
              <w:r w:rsidRPr="00041354" w:rsidDel="00236CEF">
                <w:rPr>
                  <w:rFonts w:hAnsi="宋体" w:hint="eastAsia"/>
                  <w:b/>
                  <w:color w:val="FF0000"/>
                </w:rPr>
                <w:delText>UC-</w:delText>
              </w:r>
              <w:r w:rsidRPr="00041354" w:rsidDel="00236CEF">
                <w:rPr>
                  <w:rFonts w:hAnsi="宋体"/>
                  <w:b/>
                  <w:color w:val="FF0000"/>
                </w:rPr>
                <w:delText>9</w:delText>
              </w:r>
              <w:r w:rsidRPr="00041354" w:rsidDel="00236CEF">
                <w:rPr>
                  <w:rFonts w:hAnsi="宋体" w:hint="eastAsia"/>
                  <w:b/>
                  <w:color w:val="FF0000"/>
                </w:rPr>
                <w:delText>：项目发起人</w:delText>
              </w:r>
              <w:r w:rsidRPr="00041354" w:rsidDel="00236CEF">
                <w:rPr>
                  <w:rFonts w:hAnsi="宋体"/>
                  <w:b/>
                  <w:color w:val="FF0000"/>
                </w:rPr>
                <w:delText xml:space="preserve"> </w:delText>
              </w:r>
              <w:r w:rsidRPr="00041354" w:rsidDel="00236CEF">
                <w:rPr>
                  <w:rFonts w:hAnsi="宋体" w:hint="eastAsia"/>
                  <w:b/>
                  <w:color w:val="FF0000"/>
                </w:rPr>
                <w:delText>修改项目开始条件-自动开始</w:delText>
              </w:r>
            </w:del>
          </w:p>
        </w:tc>
      </w:tr>
      <w:tr w:rsidR="0040689B" w:rsidRPr="00041354" w:rsidDel="00236CEF" w14:paraId="33A77164" w14:textId="00897AB2" w:rsidTr="00720356">
        <w:trPr>
          <w:del w:id="12391" w:author="XuanWen Chen" w:date="2019-01-01T21:40:00Z"/>
        </w:trPr>
        <w:tc>
          <w:tcPr>
            <w:tcW w:w="956" w:type="dxa"/>
          </w:tcPr>
          <w:p w14:paraId="5817EEB9" w14:textId="0D64F87A" w:rsidR="0040689B" w:rsidRPr="00041354" w:rsidDel="00236CEF" w:rsidRDefault="0040689B" w:rsidP="0040689B">
            <w:pPr>
              <w:jc w:val="left"/>
              <w:rPr>
                <w:del w:id="12392" w:author="XuanWen Chen" w:date="2019-01-01T21:40:00Z"/>
                <w:rFonts w:hAnsi="宋体"/>
                <w:color w:val="FF0000"/>
              </w:rPr>
            </w:pPr>
            <w:del w:id="1239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2213" w:type="dxa"/>
          </w:tcPr>
          <w:p w14:paraId="292E1809" w14:textId="25C84DE3" w:rsidR="0040689B" w:rsidRPr="00041354" w:rsidDel="00236CEF" w:rsidRDefault="0040689B" w:rsidP="0040689B">
            <w:pPr>
              <w:jc w:val="left"/>
              <w:rPr>
                <w:del w:id="12394" w:author="XuanWen Chen" w:date="2019-01-01T21:40:00Z"/>
                <w:rFonts w:hAnsi="宋体"/>
                <w:color w:val="FF0000"/>
              </w:rPr>
            </w:pPr>
            <w:del w:id="12395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陈铉文</w:delText>
              </w:r>
            </w:del>
          </w:p>
        </w:tc>
        <w:tc>
          <w:tcPr>
            <w:tcW w:w="2398" w:type="dxa"/>
          </w:tcPr>
          <w:p w14:paraId="685CC92A" w14:textId="6BB83975" w:rsidR="0040689B" w:rsidRPr="00041354" w:rsidDel="00236CEF" w:rsidRDefault="0040689B" w:rsidP="0040689B">
            <w:pPr>
              <w:jc w:val="left"/>
              <w:rPr>
                <w:del w:id="12396" w:author="XuanWen Chen" w:date="2019-01-01T21:40:00Z"/>
                <w:rFonts w:hAnsi="宋体"/>
                <w:color w:val="FF0000"/>
              </w:rPr>
            </w:pPr>
            <w:del w:id="12397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2955" w:type="dxa"/>
          </w:tcPr>
          <w:p w14:paraId="4A9E3D6E" w14:textId="248E4212" w:rsidR="0040689B" w:rsidRPr="00041354" w:rsidDel="00236CEF" w:rsidRDefault="0040689B" w:rsidP="0040689B">
            <w:pPr>
              <w:jc w:val="left"/>
              <w:rPr>
                <w:del w:id="12398" w:author="XuanWen Chen" w:date="2019-01-01T21:40:00Z"/>
                <w:rFonts w:hAnsi="宋体"/>
                <w:color w:val="FF0000"/>
              </w:rPr>
            </w:pPr>
            <w:del w:id="12399" w:author="XuanWen Chen" w:date="2019-01-01T21:40:00Z">
              <w:r w:rsidRPr="00041354" w:rsidDel="00236CEF">
                <w:rPr>
                  <w:rFonts w:hAnsi="宋体"/>
                  <w:color w:val="FF0000"/>
                </w:rPr>
                <w:delText>2018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/11/24</w:delText>
              </w:r>
            </w:del>
          </w:p>
        </w:tc>
      </w:tr>
      <w:tr w:rsidR="0040689B" w:rsidRPr="00041354" w:rsidDel="00236CEF" w14:paraId="4D601C89" w14:textId="13135656" w:rsidTr="00720356">
        <w:trPr>
          <w:del w:id="12400" w:author="XuanWen Chen" w:date="2019-01-01T21:40:00Z"/>
        </w:trPr>
        <w:tc>
          <w:tcPr>
            <w:tcW w:w="956" w:type="dxa"/>
          </w:tcPr>
          <w:p w14:paraId="39B5C74B" w14:textId="3E7B2518" w:rsidR="0040689B" w:rsidRPr="00041354" w:rsidDel="00236CEF" w:rsidRDefault="0040689B" w:rsidP="0040689B">
            <w:pPr>
              <w:jc w:val="left"/>
              <w:rPr>
                <w:del w:id="12401" w:author="XuanWen Chen" w:date="2019-01-01T21:40:00Z"/>
                <w:rFonts w:hAnsi="宋体"/>
                <w:color w:val="FF0000"/>
              </w:rPr>
            </w:pPr>
            <w:del w:id="12402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2213" w:type="dxa"/>
          </w:tcPr>
          <w:p w14:paraId="0DAB6A68" w14:textId="7202096F" w:rsidR="0040689B" w:rsidRPr="00041354" w:rsidDel="00236CEF" w:rsidRDefault="0040689B" w:rsidP="0040689B">
            <w:pPr>
              <w:jc w:val="left"/>
              <w:rPr>
                <w:del w:id="12403" w:author="XuanWen Chen" w:date="2019-01-01T21:40:00Z"/>
                <w:rFonts w:hAnsi="宋体"/>
                <w:color w:val="FF0000"/>
              </w:rPr>
            </w:pPr>
            <w:del w:id="12404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项目发起人扮演者</w:delText>
              </w:r>
            </w:del>
          </w:p>
        </w:tc>
        <w:tc>
          <w:tcPr>
            <w:tcW w:w="2398" w:type="dxa"/>
          </w:tcPr>
          <w:p w14:paraId="041DC950" w14:textId="154EC1E1" w:rsidR="0040689B" w:rsidRPr="00041354" w:rsidDel="00236CEF" w:rsidRDefault="0040689B" w:rsidP="0040689B">
            <w:pPr>
              <w:jc w:val="left"/>
              <w:rPr>
                <w:del w:id="12405" w:author="XuanWen Chen" w:date="2019-01-01T21:40:00Z"/>
                <w:rFonts w:hAnsi="宋体"/>
                <w:color w:val="FF0000"/>
              </w:rPr>
            </w:pPr>
            <w:del w:id="1240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2955" w:type="dxa"/>
          </w:tcPr>
          <w:p w14:paraId="05C0B804" w14:textId="404E3350" w:rsidR="0040689B" w:rsidRPr="00041354" w:rsidDel="00236CEF" w:rsidRDefault="0040689B" w:rsidP="0040689B">
            <w:pPr>
              <w:jc w:val="left"/>
              <w:rPr>
                <w:del w:id="12407" w:author="XuanWen Chen" w:date="2019-01-01T21:40:00Z"/>
                <w:rFonts w:hAnsi="宋体"/>
                <w:color w:val="FF0000"/>
              </w:rPr>
            </w:pPr>
            <w:del w:id="1240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基于项目的案例教学系统</w:delText>
              </w:r>
            </w:del>
          </w:p>
        </w:tc>
      </w:tr>
      <w:tr w:rsidR="0040689B" w:rsidRPr="00041354" w:rsidDel="00236CEF" w14:paraId="1CAECD9E" w14:textId="28E92250" w:rsidTr="00720356">
        <w:trPr>
          <w:del w:id="12409" w:author="XuanWen Chen" w:date="2019-01-01T21:40:00Z"/>
        </w:trPr>
        <w:tc>
          <w:tcPr>
            <w:tcW w:w="956" w:type="dxa"/>
          </w:tcPr>
          <w:p w14:paraId="7B339E9D" w14:textId="2CEE0B4A" w:rsidR="0040689B" w:rsidRPr="00041354" w:rsidDel="00236CEF" w:rsidRDefault="0040689B" w:rsidP="0040689B">
            <w:pPr>
              <w:jc w:val="left"/>
              <w:rPr>
                <w:del w:id="12410" w:author="XuanWen Chen" w:date="2019-01-01T21:40:00Z"/>
                <w:rFonts w:hAnsi="宋体"/>
                <w:color w:val="FF0000"/>
              </w:rPr>
            </w:pPr>
            <w:del w:id="1241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7566" w:type="dxa"/>
            <w:gridSpan w:val="3"/>
          </w:tcPr>
          <w:p w14:paraId="0658EDFE" w14:textId="38D6F105" w:rsidR="0040689B" w:rsidRPr="00041354" w:rsidDel="00236CEF" w:rsidRDefault="0040689B" w:rsidP="0040689B">
            <w:pPr>
              <w:jc w:val="left"/>
              <w:rPr>
                <w:del w:id="12412" w:author="XuanWen Chen" w:date="2019-01-01T21:40:00Z"/>
                <w:rFonts w:hAnsi="宋体"/>
                <w:color w:val="FF0000"/>
              </w:rPr>
            </w:pPr>
            <w:del w:id="1241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项目成员</w:delText>
              </w:r>
            </w:del>
          </w:p>
        </w:tc>
      </w:tr>
      <w:tr w:rsidR="0040689B" w:rsidRPr="00041354" w:rsidDel="00236CEF" w14:paraId="5A164277" w14:textId="627103B8" w:rsidTr="00720356">
        <w:trPr>
          <w:del w:id="12414" w:author="XuanWen Chen" w:date="2019-01-01T21:40:00Z"/>
        </w:trPr>
        <w:tc>
          <w:tcPr>
            <w:tcW w:w="956" w:type="dxa"/>
          </w:tcPr>
          <w:p w14:paraId="7912DD8B" w14:textId="39D1F11F" w:rsidR="0040689B" w:rsidRPr="00041354" w:rsidDel="00236CEF" w:rsidRDefault="0040689B" w:rsidP="0040689B">
            <w:pPr>
              <w:jc w:val="left"/>
              <w:rPr>
                <w:del w:id="12415" w:author="XuanWen Chen" w:date="2019-01-01T21:40:00Z"/>
                <w:rFonts w:hAnsi="宋体"/>
                <w:color w:val="FF0000"/>
              </w:rPr>
            </w:pPr>
            <w:del w:id="1241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7566" w:type="dxa"/>
            <w:gridSpan w:val="3"/>
          </w:tcPr>
          <w:p w14:paraId="63CA11B5" w14:textId="2C94C5B2" w:rsidR="0040689B" w:rsidRPr="00041354" w:rsidDel="00236CEF" w:rsidRDefault="0040689B" w:rsidP="0040689B">
            <w:pPr>
              <w:jc w:val="left"/>
              <w:rPr>
                <w:del w:id="12417" w:author="XuanWen Chen" w:date="2019-01-01T21:40:00Z"/>
                <w:rFonts w:hAnsi="宋体"/>
                <w:color w:val="FF0000"/>
              </w:rPr>
            </w:pPr>
            <w:del w:id="1241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1.</w:delText>
              </w:r>
              <w:r w:rsidRPr="00041354" w:rsidDel="00236CEF">
                <w:rPr>
                  <w:rFonts w:hAnsi="宋体"/>
                  <w:color w:val="FF0000"/>
                </w:rPr>
                <w:delText>项目发起人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决定修改项目开始条件</w:delText>
              </w:r>
            </w:del>
          </w:p>
        </w:tc>
      </w:tr>
      <w:tr w:rsidR="0040689B" w:rsidRPr="00041354" w:rsidDel="00236CEF" w14:paraId="101E88EC" w14:textId="73EC4137" w:rsidTr="00720356">
        <w:trPr>
          <w:del w:id="12419" w:author="XuanWen Chen" w:date="2019-01-01T21:40:00Z"/>
        </w:trPr>
        <w:tc>
          <w:tcPr>
            <w:tcW w:w="956" w:type="dxa"/>
          </w:tcPr>
          <w:p w14:paraId="2300B6C9" w14:textId="749C0B05" w:rsidR="0040689B" w:rsidRPr="00041354" w:rsidDel="00236CEF" w:rsidRDefault="0040689B" w:rsidP="0040689B">
            <w:pPr>
              <w:jc w:val="left"/>
              <w:rPr>
                <w:del w:id="12420" w:author="XuanWen Chen" w:date="2019-01-01T21:40:00Z"/>
                <w:rFonts w:hAnsi="宋体"/>
                <w:color w:val="FF0000"/>
              </w:rPr>
            </w:pPr>
            <w:del w:id="1242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7566" w:type="dxa"/>
            <w:gridSpan w:val="3"/>
          </w:tcPr>
          <w:p w14:paraId="6D70F18B" w14:textId="4095FB37" w:rsidR="0040689B" w:rsidRPr="00041354" w:rsidDel="00236CEF" w:rsidRDefault="0040689B" w:rsidP="0040689B">
            <w:pPr>
              <w:rPr>
                <w:del w:id="12422" w:author="XuanWen Chen" w:date="2019-01-01T21:40:00Z"/>
                <w:color w:val="FF0000"/>
              </w:rPr>
            </w:pPr>
            <w:del w:id="12423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PRE-1：登陆系统</w:delText>
              </w:r>
            </w:del>
          </w:p>
          <w:p w14:paraId="20EF4800" w14:textId="623B46DD" w:rsidR="0040689B" w:rsidRPr="00041354" w:rsidDel="00236CEF" w:rsidRDefault="0040689B" w:rsidP="0040689B">
            <w:pPr>
              <w:rPr>
                <w:del w:id="12424" w:author="XuanWen Chen" w:date="2019-01-01T21:40:00Z"/>
                <w:color w:val="FF0000"/>
              </w:rPr>
            </w:pPr>
            <w:del w:id="12425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</w:delText>
              </w:r>
              <w:r w:rsidRPr="00041354" w:rsidDel="00236CEF">
                <w:rPr>
                  <w:color w:val="FF0000"/>
                </w:rPr>
                <w:delText>RE-2:</w:delText>
              </w:r>
              <w:r w:rsidRPr="00041354" w:rsidDel="00236CEF">
                <w:rPr>
                  <w:rFonts w:hint="eastAsia"/>
                  <w:color w:val="FF0000"/>
                </w:rPr>
                <w:delText>为当前项目的项目发起人扮演者</w:delText>
              </w:r>
            </w:del>
          </w:p>
          <w:p w14:paraId="16A9EE10" w14:textId="6525BDB9" w:rsidR="0040689B" w:rsidRPr="00041354" w:rsidDel="00236CEF" w:rsidRDefault="0040689B" w:rsidP="0040689B">
            <w:pPr>
              <w:rPr>
                <w:del w:id="12426" w:author="XuanWen Chen" w:date="2019-01-01T21:40:00Z"/>
                <w:color w:val="FF0000"/>
              </w:rPr>
            </w:pPr>
            <w:del w:id="12427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</w:delText>
              </w:r>
              <w:r w:rsidRPr="00041354" w:rsidDel="00236CEF">
                <w:rPr>
                  <w:color w:val="FF0000"/>
                </w:rPr>
                <w:delText>RE-3:</w:delText>
              </w:r>
              <w:r w:rsidRPr="00041354" w:rsidDel="00236CEF">
                <w:rPr>
                  <w:rFonts w:hint="eastAsia"/>
                  <w:color w:val="FF0000"/>
                </w:rPr>
                <w:delText>项目尚未开始</w:delText>
              </w:r>
            </w:del>
          </w:p>
        </w:tc>
      </w:tr>
      <w:tr w:rsidR="0040689B" w:rsidRPr="00041354" w:rsidDel="00236CEF" w14:paraId="005F36D1" w14:textId="64234771" w:rsidTr="00720356">
        <w:trPr>
          <w:del w:id="12428" w:author="XuanWen Chen" w:date="2019-01-01T21:40:00Z"/>
        </w:trPr>
        <w:tc>
          <w:tcPr>
            <w:tcW w:w="956" w:type="dxa"/>
          </w:tcPr>
          <w:p w14:paraId="7E77868B" w14:textId="049318D5" w:rsidR="0040689B" w:rsidRPr="00041354" w:rsidDel="00236CEF" w:rsidRDefault="0040689B" w:rsidP="0040689B">
            <w:pPr>
              <w:jc w:val="left"/>
              <w:rPr>
                <w:del w:id="12429" w:author="XuanWen Chen" w:date="2019-01-01T21:40:00Z"/>
                <w:rFonts w:hAnsi="宋体"/>
                <w:color w:val="FF0000"/>
              </w:rPr>
            </w:pPr>
            <w:del w:id="12430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7566" w:type="dxa"/>
            <w:gridSpan w:val="3"/>
          </w:tcPr>
          <w:p w14:paraId="4A718745" w14:textId="0E2CB4DD" w:rsidR="0040689B" w:rsidRPr="00041354" w:rsidDel="00236CEF" w:rsidRDefault="0040689B" w:rsidP="0040689B">
            <w:pPr>
              <w:rPr>
                <w:del w:id="12431" w:author="XuanWen Chen" w:date="2019-01-01T21:40:00Z"/>
                <w:color w:val="FF0000"/>
              </w:rPr>
            </w:pPr>
            <w:del w:id="12432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POST-1：通知给全项目组的人</w:delText>
              </w:r>
            </w:del>
          </w:p>
        </w:tc>
      </w:tr>
      <w:tr w:rsidR="0040689B" w:rsidRPr="00041354" w:rsidDel="00236CEF" w14:paraId="5D0D7E54" w14:textId="120AD86A" w:rsidTr="00720356">
        <w:trPr>
          <w:del w:id="12433" w:author="XuanWen Chen" w:date="2019-01-01T21:40:00Z"/>
        </w:trPr>
        <w:tc>
          <w:tcPr>
            <w:tcW w:w="956" w:type="dxa"/>
          </w:tcPr>
          <w:p w14:paraId="5FC68DBF" w14:textId="0891582E" w:rsidR="0040689B" w:rsidRPr="00041354" w:rsidDel="00236CEF" w:rsidRDefault="0040689B" w:rsidP="0040689B">
            <w:pPr>
              <w:rPr>
                <w:del w:id="12434" w:author="XuanWen Chen" w:date="2019-01-01T21:40:00Z"/>
                <w:rFonts w:hAnsi="宋体"/>
                <w:color w:val="FF0000"/>
              </w:rPr>
            </w:pPr>
            <w:del w:id="12435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7566" w:type="dxa"/>
            <w:gridSpan w:val="3"/>
          </w:tcPr>
          <w:p w14:paraId="5F38BD77" w14:textId="09DB32FC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436" w:author="XuanWen Chen" w:date="2019-01-01T21:40:00Z"/>
                <w:rFonts w:hAnsi="宋体"/>
                <w:color w:val="FF0000"/>
              </w:rPr>
            </w:pPr>
            <w:del w:id="12437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项目发起人进入我的项目。</w:delText>
              </w:r>
            </w:del>
          </w:p>
          <w:p w14:paraId="1EC967BB" w14:textId="5861DCBD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438" w:author="XuanWen Chen" w:date="2019-01-01T21:40:00Z"/>
                <w:rFonts w:hAnsi="宋体"/>
                <w:color w:val="FF0000"/>
              </w:rPr>
            </w:pPr>
            <w:del w:id="12439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选择项目的开始条件。</w:delText>
              </w:r>
            </w:del>
          </w:p>
          <w:p w14:paraId="2F9D412F" w14:textId="60FAF459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440" w:author="XuanWen Chen" w:date="2019-01-01T21:40:00Z"/>
                <w:rFonts w:hAnsi="宋体"/>
                <w:color w:val="FF0000"/>
              </w:rPr>
            </w:pPr>
            <w:del w:id="1244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选择项目自动开始。</w:delText>
              </w:r>
            </w:del>
          </w:p>
          <w:p w14:paraId="3EDA7028" w14:textId="4F3A7E44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442" w:author="XuanWen Chen" w:date="2019-01-01T21:40:00Z"/>
                <w:rFonts w:hAnsi="宋体"/>
                <w:color w:val="FF0000"/>
              </w:rPr>
            </w:pPr>
            <w:del w:id="1244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确认项目开始条件。</w:delText>
              </w:r>
            </w:del>
          </w:p>
        </w:tc>
      </w:tr>
      <w:tr w:rsidR="0040689B" w:rsidRPr="00041354" w:rsidDel="00236CEF" w14:paraId="5A562249" w14:textId="4BE8D2EC" w:rsidTr="00720356">
        <w:trPr>
          <w:trHeight w:val="1370"/>
          <w:del w:id="12444" w:author="XuanWen Chen" w:date="2019-01-01T21:40:00Z"/>
        </w:trPr>
        <w:tc>
          <w:tcPr>
            <w:tcW w:w="956" w:type="dxa"/>
          </w:tcPr>
          <w:p w14:paraId="69B44783" w14:textId="05DF5789" w:rsidR="0040689B" w:rsidRPr="00041354" w:rsidDel="00236CEF" w:rsidRDefault="0040689B" w:rsidP="0040689B">
            <w:pPr>
              <w:jc w:val="left"/>
              <w:rPr>
                <w:del w:id="12445" w:author="XuanWen Chen" w:date="2019-01-01T21:40:00Z"/>
                <w:rFonts w:hAnsi="宋体"/>
                <w:color w:val="FF0000"/>
              </w:rPr>
            </w:pPr>
            <w:del w:id="1244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7566" w:type="dxa"/>
            <w:gridSpan w:val="3"/>
          </w:tcPr>
          <w:p w14:paraId="4428551D" w14:textId="642DCB9B" w:rsidR="0040689B" w:rsidRPr="00041354" w:rsidDel="00236CEF" w:rsidRDefault="0040689B" w:rsidP="0040689B">
            <w:pPr>
              <w:jc w:val="left"/>
              <w:rPr>
                <w:del w:id="12447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08046744" w14:textId="7B172FBF" w:rsidTr="00720356">
        <w:trPr>
          <w:del w:id="12448" w:author="XuanWen Chen" w:date="2019-01-01T21:40:00Z"/>
        </w:trPr>
        <w:tc>
          <w:tcPr>
            <w:tcW w:w="956" w:type="dxa"/>
          </w:tcPr>
          <w:p w14:paraId="356E21D0" w14:textId="500C260A" w:rsidR="0040689B" w:rsidRPr="00041354" w:rsidDel="00236CEF" w:rsidRDefault="0040689B" w:rsidP="0040689B">
            <w:pPr>
              <w:jc w:val="left"/>
              <w:rPr>
                <w:del w:id="12449" w:author="XuanWen Chen" w:date="2019-01-01T21:40:00Z"/>
                <w:rFonts w:hAnsi="宋体"/>
                <w:color w:val="FF0000"/>
              </w:rPr>
            </w:pPr>
            <w:del w:id="12450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7566" w:type="dxa"/>
            <w:gridSpan w:val="3"/>
          </w:tcPr>
          <w:p w14:paraId="5D13F37D" w14:textId="6F988E76" w:rsidR="0040689B" w:rsidRPr="00041354" w:rsidDel="00236CEF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del w:id="12451" w:author="XuanWen Chen" w:date="2019-01-01T21:40:00Z"/>
                <w:rFonts w:hAnsi="宋体"/>
                <w:color w:val="FF0000"/>
              </w:rPr>
            </w:pPr>
            <w:del w:id="12452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E1当前案例已无权限参加</w:delText>
              </w:r>
            </w:del>
          </w:p>
          <w:p w14:paraId="6170F4D3" w14:textId="191D8CD0" w:rsidR="0040689B" w:rsidRPr="00041354" w:rsidDel="00236CEF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del w:id="12453" w:author="XuanWen Chen" w:date="2019-01-01T21:40:00Z"/>
                <w:rFonts w:hAnsi="宋体"/>
                <w:color w:val="FF0000"/>
              </w:rPr>
            </w:pPr>
            <w:del w:id="12454" w:author="XuanWen Chen" w:date="2019-01-01T21:40:00Z">
              <w:r w:rsidRPr="00041354" w:rsidDel="00236CEF">
                <w:rPr>
                  <w:rFonts w:hAnsi="宋体"/>
                  <w:color w:val="FF0000"/>
                </w:rPr>
                <w:delText>E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2</w:delText>
              </w:r>
              <w:r w:rsidRPr="00041354" w:rsidDel="00236CEF">
                <w:rPr>
                  <w:rFonts w:hAnsi="宋体"/>
                  <w:color w:val="FF0000"/>
                </w:rPr>
                <w:delText xml:space="preserve"> 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当前项目组已无人员。</w:delText>
              </w:r>
            </w:del>
          </w:p>
          <w:p w14:paraId="456D2A81" w14:textId="1DAFC4A2" w:rsidR="0040689B" w:rsidRPr="00041354" w:rsidDel="00236CEF" w:rsidRDefault="0040689B" w:rsidP="0040689B">
            <w:pPr>
              <w:jc w:val="left"/>
              <w:rPr>
                <w:del w:id="12455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2B1C9592" w14:textId="0BD2D033" w:rsidTr="00720356">
        <w:trPr>
          <w:del w:id="12456" w:author="XuanWen Chen" w:date="2019-01-01T21:40:00Z"/>
        </w:trPr>
        <w:tc>
          <w:tcPr>
            <w:tcW w:w="956" w:type="dxa"/>
          </w:tcPr>
          <w:p w14:paraId="2BFA4B5C" w14:textId="7C21CCD2" w:rsidR="0040689B" w:rsidRPr="00041354" w:rsidDel="00236CEF" w:rsidRDefault="0040689B" w:rsidP="0040689B">
            <w:pPr>
              <w:jc w:val="left"/>
              <w:rPr>
                <w:del w:id="12457" w:author="XuanWen Chen" w:date="2019-01-01T21:40:00Z"/>
                <w:rFonts w:hAnsi="宋体"/>
                <w:color w:val="FF0000"/>
              </w:rPr>
            </w:pPr>
            <w:del w:id="1245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7566" w:type="dxa"/>
            <w:gridSpan w:val="3"/>
          </w:tcPr>
          <w:p w14:paraId="3C29CFFB" w14:textId="329B532E" w:rsidR="0040689B" w:rsidRPr="00041354" w:rsidDel="00236CEF" w:rsidRDefault="0040689B" w:rsidP="0040689B">
            <w:pPr>
              <w:jc w:val="left"/>
              <w:rPr>
                <w:del w:id="12459" w:author="XuanWen Chen" w:date="2019-01-01T21:40:00Z"/>
                <w:rFonts w:hAnsi="宋体"/>
                <w:color w:val="FF0000"/>
              </w:rPr>
            </w:pPr>
            <w:del w:id="12460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236CEF" w14:paraId="7921B65C" w14:textId="70EDADA5" w:rsidTr="00720356">
        <w:trPr>
          <w:del w:id="12461" w:author="XuanWen Chen" w:date="2019-01-01T21:40:00Z"/>
        </w:trPr>
        <w:tc>
          <w:tcPr>
            <w:tcW w:w="956" w:type="dxa"/>
          </w:tcPr>
          <w:p w14:paraId="02A2BD29" w14:textId="12B2FEBF" w:rsidR="0040689B" w:rsidRPr="00041354" w:rsidDel="00236CEF" w:rsidRDefault="0040689B" w:rsidP="0040689B">
            <w:pPr>
              <w:jc w:val="left"/>
              <w:rPr>
                <w:del w:id="12462" w:author="XuanWen Chen" w:date="2019-01-01T21:40:00Z"/>
                <w:rFonts w:hAnsi="宋体"/>
                <w:color w:val="FF0000"/>
              </w:rPr>
            </w:pPr>
            <w:del w:id="1246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7566" w:type="dxa"/>
            <w:gridSpan w:val="3"/>
          </w:tcPr>
          <w:p w14:paraId="383F8D6F" w14:textId="77E39590" w:rsidR="0040689B" w:rsidRPr="00041354" w:rsidDel="00236CEF" w:rsidRDefault="0040689B" w:rsidP="0040689B">
            <w:pPr>
              <w:jc w:val="left"/>
              <w:rPr>
                <w:del w:id="12464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463574F8" w14:textId="05D45005" w:rsidTr="00720356">
        <w:trPr>
          <w:del w:id="12465" w:author="XuanWen Chen" w:date="2019-01-01T21:40:00Z"/>
        </w:trPr>
        <w:tc>
          <w:tcPr>
            <w:tcW w:w="956" w:type="dxa"/>
          </w:tcPr>
          <w:p w14:paraId="1D5DF2DE" w14:textId="461AD6D0" w:rsidR="0040689B" w:rsidRPr="00041354" w:rsidDel="00236CEF" w:rsidRDefault="0040689B" w:rsidP="0040689B">
            <w:pPr>
              <w:jc w:val="left"/>
              <w:rPr>
                <w:del w:id="12466" w:author="XuanWen Chen" w:date="2019-01-01T21:40:00Z"/>
                <w:rFonts w:hAnsi="宋体"/>
                <w:color w:val="FF0000"/>
              </w:rPr>
            </w:pPr>
            <w:del w:id="12467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7566" w:type="dxa"/>
            <w:gridSpan w:val="3"/>
          </w:tcPr>
          <w:p w14:paraId="383AE379" w14:textId="0EAFB58B" w:rsidR="0040689B" w:rsidRPr="00041354" w:rsidDel="00236CEF" w:rsidRDefault="0040689B" w:rsidP="0040689B">
            <w:pPr>
              <w:jc w:val="left"/>
              <w:rPr>
                <w:del w:id="12468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04B0EF78" w14:textId="2EAF25D2" w:rsidTr="00720356">
        <w:trPr>
          <w:del w:id="12469" w:author="XuanWen Chen" w:date="2019-01-01T21:40:00Z"/>
        </w:trPr>
        <w:tc>
          <w:tcPr>
            <w:tcW w:w="956" w:type="dxa"/>
          </w:tcPr>
          <w:p w14:paraId="0BD52A09" w14:textId="70038F19" w:rsidR="0040689B" w:rsidRPr="00041354" w:rsidDel="00236CEF" w:rsidRDefault="0040689B" w:rsidP="0040689B">
            <w:pPr>
              <w:jc w:val="left"/>
              <w:rPr>
                <w:del w:id="12470" w:author="XuanWen Chen" w:date="2019-01-01T21:40:00Z"/>
                <w:rFonts w:hAnsi="宋体"/>
                <w:color w:val="FF0000"/>
              </w:rPr>
            </w:pPr>
            <w:del w:id="1247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7566" w:type="dxa"/>
            <w:gridSpan w:val="3"/>
          </w:tcPr>
          <w:p w14:paraId="0BBA49E1" w14:textId="5395A386" w:rsidR="0040689B" w:rsidRPr="00041354" w:rsidDel="00236CEF" w:rsidRDefault="0040689B" w:rsidP="0040689B">
            <w:pPr>
              <w:jc w:val="left"/>
              <w:rPr>
                <w:del w:id="12472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19A6C2A6" w14:textId="1C0E68C3" w:rsidTr="00720356">
        <w:trPr>
          <w:del w:id="12473" w:author="XuanWen Chen" w:date="2019-01-01T21:40:00Z"/>
        </w:trPr>
        <w:tc>
          <w:tcPr>
            <w:tcW w:w="956" w:type="dxa"/>
          </w:tcPr>
          <w:p w14:paraId="12DF80F3" w14:textId="1C60DADD" w:rsidR="0040689B" w:rsidRPr="00041354" w:rsidDel="00236CEF" w:rsidRDefault="0040689B" w:rsidP="0040689B">
            <w:pPr>
              <w:jc w:val="left"/>
              <w:rPr>
                <w:del w:id="12474" w:author="XuanWen Chen" w:date="2019-01-01T21:40:00Z"/>
                <w:rFonts w:hAnsi="宋体"/>
                <w:color w:val="FF0000"/>
              </w:rPr>
            </w:pPr>
            <w:del w:id="12475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假设：</w:delText>
              </w:r>
            </w:del>
          </w:p>
        </w:tc>
        <w:tc>
          <w:tcPr>
            <w:tcW w:w="7566" w:type="dxa"/>
            <w:gridSpan w:val="3"/>
          </w:tcPr>
          <w:p w14:paraId="2362A027" w14:textId="3B0DD0C2" w:rsidR="0040689B" w:rsidRPr="00041354" w:rsidDel="00236CEF" w:rsidRDefault="0040689B" w:rsidP="0040689B">
            <w:pPr>
              <w:jc w:val="left"/>
              <w:rPr>
                <w:del w:id="12476" w:author="XuanWen Chen" w:date="2019-01-01T21:40:00Z"/>
                <w:rFonts w:hAnsi="宋体"/>
                <w:color w:val="FF0000"/>
              </w:rPr>
            </w:pPr>
            <w:del w:id="12477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有权限能够参加案例且为项目发起人扮演者</w:delText>
              </w:r>
            </w:del>
          </w:p>
        </w:tc>
      </w:tr>
    </w:tbl>
    <w:p w14:paraId="0DF61EDD" w14:textId="59682C9D" w:rsidR="0040689B" w:rsidRPr="00041354" w:rsidDel="00236CEF" w:rsidRDefault="00720356" w:rsidP="00720356">
      <w:pPr>
        <w:pStyle w:val="4"/>
        <w:rPr>
          <w:del w:id="12478" w:author="XuanWen Chen" w:date="2019-01-01T21:40:00Z"/>
          <w:color w:val="FF0000"/>
        </w:rPr>
      </w:pPr>
      <w:bookmarkStart w:id="12479" w:name="_Toc533621458"/>
      <w:del w:id="12480" w:author="XuanWen Chen" w:date="2019-01-01T21:40:00Z">
        <w:r w:rsidRPr="00041354" w:rsidDel="00236CEF">
          <w:rPr>
            <w:rFonts w:hint="eastAsia"/>
            <w:color w:val="FF0000"/>
          </w:rPr>
          <w:delText>项目发起人</w:delText>
        </w:r>
        <w:r w:rsidRPr="00041354" w:rsidDel="00236CEF">
          <w:rPr>
            <w:color w:val="FF0000"/>
          </w:rPr>
          <w:delText xml:space="preserve"> </w:delText>
        </w:r>
        <w:r w:rsidRPr="00041354" w:rsidDel="00236CEF">
          <w:rPr>
            <w:rFonts w:hint="eastAsia"/>
            <w:color w:val="FF0000"/>
          </w:rPr>
          <w:delText>修改项目开始条件</w:delText>
        </w:r>
        <w:r w:rsidRPr="00041354" w:rsidDel="00236CEF">
          <w:rPr>
            <w:rFonts w:hint="eastAsia"/>
            <w:color w:val="FF0000"/>
          </w:rPr>
          <w:delText>-</w:delText>
        </w:r>
        <w:r w:rsidRPr="00041354" w:rsidDel="00236CEF">
          <w:rPr>
            <w:rFonts w:hint="eastAsia"/>
            <w:color w:val="FF0000"/>
          </w:rPr>
          <w:delText>手动开始</w:delText>
        </w:r>
        <w:bookmarkEnd w:id="12479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956"/>
        <w:gridCol w:w="2213"/>
        <w:gridCol w:w="2398"/>
        <w:gridCol w:w="2955"/>
      </w:tblGrid>
      <w:tr w:rsidR="0040689B" w:rsidRPr="00041354" w:rsidDel="00236CEF" w14:paraId="647E4509" w14:textId="196FE062" w:rsidTr="0040689B">
        <w:trPr>
          <w:del w:id="12481" w:author="XuanWen Chen" w:date="2019-01-01T21:40:00Z"/>
        </w:trPr>
        <w:tc>
          <w:tcPr>
            <w:tcW w:w="2074" w:type="dxa"/>
          </w:tcPr>
          <w:p w14:paraId="360AAC13" w14:textId="0B8BF4B0" w:rsidR="0040689B" w:rsidRPr="00041354" w:rsidDel="00236CEF" w:rsidRDefault="0040689B" w:rsidP="0040689B">
            <w:pPr>
              <w:rPr>
                <w:del w:id="12482" w:author="XuanWen Chen" w:date="2019-01-01T21:40:00Z"/>
                <w:rFonts w:hAnsi="宋体"/>
                <w:b/>
                <w:color w:val="FF0000"/>
              </w:rPr>
            </w:pPr>
            <w:del w:id="12483" w:author="XuanWen Chen" w:date="2019-01-01T21:40:00Z">
              <w:r w:rsidRPr="00041354" w:rsidDel="00236CEF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527819B0" w14:textId="26EE278C" w:rsidR="0040689B" w:rsidRPr="00041354" w:rsidDel="00236CEF" w:rsidRDefault="0040689B" w:rsidP="0040689B">
            <w:pPr>
              <w:rPr>
                <w:del w:id="12484" w:author="XuanWen Chen" w:date="2019-01-01T21:40:00Z"/>
                <w:rFonts w:hAnsi="宋体"/>
                <w:b/>
                <w:color w:val="FF0000"/>
              </w:rPr>
            </w:pPr>
            <w:del w:id="12485" w:author="XuanWen Chen" w:date="2019-01-01T21:40:00Z">
              <w:r w:rsidRPr="00041354" w:rsidDel="00236CEF">
                <w:rPr>
                  <w:rFonts w:hAnsi="宋体" w:hint="eastAsia"/>
                  <w:b/>
                  <w:color w:val="FF0000"/>
                </w:rPr>
                <w:delText>UC-</w:delText>
              </w:r>
              <w:r w:rsidRPr="00041354" w:rsidDel="00236CEF">
                <w:rPr>
                  <w:rFonts w:hAnsi="宋体"/>
                  <w:b/>
                  <w:color w:val="FF0000"/>
                </w:rPr>
                <w:delText>9</w:delText>
              </w:r>
              <w:r w:rsidRPr="00041354" w:rsidDel="00236CEF">
                <w:rPr>
                  <w:rFonts w:hAnsi="宋体" w:hint="eastAsia"/>
                  <w:b/>
                  <w:color w:val="FF0000"/>
                </w:rPr>
                <w:delText>：项目发起人</w:delText>
              </w:r>
              <w:r w:rsidRPr="00041354" w:rsidDel="00236CEF">
                <w:rPr>
                  <w:rFonts w:hAnsi="宋体"/>
                  <w:b/>
                  <w:color w:val="FF0000"/>
                </w:rPr>
                <w:delText xml:space="preserve"> </w:delText>
              </w:r>
              <w:r w:rsidRPr="00041354" w:rsidDel="00236CEF">
                <w:rPr>
                  <w:rFonts w:hAnsi="宋体" w:hint="eastAsia"/>
                  <w:b/>
                  <w:color w:val="FF0000"/>
                </w:rPr>
                <w:delText>修改项目开始条件-手动开始</w:delText>
              </w:r>
            </w:del>
          </w:p>
        </w:tc>
      </w:tr>
      <w:tr w:rsidR="0040689B" w:rsidRPr="00041354" w:rsidDel="00236CEF" w14:paraId="76790D65" w14:textId="6C426291" w:rsidTr="0040689B">
        <w:trPr>
          <w:del w:id="12486" w:author="XuanWen Chen" w:date="2019-01-01T21:40:00Z"/>
        </w:trPr>
        <w:tc>
          <w:tcPr>
            <w:tcW w:w="2074" w:type="dxa"/>
          </w:tcPr>
          <w:p w14:paraId="5B2B4AC7" w14:textId="351F911F" w:rsidR="0040689B" w:rsidRPr="00041354" w:rsidDel="00236CEF" w:rsidRDefault="0040689B" w:rsidP="0040689B">
            <w:pPr>
              <w:jc w:val="left"/>
              <w:rPr>
                <w:del w:id="12487" w:author="XuanWen Chen" w:date="2019-01-01T21:40:00Z"/>
                <w:rFonts w:hAnsi="宋体"/>
                <w:color w:val="FF0000"/>
              </w:rPr>
            </w:pPr>
            <w:del w:id="1248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26E08C56" w14:textId="39E84C77" w:rsidR="0040689B" w:rsidRPr="00041354" w:rsidDel="00236CEF" w:rsidRDefault="0040689B" w:rsidP="0040689B">
            <w:pPr>
              <w:jc w:val="left"/>
              <w:rPr>
                <w:del w:id="12489" w:author="XuanWen Chen" w:date="2019-01-01T21:40:00Z"/>
                <w:rFonts w:hAnsi="宋体"/>
                <w:color w:val="FF0000"/>
              </w:rPr>
            </w:pPr>
            <w:del w:id="12490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陈铉文</w:delText>
              </w:r>
            </w:del>
          </w:p>
        </w:tc>
        <w:tc>
          <w:tcPr>
            <w:tcW w:w="2074" w:type="dxa"/>
          </w:tcPr>
          <w:p w14:paraId="0F748321" w14:textId="2EEE005E" w:rsidR="0040689B" w:rsidRPr="00041354" w:rsidDel="00236CEF" w:rsidRDefault="0040689B" w:rsidP="0040689B">
            <w:pPr>
              <w:jc w:val="left"/>
              <w:rPr>
                <w:del w:id="12491" w:author="XuanWen Chen" w:date="2019-01-01T21:40:00Z"/>
                <w:rFonts w:hAnsi="宋体"/>
                <w:color w:val="FF0000"/>
              </w:rPr>
            </w:pPr>
            <w:del w:id="12492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03D75232" w14:textId="2BD02C5B" w:rsidR="0040689B" w:rsidRPr="00041354" w:rsidDel="00236CEF" w:rsidRDefault="0040689B" w:rsidP="0040689B">
            <w:pPr>
              <w:jc w:val="left"/>
              <w:rPr>
                <w:del w:id="12493" w:author="XuanWen Chen" w:date="2019-01-01T21:40:00Z"/>
                <w:rFonts w:hAnsi="宋体"/>
                <w:color w:val="FF0000"/>
              </w:rPr>
            </w:pPr>
            <w:del w:id="12494" w:author="XuanWen Chen" w:date="2019-01-01T21:40:00Z">
              <w:r w:rsidRPr="00041354" w:rsidDel="00236CEF">
                <w:rPr>
                  <w:rFonts w:hAnsi="宋体"/>
                  <w:color w:val="FF0000"/>
                </w:rPr>
                <w:delText>2018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/11/24</w:delText>
              </w:r>
            </w:del>
          </w:p>
        </w:tc>
      </w:tr>
      <w:tr w:rsidR="0040689B" w:rsidRPr="00041354" w:rsidDel="00236CEF" w14:paraId="1B999CDD" w14:textId="5F82BEAD" w:rsidTr="0040689B">
        <w:trPr>
          <w:del w:id="12495" w:author="XuanWen Chen" w:date="2019-01-01T21:40:00Z"/>
        </w:trPr>
        <w:tc>
          <w:tcPr>
            <w:tcW w:w="2074" w:type="dxa"/>
          </w:tcPr>
          <w:p w14:paraId="1D03D59A" w14:textId="3CEA040B" w:rsidR="0040689B" w:rsidRPr="00041354" w:rsidDel="00236CEF" w:rsidRDefault="0040689B" w:rsidP="0040689B">
            <w:pPr>
              <w:jc w:val="left"/>
              <w:rPr>
                <w:del w:id="12496" w:author="XuanWen Chen" w:date="2019-01-01T21:40:00Z"/>
                <w:rFonts w:hAnsi="宋体"/>
                <w:color w:val="FF0000"/>
              </w:rPr>
            </w:pPr>
            <w:del w:id="12497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37263CCD" w14:textId="29C2D883" w:rsidR="0040689B" w:rsidRPr="00041354" w:rsidDel="00236CEF" w:rsidRDefault="0040689B" w:rsidP="0040689B">
            <w:pPr>
              <w:jc w:val="left"/>
              <w:rPr>
                <w:del w:id="12498" w:author="XuanWen Chen" w:date="2019-01-01T21:40:00Z"/>
                <w:rFonts w:hAnsi="宋体"/>
                <w:color w:val="FF0000"/>
              </w:rPr>
            </w:pPr>
            <w:del w:id="12499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项目发起人扮演者</w:delText>
              </w:r>
            </w:del>
          </w:p>
        </w:tc>
        <w:tc>
          <w:tcPr>
            <w:tcW w:w="2074" w:type="dxa"/>
          </w:tcPr>
          <w:p w14:paraId="50F765BB" w14:textId="11E4E88D" w:rsidR="0040689B" w:rsidRPr="00041354" w:rsidDel="00236CEF" w:rsidRDefault="0040689B" w:rsidP="0040689B">
            <w:pPr>
              <w:jc w:val="left"/>
              <w:rPr>
                <w:del w:id="12500" w:author="XuanWen Chen" w:date="2019-01-01T21:40:00Z"/>
                <w:rFonts w:hAnsi="宋体"/>
                <w:color w:val="FF0000"/>
              </w:rPr>
            </w:pPr>
            <w:del w:id="1250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3E0687EE" w14:textId="22F9AD86" w:rsidR="0040689B" w:rsidRPr="00041354" w:rsidDel="00236CEF" w:rsidRDefault="0040689B" w:rsidP="0040689B">
            <w:pPr>
              <w:jc w:val="left"/>
              <w:rPr>
                <w:del w:id="12502" w:author="XuanWen Chen" w:date="2019-01-01T21:40:00Z"/>
                <w:rFonts w:hAnsi="宋体"/>
                <w:color w:val="FF0000"/>
              </w:rPr>
            </w:pPr>
            <w:del w:id="1250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基于项目的案例教学系统</w:delText>
              </w:r>
            </w:del>
          </w:p>
        </w:tc>
      </w:tr>
      <w:tr w:rsidR="0040689B" w:rsidRPr="00041354" w:rsidDel="00236CEF" w14:paraId="658CE4F4" w14:textId="56378BAD" w:rsidTr="0040689B">
        <w:trPr>
          <w:del w:id="12504" w:author="XuanWen Chen" w:date="2019-01-01T21:40:00Z"/>
        </w:trPr>
        <w:tc>
          <w:tcPr>
            <w:tcW w:w="2074" w:type="dxa"/>
          </w:tcPr>
          <w:p w14:paraId="6F23973C" w14:textId="01969635" w:rsidR="0040689B" w:rsidRPr="00041354" w:rsidDel="00236CEF" w:rsidRDefault="0040689B" w:rsidP="0040689B">
            <w:pPr>
              <w:jc w:val="left"/>
              <w:rPr>
                <w:del w:id="12505" w:author="XuanWen Chen" w:date="2019-01-01T21:40:00Z"/>
                <w:rFonts w:hAnsi="宋体"/>
                <w:color w:val="FF0000"/>
              </w:rPr>
            </w:pPr>
            <w:del w:id="1250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436DC78B" w14:textId="555C6FBD" w:rsidR="0040689B" w:rsidRPr="00041354" w:rsidDel="00236CEF" w:rsidRDefault="0040689B" w:rsidP="0040689B">
            <w:pPr>
              <w:jc w:val="left"/>
              <w:rPr>
                <w:del w:id="12507" w:author="XuanWen Chen" w:date="2019-01-01T21:40:00Z"/>
                <w:rFonts w:hAnsi="宋体"/>
                <w:color w:val="FF0000"/>
              </w:rPr>
            </w:pPr>
            <w:del w:id="1250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项目成员</w:delText>
              </w:r>
            </w:del>
          </w:p>
        </w:tc>
      </w:tr>
      <w:tr w:rsidR="0040689B" w:rsidRPr="00041354" w:rsidDel="00236CEF" w14:paraId="7D861320" w14:textId="74C4C692" w:rsidTr="0040689B">
        <w:trPr>
          <w:del w:id="12509" w:author="XuanWen Chen" w:date="2019-01-01T21:40:00Z"/>
        </w:trPr>
        <w:tc>
          <w:tcPr>
            <w:tcW w:w="2074" w:type="dxa"/>
          </w:tcPr>
          <w:p w14:paraId="69384D17" w14:textId="20B9EFAC" w:rsidR="0040689B" w:rsidRPr="00041354" w:rsidDel="00236CEF" w:rsidRDefault="0040689B" w:rsidP="0040689B">
            <w:pPr>
              <w:jc w:val="left"/>
              <w:rPr>
                <w:del w:id="12510" w:author="XuanWen Chen" w:date="2019-01-01T21:40:00Z"/>
                <w:rFonts w:hAnsi="宋体"/>
                <w:color w:val="FF0000"/>
              </w:rPr>
            </w:pPr>
            <w:del w:id="1251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2FF24D23" w14:textId="68CF538A" w:rsidR="0040689B" w:rsidRPr="00041354" w:rsidDel="00236CEF" w:rsidRDefault="0040689B" w:rsidP="0040689B">
            <w:pPr>
              <w:jc w:val="left"/>
              <w:rPr>
                <w:del w:id="12512" w:author="XuanWen Chen" w:date="2019-01-01T21:40:00Z"/>
                <w:rFonts w:hAnsi="宋体"/>
                <w:color w:val="FF0000"/>
              </w:rPr>
            </w:pPr>
            <w:del w:id="1251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1.</w:delText>
              </w:r>
              <w:r w:rsidRPr="00041354" w:rsidDel="00236CEF">
                <w:rPr>
                  <w:rFonts w:hAnsi="宋体"/>
                  <w:color w:val="FF0000"/>
                </w:rPr>
                <w:delText>项目发起人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决定修改项目开始条件</w:delText>
              </w:r>
            </w:del>
          </w:p>
        </w:tc>
      </w:tr>
      <w:tr w:rsidR="0040689B" w:rsidRPr="00041354" w:rsidDel="00236CEF" w14:paraId="77924AC7" w14:textId="3A142C53" w:rsidTr="0040689B">
        <w:trPr>
          <w:del w:id="12514" w:author="XuanWen Chen" w:date="2019-01-01T21:40:00Z"/>
        </w:trPr>
        <w:tc>
          <w:tcPr>
            <w:tcW w:w="2074" w:type="dxa"/>
          </w:tcPr>
          <w:p w14:paraId="1B98A38B" w14:textId="52DB0F03" w:rsidR="0040689B" w:rsidRPr="00041354" w:rsidDel="00236CEF" w:rsidRDefault="0040689B" w:rsidP="0040689B">
            <w:pPr>
              <w:jc w:val="left"/>
              <w:rPr>
                <w:del w:id="12515" w:author="XuanWen Chen" w:date="2019-01-01T21:40:00Z"/>
                <w:rFonts w:hAnsi="宋体"/>
                <w:color w:val="FF0000"/>
              </w:rPr>
            </w:pPr>
            <w:del w:id="1251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49C6DB25" w14:textId="274F7142" w:rsidR="0040689B" w:rsidRPr="00041354" w:rsidDel="00236CEF" w:rsidRDefault="0040689B" w:rsidP="0040689B">
            <w:pPr>
              <w:rPr>
                <w:del w:id="12517" w:author="XuanWen Chen" w:date="2019-01-01T21:40:00Z"/>
                <w:color w:val="FF0000"/>
              </w:rPr>
            </w:pPr>
            <w:del w:id="12518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PRE-1：登陆系统</w:delText>
              </w:r>
            </w:del>
          </w:p>
          <w:p w14:paraId="6CD1F780" w14:textId="1502E2F0" w:rsidR="0040689B" w:rsidRPr="00041354" w:rsidDel="00236CEF" w:rsidRDefault="0040689B" w:rsidP="0040689B">
            <w:pPr>
              <w:rPr>
                <w:del w:id="12519" w:author="XuanWen Chen" w:date="2019-01-01T21:40:00Z"/>
                <w:color w:val="FF0000"/>
              </w:rPr>
            </w:pPr>
            <w:del w:id="12520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</w:delText>
              </w:r>
              <w:r w:rsidRPr="00041354" w:rsidDel="00236CEF">
                <w:rPr>
                  <w:color w:val="FF0000"/>
                </w:rPr>
                <w:delText>RE-2:</w:delText>
              </w:r>
              <w:r w:rsidRPr="00041354" w:rsidDel="00236CEF">
                <w:rPr>
                  <w:rFonts w:hint="eastAsia"/>
                  <w:color w:val="FF0000"/>
                </w:rPr>
                <w:delText>为当前项目的项目发起人扮演者</w:delText>
              </w:r>
            </w:del>
          </w:p>
          <w:p w14:paraId="4E10DA44" w14:textId="57A6EE63" w:rsidR="0040689B" w:rsidRPr="00041354" w:rsidDel="00236CEF" w:rsidRDefault="0040689B" w:rsidP="0040689B">
            <w:pPr>
              <w:rPr>
                <w:del w:id="12521" w:author="XuanWen Chen" w:date="2019-01-01T21:40:00Z"/>
                <w:color w:val="FF0000"/>
              </w:rPr>
            </w:pPr>
            <w:del w:id="12522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</w:delText>
              </w:r>
              <w:r w:rsidRPr="00041354" w:rsidDel="00236CEF">
                <w:rPr>
                  <w:color w:val="FF0000"/>
                </w:rPr>
                <w:delText>RE-3:</w:delText>
              </w:r>
              <w:r w:rsidRPr="00041354" w:rsidDel="00236CEF">
                <w:rPr>
                  <w:rFonts w:hint="eastAsia"/>
                  <w:color w:val="FF0000"/>
                </w:rPr>
                <w:delText>项目尚未开始</w:delText>
              </w:r>
            </w:del>
          </w:p>
        </w:tc>
      </w:tr>
      <w:tr w:rsidR="0040689B" w:rsidRPr="00041354" w:rsidDel="00236CEF" w14:paraId="488988D7" w14:textId="569566CD" w:rsidTr="0040689B">
        <w:trPr>
          <w:del w:id="12523" w:author="XuanWen Chen" w:date="2019-01-01T21:40:00Z"/>
        </w:trPr>
        <w:tc>
          <w:tcPr>
            <w:tcW w:w="2074" w:type="dxa"/>
          </w:tcPr>
          <w:p w14:paraId="424B9999" w14:textId="042F4E1C" w:rsidR="0040689B" w:rsidRPr="00041354" w:rsidDel="00236CEF" w:rsidRDefault="0040689B" w:rsidP="0040689B">
            <w:pPr>
              <w:jc w:val="left"/>
              <w:rPr>
                <w:del w:id="12524" w:author="XuanWen Chen" w:date="2019-01-01T21:40:00Z"/>
                <w:rFonts w:hAnsi="宋体"/>
                <w:color w:val="FF0000"/>
              </w:rPr>
            </w:pPr>
            <w:del w:id="12525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69504C3C" w14:textId="088AF994" w:rsidR="0040689B" w:rsidRPr="00041354" w:rsidDel="00236CEF" w:rsidRDefault="0040689B" w:rsidP="0040689B">
            <w:pPr>
              <w:rPr>
                <w:del w:id="12526" w:author="XuanWen Chen" w:date="2019-01-01T21:40:00Z"/>
                <w:color w:val="FF0000"/>
              </w:rPr>
            </w:pPr>
            <w:del w:id="12527" w:author="XuanWen Chen" w:date="2019-01-01T21:40:00Z">
              <w:r w:rsidRPr="00041354" w:rsidDel="00236CEF">
                <w:rPr>
                  <w:rFonts w:hint="eastAsia"/>
                  <w:color w:val="FF0000"/>
                </w:rPr>
                <w:delText>POST-1：通知给全项目组的人</w:delText>
              </w:r>
            </w:del>
          </w:p>
        </w:tc>
      </w:tr>
      <w:tr w:rsidR="0040689B" w:rsidRPr="00041354" w:rsidDel="00236CEF" w14:paraId="76D32EDF" w14:textId="1CC1C7A2" w:rsidTr="0040689B">
        <w:trPr>
          <w:del w:id="12528" w:author="XuanWen Chen" w:date="2019-01-01T21:40:00Z"/>
        </w:trPr>
        <w:tc>
          <w:tcPr>
            <w:tcW w:w="2074" w:type="dxa"/>
          </w:tcPr>
          <w:p w14:paraId="5F538149" w14:textId="52CC7364" w:rsidR="0040689B" w:rsidRPr="00041354" w:rsidDel="00236CEF" w:rsidRDefault="0040689B" w:rsidP="0040689B">
            <w:pPr>
              <w:rPr>
                <w:del w:id="12529" w:author="XuanWen Chen" w:date="2019-01-01T21:40:00Z"/>
                <w:rFonts w:hAnsi="宋体"/>
                <w:color w:val="FF0000"/>
              </w:rPr>
            </w:pPr>
            <w:del w:id="12530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2193BDEA" w14:textId="558C95DD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531" w:author="XuanWen Chen" w:date="2019-01-01T21:40:00Z"/>
                <w:rFonts w:hAnsi="宋体"/>
                <w:color w:val="FF0000"/>
              </w:rPr>
            </w:pPr>
            <w:del w:id="12532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项目发起人进入我的项目。</w:delText>
              </w:r>
            </w:del>
          </w:p>
          <w:p w14:paraId="3BE97F2B" w14:textId="6D9AB66F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533" w:author="XuanWen Chen" w:date="2019-01-01T21:40:00Z"/>
                <w:rFonts w:hAnsi="宋体"/>
                <w:color w:val="FF0000"/>
              </w:rPr>
            </w:pPr>
            <w:del w:id="12534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选择项目的开始条件。</w:delText>
              </w:r>
            </w:del>
          </w:p>
          <w:p w14:paraId="07C06134" w14:textId="687AB2CF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535" w:author="XuanWen Chen" w:date="2019-01-01T21:40:00Z"/>
                <w:rFonts w:hAnsi="宋体"/>
                <w:color w:val="FF0000"/>
              </w:rPr>
            </w:pPr>
            <w:del w:id="1253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选择项目手动开始。</w:delText>
              </w:r>
            </w:del>
          </w:p>
          <w:p w14:paraId="7A5DAD6D" w14:textId="6D2AC483" w:rsidR="0040689B" w:rsidRPr="00041354" w:rsidDel="00236CEF" w:rsidRDefault="0040689B" w:rsidP="00AE77A1">
            <w:pPr>
              <w:pStyle w:val="a9"/>
              <w:numPr>
                <w:ilvl w:val="0"/>
                <w:numId w:val="19"/>
              </w:numPr>
              <w:spacing w:line="240" w:lineRule="auto"/>
              <w:ind w:left="3720" w:firstLineChars="0"/>
              <w:rPr>
                <w:del w:id="12537" w:author="XuanWen Chen" w:date="2019-01-01T21:40:00Z"/>
                <w:rFonts w:hAnsi="宋体"/>
                <w:color w:val="FF0000"/>
              </w:rPr>
            </w:pPr>
            <w:del w:id="1253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确认项目开始条件。</w:delText>
              </w:r>
            </w:del>
          </w:p>
        </w:tc>
      </w:tr>
      <w:tr w:rsidR="0040689B" w:rsidRPr="00041354" w:rsidDel="00236CEF" w14:paraId="57237DAD" w14:textId="60522618" w:rsidTr="0040689B">
        <w:trPr>
          <w:trHeight w:val="1370"/>
          <w:del w:id="12539" w:author="XuanWen Chen" w:date="2019-01-01T21:40:00Z"/>
        </w:trPr>
        <w:tc>
          <w:tcPr>
            <w:tcW w:w="2074" w:type="dxa"/>
          </w:tcPr>
          <w:p w14:paraId="1EBA2004" w14:textId="145ADAAB" w:rsidR="0040689B" w:rsidRPr="00041354" w:rsidDel="00236CEF" w:rsidRDefault="0040689B" w:rsidP="0040689B">
            <w:pPr>
              <w:jc w:val="left"/>
              <w:rPr>
                <w:del w:id="12540" w:author="XuanWen Chen" w:date="2019-01-01T21:40:00Z"/>
                <w:rFonts w:hAnsi="宋体"/>
                <w:color w:val="FF0000"/>
              </w:rPr>
            </w:pPr>
            <w:del w:id="12541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656B0ECB" w14:textId="7C839E05" w:rsidR="0040689B" w:rsidRPr="00041354" w:rsidDel="00236CEF" w:rsidRDefault="0040689B" w:rsidP="0040689B">
            <w:pPr>
              <w:jc w:val="left"/>
              <w:rPr>
                <w:del w:id="12542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040ED14E" w14:textId="7DB0A08B" w:rsidTr="0040689B">
        <w:trPr>
          <w:del w:id="12543" w:author="XuanWen Chen" w:date="2019-01-01T21:40:00Z"/>
        </w:trPr>
        <w:tc>
          <w:tcPr>
            <w:tcW w:w="2074" w:type="dxa"/>
          </w:tcPr>
          <w:p w14:paraId="07994053" w14:textId="016781B2" w:rsidR="0040689B" w:rsidRPr="00041354" w:rsidDel="00236CEF" w:rsidRDefault="0040689B" w:rsidP="0040689B">
            <w:pPr>
              <w:jc w:val="left"/>
              <w:rPr>
                <w:del w:id="12544" w:author="XuanWen Chen" w:date="2019-01-01T21:40:00Z"/>
                <w:rFonts w:hAnsi="宋体"/>
                <w:color w:val="FF0000"/>
              </w:rPr>
            </w:pPr>
            <w:del w:id="12545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1D4567E7" w14:textId="0C253AFA" w:rsidR="0040689B" w:rsidRPr="00041354" w:rsidDel="00236CEF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del w:id="12546" w:author="XuanWen Chen" w:date="2019-01-01T21:40:00Z"/>
                <w:rFonts w:hAnsi="宋体"/>
                <w:color w:val="FF0000"/>
              </w:rPr>
            </w:pPr>
            <w:del w:id="12547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E1当前案例已无权限参加</w:delText>
              </w:r>
            </w:del>
          </w:p>
          <w:p w14:paraId="0AAFC1CB" w14:textId="369F8A2E" w:rsidR="0040689B" w:rsidRPr="00041354" w:rsidDel="00236CEF" w:rsidRDefault="0040689B" w:rsidP="00AE77A1">
            <w:pPr>
              <w:pStyle w:val="a9"/>
              <w:numPr>
                <w:ilvl w:val="1"/>
                <w:numId w:val="18"/>
              </w:numPr>
              <w:spacing w:line="240" w:lineRule="auto"/>
              <w:ind w:left="3780" w:firstLineChars="0"/>
              <w:jc w:val="left"/>
              <w:rPr>
                <w:del w:id="12548" w:author="XuanWen Chen" w:date="2019-01-01T21:40:00Z"/>
                <w:rFonts w:hAnsi="宋体"/>
                <w:color w:val="FF0000"/>
              </w:rPr>
            </w:pPr>
            <w:del w:id="12549" w:author="XuanWen Chen" w:date="2019-01-01T21:40:00Z">
              <w:r w:rsidRPr="00041354" w:rsidDel="00236CEF">
                <w:rPr>
                  <w:rFonts w:hAnsi="宋体"/>
                  <w:color w:val="FF0000"/>
                </w:rPr>
                <w:delText>E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2</w:delText>
              </w:r>
              <w:r w:rsidRPr="00041354" w:rsidDel="00236CEF">
                <w:rPr>
                  <w:rFonts w:hAnsi="宋体"/>
                  <w:color w:val="FF0000"/>
                </w:rPr>
                <w:delText xml:space="preserve"> </w:delText>
              </w:r>
              <w:r w:rsidRPr="00041354" w:rsidDel="00236CEF">
                <w:rPr>
                  <w:rFonts w:hAnsi="宋体" w:hint="eastAsia"/>
                  <w:color w:val="FF0000"/>
                </w:rPr>
                <w:delText>当前项目组已无人员。</w:delText>
              </w:r>
            </w:del>
          </w:p>
          <w:p w14:paraId="13AA370E" w14:textId="2184C61A" w:rsidR="0040689B" w:rsidRPr="00041354" w:rsidDel="00236CEF" w:rsidRDefault="0040689B" w:rsidP="0040689B">
            <w:pPr>
              <w:jc w:val="left"/>
              <w:rPr>
                <w:del w:id="12550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5ED05BC5" w14:textId="242CD941" w:rsidTr="0040689B">
        <w:trPr>
          <w:del w:id="12551" w:author="XuanWen Chen" w:date="2019-01-01T21:40:00Z"/>
        </w:trPr>
        <w:tc>
          <w:tcPr>
            <w:tcW w:w="2074" w:type="dxa"/>
          </w:tcPr>
          <w:p w14:paraId="4780602C" w14:textId="71302EC6" w:rsidR="0040689B" w:rsidRPr="00041354" w:rsidDel="00236CEF" w:rsidRDefault="0040689B" w:rsidP="0040689B">
            <w:pPr>
              <w:jc w:val="left"/>
              <w:rPr>
                <w:del w:id="12552" w:author="XuanWen Chen" w:date="2019-01-01T21:40:00Z"/>
                <w:rFonts w:hAnsi="宋体"/>
                <w:color w:val="FF0000"/>
              </w:rPr>
            </w:pPr>
            <w:del w:id="12553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22F652BA" w14:textId="121E0184" w:rsidR="0040689B" w:rsidRPr="00041354" w:rsidDel="00236CEF" w:rsidRDefault="0040689B" w:rsidP="0040689B">
            <w:pPr>
              <w:jc w:val="left"/>
              <w:rPr>
                <w:del w:id="12554" w:author="XuanWen Chen" w:date="2019-01-01T21:40:00Z"/>
                <w:rFonts w:hAnsi="宋体"/>
                <w:color w:val="FF0000"/>
              </w:rPr>
            </w:pPr>
            <w:del w:id="12555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236CEF" w14:paraId="01C31964" w14:textId="0717CCB1" w:rsidTr="0040689B">
        <w:trPr>
          <w:del w:id="12556" w:author="XuanWen Chen" w:date="2019-01-01T21:40:00Z"/>
        </w:trPr>
        <w:tc>
          <w:tcPr>
            <w:tcW w:w="2074" w:type="dxa"/>
          </w:tcPr>
          <w:p w14:paraId="7A5D893A" w14:textId="11AE8391" w:rsidR="0040689B" w:rsidRPr="00041354" w:rsidDel="00236CEF" w:rsidRDefault="0040689B" w:rsidP="0040689B">
            <w:pPr>
              <w:jc w:val="left"/>
              <w:rPr>
                <w:del w:id="12557" w:author="XuanWen Chen" w:date="2019-01-01T21:40:00Z"/>
                <w:rFonts w:hAnsi="宋体"/>
                <w:color w:val="FF0000"/>
              </w:rPr>
            </w:pPr>
            <w:del w:id="12558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71666F27" w14:textId="6EF9FACF" w:rsidR="0040689B" w:rsidRPr="00041354" w:rsidDel="00236CEF" w:rsidRDefault="0040689B" w:rsidP="0040689B">
            <w:pPr>
              <w:jc w:val="left"/>
              <w:rPr>
                <w:del w:id="12559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62E79CAF" w14:textId="16FD4D06" w:rsidTr="0040689B">
        <w:trPr>
          <w:del w:id="12560" w:author="XuanWen Chen" w:date="2019-01-01T21:40:00Z"/>
        </w:trPr>
        <w:tc>
          <w:tcPr>
            <w:tcW w:w="2074" w:type="dxa"/>
          </w:tcPr>
          <w:p w14:paraId="34B1CC4C" w14:textId="21179162" w:rsidR="0040689B" w:rsidRPr="00041354" w:rsidDel="00236CEF" w:rsidRDefault="0040689B" w:rsidP="0040689B">
            <w:pPr>
              <w:jc w:val="left"/>
              <w:rPr>
                <w:del w:id="12561" w:author="XuanWen Chen" w:date="2019-01-01T21:40:00Z"/>
                <w:rFonts w:hAnsi="宋体"/>
                <w:color w:val="FF0000"/>
              </w:rPr>
            </w:pPr>
            <w:del w:id="12562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23F75794" w14:textId="20311B9E" w:rsidR="0040689B" w:rsidRPr="00041354" w:rsidDel="00236CEF" w:rsidRDefault="0040689B" w:rsidP="0040689B">
            <w:pPr>
              <w:jc w:val="left"/>
              <w:rPr>
                <w:del w:id="12563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00F0C09D" w14:textId="41B2C730" w:rsidTr="0040689B">
        <w:trPr>
          <w:del w:id="12564" w:author="XuanWen Chen" w:date="2019-01-01T21:40:00Z"/>
        </w:trPr>
        <w:tc>
          <w:tcPr>
            <w:tcW w:w="2074" w:type="dxa"/>
          </w:tcPr>
          <w:p w14:paraId="6A72D032" w14:textId="78166B37" w:rsidR="0040689B" w:rsidRPr="00041354" w:rsidDel="00236CEF" w:rsidRDefault="0040689B" w:rsidP="0040689B">
            <w:pPr>
              <w:jc w:val="left"/>
              <w:rPr>
                <w:del w:id="12565" w:author="XuanWen Chen" w:date="2019-01-01T21:40:00Z"/>
                <w:rFonts w:hAnsi="宋体"/>
                <w:color w:val="FF0000"/>
              </w:rPr>
            </w:pPr>
            <w:del w:id="12566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51A9FA36" w14:textId="0F1C09DB" w:rsidR="0040689B" w:rsidRPr="00041354" w:rsidDel="00236CEF" w:rsidRDefault="0040689B" w:rsidP="0040689B">
            <w:pPr>
              <w:jc w:val="left"/>
              <w:rPr>
                <w:del w:id="12567" w:author="XuanWen Chen" w:date="2019-01-01T21:40:00Z"/>
                <w:rFonts w:hAnsi="宋体"/>
                <w:color w:val="FF0000"/>
              </w:rPr>
            </w:pPr>
          </w:p>
        </w:tc>
      </w:tr>
      <w:tr w:rsidR="0040689B" w:rsidRPr="00041354" w:rsidDel="00236CEF" w14:paraId="0BAF98AF" w14:textId="5BA5050F" w:rsidTr="0040689B">
        <w:trPr>
          <w:del w:id="12568" w:author="XuanWen Chen" w:date="2019-01-01T21:40:00Z"/>
        </w:trPr>
        <w:tc>
          <w:tcPr>
            <w:tcW w:w="2074" w:type="dxa"/>
          </w:tcPr>
          <w:p w14:paraId="2F19F617" w14:textId="75A11B18" w:rsidR="0040689B" w:rsidRPr="00041354" w:rsidDel="00236CEF" w:rsidRDefault="0040689B" w:rsidP="0040689B">
            <w:pPr>
              <w:jc w:val="left"/>
              <w:rPr>
                <w:del w:id="12569" w:author="XuanWen Chen" w:date="2019-01-01T21:40:00Z"/>
                <w:rFonts w:hAnsi="宋体"/>
                <w:color w:val="FF0000"/>
              </w:rPr>
            </w:pPr>
            <w:del w:id="12570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1202ACE5" w14:textId="5454FE1A" w:rsidR="0040689B" w:rsidRPr="00041354" w:rsidDel="00236CEF" w:rsidRDefault="0040689B" w:rsidP="0040689B">
            <w:pPr>
              <w:jc w:val="left"/>
              <w:rPr>
                <w:del w:id="12571" w:author="XuanWen Chen" w:date="2019-01-01T21:40:00Z"/>
                <w:rFonts w:hAnsi="宋体"/>
                <w:color w:val="FF0000"/>
              </w:rPr>
            </w:pPr>
            <w:del w:id="12572" w:author="XuanWen Chen" w:date="2019-01-01T21:40:00Z">
              <w:r w:rsidRPr="00041354" w:rsidDel="00236CEF">
                <w:rPr>
                  <w:rFonts w:hAnsi="宋体" w:hint="eastAsia"/>
                  <w:color w:val="FF0000"/>
                </w:rPr>
                <w:delText>有权限能够参加案例且为项目发起人扮演者</w:delText>
              </w:r>
            </w:del>
          </w:p>
        </w:tc>
      </w:tr>
    </w:tbl>
    <w:p w14:paraId="7A5B6417" w14:textId="64BFF394" w:rsidR="0040689B" w:rsidRPr="00041354" w:rsidDel="00236CEF" w:rsidRDefault="0040689B" w:rsidP="0040689B">
      <w:pPr>
        <w:rPr>
          <w:del w:id="12573" w:author="XuanWen Chen" w:date="2019-01-01T21:40:00Z"/>
          <w:color w:val="FF0000"/>
        </w:rPr>
      </w:pPr>
    </w:p>
    <w:p w14:paraId="1F1BBFE4" w14:textId="2C43265F" w:rsidR="0040689B" w:rsidRDefault="0040689B">
      <w:pPr>
        <w:pStyle w:val="3"/>
      </w:pPr>
      <w:bookmarkStart w:id="12574" w:name="_Toc533338069"/>
      <w:bookmarkStart w:id="12575" w:name="_Toc533537404"/>
      <w:bookmarkStart w:id="12576" w:name="_Toc533621459"/>
      <w:r>
        <w:t>2</w:t>
      </w:r>
      <w:r>
        <w:rPr>
          <w:rFonts w:hint="eastAsia"/>
        </w:rPr>
        <w:t>.1.5</w:t>
      </w:r>
      <w:r>
        <w:t xml:space="preserve"> </w:t>
      </w:r>
      <w:r>
        <w:rPr>
          <w:rFonts w:hint="eastAsia"/>
        </w:rPr>
        <w:t>P</w:t>
      </w:r>
      <w:r>
        <w:t>M</w:t>
      </w:r>
      <w:bookmarkEnd w:id="12574"/>
      <w:bookmarkEnd w:id="12575"/>
      <w:bookmarkEnd w:id="12576"/>
    </w:p>
    <w:p w14:paraId="069D5949" w14:textId="537E0358" w:rsidR="0040689B" w:rsidDel="009153B4" w:rsidRDefault="00720356" w:rsidP="00720356">
      <w:pPr>
        <w:pStyle w:val="4"/>
        <w:rPr>
          <w:del w:id="12577" w:author="XuanWen Chen" w:date="2019-01-02T06:45:00Z"/>
        </w:rPr>
      </w:pPr>
      <w:bookmarkStart w:id="12578" w:name="_Toc533621460"/>
      <w:del w:id="12579" w:author="XuanWen Chen" w:date="2019-01-02T06:45:00Z">
        <w:r w:rsidDel="009153B4">
          <w:rPr>
            <w:rFonts w:hint="eastAsia"/>
          </w:rPr>
          <w:delText>入队审核</w:delText>
        </w:r>
        <w:r w:rsidDel="009153B4">
          <w:rPr>
            <w:rFonts w:hint="eastAsia"/>
          </w:rPr>
          <w:delText>-</w:delText>
        </w:r>
        <w:r w:rsidDel="009153B4">
          <w:rPr>
            <w:rFonts w:hint="eastAsia"/>
          </w:rPr>
          <w:delText>同意</w:delText>
        </w:r>
        <w:bookmarkEnd w:id="12578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9153B4" w14:paraId="6CF2B302" w14:textId="7F7413C9" w:rsidTr="00720356">
        <w:trPr>
          <w:del w:id="12580" w:author="XuanWen Chen" w:date="2019-01-02T06:45:00Z"/>
        </w:trPr>
        <w:tc>
          <w:tcPr>
            <w:tcW w:w="1016" w:type="dxa"/>
          </w:tcPr>
          <w:p w14:paraId="5D76F59F" w14:textId="6D161A42" w:rsidR="0040689B" w:rsidDel="009153B4" w:rsidRDefault="0040689B" w:rsidP="0040689B">
            <w:pPr>
              <w:rPr>
                <w:del w:id="12581" w:author="XuanWen Chen" w:date="2019-01-02T06:45:00Z"/>
              </w:rPr>
            </w:pPr>
            <w:del w:id="12582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37B9C621" w14:textId="4822F093" w:rsidR="0040689B" w:rsidRPr="008035F1" w:rsidDel="009153B4" w:rsidRDefault="0040689B" w:rsidP="0040689B">
            <w:pPr>
              <w:jc w:val="left"/>
              <w:rPr>
                <w:del w:id="12583" w:author="XuanWen Chen" w:date="2019-01-02T06:45:00Z"/>
                <w:rFonts w:hAnsi="宋体"/>
                <w:b/>
              </w:rPr>
            </w:pPr>
            <w:del w:id="12584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 w:hint="eastAsia"/>
                  <w:b/>
                </w:rPr>
                <w:delText>3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入队审核-同意</w:delText>
              </w:r>
            </w:del>
          </w:p>
        </w:tc>
      </w:tr>
      <w:tr w:rsidR="0040689B" w:rsidRPr="008035F1" w:rsidDel="009153B4" w14:paraId="639435FC" w14:textId="143709EC" w:rsidTr="00720356">
        <w:trPr>
          <w:del w:id="12585" w:author="XuanWen Chen" w:date="2019-01-02T06:45:00Z"/>
        </w:trPr>
        <w:tc>
          <w:tcPr>
            <w:tcW w:w="1016" w:type="dxa"/>
          </w:tcPr>
          <w:p w14:paraId="35CA3775" w14:textId="514CECD6" w:rsidR="0040689B" w:rsidDel="009153B4" w:rsidRDefault="0040689B" w:rsidP="0040689B">
            <w:pPr>
              <w:rPr>
                <w:del w:id="12586" w:author="XuanWen Chen" w:date="2019-01-02T06:45:00Z"/>
              </w:rPr>
            </w:pPr>
            <w:del w:id="12587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29BE545A" w14:textId="5922EEDC" w:rsidR="0040689B" w:rsidRPr="008035F1" w:rsidDel="009153B4" w:rsidRDefault="0040689B" w:rsidP="0040689B">
            <w:pPr>
              <w:jc w:val="left"/>
              <w:rPr>
                <w:del w:id="12588" w:author="XuanWen Chen" w:date="2019-01-02T06:45:00Z"/>
                <w:rFonts w:hAnsi="宋体"/>
              </w:rPr>
            </w:pPr>
            <w:del w:id="12589" w:author="XuanWen Chen" w:date="2019-01-02T06:45:00Z">
              <w:r w:rsidDel="009153B4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05B6DA2A" w14:textId="22229C8E" w:rsidR="0040689B" w:rsidRPr="008035F1" w:rsidDel="009153B4" w:rsidRDefault="0040689B" w:rsidP="0040689B">
            <w:pPr>
              <w:jc w:val="left"/>
              <w:rPr>
                <w:del w:id="12590" w:author="XuanWen Chen" w:date="2019-01-02T06:45:00Z"/>
                <w:rFonts w:hAnsi="宋体"/>
              </w:rPr>
            </w:pPr>
            <w:del w:id="12591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52DC2C16" w14:textId="45DEED01" w:rsidR="0040689B" w:rsidRPr="008035F1" w:rsidDel="009153B4" w:rsidRDefault="0040689B" w:rsidP="0040689B">
            <w:pPr>
              <w:jc w:val="left"/>
              <w:rPr>
                <w:del w:id="12592" w:author="XuanWen Chen" w:date="2019-01-02T06:45:00Z"/>
                <w:rFonts w:hAnsi="宋体"/>
              </w:rPr>
            </w:pPr>
            <w:del w:id="12593" w:author="XuanWen Chen" w:date="2019-01-02T06:45:00Z">
              <w:r w:rsidDel="009153B4">
                <w:rPr>
                  <w:rFonts w:hAnsi="宋体" w:hint="eastAsia"/>
                </w:rPr>
                <w:delText>2</w:delText>
              </w:r>
              <w:r w:rsidDel="009153B4">
                <w:rPr>
                  <w:rFonts w:hAnsi="宋体"/>
                </w:rPr>
                <w:delText>018</w:delText>
              </w:r>
              <w:r w:rsidDel="009153B4">
                <w:rPr>
                  <w:rFonts w:hAnsi="宋体" w:hint="eastAsia"/>
                </w:rPr>
                <w:delText>年1</w:delText>
              </w:r>
              <w:r w:rsidDel="009153B4">
                <w:rPr>
                  <w:rFonts w:hAnsi="宋体"/>
                </w:rPr>
                <w:delText>2</w:delText>
              </w:r>
              <w:r w:rsidDel="009153B4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9153B4" w14:paraId="7D920106" w14:textId="5A1E0FE9" w:rsidTr="00720356">
        <w:trPr>
          <w:del w:id="12594" w:author="XuanWen Chen" w:date="2019-01-02T06:45:00Z"/>
        </w:trPr>
        <w:tc>
          <w:tcPr>
            <w:tcW w:w="1016" w:type="dxa"/>
          </w:tcPr>
          <w:p w14:paraId="47E7F743" w14:textId="54625901" w:rsidR="0040689B" w:rsidDel="009153B4" w:rsidRDefault="0040689B" w:rsidP="0040689B">
            <w:pPr>
              <w:rPr>
                <w:del w:id="12595" w:author="XuanWen Chen" w:date="2019-01-02T06:45:00Z"/>
              </w:rPr>
            </w:pPr>
            <w:del w:id="12596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2905A2B4" w14:textId="2EBB293C" w:rsidR="0040689B" w:rsidRPr="008035F1" w:rsidDel="009153B4" w:rsidRDefault="0040689B" w:rsidP="0040689B">
            <w:pPr>
              <w:jc w:val="left"/>
              <w:rPr>
                <w:del w:id="12597" w:author="XuanWen Chen" w:date="2019-01-02T06:45:00Z"/>
                <w:rFonts w:hAnsi="宋体"/>
              </w:rPr>
            </w:pPr>
            <w:del w:id="12598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M</w:delText>
              </w:r>
            </w:del>
          </w:p>
        </w:tc>
        <w:tc>
          <w:tcPr>
            <w:tcW w:w="2073" w:type="dxa"/>
          </w:tcPr>
          <w:p w14:paraId="583F934E" w14:textId="20BE7E5C" w:rsidR="0040689B" w:rsidRPr="008035F1" w:rsidDel="009153B4" w:rsidRDefault="0040689B" w:rsidP="0040689B">
            <w:pPr>
              <w:jc w:val="left"/>
              <w:rPr>
                <w:del w:id="12599" w:author="XuanWen Chen" w:date="2019-01-02T06:45:00Z"/>
                <w:rFonts w:hAnsi="宋体"/>
              </w:rPr>
            </w:pPr>
            <w:del w:id="12600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1A02EEDB" w14:textId="41119215" w:rsidR="0040689B" w:rsidRPr="008035F1" w:rsidDel="009153B4" w:rsidRDefault="0040689B" w:rsidP="0040689B">
            <w:pPr>
              <w:jc w:val="left"/>
              <w:rPr>
                <w:del w:id="12601" w:author="XuanWen Chen" w:date="2019-01-02T06:45:00Z"/>
                <w:rFonts w:hAnsi="宋体"/>
              </w:rPr>
            </w:pPr>
            <w:del w:id="12602" w:author="XuanWen Chen" w:date="2019-01-02T06:45:00Z">
              <w:r w:rsidDel="009153B4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:rsidDel="009153B4" w14:paraId="326FFABD" w14:textId="2E9713A3" w:rsidTr="00720356">
        <w:trPr>
          <w:del w:id="12603" w:author="XuanWen Chen" w:date="2019-01-02T06:45:00Z"/>
        </w:trPr>
        <w:tc>
          <w:tcPr>
            <w:tcW w:w="1016" w:type="dxa"/>
          </w:tcPr>
          <w:p w14:paraId="653E4F98" w14:textId="389726B1" w:rsidR="0040689B" w:rsidDel="009153B4" w:rsidRDefault="0040689B" w:rsidP="0040689B">
            <w:pPr>
              <w:rPr>
                <w:del w:id="12604" w:author="XuanWen Chen" w:date="2019-01-02T06:45:00Z"/>
              </w:rPr>
            </w:pPr>
            <w:del w:id="12605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22806358" w14:textId="44C4023F" w:rsidR="0040689B" w:rsidRPr="00296214" w:rsidDel="009153B4" w:rsidRDefault="0040689B" w:rsidP="0040689B">
            <w:pPr>
              <w:jc w:val="left"/>
              <w:rPr>
                <w:del w:id="12606" w:author="XuanWen Chen" w:date="2019-01-02T06:45:00Z"/>
                <w:rFonts w:hAnsi="宋体"/>
              </w:rPr>
            </w:pPr>
            <w:del w:id="12607" w:author="XuanWen Chen" w:date="2019-01-02T06:45:00Z">
              <w:r w:rsidDel="009153B4">
                <w:rPr>
                  <w:rFonts w:hAnsi="宋体" w:hint="eastAsia"/>
                </w:rPr>
                <w:delText>用户申请加入项目组，收到加入请求，</w:delText>
              </w:r>
              <w:r w:rsidDel="009153B4">
                <w:rPr>
                  <w:rFonts w:hAnsi="宋体"/>
                </w:rPr>
                <w:delText>PM</w:delText>
              </w:r>
              <w:r w:rsidDel="009153B4">
                <w:rPr>
                  <w:rFonts w:hAnsi="宋体" w:hint="eastAsia"/>
                </w:rPr>
                <w:delText>进行查看审核。</w:delText>
              </w:r>
            </w:del>
          </w:p>
        </w:tc>
      </w:tr>
      <w:tr w:rsidR="0040689B" w:rsidRPr="00296214" w:rsidDel="009153B4" w14:paraId="26769739" w14:textId="1E8DEF96" w:rsidTr="00720356">
        <w:trPr>
          <w:del w:id="12608" w:author="XuanWen Chen" w:date="2019-01-02T06:45:00Z"/>
        </w:trPr>
        <w:tc>
          <w:tcPr>
            <w:tcW w:w="1016" w:type="dxa"/>
          </w:tcPr>
          <w:p w14:paraId="0CF3015A" w14:textId="4A66E528" w:rsidR="0040689B" w:rsidDel="009153B4" w:rsidRDefault="0040689B" w:rsidP="0040689B">
            <w:pPr>
              <w:rPr>
                <w:del w:id="12609" w:author="XuanWen Chen" w:date="2019-01-02T06:45:00Z"/>
              </w:rPr>
            </w:pPr>
            <w:del w:id="12610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61878141" w14:textId="77CD6AFA" w:rsidR="0040689B" w:rsidRPr="00296214" w:rsidDel="009153B4" w:rsidRDefault="0040689B" w:rsidP="0040689B">
            <w:pPr>
              <w:jc w:val="left"/>
              <w:rPr>
                <w:del w:id="12611" w:author="XuanWen Chen" w:date="2019-01-02T06:45:00Z"/>
                <w:rFonts w:hAnsi="宋体"/>
              </w:rPr>
            </w:pPr>
            <w:del w:id="12612" w:author="XuanWen Chen" w:date="2019-01-02T06:45:00Z">
              <w:r w:rsidDel="009153B4">
                <w:rPr>
                  <w:rFonts w:hAnsi="宋体" w:hint="eastAsia"/>
                </w:rPr>
                <w:delText>用户申请加入项目组的申请发出。</w:delText>
              </w:r>
            </w:del>
          </w:p>
        </w:tc>
      </w:tr>
      <w:tr w:rsidR="0040689B" w:rsidRPr="00237CE5" w:rsidDel="009153B4" w14:paraId="4ABC4FFA" w14:textId="4A7BFF06" w:rsidTr="00720356">
        <w:trPr>
          <w:del w:id="12613" w:author="XuanWen Chen" w:date="2019-01-02T06:45:00Z"/>
        </w:trPr>
        <w:tc>
          <w:tcPr>
            <w:tcW w:w="1016" w:type="dxa"/>
          </w:tcPr>
          <w:p w14:paraId="2E941BCF" w14:textId="46FB423B" w:rsidR="0040689B" w:rsidDel="009153B4" w:rsidRDefault="0040689B" w:rsidP="0040689B">
            <w:pPr>
              <w:rPr>
                <w:del w:id="12614" w:author="XuanWen Chen" w:date="2019-01-02T06:45:00Z"/>
              </w:rPr>
            </w:pPr>
            <w:del w:id="12615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02FB8D39" w14:textId="5E52E946" w:rsidR="0040689B" w:rsidRPr="00237CE5" w:rsidDel="009153B4" w:rsidRDefault="0040689B" w:rsidP="0040689B">
            <w:pPr>
              <w:jc w:val="left"/>
              <w:rPr>
                <w:del w:id="12616" w:author="XuanWen Chen" w:date="2019-01-02T06:45:00Z"/>
                <w:rFonts w:hAnsi="宋体"/>
              </w:rPr>
            </w:pPr>
            <w:del w:id="12617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RE-1: </w:delText>
              </w:r>
              <w:r w:rsidDel="009153B4">
                <w:rPr>
                  <w:rFonts w:hint="eastAsia"/>
                </w:rPr>
                <w:delText>用户为项目发起人。</w:delText>
              </w:r>
            </w:del>
          </w:p>
          <w:p w14:paraId="07657FF4" w14:textId="26651E00" w:rsidR="0040689B" w:rsidDel="009153B4" w:rsidRDefault="0040689B" w:rsidP="0040689B">
            <w:pPr>
              <w:jc w:val="left"/>
              <w:rPr>
                <w:del w:id="12618" w:author="XuanWen Chen" w:date="2019-01-02T06:45:00Z"/>
              </w:rPr>
            </w:pPr>
            <w:del w:id="12619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RE-2: </w:delText>
              </w:r>
              <w:r w:rsidDel="009153B4">
                <w:rPr>
                  <w:rFonts w:hint="eastAsia"/>
                </w:rPr>
                <w:delText>该项目状态正常</w:delText>
              </w:r>
            </w:del>
          </w:p>
          <w:p w14:paraId="5BEA689E" w14:textId="1110BEFF" w:rsidR="0040689B" w:rsidRPr="00237CE5" w:rsidDel="009153B4" w:rsidRDefault="0040689B" w:rsidP="0040689B">
            <w:pPr>
              <w:jc w:val="left"/>
              <w:rPr>
                <w:del w:id="12620" w:author="XuanWen Chen" w:date="2019-01-02T06:45:00Z"/>
                <w:rFonts w:hAnsi="宋体"/>
              </w:rPr>
            </w:pPr>
            <w:del w:id="12621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RE</w:delText>
              </w:r>
              <w:r w:rsidDel="009153B4">
                <w:rPr>
                  <w:rFonts w:hAnsi="宋体" w:hint="eastAsia"/>
                </w:rPr>
                <w:delText>-3：用户申请加入项目组的申请发出</w:delText>
              </w:r>
            </w:del>
          </w:p>
        </w:tc>
      </w:tr>
      <w:tr w:rsidR="0040689B" w:rsidRPr="00237CE5" w:rsidDel="009153B4" w14:paraId="164A3B32" w14:textId="70E1B19A" w:rsidTr="00720356">
        <w:trPr>
          <w:del w:id="12622" w:author="XuanWen Chen" w:date="2019-01-02T06:45:00Z"/>
        </w:trPr>
        <w:tc>
          <w:tcPr>
            <w:tcW w:w="1016" w:type="dxa"/>
          </w:tcPr>
          <w:p w14:paraId="35550B87" w14:textId="3E466BCE" w:rsidR="0040689B" w:rsidDel="009153B4" w:rsidRDefault="0040689B" w:rsidP="0040689B">
            <w:pPr>
              <w:rPr>
                <w:del w:id="12623" w:author="XuanWen Chen" w:date="2019-01-02T06:45:00Z"/>
              </w:rPr>
            </w:pPr>
            <w:del w:id="12624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1AA80E7D" w14:textId="6C506C2E" w:rsidR="0040689B" w:rsidDel="009153B4" w:rsidRDefault="0040689B" w:rsidP="0040689B">
            <w:pPr>
              <w:jc w:val="left"/>
              <w:rPr>
                <w:del w:id="12625" w:author="XuanWen Chen" w:date="2019-01-02T06:45:00Z"/>
              </w:rPr>
            </w:pPr>
            <w:del w:id="12626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>OST</w:delText>
              </w:r>
              <w:r w:rsidDel="009153B4">
                <w:rPr>
                  <w:rFonts w:hint="eastAsia"/>
                </w:rPr>
                <w:delText>-1：项目组增加新成员</w:delText>
              </w:r>
            </w:del>
          </w:p>
          <w:p w14:paraId="3C40A016" w14:textId="2FF8A514" w:rsidR="0040689B" w:rsidRPr="00237CE5" w:rsidDel="009153B4" w:rsidRDefault="0040689B" w:rsidP="0040689B">
            <w:pPr>
              <w:jc w:val="left"/>
              <w:rPr>
                <w:del w:id="12627" w:author="XuanWen Chen" w:date="2019-01-02T06:45:00Z"/>
                <w:rFonts w:hAnsi="宋体"/>
              </w:rPr>
            </w:pPr>
            <w:del w:id="12628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 xml:space="preserve">OST-2: </w:delText>
              </w:r>
              <w:r w:rsidDel="009153B4">
                <w:rPr>
                  <w:rFonts w:hAnsi="宋体" w:hint="eastAsia"/>
                </w:rPr>
                <w:delText>向申请人发送同意入队的站内信</w:delText>
              </w:r>
            </w:del>
          </w:p>
        </w:tc>
      </w:tr>
      <w:tr w:rsidR="0040689B" w:rsidRPr="00296214" w:rsidDel="009153B4" w14:paraId="6E73EA7B" w14:textId="0E5DD317" w:rsidTr="00720356">
        <w:trPr>
          <w:del w:id="12629" w:author="XuanWen Chen" w:date="2019-01-02T06:45:00Z"/>
        </w:trPr>
        <w:tc>
          <w:tcPr>
            <w:tcW w:w="1016" w:type="dxa"/>
          </w:tcPr>
          <w:p w14:paraId="38CDA06A" w14:textId="1E85E8E7" w:rsidR="0040689B" w:rsidDel="009153B4" w:rsidRDefault="0040689B" w:rsidP="0040689B">
            <w:pPr>
              <w:rPr>
                <w:del w:id="12630" w:author="XuanWen Chen" w:date="2019-01-02T06:45:00Z"/>
              </w:rPr>
            </w:pPr>
            <w:del w:id="12631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438FE5A3" w14:textId="70AE7BF8" w:rsidR="0040689B" w:rsidRPr="00B433ED" w:rsidDel="009153B4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del w:id="12632" w:author="XuanWen Chen" w:date="2019-01-02T06:45:00Z"/>
                <w:rFonts w:hAnsi="宋体"/>
              </w:rPr>
            </w:pPr>
            <w:del w:id="12633" w:author="XuanWen Chen" w:date="2019-01-02T06:45:00Z">
              <w:r w:rsidRPr="00B433ED" w:rsidDel="009153B4">
                <w:rPr>
                  <w:rFonts w:hAnsi="宋体" w:hint="eastAsia"/>
                </w:rPr>
                <w:delText>打开我的项目内的项目团队</w:delText>
              </w:r>
            </w:del>
          </w:p>
          <w:p w14:paraId="026983F9" w14:textId="793C19BE" w:rsidR="0040689B" w:rsidDel="009153B4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del w:id="12634" w:author="XuanWen Chen" w:date="2019-01-02T06:45:00Z"/>
                <w:rFonts w:hAnsi="宋体"/>
              </w:rPr>
            </w:pPr>
            <w:del w:id="12635" w:author="XuanWen Chen" w:date="2019-01-02T06:45:00Z">
              <w:r w:rsidDel="009153B4">
                <w:rPr>
                  <w:rFonts w:hAnsi="宋体" w:hint="eastAsia"/>
                </w:rPr>
                <w:delText>查看入队申请</w:delText>
              </w:r>
            </w:del>
          </w:p>
          <w:p w14:paraId="24F88E32" w14:textId="5362BF9D" w:rsidR="0040689B" w:rsidRPr="00B433ED" w:rsidDel="009153B4" w:rsidRDefault="0040689B" w:rsidP="00AE77A1">
            <w:pPr>
              <w:pStyle w:val="a9"/>
              <w:numPr>
                <w:ilvl w:val="0"/>
                <w:numId w:val="13"/>
              </w:numPr>
              <w:spacing w:line="240" w:lineRule="auto"/>
              <w:ind w:left="3720" w:firstLineChars="0"/>
              <w:jc w:val="left"/>
              <w:rPr>
                <w:del w:id="12636" w:author="XuanWen Chen" w:date="2019-01-02T06:45:00Z"/>
                <w:rFonts w:hAnsi="宋体"/>
              </w:rPr>
            </w:pPr>
            <w:del w:id="12637" w:author="XuanWen Chen" w:date="2019-01-02T06:45:00Z">
              <w:r w:rsidDel="009153B4">
                <w:rPr>
                  <w:rFonts w:hAnsi="宋体" w:hint="eastAsia"/>
                </w:rPr>
                <w:delText>通过入队申请</w:delText>
              </w:r>
            </w:del>
          </w:p>
        </w:tc>
      </w:tr>
      <w:tr w:rsidR="0040689B" w:rsidRPr="00296214" w:rsidDel="009153B4" w14:paraId="6AA8AC56" w14:textId="423B207B" w:rsidTr="00720356">
        <w:trPr>
          <w:del w:id="12638" w:author="XuanWen Chen" w:date="2019-01-02T06:45:00Z"/>
        </w:trPr>
        <w:tc>
          <w:tcPr>
            <w:tcW w:w="1016" w:type="dxa"/>
          </w:tcPr>
          <w:p w14:paraId="6FF76B1D" w14:textId="4D05AF8E" w:rsidR="0040689B" w:rsidRPr="008035F1" w:rsidDel="009153B4" w:rsidRDefault="0040689B" w:rsidP="0040689B">
            <w:pPr>
              <w:rPr>
                <w:del w:id="12639" w:author="XuanWen Chen" w:date="2019-01-02T06:45:00Z"/>
                <w:rFonts w:hAnsi="宋体"/>
              </w:rPr>
            </w:pPr>
            <w:del w:id="12640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01D53040" w14:textId="6E2CA822" w:rsidR="0040689B" w:rsidRPr="00296214" w:rsidDel="009153B4" w:rsidRDefault="0040689B" w:rsidP="0040689B">
            <w:pPr>
              <w:jc w:val="left"/>
              <w:rPr>
                <w:del w:id="12641" w:author="XuanWen Chen" w:date="2019-01-02T06:45:00Z"/>
                <w:rFonts w:hAnsi="宋体"/>
              </w:rPr>
            </w:pPr>
          </w:p>
        </w:tc>
      </w:tr>
      <w:tr w:rsidR="0040689B" w:rsidRPr="00296214" w:rsidDel="009153B4" w14:paraId="66DE8299" w14:textId="25708D68" w:rsidTr="00720356">
        <w:trPr>
          <w:del w:id="12642" w:author="XuanWen Chen" w:date="2019-01-02T06:45:00Z"/>
        </w:trPr>
        <w:tc>
          <w:tcPr>
            <w:tcW w:w="1016" w:type="dxa"/>
          </w:tcPr>
          <w:p w14:paraId="63E85C13" w14:textId="1EFB4838" w:rsidR="0040689B" w:rsidRPr="008035F1" w:rsidDel="009153B4" w:rsidRDefault="0040689B" w:rsidP="0040689B">
            <w:pPr>
              <w:rPr>
                <w:del w:id="12643" w:author="XuanWen Chen" w:date="2019-01-02T06:45:00Z"/>
                <w:rFonts w:hAnsi="宋体"/>
              </w:rPr>
            </w:pPr>
            <w:del w:id="12644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642126E8" w14:textId="290E521B" w:rsidR="0040689B" w:rsidRPr="00296214" w:rsidDel="009153B4" w:rsidRDefault="0040689B" w:rsidP="0040689B">
            <w:pPr>
              <w:jc w:val="left"/>
              <w:rPr>
                <w:del w:id="12645" w:author="XuanWen Chen" w:date="2019-01-02T06:45:00Z"/>
                <w:rFonts w:hAnsi="宋体"/>
              </w:rPr>
            </w:pPr>
          </w:p>
        </w:tc>
      </w:tr>
      <w:tr w:rsidR="0040689B" w:rsidRPr="00296214" w:rsidDel="009153B4" w14:paraId="0BF88D0A" w14:textId="11F30972" w:rsidTr="00720356">
        <w:trPr>
          <w:del w:id="12646" w:author="XuanWen Chen" w:date="2019-01-02T06:45:00Z"/>
        </w:trPr>
        <w:tc>
          <w:tcPr>
            <w:tcW w:w="1016" w:type="dxa"/>
          </w:tcPr>
          <w:p w14:paraId="01450C24" w14:textId="5C22FC2D" w:rsidR="0040689B" w:rsidRPr="008035F1" w:rsidDel="009153B4" w:rsidRDefault="0040689B" w:rsidP="0040689B">
            <w:pPr>
              <w:rPr>
                <w:del w:id="12647" w:author="XuanWen Chen" w:date="2019-01-02T06:45:00Z"/>
                <w:rFonts w:hAnsi="宋体"/>
              </w:rPr>
            </w:pPr>
            <w:del w:id="12648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50EF6B69" w14:textId="0A9F0798" w:rsidR="0040689B" w:rsidRPr="00296214" w:rsidDel="009153B4" w:rsidRDefault="0040689B" w:rsidP="0040689B">
            <w:pPr>
              <w:jc w:val="left"/>
              <w:rPr>
                <w:del w:id="12649" w:author="XuanWen Chen" w:date="2019-01-02T06:45:00Z"/>
                <w:rFonts w:hAnsi="宋体"/>
              </w:rPr>
            </w:pPr>
            <w:del w:id="12650" w:author="XuanWen Chen" w:date="2019-01-02T06:45:00Z">
              <w:r w:rsidDel="009153B4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9153B4" w14:paraId="73E63EE1" w14:textId="287C041E" w:rsidTr="00720356">
        <w:trPr>
          <w:del w:id="12651" w:author="XuanWen Chen" w:date="2019-01-02T06:45:00Z"/>
        </w:trPr>
        <w:tc>
          <w:tcPr>
            <w:tcW w:w="1016" w:type="dxa"/>
          </w:tcPr>
          <w:p w14:paraId="59477B2B" w14:textId="1C671E2B" w:rsidR="0040689B" w:rsidRPr="008035F1" w:rsidDel="009153B4" w:rsidRDefault="0040689B" w:rsidP="0040689B">
            <w:pPr>
              <w:rPr>
                <w:del w:id="12652" w:author="XuanWen Chen" w:date="2019-01-02T06:45:00Z"/>
                <w:rFonts w:hAnsi="宋体"/>
              </w:rPr>
            </w:pPr>
            <w:del w:id="12653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264D05DA" w14:textId="19B0A378" w:rsidR="0040689B" w:rsidRPr="00296214" w:rsidDel="009153B4" w:rsidRDefault="0040689B" w:rsidP="0040689B">
            <w:pPr>
              <w:jc w:val="left"/>
              <w:rPr>
                <w:del w:id="12654" w:author="XuanWen Chen" w:date="2019-01-02T06:45:00Z"/>
                <w:rFonts w:hAnsi="宋体"/>
              </w:rPr>
            </w:pPr>
            <w:del w:id="12655" w:author="XuanWen Chen" w:date="2019-01-02T06:45:00Z">
              <w:r w:rsidRPr="00296214" w:rsidDel="009153B4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:rsidDel="009153B4" w14:paraId="673502FD" w14:textId="643DBC5C" w:rsidTr="00720356">
        <w:trPr>
          <w:del w:id="12656" w:author="XuanWen Chen" w:date="2019-01-02T06:45:00Z"/>
        </w:trPr>
        <w:tc>
          <w:tcPr>
            <w:tcW w:w="1016" w:type="dxa"/>
          </w:tcPr>
          <w:p w14:paraId="630730E7" w14:textId="55B15929" w:rsidR="0040689B" w:rsidRPr="008035F1" w:rsidDel="009153B4" w:rsidRDefault="0040689B" w:rsidP="0040689B">
            <w:pPr>
              <w:rPr>
                <w:del w:id="12657" w:author="XuanWen Chen" w:date="2019-01-02T06:45:00Z"/>
                <w:rFonts w:hAnsi="宋体"/>
              </w:rPr>
            </w:pPr>
            <w:del w:id="12658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25EBEECD" w14:textId="0FB66B44" w:rsidR="0040689B" w:rsidRPr="00296214" w:rsidDel="009153B4" w:rsidRDefault="0040689B" w:rsidP="0040689B">
            <w:pPr>
              <w:jc w:val="left"/>
              <w:rPr>
                <w:del w:id="12659" w:author="XuanWen Chen" w:date="2019-01-02T06:45:00Z"/>
                <w:rFonts w:hAnsi="宋体"/>
              </w:rPr>
            </w:pPr>
          </w:p>
        </w:tc>
      </w:tr>
      <w:tr w:rsidR="0040689B" w:rsidRPr="00296214" w:rsidDel="009153B4" w14:paraId="787AA6EA" w14:textId="41DB9AC0" w:rsidTr="00720356">
        <w:trPr>
          <w:del w:id="12660" w:author="XuanWen Chen" w:date="2019-01-02T06:45:00Z"/>
        </w:trPr>
        <w:tc>
          <w:tcPr>
            <w:tcW w:w="1016" w:type="dxa"/>
          </w:tcPr>
          <w:p w14:paraId="77C09FEA" w14:textId="75B61DF0" w:rsidR="0040689B" w:rsidRPr="008035F1" w:rsidDel="009153B4" w:rsidRDefault="0040689B" w:rsidP="0040689B">
            <w:pPr>
              <w:rPr>
                <w:del w:id="12661" w:author="XuanWen Chen" w:date="2019-01-02T06:45:00Z"/>
                <w:rFonts w:hAnsi="宋体"/>
              </w:rPr>
            </w:pPr>
            <w:del w:id="12662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33C3C573" w14:textId="66A7790B" w:rsidR="0040689B" w:rsidRPr="00296214" w:rsidDel="009153B4" w:rsidRDefault="0040689B" w:rsidP="0040689B">
            <w:pPr>
              <w:jc w:val="left"/>
              <w:rPr>
                <w:del w:id="12663" w:author="XuanWen Chen" w:date="2019-01-02T06:45:00Z"/>
                <w:rFonts w:hAnsi="宋体"/>
              </w:rPr>
            </w:pPr>
          </w:p>
        </w:tc>
      </w:tr>
      <w:tr w:rsidR="0040689B" w:rsidDel="009153B4" w14:paraId="3F5018F3" w14:textId="58E885DB" w:rsidTr="00720356">
        <w:trPr>
          <w:del w:id="12664" w:author="XuanWen Chen" w:date="2019-01-02T06:45:00Z"/>
        </w:trPr>
        <w:tc>
          <w:tcPr>
            <w:tcW w:w="1016" w:type="dxa"/>
          </w:tcPr>
          <w:p w14:paraId="14624C8E" w14:textId="613C9392" w:rsidR="0040689B" w:rsidDel="009153B4" w:rsidRDefault="0040689B" w:rsidP="0040689B">
            <w:pPr>
              <w:rPr>
                <w:del w:id="12665" w:author="XuanWen Chen" w:date="2019-01-02T06:45:00Z"/>
              </w:rPr>
            </w:pPr>
            <w:del w:id="12666" w:author="XuanWen Chen" w:date="2019-01-02T06:45:00Z">
              <w:r w:rsidDel="009153B4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1A1FACA5" w14:textId="6BF63A61" w:rsidR="0040689B" w:rsidDel="009153B4" w:rsidRDefault="0040689B" w:rsidP="0040689B">
            <w:pPr>
              <w:rPr>
                <w:del w:id="12667" w:author="XuanWen Chen" w:date="2019-01-02T06:45:00Z"/>
              </w:rPr>
            </w:pPr>
          </w:p>
          <w:p w14:paraId="4C2EED3D" w14:textId="602A7C1E" w:rsidR="0040689B" w:rsidDel="009153B4" w:rsidRDefault="0040689B" w:rsidP="0040689B">
            <w:pPr>
              <w:rPr>
                <w:del w:id="12668" w:author="XuanWen Chen" w:date="2019-01-02T06:45:00Z"/>
              </w:rPr>
            </w:pPr>
          </w:p>
        </w:tc>
      </w:tr>
    </w:tbl>
    <w:p w14:paraId="08D85D09" w14:textId="35527434" w:rsidR="0040689B" w:rsidDel="009153B4" w:rsidRDefault="00720356" w:rsidP="00720356">
      <w:pPr>
        <w:pStyle w:val="4"/>
        <w:rPr>
          <w:del w:id="12669" w:author="XuanWen Chen" w:date="2019-01-02T06:45:00Z"/>
        </w:rPr>
      </w:pPr>
      <w:bookmarkStart w:id="12670" w:name="_Toc533621461"/>
      <w:del w:id="12671" w:author="XuanWen Chen" w:date="2019-01-02T06:45:00Z">
        <w:r w:rsidDel="009153B4">
          <w:rPr>
            <w:rFonts w:hint="eastAsia"/>
          </w:rPr>
          <w:delText>入队审核</w:delText>
        </w:r>
        <w:r w:rsidDel="009153B4">
          <w:rPr>
            <w:rFonts w:hint="eastAsia"/>
          </w:rPr>
          <w:delText>-</w:delText>
        </w:r>
        <w:r w:rsidDel="009153B4">
          <w:rPr>
            <w:rFonts w:hint="eastAsia"/>
          </w:rPr>
          <w:delText>拒绝</w:delText>
        </w:r>
        <w:bookmarkEnd w:id="12670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9153B4" w14:paraId="360E759D" w14:textId="5A634177" w:rsidTr="0040689B">
        <w:trPr>
          <w:del w:id="12672" w:author="XuanWen Chen" w:date="2019-01-02T06:45:00Z"/>
        </w:trPr>
        <w:tc>
          <w:tcPr>
            <w:tcW w:w="1656" w:type="dxa"/>
          </w:tcPr>
          <w:p w14:paraId="6F75D3F2" w14:textId="25A3129F" w:rsidR="0040689B" w:rsidDel="009153B4" w:rsidRDefault="0040689B" w:rsidP="0040689B">
            <w:pPr>
              <w:rPr>
                <w:del w:id="12673" w:author="XuanWen Chen" w:date="2019-01-02T06:45:00Z"/>
              </w:rPr>
            </w:pPr>
            <w:del w:id="12674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1650D52A" w14:textId="25CA3BC2" w:rsidR="0040689B" w:rsidRPr="008035F1" w:rsidDel="009153B4" w:rsidRDefault="0040689B" w:rsidP="0040689B">
            <w:pPr>
              <w:jc w:val="left"/>
              <w:rPr>
                <w:del w:id="12675" w:author="XuanWen Chen" w:date="2019-01-02T06:45:00Z"/>
                <w:rFonts w:hAnsi="宋体"/>
                <w:b/>
              </w:rPr>
            </w:pPr>
            <w:del w:id="12676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 w:hint="eastAsia"/>
                  <w:b/>
                </w:rPr>
                <w:delText>4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入队审核-拒绝</w:delText>
              </w:r>
            </w:del>
          </w:p>
        </w:tc>
      </w:tr>
      <w:tr w:rsidR="0040689B" w:rsidRPr="008035F1" w:rsidDel="009153B4" w14:paraId="5964F6BB" w14:textId="1FBA4081" w:rsidTr="0040689B">
        <w:trPr>
          <w:del w:id="12677" w:author="XuanWen Chen" w:date="2019-01-02T06:45:00Z"/>
        </w:trPr>
        <w:tc>
          <w:tcPr>
            <w:tcW w:w="1656" w:type="dxa"/>
          </w:tcPr>
          <w:p w14:paraId="63C2DB34" w14:textId="41CC5831" w:rsidR="0040689B" w:rsidDel="009153B4" w:rsidRDefault="0040689B" w:rsidP="0040689B">
            <w:pPr>
              <w:rPr>
                <w:del w:id="12678" w:author="XuanWen Chen" w:date="2019-01-02T06:45:00Z"/>
              </w:rPr>
            </w:pPr>
            <w:del w:id="12679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45604B8F" w14:textId="210D3487" w:rsidR="0040689B" w:rsidRPr="008035F1" w:rsidDel="009153B4" w:rsidRDefault="0040689B" w:rsidP="0040689B">
            <w:pPr>
              <w:jc w:val="left"/>
              <w:rPr>
                <w:del w:id="12680" w:author="XuanWen Chen" w:date="2019-01-02T06:45:00Z"/>
                <w:rFonts w:hAnsi="宋体"/>
              </w:rPr>
            </w:pPr>
            <w:del w:id="12681" w:author="XuanWen Chen" w:date="2019-01-02T06:45:00Z">
              <w:r w:rsidDel="009153B4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1A3F757C" w14:textId="57D6CDDE" w:rsidR="0040689B" w:rsidRPr="008035F1" w:rsidDel="009153B4" w:rsidRDefault="0040689B" w:rsidP="0040689B">
            <w:pPr>
              <w:jc w:val="left"/>
              <w:rPr>
                <w:del w:id="12682" w:author="XuanWen Chen" w:date="2019-01-02T06:45:00Z"/>
                <w:rFonts w:hAnsi="宋体"/>
              </w:rPr>
            </w:pPr>
            <w:del w:id="12683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0F8AC2EF" w14:textId="70058B34" w:rsidR="0040689B" w:rsidRPr="008035F1" w:rsidDel="009153B4" w:rsidRDefault="0040689B" w:rsidP="0040689B">
            <w:pPr>
              <w:jc w:val="left"/>
              <w:rPr>
                <w:del w:id="12684" w:author="XuanWen Chen" w:date="2019-01-02T06:45:00Z"/>
                <w:rFonts w:hAnsi="宋体"/>
              </w:rPr>
            </w:pPr>
            <w:del w:id="12685" w:author="XuanWen Chen" w:date="2019-01-02T06:45:00Z">
              <w:r w:rsidDel="009153B4">
                <w:rPr>
                  <w:rFonts w:hAnsi="宋体" w:hint="eastAsia"/>
                </w:rPr>
                <w:delText>2</w:delText>
              </w:r>
              <w:r w:rsidDel="009153B4">
                <w:rPr>
                  <w:rFonts w:hAnsi="宋体"/>
                </w:rPr>
                <w:delText>018</w:delText>
              </w:r>
              <w:r w:rsidDel="009153B4">
                <w:rPr>
                  <w:rFonts w:hAnsi="宋体" w:hint="eastAsia"/>
                </w:rPr>
                <w:delText>年1</w:delText>
              </w:r>
              <w:r w:rsidDel="009153B4">
                <w:rPr>
                  <w:rFonts w:hAnsi="宋体"/>
                </w:rPr>
                <w:delText>2</w:delText>
              </w:r>
              <w:r w:rsidDel="009153B4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9153B4" w14:paraId="1F9988BE" w14:textId="0B944B37" w:rsidTr="0040689B">
        <w:trPr>
          <w:del w:id="12686" w:author="XuanWen Chen" w:date="2019-01-02T06:45:00Z"/>
        </w:trPr>
        <w:tc>
          <w:tcPr>
            <w:tcW w:w="1656" w:type="dxa"/>
          </w:tcPr>
          <w:p w14:paraId="115A4EB6" w14:textId="64825F95" w:rsidR="0040689B" w:rsidDel="009153B4" w:rsidRDefault="0040689B" w:rsidP="0040689B">
            <w:pPr>
              <w:rPr>
                <w:del w:id="12687" w:author="XuanWen Chen" w:date="2019-01-02T06:45:00Z"/>
              </w:rPr>
            </w:pPr>
            <w:del w:id="12688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508A4960" w14:textId="3D1B1543" w:rsidR="0040689B" w:rsidRPr="008035F1" w:rsidDel="009153B4" w:rsidRDefault="0040689B" w:rsidP="0040689B">
            <w:pPr>
              <w:jc w:val="left"/>
              <w:rPr>
                <w:del w:id="12689" w:author="XuanWen Chen" w:date="2019-01-02T06:45:00Z"/>
                <w:rFonts w:hAnsi="宋体"/>
              </w:rPr>
            </w:pPr>
            <w:del w:id="12690" w:author="XuanWen Chen" w:date="2019-01-02T06:45:00Z">
              <w:r w:rsidDel="009153B4">
                <w:rPr>
                  <w:rFonts w:hAnsi="宋体" w:hint="eastAsia"/>
                </w:rPr>
                <w:delText>PM</w:delText>
              </w:r>
            </w:del>
          </w:p>
        </w:tc>
        <w:tc>
          <w:tcPr>
            <w:tcW w:w="1645" w:type="dxa"/>
          </w:tcPr>
          <w:p w14:paraId="642DB69F" w14:textId="7DB5F3B9" w:rsidR="0040689B" w:rsidRPr="008035F1" w:rsidDel="009153B4" w:rsidRDefault="0040689B" w:rsidP="0040689B">
            <w:pPr>
              <w:jc w:val="left"/>
              <w:rPr>
                <w:del w:id="12691" w:author="XuanWen Chen" w:date="2019-01-02T06:45:00Z"/>
                <w:rFonts w:hAnsi="宋体"/>
              </w:rPr>
            </w:pPr>
            <w:del w:id="12692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48C3EE4B" w14:textId="57AC6465" w:rsidR="0040689B" w:rsidRPr="008035F1" w:rsidDel="009153B4" w:rsidRDefault="0040689B" w:rsidP="0040689B">
            <w:pPr>
              <w:jc w:val="left"/>
              <w:rPr>
                <w:del w:id="12693" w:author="XuanWen Chen" w:date="2019-01-02T06:45:00Z"/>
                <w:rFonts w:hAnsi="宋体"/>
              </w:rPr>
            </w:pPr>
            <w:del w:id="12694" w:author="XuanWen Chen" w:date="2019-01-02T06:45:00Z">
              <w:r w:rsidDel="009153B4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:rsidDel="009153B4" w14:paraId="7C3E0144" w14:textId="1A890189" w:rsidTr="0040689B">
        <w:trPr>
          <w:del w:id="12695" w:author="XuanWen Chen" w:date="2019-01-02T06:45:00Z"/>
        </w:trPr>
        <w:tc>
          <w:tcPr>
            <w:tcW w:w="1656" w:type="dxa"/>
          </w:tcPr>
          <w:p w14:paraId="601F9E2A" w14:textId="14ACD16C" w:rsidR="0040689B" w:rsidDel="009153B4" w:rsidRDefault="0040689B" w:rsidP="0040689B">
            <w:pPr>
              <w:rPr>
                <w:del w:id="12696" w:author="XuanWen Chen" w:date="2019-01-02T06:45:00Z"/>
              </w:rPr>
            </w:pPr>
            <w:del w:id="12697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3803937D" w14:textId="7E0ED832" w:rsidR="0040689B" w:rsidRPr="00296214" w:rsidDel="009153B4" w:rsidRDefault="0040689B" w:rsidP="0040689B">
            <w:pPr>
              <w:jc w:val="left"/>
              <w:rPr>
                <w:del w:id="12698" w:author="XuanWen Chen" w:date="2019-01-02T06:45:00Z"/>
                <w:rFonts w:hAnsi="宋体"/>
              </w:rPr>
            </w:pPr>
            <w:del w:id="12699" w:author="XuanWen Chen" w:date="2019-01-02T06:45:00Z">
              <w:r w:rsidDel="009153B4">
                <w:rPr>
                  <w:rFonts w:hAnsi="宋体" w:hint="eastAsia"/>
                </w:rPr>
                <w:delText>用户申请加入项目组，收到加入请求，PM进行查看审核。</w:delText>
              </w:r>
            </w:del>
          </w:p>
        </w:tc>
      </w:tr>
      <w:tr w:rsidR="0040689B" w:rsidRPr="00296214" w:rsidDel="009153B4" w14:paraId="76310661" w14:textId="38530ACF" w:rsidTr="0040689B">
        <w:trPr>
          <w:del w:id="12700" w:author="XuanWen Chen" w:date="2019-01-02T06:45:00Z"/>
        </w:trPr>
        <w:tc>
          <w:tcPr>
            <w:tcW w:w="1656" w:type="dxa"/>
          </w:tcPr>
          <w:p w14:paraId="71C38C41" w14:textId="1E5F0464" w:rsidR="0040689B" w:rsidDel="009153B4" w:rsidRDefault="0040689B" w:rsidP="0040689B">
            <w:pPr>
              <w:rPr>
                <w:del w:id="12701" w:author="XuanWen Chen" w:date="2019-01-02T06:45:00Z"/>
              </w:rPr>
            </w:pPr>
            <w:del w:id="12702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75E891DF" w14:textId="15494E71" w:rsidR="0040689B" w:rsidRPr="00296214" w:rsidDel="009153B4" w:rsidRDefault="0040689B" w:rsidP="0040689B">
            <w:pPr>
              <w:jc w:val="left"/>
              <w:rPr>
                <w:del w:id="12703" w:author="XuanWen Chen" w:date="2019-01-02T06:45:00Z"/>
                <w:rFonts w:hAnsi="宋体"/>
              </w:rPr>
            </w:pPr>
            <w:del w:id="12704" w:author="XuanWen Chen" w:date="2019-01-02T06:45:00Z">
              <w:r w:rsidDel="009153B4">
                <w:rPr>
                  <w:rFonts w:hAnsi="宋体" w:hint="eastAsia"/>
                </w:rPr>
                <w:delText>用户申请加入项目组的申请发出。</w:delText>
              </w:r>
            </w:del>
          </w:p>
        </w:tc>
      </w:tr>
      <w:tr w:rsidR="0040689B" w:rsidRPr="00237CE5" w:rsidDel="009153B4" w14:paraId="7DD4B7C2" w14:textId="44239F8E" w:rsidTr="0040689B">
        <w:trPr>
          <w:del w:id="12705" w:author="XuanWen Chen" w:date="2019-01-02T06:45:00Z"/>
        </w:trPr>
        <w:tc>
          <w:tcPr>
            <w:tcW w:w="1656" w:type="dxa"/>
          </w:tcPr>
          <w:p w14:paraId="51CEA682" w14:textId="7B4B4730" w:rsidR="0040689B" w:rsidDel="009153B4" w:rsidRDefault="0040689B" w:rsidP="0040689B">
            <w:pPr>
              <w:rPr>
                <w:del w:id="12706" w:author="XuanWen Chen" w:date="2019-01-02T06:45:00Z"/>
              </w:rPr>
            </w:pPr>
            <w:del w:id="12707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7FD69906" w14:textId="5464FFFF" w:rsidR="0040689B" w:rsidRPr="00237CE5" w:rsidDel="009153B4" w:rsidRDefault="0040689B" w:rsidP="0040689B">
            <w:pPr>
              <w:jc w:val="left"/>
              <w:rPr>
                <w:del w:id="12708" w:author="XuanWen Chen" w:date="2019-01-02T06:45:00Z"/>
                <w:rFonts w:hAnsi="宋体"/>
              </w:rPr>
            </w:pPr>
            <w:del w:id="12709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RE-1: </w:delText>
              </w:r>
              <w:r w:rsidDel="009153B4">
                <w:rPr>
                  <w:rFonts w:hint="eastAsia"/>
                </w:rPr>
                <w:delText>用户为PM。</w:delText>
              </w:r>
            </w:del>
          </w:p>
          <w:p w14:paraId="66B9662D" w14:textId="1A0E1985" w:rsidR="0040689B" w:rsidDel="009153B4" w:rsidRDefault="0040689B" w:rsidP="0040689B">
            <w:pPr>
              <w:jc w:val="left"/>
              <w:rPr>
                <w:del w:id="12710" w:author="XuanWen Chen" w:date="2019-01-02T06:45:00Z"/>
              </w:rPr>
            </w:pPr>
            <w:del w:id="12711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RE-2: </w:delText>
              </w:r>
              <w:r w:rsidDel="009153B4">
                <w:rPr>
                  <w:rFonts w:hint="eastAsia"/>
                </w:rPr>
                <w:delText>该项目状态正常</w:delText>
              </w:r>
            </w:del>
          </w:p>
          <w:p w14:paraId="7191B4DF" w14:textId="6809342D" w:rsidR="0040689B" w:rsidRPr="00237CE5" w:rsidDel="009153B4" w:rsidRDefault="0040689B" w:rsidP="0040689B">
            <w:pPr>
              <w:jc w:val="left"/>
              <w:rPr>
                <w:del w:id="12712" w:author="XuanWen Chen" w:date="2019-01-02T06:45:00Z"/>
                <w:rFonts w:hAnsi="宋体"/>
              </w:rPr>
            </w:pPr>
            <w:del w:id="12713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RE</w:delText>
              </w:r>
              <w:r w:rsidDel="009153B4">
                <w:rPr>
                  <w:rFonts w:hAnsi="宋体" w:hint="eastAsia"/>
                </w:rPr>
                <w:delText>-3：用户申请加入项目组的申请发出</w:delText>
              </w:r>
            </w:del>
          </w:p>
        </w:tc>
      </w:tr>
      <w:tr w:rsidR="0040689B" w:rsidRPr="00237CE5" w:rsidDel="009153B4" w14:paraId="7F085366" w14:textId="513EE56C" w:rsidTr="0040689B">
        <w:trPr>
          <w:del w:id="12714" w:author="XuanWen Chen" w:date="2019-01-02T06:45:00Z"/>
        </w:trPr>
        <w:tc>
          <w:tcPr>
            <w:tcW w:w="1656" w:type="dxa"/>
          </w:tcPr>
          <w:p w14:paraId="649A8B47" w14:textId="7203BAF4" w:rsidR="0040689B" w:rsidDel="009153B4" w:rsidRDefault="0040689B" w:rsidP="0040689B">
            <w:pPr>
              <w:rPr>
                <w:del w:id="12715" w:author="XuanWen Chen" w:date="2019-01-02T06:45:00Z"/>
              </w:rPr>
            </w:pPr>
            <w:del w:id="12716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17DE2219" w14:textId="1428083F" w:rsidR="0040689B" w:rsidDel="009153B4" w:rsidRDefault="0040689B" w:rsidP="0040689B">
            <w:pPr>
              <w:jc w:val="left"/>
              <w:rPr>
                <w:del w:id="12717" w:author="XuanWen Chen" w:date="2019-01-02T06:45:00Z"/>
              </w:rPr>
            </w:pPr>
          </w:p>
          <w:p w14:paraId="3FCEE3DC" w14:textId="4C7F7882" w:rsidR="0040689B" w:rsidRPr="00237CE5" w:rsidDel="009153B4" w:rsidRDefault="0040689B" w:rsidP="0040689B">
            <w:pPr>
              <w:jc w:val="left"/>
              <w:rPr>
                <w:del w:id="12718" w:author="XuanWen Chen" w:date="2019-01-02T06:45:00Z"/>
                <w:rFonts w:hAnsi="宋体"/>
              </w:rPr>
            </w:pPr>
            <w:del w:id="12719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OST-</w:delText>
              </w:r>
              <w:r w:rsidDel="009153B4">
                <w:rPr>
                  <w:rFonts w:hAnsi="宋体" w:hint="eastAsia"/>
                </w:rPr>
                <w:delText>1</w:delText>
              </w:r>
              <w:r w:rsidDel="009153B4">
                <w:rPr>
                  <w:rFonts w:hAnsi="宋体"/>
                </w:rPr>
                <w:delText xml:space="preserve">: </w:delText>
              </w:r>
              <w:r w:rsidDel="009153B4">
                <w:rPr>
                  <w:rFonts w:hAnsi="宋体" w:hint="eastAsia"/>
                </w:rPr>
                <w:delText>向申请人发送拒绝入队的站内信</w:delText>
              </w:r>
            </w:del>
          </w:p>
        </w:tc>
      </w:tr>
      <w:tr w:rsidR="0040689B" w:rsidRPr="00296214" w:rsidDel="009153B4" w14:paraId="1C02EC03" w14:textId="6A47708E" w:rsidTr="0040689B">
        <w:trPr>
          <w:del w:id="12720" w:author="XuanWen Chen" w:date="2019-01-02T06:45:00Z"/>
        </w:trPr>
        <w:tc>
          <w:tcPr>
            <w:tcW w:w="1656" w:type="dxa"/>
          </w:tcPr>
          <w:p w14:paraId="7D746025" w14:textId="59E30B5F" w:rsidR="0040689B" w:rsidDel="009153B4" w:rsidRDefault="0040689B" w:rsidP="0040689B">
            <w:pPr>
              <w:rPr>
                <w:del w:id="12721" w:author="XuanWen Chen" w:date="2019-01-02T06:45:00Z"/>
              </w:rPr>
            </w:pPr>
            <w:del w:id="12722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74996173" w14:textId="52CBAB53" w:rsidR="0040689B" w:rsidRPr="00B433ED" w:rsidDel="009153B4" w:rsidRDefault="0040689B" w:rsidP="0040689B">
            <w:pPr>
              <w:jc w:val="left"/>
              <w:rPr>
                <w:del w:id="12723" w:author="XuanWen Chen" w:date="2019-01-02T06:45:00Z"/>
                <w:rFonts w:hAnsi="宋体"/>
              </w:rPr>
            </w:pPr>
            <w:del w:id="12724" w:author="XuanWen Chen" w:date="2019-01-02T06:45:00Z">
              <w:r w:rsidDel="009153B4">
                <w:rPr>
                  <w:rFonts w:hAnsi="宋体" w:hint="eastAsia"/>
                </w:rPr>
                <w:delText>1.</w:delText>
              </w:r>
              <w:r w:rsidRPr="00B433ED" w:rsidDel="009153B4">
                <w:rPr>
                  <w:rFonts w:hAnsi="宋体" w:hint="eastAsia"/>
                </w:rPr>
                <w:delText>打开我的项目内的项目团队</w:delText>
              </w:r>
            </w:del>
          </w:p>
          <w:p w14:paraId="3B3C7C47" w14:textId="3288880D" w:rsidR="0040689B" w:rsidRPr="00B433ED" w:rsidDel="009153B4" w:rsidRDefault="0040689B" w:rsidP="0040689B">
            <w:pPr>
              <w:jc w:val="left"/>
              <w:rPr>
                <w:del w:id="12725" w:author="XuanWen Chen" w:date="2019-01-02T06:45:00Z"/>
                <w:rFonts w:hAnsi="宋体"/>
              </w:rPr>
            </w:pPr>
            <w:del w:id="12726" w:author="XuanWen Chen" w:date="2019-01-02T06:45:00Z">
              <w:r w:rsidDel="009153B4">
                <w:rPr>
                  <w:rFonts w:hAnsi="宋体" w:hint="eastAsia"/>
                </w:rPr>
                <w:delText>2.</w:delText>
              </w:r>
              <w:r w:rsidRPr="00B433ED" w:rsidDel="009153B4">
                <w:rPr>
                  <w:rFonts w:hAnsi="宋体" w:hint="eastAsia"/>
                </w:rPr>
                <w:delText>查看入队申请</w:delText>
              </w:r>
            </w:del>
          </w:p>
          <w:p w14:paraId="1A78813E" w14:textId="2FC3169E" w:rsidR="0040689B" w:rsidRPr="00B433ED" w:rsidDel="009153B4" w:rsidRDefault="0040689B" w:rsidP="0040689B">
            <w:pPr>
              <w:jc w:val="left"/>
              <w:rPr>
                <w:del w:id="12727" w:author="XuanWen Chen" w:date="2019-01-02T06:45:00Z"/>
                <w:rFonts w:hAnsi="宋体"/>
              </w:rPr>
            </w:pPr>
            <w:del w:id="12728" w:author="XuanWen Chen" w:date="2019-01-02T06:45:00Z">
              <w:r w:rsidDel="009153B4">
                <w:rPr>
                  <w:rFonts w:hAnsi="宋体" w:hint="eastAsia"/>
                </w:rPr>
                <w:delText>3.拒绝</w:delText>
              </w:r>
              <w:r w:rsidRPr="00B433ED" w:rsidDel="009153B4">
                <w:rPr>
                  <w:rFonts w:hAnsi="宋体" w:hint="eastAsia"/>
                </w:rPr>
                <w:delText>入队申请</w:delText>
              </w:r>
            </w:del>
          </w:p>
        </w:tc>
      </w:tr>
      <w:tr w:rsidR="0040689B" w:rsidRPr="00296214" w:rsidDel="009153B4" w14:paraId="0AFEA0A2" w14:textId="040B6EA9" w:rsidTr="0040689B">
        <w:trPr>
          <w:del w:id="12729" w:author="XuanWen Chen" w:date="2019-01-02T06:45:00Z"/>
        </w:trPr>
        <w:tc>
          <w:tcPr>
            <w:tcW w:w="1656" w:type="dxa"/>
          </w:tcPr>
          <w:p w14:paraId="3724E351" w14:textId="4AF308F2" w:rsidR="0040689B" w:rsidRPr="008035F1" w:rsidDel="009153B4" w:rsidRDefault="0040689B" w:rsidP="0040689B">
            <w:pPr>
              <w:rPr>
                <w:del w:id="12730" w:author="XuanWen Chen" w:date="2019-01-02T06:45:00Z"/>
                <w:rFonts w:hAnsi="宋体"/>
              </w:rPr>
            </w:pPr>
            <w:del w:id="12731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1D31650F" w14:textId="68AB05D3" w:rsidR="0040689B" w:rsidRPr="00296214" w:rsidDel="009153B4" w:rsidRDefault="0040689B" w:rsidP="0040689B">
            <w:pPr>
              <w:jc w:val="left"/>
              <w:rPr>
                <w:del w:id="12732" w:author="XuanWen Chen" w:date="2019-01-02T06:45:00Z"/>
                <w:rFonts w:hAnsi="宋体"/>
              </w:rPr>
            </w:pPr>
          </w:p>
        </w:tc>
      </w:tr>
      <w:tr w:rsidR="0040689B" w:rsidRPr="00296214" w:rsidDel="009153B4" w14:paraId="2470CE4F" w14:textId="0E7E4797" w:rsidTr="0040689B">
        <w:trPr>
          <w:del w:id="12733" w:author="XuanWen Chen" w:date="2019-01-02T06:45:00Z"/>
        </w:trPr>
        <w:tc>
          <w:tcPr>
            <w:tcW w:w="1656" w:type="dxa"/>
          </w:tcPr>
          <w:p w14:paraId="65651275" w14:textId="4B627092" w:rsidR="0040689B" w:rsidRPr="008035F1" w:rsidDel="009153B4" w:rsidRDefault="0040689B" w:rsidP="0040689B">
            <w:pPr>
              <w:rPr>
                <w:del w:id="12734" w:author="XuanWen Chen" w:date="2019-01-02T06:45:00Z"/>
                <w:rFonts w:hAnsi="宋体"/>
              </w:rPr>
            </w:pPr>
            <w:del w:id="12735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718207C4" w14:textId="1A857FA3" w:rsidR="0040689B" w:rsidRPr="00296214" w:rsidDel="009153B4" w:rsidRDefault="0040689B" w:rsidP="0040689B">
            <w:pPr>
              <w:jc w:val="left"/>
              <w:rPr>
                <w:del w:id="12736" w:author="XuanWen Chen" w:date="2019-01-02T06:45:00Z"/>
                <w:rFonts w:hAnsi="宋体"/>
              </w:rPr>
            </w:pPr>
          </w:p>
        </w:tc>
      </w:tr>
      <w:tr w:rsidR="0040689B" w:rsidRPr="00296214" w:rsidDel="009153B4" w14:paraId="02719399" w14:textId="2A0A3301" w:rsidTr="0040689B">
        <w:trPr>
          <w:del w:id="12737" w:author="XuanWen Chen" w:date="2019-01-02T06:45:00Z"/>
        </w:trPr>
        <w:tc>
          <w:tcPr>
            <w:tcW w:w="1656" w:type="dxa"/>
          </w:tcPr>
          <w:p w14:paraId="16A779F4" w14:textId="4B4DE229" w:rsidR="0040689B" w:rsidRPr="008035F1" w:rsidDel="009153B4" w:rsidRDefault="0040689B" w:rsidP="0040689B">
            <w:pPr>
              <w:rPr>
                <w:del w:id="12738" w:author="XuanWen Chen" w:date="2019-01-02T06:45:00Z"/>
                <w:rFonts w:hAnsi="宋体"/>
              </w:rPr>
            </w:pPr>
            <w:del w:id="12739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31FE4388" w14:textId="01F18865" w:rsidR="0040689B" w:rsidRPr="00296214" w:rsidDel="009153B4" w:rsidRDefault="0040689B" w:rsidP="0040689B">
            <w:pPr>
              <w:jc w:val="left"/>
              <w:rPr>
                <w:del w:id="12740" w:author="XuanWen Chen" w:date="2019-01-02T06:45:00Z"/>
                <w:rFonts w:hAnsi="宋体"/>
              </w:rPr>
            </w:pPr>
            <w:del w:id="12741" w:author="XuanWen Chen" w:date="2019-01-02T06:45:00Z">
              <w:r w:rsidDel="009153B4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9153B4" w14:paraId="55F1097B" w14:textId="4BBE13BF" w:rsidTr="0040689B">
        <w:trPr>
          <w:del w:id="12742" w:author="XuanWen Chen" w:date="2019-01-02T06:45:00Z"/>
        </w:trPr>
        <w:tc>
          <w:tcPr>
            <w:tcW w:w="1656" w:type="dxa"/>
          </w:tcPr>
          <w:p w14:paraId="5A380A3B" w14:textId="71DE90ED" w:rsidR="0040689B" w:rsidRPr="008035F1" w:rsidDel="009153B4" w:rsidRDefault="0040689B" w:rsidP="0040689B">
            <w:pPr>
              <w:rPr>
                <w:del w:id="12743" w:author="XuanWen Chen" w:date="2019-01-02T06:45:00Z"/>
                <w:rFonts w:hAnsi="宋体"/>
              </w:rPr>
            </w:pPr>
            <w:del w:id="12744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32ED5560" w14:textId="5767FF68" w:rsidR="0040689B" w:rsidRPr="00296214" w:rsidDel="009153B4" w:rsidRDefault="0040689B" w:rsidP="0040689B">
            <w:pPr>
              <w:jc w:val="left"/>
              <w:rPr>
                <w:del w:id="12745" w:author="XuanWen Chen" w:date="2019-01-02T06:45:00Z"/>
                <w:rFonts w:hAnsi="宋体"/>
              </w:rPr>
            </w:pPr>
            <w:del w:id="12746" w:author="XuanWen Chen" w:date="2019-01-02T06:45:00Z">
              <w:r w:rsidRPr="00296214" w:rsidDel="009153B4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:rsidDel="009153B4" w14:paraId="7A72316D" w14:textId="5350484A" w:rsidTr="0040689B">
        <w:trPr>
          <w:del w:id="12747" w:author="XuanWen Chen" w:date="2019-01-02T06:45:00Z"/>
        </w:trPr>
        <w:tc>
          <w:tcPr>
            <w:tcW w:w="1656" w:type="dxa"/>
          </w:tcPr>
          <w:p w14:paraId="1B05AA13" w14:textId="1B043B60" w:rsidR="0040689B" w:rsidRPr="008035F1" w:rsidDel="009153B4" w:rsidRDefault="0040689B" w:rsidP="0040689B">
            <w:pPr>
              <w:rPr>
                <w:del w:id="12748" w:author="XuanWen Chen" w:date="2019-01-02T06:45:00Z"/>
                <w:rFonts w:hAnsi="宋体"/>
              </w:rPr>
            </w:pPr>
            <w:del w:id="12749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435A4E14" w14:textId="0C66802F" w:rsidR="0040689B" w:rsidRPr="00296214" w:rsidDel="009153B4" w:rsidRDefault="0040689B" w:rsidP="0040689B">
            <w:pPr>
              <w:jc w:val="left"/>
              <w:rPr>
                <w:del w:id="12750" w:author="XuanWen Chen" w:date="2019-01-02T06:45:00Z"/>
                <w:rFonts w:hAnsi="宋体"/>
              </w:rPr>
            </w:pPr>
          </w:p>
        </w:tc>
      </w:tr>
      <w:tr w:rsidR="0040689B" w:rsidRPr="00296214" w:rsidDel="009153B4" w14:paraId="6CB6D548" w14:textId="1BCF78C8" w:rsidTr="0040689B">
        <w:trPr>
          <w:del w:id="12751" w:author="XuanWen Chen" w:date="2019-01-02T06:45:00Z"/>
        </w:trPr>
        <w:tc>
          <w:tcPr>
            <w:tcW w:w="1656" w:type="dxa"/>
          </w:tcPr>
          <w:p w14:paraId="09DF0C7A" w14:textId="69F8885D" w:rsidR="0040689B" w:rsidRPr="008035F1" w:rsidDel="009153B4" w:rsidRDefault="0040689B" w:rsidP="0040689B">
            <w:pPr>
              <w:rPr>
                <w:del w:id="12752" w:author="XuanWen Chen" w:date="2019-01-02T06:45:00Z"/>
                <w:rFonts w:hAnsi="宋体"/>
              </w:rPr>
            </w:pPr>
            <w:del w:id="12753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4CEE4AC2" w14:textId="7E9456B6" w:rsidR="0040689B" w:rsidRPr="00296214" w:rsidDel="009153B4" w:rsidRDefault="0040689B" w:rsidP="0040689B">
            <w:pPr>
              <w:jc w:val="left"/>
              <w:rPr>
                <w:del w:id="12754" w:author="XuanWen Chen" w:date="2019-01-02T06:45:00Z"/>
                <w:rFonts w:hAnsi="宋体"/>
              </w:rPr>
            </w:pPr>
          </w:p>
        </w:tc>
      </w:tr>
      <w:tr w:rsidR="0040689B" w:rsidDel="009153B4" w14:paraId="4FE9FD09" w14:textId="3E3610E9" w:rsidTr="0040689B">
        <w:trPr>
          <w:del w:id="12755" w:author="XuanWen Chen" w:date="2019-01-02T06:45:00Z"/>
        </w:trPr>
        <w:tc>
          <w:tcPr>
            <w:tcW w:w="1656" w:type="dxa"/>
          </w:tcPr>
          <w:p w14:paraId="3D211F12" w14:textId="5D4927F7" w:rsidR="0040689B" w:rsidDel="009153B4" w:rsidRDefault="0040689B" w:rsidP="0040689B">
            <w:pPr>
              <w:rPr>
                <w:del w:id="12756" w:author="XuanWen Chen" w:date="2019-01-02T06:45:00Z"/>
              </w:rPr>
            </w:pPr>
            <w:del w:id="12757" w:author="XuanWen Chen" w:date="2019-01-02T06:45:00Z">
              <w:r w:rsidDel="009153B4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3AB1CF61" w14:textId="5A8F0BDE" w:rsidR="0040689B" w:rsidDel="009153B4" w:rsidRDefault="0040689B" w:rsidP="0040689B">
            <w:pPr>
              <w:rPr>
                <w:del w:id="12758" w:author="XuanWen Chen" w:date="2019-01-02T06:45:00Z"/>
              </w:rPr>
            </w:pPr>
          </w:p>
          <w:p w14:paraId="526D8DE9" w14:textId="3CC7207C" w:rsidR="0040689B" w:rsidDel="009153B4" w:rsidRDefault="0040689B" w:rsidP="0040689B">
            <w:pPr>
              <w:rPr>
                <w:del w:id="12759" w:author="XuanWen Chen" w:date="2019-01-02T06:45:00Z"/>
              </w:rPr>
            </w:pPr>
          </w:p>
        </w:tc>
      </w:tr>
    </w:tbl>
    <w:p w14:paraId="5E9D107E" w14:textId="5A218FD2" w:rsidR="0040689B" w:rsidDel="009153B4" w:rsidRDefault="00720356" w:rsidP="00720356">
      <w:pPr>
        <w:pStyle w:val="4"/>
        <w:rPr>
          <w:del w:id="12760" w:author="XuanWen Chen" w:date="2019-01-02T06:45:00Z"/>
        </w:rPr>
      </w:pPr>
      <w:bookmarkStart w:id="12761" w:name="_Toc533621462"/>
      <w:del w:id="12762" w:author="XuanWen Chen" w:date="2019-01-02T06:45:00Z">
        <w:r w:rsidDel="009153B4">
          <w:rPr>
            <w:rFonts w:hint="eastAsia"/>
          </w:rPr>
          <w:delText>邀请人加入</w:delText>
        </w:r>
        <w:bookmarkEnd w:id="12761"/>
        <w:r w:rsidR="00041354" w:rsidDel="009153B4">
          <w:rPr>
            <w:rFonts w:hint="eastAsia"/>
          </w:rPr>
          <w:delText>项目</w:delText>
        </w:r>
      </w:del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  <w:tblPrChange w:id="12763" w:author="XuanWen Chen" w:date="2019-01-01T21:41:00Z">
          <w:tblPr>
            <w:tblStyle w:val="af0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384"/>
        <w:gridCol w:w="1731"/>
        <w:gridCol w:w="2073"/>
        <w:gridCol w:w="3334"/>
        <w:tblGridChange w:id="12764">
          <w:tblGrid>
            <w:gridCol w:w="1016"/>
            <w:gridCol w:w="2099"/>
            <w:gridCol w:w="2073"/>
            <w:gridCol w:w="3334"/>
          </w:tblGrid>
        </w:tblGridChange>
      </w:tblGrid>
      <w:tr w:rsidR="0040689B" w:rsidRPr="008035F1" w:rsidDel="009153B4" w14:paraId="691418B7" w14:textId="1D52A7EC" w:rsidTr="00236CEF">
        <w:trPr>
          <w:del w:id="12765" w:author="XuanWen Chen" w:date="2019-01-02T06:45:00Z"/>
        </w:trPr>
        <w:tc>
          <w:tcPr>
            <w:tcW w:w="1384" w:type="dxa"/>
            <w:tcPrChange w:id="12766" w:author="XuanWen Chen" w:date="2019-01-01T21:41:00Z">
              <w:tcPr>
                <w:tcW w:w="1016" w:type="dxa"/>
              </w:tcPr>
            </w:tcPrChange>
          </w:tcPr>
          <w:p w14:paraId="4A8EA3E4" w14:textId="75C41979" w:rsidR="0040689B" w:rsidDel="009153B4" w:rsidRDefault="0040689B" w:rsidP="0040689B">
            <w:pPr>
              <w:rPr>
                <w:del w:id="12767" w:author="XuanWen Chen" w:date="2019-01-02T06:45:00Z"/>
              </w:rPr>
            </w:pPr>
            <w:del w:id="12768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138" w:type="dxa"/>
            <w:gridSpan w:val="3"/>
            <w:tcPrChange w:id="12769" w:author="XuanWen Chen" w:date="2019-01-01T21:41:00Z">
              <w:tcPr>
                <w:tcW w:w="7506" w:type="dxa"/>
                <w:gridSpan w:val="3"/>
              </w:tcPr>
            </w:tcPrChange>
          </w:tcPr>
          <w:p w14:paraId="5D322DCE" w14:textId="0F5A7BF9" w:rsidR="0040689B" w:rsidRPr="008035F1" w:rsidDel="009153B4" w:rsidRDefault="0040689B" w:rsidP="0040689B">
            <w:pPr>
              <w:jc w:val="left"/>
              <w:rPr>
                <w:del w:id="12770" w:author="XuanWen Chen" w:date="2019-01-02T06:45:00Z"/>
                <w:rFonts w:hAnsi="宋体"/>
                <w:b/>
              </w:rPr>
            </w:pPr>
            <w:del w:id="12771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 w:hint="eastAsia"/>
                  <w:b/>
                </w:rPr>
                <w:delText>5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邀请人加入</w:delText>
              </w:r>
              <w:r w:rsidR="00041354" w:rsidDel="009153B4">
                <w:rPr>
                  <w:rFonts w:hAnsi="宋体" w:hint="eastAsia"/>
                  <w:b/>
                </w:rPr>
                <w:delText>项目</w:delText>
              </w:r>
            </w:del>
          </w:p>
        </w:tc>
      </w:tr>
      <w:tr w:rsidR="0040689B" w:rsidRPr="008035F1" w:rsidDel="009153B4" w14:paraId="680DEF71" w14:textId="457F598C" w:rsidTr="00236CEF">
        <w:trPr>
          <w:del w:id="12772" w:author="XuanWen Chen" w:date="2019-01-02T06:45:00Z"/>
        </w:trPr>
        <w:tc>
          <w:tcPr>
            <w:tcW w:w="1384" w:type="dxa"/>
            <w:tcPrChange w:id="12773" w:author="XuanWen Chen" w:date="2019-01-01T21:41:00Z">
              <w:tcPr>
                <w:tcW w:w="1016" w:type="dxa"/>
              </w:tcPr>
            </w:tcPrChange>
          </w:tcPr>
          <w:p w14:paraId="43051F5D" w14:textId="42BFAF99" w:rsidR="0040689B" w:rsidDel="009153B4" w:rsidRDefault="0040689B" w:rsidP="0040689B">
            <w:pPr>
              <w:rPr>
                <w:del w:id="12774" w:author="XuanWen Chen" w:date="2019-01-02T06:45:00Z"/>
              </w:rPr>
            </w:pPr>
            <w:del w:id="12775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731" w:type="dxa"/>
            <w:tcPrChange w:id="12776" w:author="XuanWen Chen" w:date="2019-01-01T21:41:00Z">
              <w:tcPr>
                <w:tcW w:w="2099" w:type="dxa"/>
              </w:tcPr>
            </w:tcPrChange>
          </w:tcPr>
          <w:p w14:paraId="3691086E" w14:textId="45DAE194" w:rsidR="0040689B" w:rsidRPr="008035F1" w:rsidDel="009153B4" w:rsidRDefault="0040689B" w:rsidP="0040689B">
            <w:pPr>
              <w:jc w:val="left"/>
              <w:rPr>
                <w:del w:id="12777" w:author="XuanWen Chen" w:date="2019-01-02T06:45:00Z"/>
                <w:rFonts w:hAnsi="宋体"/>
              </w:rPr>
            </w:pPr>
            <w:del w:id="12778" w:author="XuanWen Chen" w:date="2019-01-02T06:45:00Z">
              <w:r w:rsidDel="009153B4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  <w:tcPrChange w:id="12779" w:author="XuanWen Chen" w:date="2019-01-01T21:41:00Z">
              <w:tcPr>
                <w:tcW w:w="2073" w:type="dxa"/>
              </w:tcPr>
            </w:tcPrChange>
          </w:tcPr>
          <w:p w14:paraId="74FD2F09" w14:textId="77895AE1" w:rsidR="0040689B" w:rsidRPr="008035F1" w:rsidDel="009153B4" w:rsidRDefault="0040689B" w:rsidP="0040689B">
            <w:pPr>
              <w:jc w:val="left"/>
              <w:rPr>
                <w:del w:id="12780" w:author="XuanWen Chen" w:date="2019-01-02T06:45:00Z"/>
                <w:rFonts w:hAnsi="宋体"/>
              </w:rPr>
            </w:pPr>
            <w:del w:id="12781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  <w:tcPrChange w:id="12782" w:author="XuanWen Chen" w:date="2019-01-01T21:41:00Z">
              <w:tcPr>
                <w:tcW w:w="3334" w:type="dxa"/>
              </w:tcPr>
            </w:tcPrChange>
          </w:tcPr>
          <w:p w14:paraId="30026C9F" w14:textId="5840B57D" w:rsidR="0040689B" w:rsidRPr="008035F1" w:rsidDel="009153B4" w:rsidRDefault="0040689B" w:rsidP="0040689B">
            <w:pPr>
              <w:jc w:val="left"/>
              <w:rPr>
                <w:del w:id="12783" w:author="XuanWen Chen" w:date="2019-01-02T06:45:00Z"/>
                <w:rFonts w:hAnsi="宋体"/>
              </w:rPr>
            </w:pPr>
            <w:del w:id="12784" w:author="XuanWen Chen" w:date="2019-01-02T06:45:00Z">
              <w:r w:rsidDel="009153B4">
                <w:rPr>
                  <w:rFonts w:hAnsi="宋体" w:hint="eastAsia"/>
                </w:rPr>
                <w:delText>2</w:delText>
              </w:r>
              <w:r w:rsidDel="009153B4">
                <w:rPr>
                  <w:rFonts w:hAnsi="宋体"/>
                </w:rPr>
                <w:delText>018</w:delText>
              </w:r>
              <w:r w:rsidDel="009153B4">
                <w:rPr>
                  <w:rFonts w:hAnsi="宋体" w:hint="eastAsia"/>
                </w:rPr>
                <w:delText>年1</w:delText>
              </w:r>
              <w:r w:rsidDel="009153B4">
                <w:rPr>
                  <w:rFonts w:hAnsi="宋体"/>
                </w:rPr>
                <w:delText>2</w:delText>
              </w:r>
              <w:r w:rsidDel="009153B4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9153B4" w14:paraId="47E51D2B" w14:textId="070896D9" w:rsidTr="00236CEF">
        <w:trPr>
          <w:del w:id="12785" w:author="XuanWen Chen" w:date="2019-01-02T06:45:00Z"/>
        </w:trPr>
        <w:tc>
          <w:tcPr>
            <w:tcW w:w="1384" w:type="dxa"/>
            <w:tcPrChange w:id="12786" w:author="XuanWen Chen" w:date="2019-01-01T21:41:00Z">
              <w:tcPr>
                <w:tcW w:w="1016" w:type="dxa"/>
              </w:tcPr>
            </w:tcPrChange>
          </w:tcPr>
          <w:p w14:paraId="79A7C087" w14:textId="7756B84F" w:rsidR="0040689B" w:rsidDel="009153B4" w:rsidRDefault="0040689B" w:rsidP="0040689B">
            <w:pPr>
              <w:rPr>
                <w:del w:id="12787" w:author="XuanWen Chen" w:date="2019-01-02T06:45:00Z"/>
              </w:rPr>
            </w:pPr>
            <w:del w:id="12788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731" w:type="dxa"/>
            <w:tcPrChange w:id="12789" w:author="XuanWen Chen" w:date="2019-01-01T21:41:00Z">
              <w:tcPr>
                <w:tcW w:w="2099" w:type="dxa"/>
              </w:tcPr>
            </w:tcPrChange>
          </w:tcPr>
          <w:p w14:paraId="3391EC43" w14:textId="24A27D30" w:rsidR="0040689B" w:rsidRPr="008035F1" w:rsidDel="009153B4" w:rsidRDefault="0040689B" w:rsidP="0040689B">
            <w:pPr>
              <w:jc w:val="left"/>
              <w:rPr>
                <w:del w:id="12790" w:author="XuanWen Chen" w:date="2019-01-02T06:45:00Z"/>
                <w:rFonts w:hAnsi="宋体"/>
              </w:rPr>
            </w:pPr>
            <w:del w:id="12791" w:author="XuanWen Chen" w:date="2019-01-02T06:45:00Z">
              <w:r w:rsidDel="009153B4">
                <w:rPr>
                  <w:rFonts w:hAnsi="宋体" w:hint="eastAsia"/>
                </w:rPr>
                <w:delText>PM</w:delText>
              </w:r>
            </w:del>
          </w:p>
        </w:tc>
        <w:tc>
          <w:tcPr>
            <w:tcW w:w="2073" w:type="dxa"/>
            <w:tcPrChange w:id="12792" w:author="XuanWen Chen" w:date="2019-01-01T21:41:00Z">
              <w:tcPr>
                <w:tcW w:w="2073" w:type="dxa"/>
              </w:tcPr>
            </w:tcPrChange>
          </w:tcPr>
          <w:p w14:paraId="00218B81" w14:textId="62277B4A" w:rsidR="0040689B" w:rsidRPr="008035F1" w:rsidDel="009153B4" w:rsidRDefault="0040689B" w:rsidP="0040689B">
            <w:pPr>
              <w:jc w:val="left"/>
              <w:rPr>
                <w:del w:id="12793" w:author="XuanWen Chen" w:date="2019-01-02T06:45:00Z"/>
                <w:rFonts w:hAnsi="宋体"/>
              </w:rPr>
            </w:pPr>
            <w:del w:id="12794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  <w:tcPrChange w:id="12795" w:author="XuanWen Chen" w:date="2019-01-01T21:41:00Z">
              <w:tcPr>
                <w:tcW w:w="3334" w:type="dxa"/>
              </w:tcPr>
            </w:tcPrChange>
          </w:tcPr>
          <w:p w14:paraId="21F17A14" w14:textId="001D81C8" w:rsidR="0040689B" w:rsidRPr="008035F1" w:rsidDel="009153B4" w:rsidRDefault="0040689B" w:rsidP="0040689B">
            <w:pPr>
              <w:jc w:val="left"/>
              <w:rPr>
                <w:del w:id="12796" w:author="XuanWen Chen" w:date="2019-01-02T06:45:00Z"/>
                <w:rFonts w:hAnsi="宋体"/>
              </w:rPr>
            </w:pPr>
            <w:del w:id="12797" w:author="XuanWen Chen" w:date="2019-01-02T06:45:00Z">
              <w:r w:rsidDel="009153B4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:rsidDel="009153B4" w14:paraId="61F2506B" w14:textId="390340FA" w:rsidTr="00236CEF">
        <w:trPr>
          <w:del w:id="12798" w:author="XuanWen Chen" w:date="2019-01-02T06:45:00Z"/>
        </w:trPr>
        <w:tc>
          <w:tcPr>
            <w:tcW w:w="1384" w:type="dxa"/>
            <w:tcPrChange w:id="12799" w:author="XuanWen Chen" w:date="2019-01-01T21:41:00Z">
              <w:tcPr>
                <w:tcW w:w="1016" w:type="dxa"/>
              </w:tcPr>
            </w:tcPrChange>
          </w:tcPr>
          <w:p w14:paraId="3B9CE2EC" w14:textId="777A12EF" w:rsidR="0040689B" w:rsidDel="009153B4" w:rsidRDefault="0040689B" w:rsidP="0040689B">
            <w:pPr>
              <w:rPr>
                <w:del w:id="12800" w:author="XuanWen Chen" w:date="2019-01-02T06:45:00Z"/>
              </w:rPr>
            </w:pPr>
            <w:del w:id="12801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138" w:type="dxa"/>
            <w:gridSpan w:val="3"/>
            <w:tcPrChange w:id="12802" w:author="XuanWen Chen" w:date="2019-01-01T21:41:00Z">
              <w:tcPr>
                <w:tcW w:w="7506" w:type="dxa"/>
                <w:gridSpan w:val="3"/>
              </w:tcPr>
            </w:tcPrChange>
          </w:tcPr>
          <w:p w14:paraId="0CBA4B95" w14:textId="19359E36" w:rsidR="0040689B" w:rsidRPr="00296214" w:rsidDel="009153B4" w:rsidRDefault="0040689B" w:rsidP="0040689B">
            <w:pPr>
              <w:jc w:val="left"/>
              <w:rPr>
                <w:del w:id="12803" w:author="XuanWen Chen" w:date="2019-01-02T06:45:00Z"/>
                <w:rFonts w:hAnsi="宋体"/>
              </w:rPr>
            </w:pPr>
            <w:del w:id="12804" w:author="XuanWen Chen" w:date="2019-01-02T06:45:00Z">
              <w:r w:rsidDel="009153B4">
                <w:rPr>
                  <w:rFonts w:hAnsi="宋体" w:hint="eastAsia"/>
                </w:rPr>
                <w:delText>PM创建项目后，邀请用户加入项目。</w:delText>
              </w:r>
            </w:del>
          </w:p>
        </w:tc>
      </w:tr>
      <w:tr w:rsidR="0040689B" w:rsidRPr="00296214" w:rsidDel="009153B4" w14:paraId="2CDFBF31" w14:textId="685D7063" w:rsidTr="00236CEF">
        <w:trPr>
          <w:del w:id="12805" w:author="XuanWen Chen" w:date="2019-01-02T06:45:00Z"/>
        </w:trPr>
        <w:tc>
          <w:tcPr>
            <w:tcW w:w="1384" w:type="dxa"/>
            <w:tcPrChange w:id="12806" w:author="XuanWen Chen" w:date="2019-01-01T21:41:00Z">
              <w:tcPr>
                <w:tcW w:w="1016" w:type="dxa"/>
              </w:tcPr>
            </w:tcPrChange>
          </w:tcPr>
          <w:p w14:paraId="2804090A" w14:textId="5FCC8189" w:rsidR="0040689B" w:rsidDel="009153B4" w:rsidRDefault="0040689B" w:rsidP="0040689B">
            <w:pPr>
              <w:rPr>
                <w:del w:id="12807" w:author="XuanWen Chen" w:date="2019-01-02T06:45:00Z"/>
              </w:rPr>
            </w:pPr>
            <w:del w:id="12808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138" w:type="dxa"/>
            <w:gridSpan w:val="3"/>
            <w:tcPrChange w:id="12809" w:author="XuanWen Chen" w:date="2019-01-01T21:41:00Z">
              <w:tcPr>
                <w:tcW w:w="7506" w:type="dxa"/>
                <w:gridSpan w:val="3"/>
              </w:tcPr>
            </w:tcPrChange>
          </w:tcPr>
          <w:p w14:paraId="3DDB9B40" w14:textId="60E26584" w:rsidR="0040689B" w:rsidRPr="00296214" w:rsidDel="009153B4" w:rsidRDefault="0040689B" w:rsidP="0040689B">
            <w:pPr>
              <w:jc w:val="left"/>
              <w:rPr>
                <w:del w:id="12810" w:author="XuanWen Chen" w:date="2019-01-02T06:45:00Z"/>
                <w:rFonts w:hAnsi="宋体"/>
              </w:rPr>
            </w:pPr>
            <w:del w:id="12811" w:author="XuanWen Chen" w:date="2019-01-02T06:45:00Z">
              <w:r w:rsidDel="009153B4">
                <w:rPr>
                  <w:rFonts w:hAnsi="宋体" w:hint="eastAsia"/>
                </w:rPr>
                <w:delText>用户申请加入项目组的申请发出。</w:delText>
              </w:r>
            </w:del>
          </w:p>
        </w:tc>
      </w:tr>
      <w:tr w:rsidR="0040689B" w:rsidRPr="00237CE5" w:rsidDel="009153B4" w14:paraId="3B688B6C" w14:textId="302CCAD2" w:rsidTr="00236CEF">
        <w:trPr>
          <w:del w:id="12812" w:author="XuanWen Chen" w:date="2019-01-02T06:45:00Z"/>
        </w:trPr>
        <w:tc>
          <w:tcPr>
            <w:tcW w:w="1384" w:type="dxa"/>
            <w:tcPrChange w:id="12813" w:author="XuanWen Chen" w:date="2019-01-01T21:41:00Z">
              <w:tcPr>
                <w:tcW w:w="1016" w:type="dxa"/>
              </w:tcPr>
            </w:tcPrChange>
          </w:tcPr>
          <w:p w14:paraId="1EB68595" w14:textId="1054D013" w:rsidR="0040689B" w:rsidDel="009153B4" w:rsidRDefault="0040689B" w:rsidP="0040689B">
            <w:pPr>
              <w:rPr>
                <w:del w:id="12814" w:author="XuanWen Chen" w:date="2019-01-02T06:45:00Z"/>
              </w:rPr>
            </w:pPr>
            <w:del w:id="12815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138" w:type="dxa"/>
            <w:gridSpan w:val="3"/>
            <w:tcPrChange w:id="12816" w:author="XuanWen Chen" w:date="2019-01-01T21:41:00Z">
              <w:tcPr>
                <w:tcW w:w="7506" w:type="dxa"/>
                <w:gridSpan w:val="3"/>
              </w:tcPr>
            </w:tcPrChange>
          </w:tcPr>
          <w:p w14:paraId="5B2F633E" w14:textId="4380B03C" w:rsidR="0040689B" w:rsidRPr="00237CE5" w:rsidDel="009153B4" w:rsidRDefault="0040689B" w:rsidP="0040689B">
            <w:pPr>
              <w:jc w:val="left"/>
              <w:rPr>
                <w:del w:id="12817" w:author="XuanWen Chen" w:date="2019-01-02T06:45:00Z"/>
                <w:rFonts w:hAnsi="宋体"/>
              </w:rPr>
            </w:pPr>
            <w:del w:id="12818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RE-1: </w:delText>
              </w:r>
              <w:r w:rsidDel="009153B4">
                <w:rPr>
                  <w:rFonts w:hint="eastAsia"/>
                </w:rPr>
                <w:delText>用户为PM。</w:delText>
              </w:r>
            </w:del>
          </w:p>
          <w:p w14:paraId="43FF319E" w14:textId="0CA33F78" w:rsidR="0040689B" w:rsidDel="009153B4" w:rsidRDefault="0040689B" w:rsidP="0040689B">
            <w:pPr>
              <w:jc w:val="left"/>
              <w:rPr>
                <w:del w:id="12819" w:author="XuanWen Chen" w:date="2019-01-02T06:45:00Z"/>
              </w:rPr>
            </w:pPr>
            <w:del w:id="12820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RE-2: </w:delText>
              </w:r>
              <w:r w:rsidDel="009153B4">
                <w:rPr>
                  <w:rFonts w:hint="eastAsia"/>
                </w:rPr>
                <w:delText>该项目状态正常</w:delText>
              </w:r>
            </w:del>
          </w:p>
          <w:p w14:paraId="301F4A0C" w14:textId="130E8C65" w:rsidR="0040689B" w:rsidRPr="00237CE5" w:rsidDel="009153B4" w:rsidRDefault="0040689B" w:rsidP="0040689B">
            <w:pPr>
              <w:jc w:val="left"/>
              <w:rPr>
                <w:del w:id="12821" w:author="XuanWen Chen" w:date="2019-01-02T06:45:00Z"/>
                <w:rFonts w:hAnsi="宋体"/>
              </w:rPr>
            </w:pPr>
            <w:del w:id="12822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RE</w:delText>
              </w:r>
              <w:r w:rsidDel="009153B4">
                <w:rPr>
                  <w:rFonts w:hAnsi="宋体" w:hint="eastAsia"/>
                </w:rPr>
                <w:delText>-3：项目未满员</w:delText>
              </w:r>
            </w:del>
          </w:p>
        </w:tc>
      </w:tr>
      <w:tr w:rsidR="0040689B" w:rsidRPr="00237CE5" w:rsidDel="009153B4" w14:paraId="345C3234" w14:textId="739C927E" w:rsidTr="00236CEF">
        <w:trPr>
          <w:del w:id="12823" w:author="XuanWen Chen" w:date="2019-01-02T06:45:00Z"/>
        </w:trPr>
        <w:tc>
          <w:tcPr>
            <w:tcW w:w="1384" w:type="dxa"/>
            <w:tcPrChange w:id="12824" w:author="XuanWen Chen" w:date="2019-01-01T21:41:00Z">
              <w:tcPr>
                <w:tcW w:w="1016" w:type="dxa"/>
              </w:tcPr>
            </w:tcPrChange>
          </w:tcPr>
          <w:p w14:paraId="34B978A4" w14:textId="260945AA" w:rsidR="0040689B" w:rsidDel="009153B4" w:rsidRDefault="0040689B" w:rsidP="0040689B">
            <w:pPr>
              <w:rPr>
                <w:del w:id="12825" w:author="XuanWen Chen" w:date="2019-01-02T06:45:00Z"/>
              </w:rPr>
            </w:pPr>
            <w:del w:id="12826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138" w:type="dxa"/>
            <w:gridSpan w:val="3"/>
            <w:tcPrChange w:id="12827" w:author="XuanWen Chen" w:date="2019-01-01T21:41:00Z">
              <w:tcPr>
                <w:tcW w:w="7506" w:type="dxa"/>
                <w:gridSpan w:val="3"/>
              </w:tcPr>
            </w:tcPrChange>
          </w:tcPr>
          <w:p w14:paraId="4A55ED37" w14:textId="4CC26126" w:rsidR="0040689B" w:rsidDel="009153B4" w:rsidRDefault="0040689B" w:rsidP="0040689B">
            <w:pPr>
              <w:jc w:val="left"/>
              <w:rPr>
                <w:del w:id="12828" w:author="XuanWen Chen" w:date="2019-01-02T06:45:00Z"/>
              </w:rPr>
            </w:pPr>
          </w:p>
          <w:p w14:paraId="5D7A3550" w14:textId="2E4DA415" w:rsidR="0040689B" w:rsidRPr="00237CE5" w:rsidDel="009153B4" w:rsidRDefault="0040689B" w:rsidP="0040689B">
            <w:pPr>
              <w:jc w:val="left"/>
              <w:rPr>
                <w:del w:id="12829" w:author="XuanWen Chen" w:date="2019-01-02T06:45:00Z"/>
                <w:rFonts w:hAnsi="宋体"/>
              </w:rPr>
            </w:pPr>
            <w:del w:id="12830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OST-</w:delText>
              </w:r>
              <w:r w:rsidDel="009153B4">
                <w:rPr>
                  <w:rFonts w:hAnsi="宋体" w:hint="eastAsia"/>
                </w:rPr>
                <w:delText>1</w:delText>
              </w:r>
              <w:r w:rsidDel="009153B4">
                <w:rPr>
                  <w:rFonts w:hAnsi="宋体"/>
                </w:rPr>
                <w:delText xml:space="preserve">: </w:delText>
              </w:r>
              <w:r w:rsidDel="009153B4">
                <w:rPr>
                  <w:rFonts w:hAnsi="宋体" w:hint="eastAsia"/>
                </w:rPr>
                <w:delText>向申请人发送邀请入队的站内信</w:delText>
              </w:r>
            </w:del>
          </w:p>
        </w:tc>
      </w:tr>
      <w:tr w:rsidR="0040689B" w:rsidRPr="00296214" w:rsidDel="009153B4" w14:paraId="466F9F1C" w14:textId="1923B1ED" w:rsidTr="00236CEF">
        <w:trPr>
          <w:del w:id="12831" w:author="XuanWen Chen" w:date="2019-01-02T06:45:00Z"/>
        </w:trPr>
        <w:tc>
          <w:tcPr>
            <w:tcW w:w="1384" w:type="dxa"/>
            <w:tcPrChange w:id="12832" w:author="XuanWen Chen" w:date="2019-01-01T21:41:00Z">
              <w:tcPr>
                <w:tcW w:w="1016" w:type="dxa"/>
              </w:tcPr>
            </w:tcPrChange>
          </w:tcPr>
          <w:p w14:paraId="4FFEBD32" w14:textId="79988D96" w:rsidR="0040689B" w:rsidDel="009153B4" w:rsidRDefault="0040689B" w:rsidP="0040689B">
            <w:pPr>
              <w:rPr>
                <w:del w:id="12833" w:author="XuanWen Chen" w:date="2019-01-02T06:45:00Z"/>
              </w:rPr>
            </w:pPr>
            <w:del w:id="12834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138" w:type="dxa"/>
            <w:gridSpan w:val="3"/>
            <w:tcPrChange w:id="12835" w:author="XuanWen Chen" w:date="2019-01-01T21:41:00Z">
              <w:tcPr>
                <w:tcW w:w="7506" w:type="dxa"/>
                <w:gridSpan w:val="3"/>
              </w:tcPr>
            </w:tcPrChange>
          </w:tcPr>
          <w:p w14:paraId="7AAD0BDD" w14:textId="059975C4" w:rsidR="0040689B" w:rsidRPr="00F0713E" w:rsidDel="009153B4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del w:id="12836" w:author="XuanWen Chen" w:date="2019-01-02T06:45:00Z"/>
                <w:rFonts w:hAnsi="宋体"/>
              </w:rPr>
            </w:pPr>
            <w:del w:id="12837" w:author="XuanWen Chen" w:date="2019-01-02T06:45:00Z">
              <w:r w:rsidRPr="00F0713E" w:rsidDel="009153B4">
                <w:rPr>
                  <w:rFonts w:hAnsi="宋体" w:hint="eastAsia"/>
                </w:rPr>
                <w:delText>打开我的项目的团队管理</w:delText>
              </w:r>
            </w:del>
          </w:p>
          <w:p w14:paraId="5BAD2248" w14:textId="31DCE432" w:rsidR="0040689B" w:rsidDel="009153B4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del w:id="12838" w:author="XuanWen Chen" w:date="2019-01-02T06:45:00Z"/>
                <w:rFonts w:hAnsi="宋体"/>
              </w:rPr>
            </w:pPr>
            <w:del w:id="12839" w:author="XuanWen Chen" w:date="2019-01-02T06:45:00Z">
              <w:r w:rsidDel="009153B4">
                <w:rPr>
                  <w:rFonts w:hAnsi="宋体" w:hint="eastAsia"/>
                </w:rPr>
                <w:delText>点击邀请</w:delText>
              </w:r>
            </w:del>
          </w:p>
          <w:p w14:paraId="1C090DE2" w14:textId="4E57E79F" w:rsidR="0040689B" w:rsidDel="009153B4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del w:id="12840" w:author="XuanWen Chen" w:date="2019-01-02T06:45:00Z"/>
                <w:rFonts w:hAnsi="宋体"/>
              </w:rPr>
            </w:pPr>
            <w:del w:id="12841" w:author="XuanWen Chen" w:date="2019-01-02T06:45:00Z">
              <w:r w:rsidDel="009153B4">
                <w:rPr>
                  <w:rFonts w:hAnsi="宋体" w:hint="eastAsia"/>
                </w:rPr>
                <w:delText>输入需要邀请的用户的昵称</w:delText>
              </w:r>
            </w:del>
          </w:p>
          <w:p w14:paraId="226655E5" w14:textId="28D70A17" w:rsidR="0040689B" w:rsidDel="009153B4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del w:id="12842" w:author="XuanWen Chen" w:date="2019-01-02T06:45:00Z"/>
                <w:rFonts w:hAnsi="宋体"/>
              </w:rPr>
            </w:pPr>
            <w:del w:id="12843" w:author="XuanWen Chen" w:date="2019-01-02T06:45:00Z">
              <w:r w:rsidDel="009153B4">
                <w:rPr>
                  <w:rFonts w:hAnsi="宋体" w:hint="eastAsia"/>
                </w:rPr>
                <w:delText>搜索</w:delText>
              </w:r>
            </w:del>
          </w:p>
          <w:p w14:paraId="4AF9EDE9" w14:textId="221C8162" w:rsidR="0040689B" w:rsidDel="009153B4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del w:id="12844" w:author="XuanWen Chen" w:date="2019-01-02T06:45:00Z"/>
                <w:rFonts w:hAnsi="宋体"/>
              </w:rPr>
            </w:pPr>
            <w:del w:id="12845" w:author="XuanWen Chen" w:date="2019-01-02T06:45:00Z">
              <w:r w:rsidDel="009153B4">
                <w:rPr>
                  <w:rFonts w:hAnsi="宋体" w:hint="eastAsia"/>
                </w:rPr>
                <w:delText>点击确认用户</w:delText>
              </w:r>
            </w:del>
          </w:p>
          <w:p w14:paraId="7128D490" w14:textId="1C523764" w:rsidR="0040689B" w:rsidRPr="007E55FD" w:rsidDel="009153B4" w:rsidRDefault="0040689B" w:rsidP="00AE77A1">
            <w:pPr>
              <w:pStyle w:val="a9"/>
              <w:numPr>
                <w:ilvl w:val="0"/>
                <w:numId w:val="14"/>
              </w:numPr>
              <w:spacing w:line="240" w:lineRule="auto"/>
              <w:ind w:left="3720" w:firstLineChars="0"/>
              <w:jc w:val="left"/>
              <w:rPr>
                <w:del w:id="12846" w:author="XuanWen Chen" w:date="2019-01-02T06:45:00Z"/>
                <w:rFonts w:hAnsi="宋体"/>
              </w:rPr>
            </w:pPr>
            <w:del w:id="12847" w:author="XuanWen Chen" w:date="2019-01-02T06:45:00Z">
              <w:r w:rsidDel="009153B4">
                <w:rPr>
                  <w:rFonts w:hAnsi="宋体" w:hint="eastAsia"/>
                </w:rPr>
                <w:delText>点击发送邀请</w:delText>
              </w:r>
            </w:del>
          </w:p>
        </w:tc>
      </w:tr>
      <w:tr w:rsidR="0040689B" w:rsidRPr="00296214" w:rsidDel="009153B4" w14:paraId="5AD051E9" w14:textId="069B8EF0" w:rsidTr="00236CEF">
        <w:trPr>
          <w:del w:id="12848" w:author="XuanWen Chen" w:date="2019-01-02T06:45:00Z"/>
        </w:trPr>
        <w:tc>
          <w:tcPr>
            <w:tcW w:w="1384" w:type="dxa"/>
            <w:tcPrChange w:id="12849" w:author="XuanWen Chen" w:date="2019-01-01T21:41:00Z">
              <w:tcPr>
                <w:tcW w:w="1016" w:type="dxa"/>
              </w:tcPr>
            </w:tcPrChange>
          </w:tcPr>
          <w:p w14:paraId="4337C652" w14:textId="49C30A3B" w:rsidR="0040689B" w:rsidRPr="008035F1" w:rsidDel="009153B4" w:rsidRDefault="0040689B" w:rsidP="0040689B">
            <w:pPr>
              <w:rPr>
                <w:del w:id="12850" w:author="XuanWen Chen" w:date="2019-01-02T06:45:00Z"/>
                <w:rFonts w:hAnsi="宋体"/>
              </w:rPr>
            </w:pPr>
            <w:del w:id="12851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138" w:type="dxa"/>
            <w:gridSpan w:val="3"/>
            <w:tcPrChange w:id="12852" w:author="XuanWen Chen" w:date="2019-01-01T21:41:00Z">
              <w:tcPr>
                <w:tcW w:w="7506" w:type="dxa"/>
                <w:gridSpan w:val="3"/>
              </w:tcPr>
            </w:tcPrChange>
          </w:tcPr>
          <w:p w14:paraId="4DC006C3" w14:textId="5A6C44E3" w:rsidR="0040689B" w:rsidRPr="00296214" w:rsidDel="009153B4" w:rsidRDefault="0040689B" w:rsidP="0040689B">
            <w:pPr>
              <w:jc w:val="left"/>
              <w:rPr>
                <w:del w:id="12853" w:author="XuanWen Chen" w:date="2019-01-02T06:45:00Z"/>
                <w:rFonts w:hAnsi="宋体"/>
              </w:rPr>
            </w:pPr>
          </w:p>
        </w:tc>
      </w:tr>
      <w:tr w:rsidR="0040689B" w:rsidRPr="00296214" w:rsidDel="009153B4" w14:paraId="3CC07DA3" w14:textId="33AE46C6" w:rsidTr="00236CEF">
        <w:trPr>
          <w:del w:id="12854" w:author="XuanWen Chen" w:date="2019-01-02T06:45:00Z"/>
        </w:trPr>
        <w:tc>
          <w:tcPr>
            <w:tcW w:w="1384" w:type="dxa"/>
            <w:tcPrChange w:id="12855" w:author="XuanWen Chen" w:date="2019-01-01T21:41:00Z">
              <w:tcPr>
                <w:tcW w:w="1016" w:type="dxa"/>
              </w:tcPr>
            </w:tcPrChange>
          </w:tcPr>
          <w:p w14:paraId="04E34724" w14:textId="2CCF650A" w:rsidR="0040689B" w:rsidRPr="008035F1" w:rsidDel="009153B4" w:rsidRDefault="0040689B" w:rsidP="0040689B">
            <w:pPr>
              <w:rPr>
                <w:del w:id="12856" w:author="XuanWen Chen" w:date="2019-01-02T06:45:00Z"/>
                <w:rFonts w:hAnsi="宋体"/>
              </w:rPr>
            </w:pPr>
            <w:del w:id="12857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138" w:type="dxa"/>
            <w:gridSpan w:val="3"/>
            <w:tcPrChange w:id="12858" w:author="XuanWen Chen" w:date="2019-01-01T21:41:00Z">
              <w:tcPr>
                <w:tcW w:w="7506" w:type="dxa"/>
                <w:gridSpan w:val="3"/>
              </w:tcPr>
            </w:tcPrChange>
          </w:tcPr>
          <w:p w14:paraId="1E2CEE59" w14:textId="2B63EE00" w:rsidR="0040689B" w:rsidRPr="00296214" w:rsidDel="009153B4" w:rsidRDefault="0040689B" w:rsidP="0040689B">
            <w:pPr>
              <w:jc w:val="left"/>
              <w:rPr>
                <w:del w:id="12859" w:author="XuanWen Chen" w:date="2019-01-02T06:45:00Z"/>
                <w:rFonts w:hAnsi="宋体"/>
              </w:rPr>
            </w:pPr>
          </w:p>
        </w:tc>
      </w:tr>
      <w:tr w:rsidR="0040689B" w:rsidRPr="00296214" w:rsidDel="009153B4" w14:paraId="15C15CC4" w14:textId="5B2A235E" w:rsidTr="00236CEF">
        <w:trPr>
          <w:del w:id="12860" w:author="XuanWen Chen" w:date="2019-01-02T06:45:00Z"/>
        </w:trPr>
        <w:tc>
          <w:tcPr>
            <w:tcW w:w="1384" w:type="dxa"/>
            <w:tcPrChange w:id="12861" w:author="XuanWen Chen" w:date="2019-01-01T21:41:00Z">
              <w:tcPr>
                <w:tcW w:w="1016" w:type="dxa"/>
              </w:tcPr>
            </w:tcPrChange>
          </w:tcPr>
          <w:p w14:paraId="3FA09D9F" w14:textId="3FC3EAEA" w:rsidR="0040689B" w:rsidRPr="008035F1" w:rsidDel="009153B4" w:rsidRDefault="0040689B" w:rsidP="0040689B">
            <w:pPr>
              <w:rPr>
                <w:del w:id="12862" w:author="XuanWen Chen" w:date="2019-01-02T06:45:00Z"/>
                <w:rFonts w:hAnsi="宋体"/>
              </w:rPr>
            </w:pPr>
            <w:del w:id="12863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138" w:type="dxa"/>
            <w:gridSpan w:val="3"/>
            <w:tcPrChange w:id="12864" w:author="XuanWen Chen" w:date="2019-01-01T21:41:00Z">
              <w:tcPr>
                <w:tcW w:w="7506" w:type="dxa"/>
                <w:gridSpan w:val="3"/>
              </w:tcPr>
            </w:tcPrChange>
          </w:tcPr>
          <w:p w14:paraId="0FCBBA93" w14:textId="601D3293" w:rsidR="0040689B" w:rsidRPr="00296214" w:rsidDel="009153B4" w:rsidRDefault="0040689B" w:rsidP="0040689B">
            <w:pPr>
              <w:jc w:val="left"/>
              <w:rPr>
                <w:del w:id="12865" w:author="XuanWen Chen" w:date="2019-01-02T06:45:00Z"/>
                <w:rFonts w:hAnsi="宋体"/>
              </w:rPr>
            </w:pPr>
            <w:del w:id="12866" w:author="XuanWen Chen" w:date="2019-01-02T06:45:00Z">
              <w:r w:rsidDel="009153B4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9153B4" w14:paraId="6BA8EEFB" w14:textId="0494772C" w:rsidTr="00236CEF">
        <w:trPr>
          <w:del w:id="12867" w:author="XuanWen Chen" w:date="2019-01-02T06:45:00Z"/>
        </w:trPr>
        <w:tc>
          <w:tcPr>
            <w:tcW w:w="1384" w:type="dxa"/>
            <w:tcPrChange w:id="12868" w:author="XuanWen Chen" w:date="2019-01-01T21:41:00Z">
              <w:tcPr>
                <w:tcW w:w="1016" w:type="dxa"/>
              </w:tcPr>
            </w:tcPrChange>
          </w:tcPr>
          <w:p w14:paraId="361089FE" w14:textId="41F75759" w:rsidR="0040689B" w:rsidRPr="008035F1" w:rsidDel="009153B4" w:rsidRDefault="0040689B" w:rsidP="0040689B">
            <w:pPr>
              <w:rPr>
                <w:del w:id="12869" w:author="XuanWen Chen" w:date="2019-01-02T06:45:00Z"/>
                <w:rFonts w:hAnsi="宋体"/>
              </w:rPr>
            </w:pPr>
            <w:del w:id="12870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138" w:type="dxa"/>
            <w:gridSpan w:val="3"/>
            <w:tcPrChange w:id="12871" w:author="XuanWen Chen" w:date="2019-01-01T21:41:00Z">
              <w:tcPr>
                <w:tcW w:w="7506" w:type="dxa"/>
                <w:gridSpan w:val="3"/>
              </w:tcPr>
            </w:tcPrChange>
          </w:tcPr>
          <w:p w14:paraId="338AB75B" w14:textId="253F3301" w:rsidR="0040689B" w:rsidRPr="00296214" w:rsidDel="009153B4" w:rsidRDefault="0040689B" w:rsidP="0040689B">
            <w:pPr>
              <w:jc w:val="left"/>
              <w:rPr>
                <w:del w:id="12872" w:author="XuanWen Chen" w:date="2019-01-02T06:45:00Z"/>
                <w:rFonts w:hAnsi="宋体"/>
              </w:rPr>
            </w:pPr>
            <w:del w:id="12873" w:author="XuanWen Chen" w:date="2019-01-02T06:45:00Z">
              <w:r w:rsidDel="009153B4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296214" w:rsidDel="009153B4" w14:paraId="04415AD6" w14:textId="7608932F" w:rsidTr="00236CEF">
        <w:trPr>
          <w:del w:id="12874" w:author="XuanWen Chen" w:date="2019-01-02T06:45:00Z"/>
        </w:trPr>
        <w:tc>
          <w:tcPr>
            <w:tcW w:w="1384" w:type="dxa"/>
            <w:tcPrChange w:id="12875" w:author="XuanWen Chen" w:date="2019-01-01T21:41:00Z">
              <w:tcPr>
                <w:tcW w:w="1016" w:type="dxa"/>
              </w:tcPr>
            </w:tcPrChange>
          </w:tcPr>
          <w:p w14:paraId="4AE4F39E" w14:textId="4B33941A" w:rsidR="0040689B" w:rsidRPr="008035F1" w:rsidDel="009153B4" w:rsidRDefault="0040689B" w:rsidP="0040689B">
            <w:pPr>
              <w:rPr>
                <w:del w:id="12876" w:author="XuanWen Chen" w:date="2019-01-02T06:45:00Z"/>
                <w:rFonts w:hAnsi="宋体"/>
              </w:rPr>
            </w:pPr>
            <w:del w:id="12877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138" w:type="dxa"/>
            <w:gridSpan w:val="3"/>
            <w:tcPrChange w:id="12878" w:author="XuanWen Chen" w:date="2019-01-01T21:41:00Z">
              <w:tcPr>
                <w:tcW w:w="7506" w:type="dxa"/>
                <w:gridSpan w:val="3"/>
              </w:tcPr>
            </w:tcPrChange>
          </w:tcPr>
          <w:p w14:paraId="4C62C58C" w14:textId="14C5743A" w:rsidR="0040689B" w:rsidRPr="00296214" w:rsidDel="009153B4" w:rsidRDefault="0040689B" w:rsidP="0040689B">
            <w:pPr>
              <w:jc w:val="left"/>
              <w:rPr>
                <w:del w:id="12879" w:author="XuanWen Chen" w:date="2019-01-02T06:45:00Z"/>
                <w:rFonts w:hAnsi="宋体"/>
              </w:rPr>
            </w:pPr>
          </w:p>
        </w:tc>
      </w:tr>
      <w:tr w:rsidR="0040689B" w:rsidRPr="00296214" w:rsidDel="009153B4" w14:paraId="5B37A2B2" w14:textId="10F39365" w:rsidTr="00236CEF">
        <w:trPr>
          <w:del w:id="12880" w:author="XuanWen Chen" w:date="2019-01-02T06:45:00Z"/>
        </w:trPr>
        <w:tc>
          <w:tcPr>
            <w:tcW w:w="1384" w:type="dxa"/>
            <w:tcPrChange w:id="12881" w:author="XuanWen Chen" w:date="2019-01-01T21:41:00Z">
              <w:tcPr>
                <w:tcW w:w="1016" w:type="dxa"/>
              </w:tcPr>
            </w:tcPrChange>
          </w:tcPr>
          <w:p w14:paraId="5A468873" w14:textId="16D9DB46" w:rsidR="0040689B" w:rsidRPr="008035F1" w:rsidDel="009153B4" w:rsidRDefault="0040689B" w:rsidP="0040689B">
            <w:pPr>
              <w:rPr>
                <w:del w:id="12882" w:author="XuanWen Chen" w:date="2019-01-02T06:45:00Z"/>
                <w:rFonts w:hAnsi="宋体"/>
              </w:rPr>
            </w:pPr>
            <w:del w:id="12883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138" w:type="dxa"/>
            <w:gridSpan w:val="3"/>
            <w:tcPrChange w:id="12884" w:author="XuanWen Chen" w:date="2019-01-01T21:41:00Z">
              <w:tcPr>
                <w:tcW w:w="7506" w:type="dxa"/>
                <w:gridSpan w:val="3"/>
              </w:tcPr>
            </w:tcPrChange>
          </w:tcPr>
          <w:p w14:paraId="5EED9345" w14:textId="3EBDC321" w:rsidR="0040689B" w:rsidRPr="00296214" w:rsidDel="009153B4" w:rsidRDefault="0040689B" w:rsidP="0040689B">
            <w:pPr>
              <w:jc w:val="left"/>
              <w:rPr>
                <w:del w:id="12885" w:author="XuanWen Chen" w:date="2019-01-02T06:45:00Z"/>
                <w:rFonts w:hAnsi="宋体"/>
              </w:rPr>
            </w:pPr>
          </w:p>
        </w:tc>
      </w:tr>
      <w:tr w:rsidR="0040689B" w:rsidDel="009153B4" w14:paraId="624EDEA0" w14:textId="2691F696" w:rsidTr="00236CEF">
        <w:trPr>
          <w:del w:id="12886" w:author="XuanWen Chen" w:date="2019-01-02T06:45:00Z"/>
        </w:trPr>
        <w:tc>
          <w:tcPr>
            <w:tcW w:w="1384" w:type="dxa"/>
            <w:tcPrChange w:id="12887" w:author="XuanWen Chen" w:date="2019-01-01T21:41:00Z">
              <w:tcPr>
                <w:tcW w:w="1016" w:type="dxa"/>
              </w:tcPr>
            </w:tcPrChange>
          </w:tcPr>
          <w:p w14:paraId="00695E56" w14:textId="67D8B3D9" w:rsidR="0040689B" w:rsidDel="009153B4" w:rsidRDefault="0040689B" w:rsidP="0040689B">
            <w:pPr>
              <w:rPr>
                <w:del w:id="12888" w:author="XuanWen Chen" w:date="2019-01-02T06:45:00Z"/>
              </w:rPr>
            </w:pPr>
            <w:del w:id="12889" w:author="XuanWen Chen" w:date="2019-01-02T06:45:00Z">
              <w:r w:rsidDel="009153B4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138" w:type="dxa"/>
            <w:gridSpan w:val="3"/>
            <w:tcPrChange w:id="12890" w:author="XuanWen Chen" w:date="2019-01-01T21:41:00Z">
              <w:tcPr>
                <w:tcW w:w="7506" w:type="dxa"/>
                <w:gridSpan w:val="3"/>
              </w:tcPr>
            </w:tcPrChange>
          </w:tcPr>
          <w:p w14:paraId="6554AA49" w14:textId="7F78800B" w:rsidR="0040689B" w:rsidDel="009153B4" w:rsidRDefault="0040689B" w:rsidP="0040689B">
            <w:pPr>
              <w:rPr>
                <w:del w:id="12891" w:author="XuanWen Chen" w:date="2019-01-02T06:45:00Z"/>
              </w:rPr>
            </w:pPr>
          </w:p>
          <w:p w14:paraId="7C159054" w14:textId="4CD51BA2" w:rsidR="0040689B" w:rsidDel="009153B4" w:rsidRDefault="0040689B" w:rsidP="0040689B">
            <w:pPr>
              <w:rPr>
                <w:del w:id="12892" w:author="XuanWen Chen" w:date="2019-01-02T06:45:00Z"/>
              </w:rPr>
            </w:pPr>
          </w:p>
        </w:tc>
      </w:tr>
    </w:tbl>
    <w:p w14:paraId="7BB3BF05" w14:textId="56FB7024" w:rsidR="0040689B" w:rsidDel="009153B4" w:rsidRDefault="00720356" w:rsidP="00720356">
      <w:pPr>
        <w:pStyle w:val="4"/>
        <w:rPr>
          <w:del w:id="12893" w:author="XuanWen Chen" w:date="2019-01-02T06:45:00Z"/>
        </w:rPr>
      </w:pPr>
      <w:bookmarkStart w:id="12894" w:name="_Toc533621463"/>
      <w:del w:id="12895" w:author="XuanWen Chen" w:date="2019-01-02T06:45:00Z">
        <w:r w:rsidDel="009153B4">
          <w:rPr>
            <w:rFonts w:hint="eastAsia"/>
          </w:rPr>
          <w:delText>角色审核</w:delText>
        </w:r>
        <w:r w:rsidDel="009153B4">
          <w:rPr>
            <w:rFonts w:hint="eastAsia"/>
          </w:rPr>
          <w:delText>-</w:delText>
        </w:r>
        <w:r w:rsidDel="009153B4">
          <w:rPr>
            <w:rFonts w:hint="eastAsia"/>
          </w:rPr>
          <w:delText>同意</w:delText>
        </w:r>
        <w:bookmarkEnd w:id="12894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9153B4" w14:paraId="56662AB1" w14:textId="7ED9E989" w:rsidTr="00720356">
        <w:trPr>
          <w:del w:id="12896" w:author="XuanWen Chen" w:date="2019-01-02T06:45:00Z"/>
        </w:trPr>
        <w:tc>
          <w:tcPr>
            <w:tcW w:w="1016" w:type="dxa"/>
          </w:tcPr>
          <w:p w14:paraId="39B41130" w14:textId="5713C41F" w:rsidR="0040689B" w:rsidDel="009153B4" w:rsidRDefault="0040689B" w:rsidP="0040689B">
            <w:pPr>
              <w:rPr>
                <w:del w:id="12897" w:author="XuanWen Chen" w:date="2019-01-02T06:45:00Z"/>
              </w:rPr>
            </w:pPr>
            <w:del w:id="12898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4C042758" w14:textId="41A8ABF7" w:rsidR="0040689B" w:rsidRPr="008035F1" w:rsidDel="009153B4" w:rsidRDefault="0040689B" w:rsidP="0040689B">
            <w:pPr>
              <w:jc w:val="left"/>
              <w:rPr>
                <w:del w:id="12899" w:author="XuanWen Chen" w:date="2019-01-02T06:45:00Z"/>
                <w:rFonts w:hAnsi="宋体"/>
                <w:b/>
              </w:rPr>
            </w:pPr>
            <w:del w:id="12900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 w:hint="eastAsia"/>
                  <w:b/>
                </w:rPr>
                <w:delText>5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角色审核-同意</w:delText>
              </w:r>
            </w:del>
          </w:p>
        </w:tc>
      </w:tr>
      <w:tr w:rsidR="0040689B" w:rsidRPr="008035F1" w:rsidDel="009153B4" w14:paraId="2E8A7425" w14:textId="18767461" w:rsidTr="00720356">
        <w:trPr>
          <w:del w:id="12901" w:author="XuanWen Chen" w:date="2019-01-02T06:45:00Z"/>
        </w:trPr>
        <w:tc>
          <w:tcPr>
            <w:tcW w:w="1016" w:type="dxa"/>
          </w:tcPr>
          <w:p w14:paraId="2880AC55" w14:textId="3F849547" w:rsidR="0040689B" w:rsidDel="009153B4" w:rsidRDefault="0040689B" w:rsidP="0040689B">
            <w:pPr>
              <w:rPr>
                <w:del w:id="12902" w:author="XuanWen Chen" w:date="2019-01-02T06:45:00Z"/>
              </w:rPr>
            </w:pPr>
            <w:del w:id="12903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6B5FFF29" w14:textId="5C94902B" w:rsidR="0040689B" w:rsidRPr="008035F1" w:rsidDel="009153B4" w:rsidRDefault="0040689B" w:rsidP="0040689B">
            <w:pPr>
              <w:jc w:val="left"/>
              <w:rPr>
                <w:del w:id="12904" w:author="XuanWen Chen" w:date="2019-01-02T06:45:00Z"/>
                <w:rFonts w:hAnsi="宋体"/>
              </w:rPr>
            </w:pPr>
            <w:del w:id="12905" w:author="XuanWen Chen" w:date="2019-01-02T06:45:00Z">
              <w:r w:rsidDel="009153B4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5CCCB045" w14:textId="1D96AB46" w:rsidR="0040689B" w:rsidRPr="008035F1" w:rsidDel="009153B4" w:rsidRDefault="0040689B" w:rsidP="0040689B">
            <w:pPr>
              <w:jc w:val="left"/>
              <w:rPr>
                <w:del w:id="12906" w:author="XuanWen Chen" w:date="2019-01-02T06:45:00Z"/>
                <w:rFonts w:hAnsi="宋体"/>
              </w:rPr>
            </w:pPr>
            <w:del w:id="12907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339321F5" w14:textId="3D058970" w:rsidR="0040689B" w:rsidRPr="008035F1" w:rsidDel="009153B4" w:rsidRDefault="0040689B" w:rsidP="0040689B">
            <w:pPr>
              <w:jc w:val="left"/>
              <w:rPr>
                <w:del w:id="12908" w:author="XuanWen Chen" w:date="2019-01-02T06:45:00Z"/>
                <w:rFonts w:hAnsi="宋体"/>
              </w:rPr>
            </w:pPr>
            <w:del w:id="12909" w:author="XuanWen Chen" w:date="2019-01-02T06:45:00Z">
              <w:r w:rsidDel="009153B4">
                <w:rPr>
                  <w:rFonts w:hAnsi="宋体" w:hint="eastAsia"/>
                </w:rPr>
                <w:delText>2</w:delText>
              </w:r>
              <w:r w:rsidDel="009153B4">
                <w:rPr>
                  <w:rFonts w:hAnsi="宋体"/>
                </w:rPr>
                <w:delText>018</w:delText>
              </w:r>
              <w:r w:rsidDel="009153B4">
                <w:rPr>
                  <w:rFonts w:hAnsi="宋体" w:hint="eastAsia"/>
                </w:rPr>
                <w:delText>年1</w:delText>
              </w:r>
              <w:r w:rsidDel="009153B4">
                <w:rPr>
                  <w:rFonts w:hAnsi="宋体"/>
                </w:rPr>
                <w:delText>2</w:delText>
              </w:r>
              <w:r w:rsidDel="009153B4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9153B4" w14:paraId="739B20EF" w14:textId="6661F806" w:rsidTr="00720356">
        <w:trPr>
          <w:del w:id="12910" w:author="XuanWen Chen" w:date="2019-01-02T06:45:00Z"/>
        </w:trPr>
        <w:tc>
          <w:tcPr>
            <w:tcW w:w="1016" w:type="dxa"/>
          </w:tcPr>
          <w:p w14:paraId="10967581" w14:textId="3620E10E" w:rsidR="0040689B" w:rsidDel="009153B4" w:rsidRDefault="0040689B" w:rsidP="0040689B">
            <w:pPr>
              <w:rPr>
                <w:del w:id="12911" w:author="XuanWen Chen" w:date="2019-01-02T06:45:00Z"/>
              </w:rPr>
            </w:pPr>
            <w:del w:id="12912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772682F8" w14:textId="4B6C94CC" w:rsidR="0040689B" w:rsidRPr="008035F1" w:rsidDel="009153B4" w:rsidRDefault="0040689B" w:rsidP="0040689B">
            <w:pPr>
              <w:jc w:val="left"/>
              <w:rPr>
                <w:del w:id="12913" w:author="XuanWen Chen" w:date="2019-01-02T06:45:00Z"/>
                <w:rFonts w:hAnsi="宋体"/>
              </w:rPr>
            </w:pPr>
            <w:del w:id="12914" w:author="XuanWen Chen" w:date="2019-01-02T06:45:00Z">
              <w:r w:rsidDel="009153B4">
                <w:rPr>
                  <w:rFonts w:hAnsi="宋体" w:hint="eastAsia"/>
                </w:rPr>
                <w:delText>PM</w:delText>
              </w:r>
            </w:del>
          </w:p>
        </w:tc>
        <w:tc>
          <w:tcPr>
            <w:tcW w:w="2073" w:type="dxa"/>
          </w:tcPr>
          <w:p w14:paraId="1B7B4B46" w14:textId="393DB05F" w:rsidR="0040689B" w:rsidRPr="008035F1" w:rsidDel="009153B4" w:rsidRDefault="0040689B" w:rsidP="0040689B">
            <w:pPr>
              <w:jc w:val="left"/>
              <w:rPr>
                <w:del w:id="12915" w:author="XuanWen Chen" w:date="2019-01-02T06:45:00Z"/>
                <w:rFonts w:hAnsi="宋体"/>
              </w:rPr>
            </w:pPr>
            <w:del w:id="12916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6403748D" w14:textId="468E911E" w:rsidR="0040689B" w:rsidRPr="008035F1" w:rsidDel="009153B4" w:rsidRDefault="0040689B" w:rsidP="0040689B">
            <w:pPr>
              <w:jc w:val="left"/>
              <w:rPr>
                <w:del w:id="12917" w:author="XuanWen Chen" w:date="2019-01-02T06:45:00Z"/>
                <w:rFonts w:hAnsi="宋体"/>
              </w:rPr>
            </w:pPr>
            <w:del w:id="12918" w:author="XuanWen Chen" w:date="2019-01-02T06:45:00Z">
              <w:r w:rsidDel="009153B4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:rsidDel="009153B4" w14:paraId="75200BD9" w14:textId="44AE3D19" w:rsidTr="00720356">
        <w:trPr>
          <w:del w:id="12919" w:author="XuanWen Chen" w:date="2019-01-02T06:45:00Z"/>
        </w:trPr>
        <w:tc>
          <w:tcPr>
            <w:tcW w:w="1016" w:type="dxa"/>
          </w:tcPr>
          <w:p w14:paraId="214B5741" w14:textId="3BB4E547" w:rsidR="0040689B" w:rsidDel="009153B4" w:rsidRDefault="0040689B" w:rsidP="0040689B">
            <w:pPr>
              <w:rPr>
                <w:del w:id="12920" w:author="XuanWen Chen" w:date="2019-01-02T06:45:00Z"/>
              </w:rPr>
            </w:pPr>
            <w:del w:id="12921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625F17C7" w14:textId="37D01479" w:rsidR="0040689B" w:rsidRPr="00296214" w:rsidDel="009153B4" w:rsidRDefault="0040689B" w:rsidP="0040689B">
            <w:pPr>
              <w:jc w:val="left"/>
              <w:rPr>
                <w:del w:id="12922" w:author="XuanWen Chen" w:date="2019-01-02T06:45:00Z"/>
                <w:rFonts w:hAnsi="宋体"/>
              </w:rPr>
            </w:pPr>
            <w:del w:id="12923" w:author="XuanWen Chen" w:date="2019-01-02T06:45:00Z">
              <w:r w:rsidDel="009153B4">
                <w:rPr>
                  <w:rFonts w:hAnsi="宋体" w:hint="eastAsia"/>
                </w:rPr>
                <w:delText>项目组成员要求在项目中扮演角色，提出扮演角色的申请，对其神奇进行审核，允许其担任此角色。</w:delText>
              </w:r>
            </w:del>
          </w:p>
        </w:tc>
      </w:tr>
      <w:tr w:rsidR="0040689B" w:rsidRPr="00296214" w:rsidDel="009153B4" w14:paraId="6E308BE8" w14:textId="5216B611" w:rsidTr="00720356">
        <w:trPr>
          <w:del w:id="12924" w:author="XuanWen Chen" w:date="2019-01-02T06:45:00Z"/>
        </w:trPr>
        <w:tc>
          <w:tcPr>
            <w:tcW w:w="1016" w:type="dxa"/>
          </w:tcPr>
          <w:p w14:paraId="69738CE0" w14:textId="7B0B5BFB" w:rsidR="0040689B" w:rsidDel="009153B4" w:rsidRDefault="0040689B" w:rsidP="0040689B">
            <w:pPr>
              <w:rPr>
                <w:del w:id="12925" w:author="XuanWen Chen" w:date="2019-01-02T06:45:00Z"/>
              </w:rPr>
            </w:pPr>
            <w:del w:id="12926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10F04FC2" w14:textId="5F260EE8" w:rsidR="0040689B" w:rsidRPr="00296214" w:rsidDel="009153B4" w:rsidRDefault="0040689B" w:rsidP="0040689B">
            <w:pPr>
              <w:jc w:val="left"/>
              <w:rPr>
                <w:del w:id="12927" w:author="XuanWen Chen" w:date="2019-01-02T06:45:00Z"/>
                <w:rFonts w:hAnsi="宋体"/>
              </w:rPr>
            </w:pPr>
            <w:del w:id="12928" w:author="XuanWen Chen" w:date="2019-01-02T06:45:00Z">
              <w:r w:rsidDel="009153B4">
                <w:rPr>
                  <w:rFonts w:hAnsi="宋体" w:hint="eastAsia"/>
                </w:rPr>
                <w:delText>用户申请扮演角色的申请发出。</w:delText>
              </w:r>
            </w:del>
          </w:p>
        </w:tc>
      </w:tr>
      <w:tr w:rsidR="0040689B" w:rsidRPr="00237CE5" w:rsidDel="009153B4" w14:paraId="33438E6E" w14:textId="38778B27" w:rsidTr="00720356">
        <w:trPr>
          <w:del w:id="12929" w:author="XuanWen Chen" w:date="2019-01-02T06:45:00Z"/>
        </w:trPr>
        <w:tc>
          <w:tcPr>
            <w:tcW w:w="1016" w:type="dxa"/>
          </w:tcPr>
          <w:p w14:paraId="57743998" w14:textId="3DEA9D5F" w:rsidR="0040689B" w:rsidDel="009153B4" w:rsidRDefault="0040689B" w:rsidP="0040689B">
            <w:pPr>
              <w:rPr>
                <w:del w:id="12930" w:author="XuanWen Chen" w:date="2019-01-02T06:45:00Z"/>
              </w:rPr>
            </w:pPr>
            <w:del w:id="12931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20D24EDE" w14:textId="011544C3" w:rsidR="0040689B" w:rsidRPr="00237CE5" w:rsidDel="009153B4" w:rsidRDefault="0040689B" w:rsidP="0040689B">
            <w:pPr>
              <w:jc w:val="left"/>
              <w:rPr>
                <w:del w:id="12932" w:author="XuanWen Chen" w:date="2019-01-02T06:45:00Z"/>
                <w:rFonts w:hAnsi="宋体"/>
              </w:rPr>
            </w:pPr>
            <w:del w:id="12933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RE-1: </w:delText>
              </w:r>
              <w:r w:rsidDel="009153B4">
                <w:rPr>
                  <w:rFonts w:hint="eastAsia"/>
                </w:rPr>
                <w:delText>用户为PM。</w:delText>
              </w:r>
            </w:del>
          </w:p>
          <w:p w14:paraId="3F285B89" w14:textId="5AA3C500" w:rsidR="0040689B" w:rsidDel="009153B4" w:rsidRDefault="0040689B" w:rsidP="0040689B">
            <w:pPr>
              <w:jc w:val="left"/>
              <w:rPr>
                <w:del w:id="12934" w:author="XuanWen Chen" w:date="2019-01-02T06:45:00Z"/>
              </w:rPr>
            </w:pPr>
            <w:del w:id="12935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RE-2: </w:delText>
              </w:r>
              <w:r w:rsidDel="009153B4">
                <w:rPr>
                  <w:rFonts w:hint="eastAsia"/>
                </w:rPr>
                <w:delText>该项目状态正常</w:delText>
              </w:r>
            </w:del>
          </w:p>
          <w:p w14:paraId="0A4C7C27" w14:textId="10B986DD" w:rsidR="0040689B" w:rsidRPr="00237CE5" w:rsidDel="009153B4" w:rsidRDefault="0040689B" w:rsidP="0040689B">
            <w:pPr>
              <w:jc w:val="left"/>
              <w:rPr>
                <w:del w:id="12936" w:author="XuanWen Chen" w:date="2019-01-02T06:45:00Z"/>
                <w:rFonts w:hAnsi="宋体"/>
              </w:rPr>
            </w:pPr>
            <w:del w:id="12937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RE</w:delText>
              </w:r>
              <w:r w:rsidDel="009153B4">
                <w:rPr>
                  <w:rFonts w:hAnsi="宋体" w:hint="eastAsia"/>
                </w:rPr>
                <w:delText>-3：申请扮演的角色未满员</w:delText>
              </w:r>
            </w:del>
          </w:p>
        </w:tc>
      </w:tr>
      <w:tr w:rsidR="0040689B" w:rsidRPr="00237CE5" w:rsidDel="009153B4" w14:paraId="3C5F0505" w14:textId="47E3D1C9" w:rsidTr="00720356">
        <w:trPr>
          <w:del w:id="12938" w:author="XuanWen Chen" w:date="2019-01-02T06:45:00Z"/>
        </w:trPr>
        <w:tc>
          <w:tcPr>
            <w:tcW w:w="1016" w:type="dxa"/>
          </w:tcPr>
          <w:p w14:paraId="41BBD685" w14:textId="0046B35D" w:rsidR="0040689B" w:rsidDel="009153B4" w:rsidRDefault="0040689B" w:rsidP="0040689B">
            <w:pPr>
              <w:rPr>
                <w:del w:id="12939" w:author="XuanWen Chen" w:date="2019-01-02T06:45:00Z"/>
              </w:rPr>
            </w:pPr>
            <w:del w:id="12940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5E218DDF" w14:textId="335BB13B" w:rsidR="0040689B" w:rsidDel="009153B4" w:rsidRDefault="0040689B" w:rsidP="0040689B">
            <w:pPr>
              <w:jc w:val="left"/>
              <w:rPr>
                <w:del w:id="12941" w:author="XuanWen Chen" w:date="2019-01-02T06:45:00Z"/>
              </w:rPr>
            </w:pPr>
          </w:p>
          <w:p w14:paraId="484C90E2" w14:textId="32176E00" w:rsidR="0040689B" w:rsidRPr="00237CE5" w:rsidDel="009153B4" w:rsidRDefault="0040689B" w:rsidP="0040689B">
            <w:pPr>
              <w:jc w:val="left"/>
              <w:rPr>
                <w:del w:id="12942" w:author="XuanWen Chen" w:date="2019-01-02T06:45:00Z"/>
                <w:rFonts w:hAnsi="宋体"/>
              </w:rPr>
            </w:pPr>
            <w:del w:id="12943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OST-</w:delText>
              </w:r>
              <w:r w:rsidDel="009153B4">
                <w:rPr>
                  <w:rFonts w:hAnsi="宋体" w:hint="eastAsia"/>
                </w:rPr>
                <w:delText>1</w:delText>
              </w:r>
              <w:r w:rsidDel="009153B4">
                <w:rPr>
                  <w:rFonts w:hAnsi="宋体"/>
                </w:rPr>
                <w:delText xml:space="preserve">: </w:delText>
              </w:r>
              <w:r w:rsidDel="009153B4">
                <w:rPr>
                  <w:rFonts w:hAnsi="宋体" w:hint="eastAsia"/>
                </w:rPr>
                <w:delText>向申请人发送成功更改的站内信</w:delText>
              </w:r>
            </w:del>
          </w:p>
        </w:tc>
      </w:tr>
      <w:tr w:rsidR="0040689B" w:rsidRPr="00296214" w:rsidDel="009153B4" w14:paraId="339A58C2" w14:textId="6CCE62CF" w:rsidTr="00720356">
        <w:trPr>
          <w:del w:id="12944" w:author="XuanWen Chen" w:date="2019-01-02T06:45:00Z"/>
        </w:trPr>
        <w:tc>
          <w:tcPr>
            <w:tcW w:w="1016" w:type="dxa"/>
          </w:tcPr>
          <w:p w14:paraId="24505F45" w14:textId="6FB438D6" w:rsidR="0040689B" w:rsidDel="009153B4" w:rsidRDefault="0040689B" w:rsidP="0040689B">
            <w:pPr>
              <w:rPr>
                <w:del w:id="12945" w:author="XuanWen Chen" w:date="2019-01-02T06:45:00Z"/>
              </w:rPr>
            </w:pPr>
            <w:del w:id="12946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3A63945C" w14:textId="754F3BE8" w:rsidR="0040689B" w:rsidRPr="0048174B" w:rsidDel="009153B4" w:rsidRDefault="0040689B" w:rsidP="0040689B">
            <w:pPr>
              <w:jc w:val="left"/>
              <w:rPr>
                <w:del w:id="12947" w:author="XuanWen Chen" w:date="2019-01-02T06:45:00Z"/>
                <w:rFonts w:hAnsi="宋体"/>
              </w:rPr>
            </w:pPr>
            <w:del w:id="12948" w:author="XuanWen Chen" w:date="2019-01-02T06:45:00Z">
              <w:r w:rsidDel="009153B4">
                <w:rPr>
                  <w:rFonts w:hAnsi="宋体" w:hint="eastAsia"/>
                </w:rPr>
                <w:delText>1.</w:delText>
              </w:r>
              <w:r w:rsidRPr="0048174B" w:rsidDel="009153B4">
                <w:rPr>
                  <w:rFonts w:hAnsi="宋体" w:hint="eastAsia"/>
                </w:rPr>
                <w:delText>打开我的项目的团队管理</w:delText>
              </w:r>
            </w:del>
          </w:p>
          <w:p w14:paraId="193F7367" w14:textId="5EAD568F" w:rsidR="0040689B" w:rsidRPr="0048174B" w:rsidDel="009153B4" w:rsidRDefault="0040689B" w:rsidP="0040689B">
            <w:pPr>
              <w:jc w:val="left"/>
              <w:rPr>
                <w:del w:id="12949" w:author="XuanWen Chen" w:date="2019-01-02T06:45:00Z"/>
                <w:rFonts w:hAnsi="宋体"/>
              </w:rPr>
            </w:pPr>
            <w:del w:id="12950" w:author="XuanWen Chen" w:date="2019-01-02T06:45:00Z">
              <w:r w:rsidDel="009153B4">
                <w:rPr>
                  <w:rFonts w:hAnsi="宋体" w:hint="eastAsia"/>
                </w:rPr>
                <w:delText>2.</w:delText>
              </w:r>
              <w:r w:rsidRPr="0048174B" w:rsidDel="009153B4">
                <w:rPr>
                  <w:rFonts w:hAnsi="宋体" w:hint="eastAsia"/>
                </w:rPr>
                <w:delText>点击</w:delText>
              </w:r>
              <w:r w:rsidDel="009153B4">
                <w:rPr>
                  <w:rFonts w:hAnsi="宋体" w:hint="eastAsia"/>
                </w:rPr>
                <w:delText>角色扮演申请通知</w:delText>
              </w:r>
            </w:del>
          </w:p>
          <w:p w14:paraId="323AF210" w14:textId="72CDDD45" w:rsidR="0040689B" w:rsidRPr="0048174B" w:rsidDel="009153B4" w:rsidRDefault="0040689B" w:rsidP="0040689B">
            <w:pPr>
              <w:jc w:val="left"/>
              <w:rPr>
                <w:del w:id="12951" w:author="XuanWen Chen" w:date="2019-01-02T06:45:00Z"/>
                <w:rFonts w:hAnsi="宋体"/>
              </w:rPr>
            </w:pPr>
            <w:del w:id="12952" w:author="XuanWen Chen" w:date="2019-01-02T06:45:00Z">
              <w:r w:rsidDel="009153B4">
                <w:rPr>
                  <w:rFonts w:hAnsi="宋体" w:hint="eastAsia"/>
                </w:rPr>
                <w:delText>3.点击同意</w:delText>
              </w:r>
            </w:del>
          </w:p>
          <w:p w14:paraId="1A6519C5" w14:textId="5EAEA3CA" w:rsidR="0040689B" w:rsidRPr="0048174B" w:rsidDel="009153B4" w:rsidRDefault="0040689B" w:rsidP="0040689B">
            <w:pPr>
              <w:jc w:val="left"/>
              <w:rPr>
                <w:del w:id="12953" w:author="XuanWen Chen" w:date="2019-01-02T06:45:00Z"/>
                <w:rFonts w:hAnsi="宋体"/>
              </w:rPr>
            </w:pPr>
          </w:p>
        </w:tc>
      </w:tr>
      <w:tr w:rsidR="0040689B" w:rsidRPr="00296214" w:rsidDel="009153B4" w14:paraId="3C1FA8CF" w14:textId="00A68FF8" w:rsidTr="00720356">
        <w:trPr>
          <w:del w:id="12954" w:author="XuanWen Chen" w:date="2019-01-02T06:45:00Z"/>
        </w:trPr>
        <w:tc>
          <w:tcPr>
            <w:tcW w:w="1016" w:type="dxa"/>
          </w:tcPr>
          <w:p w14:paraId="434BDB2D" w14:textId="693AD268" w:rsidR="0040689B" w:rsidRPr="008035F1" w:rsidDel="009153B4" w:rsidRDefault="0040689B" w:rsidP="0040689B">
            <w:pPr>
              <w:rPr>
                <w:del w:id="12955" w:author="XuanWen Chen" w:date="2019-01-02T06:45:00Z"/>
                <w:rFonts w:hAnsi="宋体"/>
              </w:rPr>
            </w:pPr>
            <w:del w:id="12956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502418E0" w14:textId="6B33CC01" w:rsidR="0040689B" w:rsidRPr="0048174B" w:rsidDel="009153B4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del w:id="12957" w:author="XuanWen Chen" w:date="2019-01-02T06:45:00Z"/>
                <w:rFonts w:hAnsi="宋体"/>
              </w:rPr>
            </w:pPr>
            <w:del w:id="12958" w:author="XuanWen Chen" w:date="2019-01-02T06:45:00Z">
              <w:r w:rsidRPr="0048174B" w:rsidDel="009153B4">
                <w:rPr>
                  <w:rFonts w:hAnsi="宋体" w:hint="eastAsia"/>
                </w:rPr>
                <w:delText>打开我的通知</w:delText>
              </w:r>
            </w:del>
          </w:p>
          <w:p w14:paraId="13DB26D0" w14:textId="7C848C7F" w:rsidR="0040689B" w:rsidDel="009153B4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del w:id="12959" w:author="XuanWen Chen" w:date="2019-01-02T06:45:00Z"/>
                <w:rFonts w:hAnsi="宋体"/>
              </w:rPr>
            </w:pPr>
            <w:del w:id="12960" w:author="XuanWen Chen" w:date="2019-01-02T06:45:00Z">
              <w:r w:rsidDel="009153B4">
                <w:rPr>
                  <w:rFonts w:hAnsi="宋体" w:hint="eastAsia"/>
                </w:rPr>
                <w:delText>点击角色扮演申请通知</w:delText>
              </w:r>
            </w:del>
          </w:p>
          <w:p w14:paraId="596CC072" w14:textId="488064C4" w:rsidR="0040689B" w:rsidRPr="0048174B" w:rsidDel="009153B4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del w:id="12961" w:author="XuanWen Chen" w:date="2019-01-02T06:45:00Z"/>
                <w:rFonts w:hAnsi="宋体"/>
              </w:rPr>
            </w:pPr>
            <w:del w:id="12962" w:author="XuanWen Chen" w:date="2019-01-02T06:45:00Z">
              <w:r w:rsidDel="009153B4">
                <w:rPr>
                  <w:rFonts w:hAnsi="宋体" w:hint="eastAsia"/>
                </w:rPr>
                <w:delText>点击同意</w:delText>
              </w:r>
            </w:del>
          </w:p>
        </w:tc>
      </w:tr>
      <w:tr w:rsidR="0040689B" w:rsidRPr="00296214" w:rsidDel="009153B4" w14:paraId="26A67E6F" w14:textId="5E26ED37" w:rsidTr="00720356">
        <w:trPr>
          <w:del w:id="12963" w:author="XuanWen Chen" w:date="2019-01-02T06:45:00Z"/>
        </w:trPr>
        <w:tc>
          <w:tcPr>
            <w:tcW w:w="1016" w:type="dxa"/>
          </w:tcPr>
          <w:p w14:paraId="259BED69" w14:textId="0DA98B40" w:rsidR="0040689B" w:rsidRPr="008035F1" w:rsidDel="009153B4" w:rsidRDefault="0040689B" w:rsidP="0040689B">
            <w:pPr>
              <w:rPr>
                <w:del w:id="12964" w:author="XuanWen Chen" w:date="2019-01-02T06:45:00Z"/>
                <w:rFonts w:hAnsi="宋体"/>
              </w:rPr>
            </w:pPr>
            <w:del w:id="12965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69EF914F" w14:textId="3C4FD83A" w:rsidR="0040689B" w:rsidRPr="00296214" w:rsidDel="009153B4" w:rsidRDefault="0040689B" w:rsidP="0040689B">
            <w:pPr>
              <w:jc w:val="left"/>
              <w:rPr>
                <w:del w:id="12966" w:author="XuanWen Chen" w:date="2019-01-02T06:45:00Z"/>
                <w:rFonts w:hAnsi="宋体"/>
              </w:rPr>
            </w:pPr>
          </w:p>
        </w:tc>
      </w:tr>
      <w:tr w:rsidR="0040689B" w:rsidRPr="00296214" w:rsidDel="009153B4" w14:paraId="491C684F" w14:textId="6E05AD9C" w:rsidTr="00720356">
        <w:trPr>
          <w:del w:id="12967" w:author="XuanWen Chen" w:date="2019-01-02T06:45:00Z"/>
        </w:trPr>
        <w:tc>
          <w:tcPr>
            <w:tcW w:w="1016" w:type="dxa"/>
          </w:tcPr>
          <w:p w14:paraId="5C4D3007" w14:textId="13D0AB89" w:rsidR="0040689B" w:rsidRPr="008035F1" w:rsidDel="009153B4" w:rsidRDefault="0040689B" w:rsidP="0040689B">
            <w:pPr>
              <w:rPr>
                <w:del w:id="12968" w:author="XuanWen Chen" w:date="2019-01-02T06:45:00Z"/>
                <w:rFonts w:hAnsi="宋体"/>
              </w:rPr>
            </w:pPr>
            <w:del w:id="12969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1838763B" w14:textId="196FB87F" w:rsidR="0040689B" w:rsidRPr="00296214" w:rsidDel="009153B4" w:rsidRDefault="0040689B" w:rsidP="0040689B">
            <w:pPr>
              <w:jc w:val="left"/>
              <w:rPr>
                <w:del w:id="12970" w:author="XuanWen Chen" w:date="2019-01-02T06:45:00Z"/>
                <w:rFonts w:hAnsi="宋体"/>
              </w:rPr>
            </w:pPr>
            <w:del w:id="12971" w:author="XuanWen Chen" w:date="2019-01-02T06:45:00Z">
              <w:r w:rsidDel="009153B4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9153B4" w14:paraId="3F59CE87" w14:textId="16D26AFD" w:rsidTr="00720356">
        <w:trPr>
          <w:del w:id="12972" w:author="XuanWen Chen" w:date="2019-01-02T06:45:00Z"/>
        </w:trPr>
        <w:tc>
          <w:tcPr>
            <w:tcW w:w="1016" w:type="dxa"/>
          </w:tcPr>
          <w:p w14:paraId="61DA8559" w14:textId="02C4E448" w:rsidR="0040689B" w:rsidRPr="008035F1" w:rsidDel="009153B4" w:rsidRDefault="0040689B" w:rsidP="0040689B">
            <w:pPr>
              <w:rPr>
                <w:del w:id="12973" w:author="XuanWen Chen" w:date="2019-01-02T06:45:00Z"/>
                <w:rFonts w:hAnsi="宋体"/>
              </w:rPr>
            </w:pPr>
            <w:del w:id="12974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173AA1B1" w14:textId="15B333AF" w:rsidR="0040689B" w:rsidRPr="00296214" w:rsidDel="009153B4" w:rsidRDefault="0040689B" w:rsidP="0040689B">
            <w:pPr>
              <w:jc w:val="left"/>
              <w:rPr>
                <w:del w:id="12975" w:author="XuanWen Chen" w:date="2019-01-02T06:45:00Z"/>
                <w:rFonts w:hAnsi="宋体"/>
              </w:rPr>
            </w:pPr>
            <w:del w:id="12976" w:author="XuanWen Chen" w:date="2019-01-02T06:45:00Z">
              <w:r w:rsidDel="009153B4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296214" w:rsidDel="009153B4" w14:paraId="393D95EA" w14:textId="0CF07CAB" w:rsidTr="00720356">
        <w:trPr>
          <w:del w:id="12977" w:author="XuanWen Chen" w:date="2019-01-02T06:45:00Z"/>
        </w:trPr>
        <w:tc>
          <w:tcPr>
            <w:tcW w:w="1016" w:type="dxa"/>
          </w:tcPr>
          <w:p w14:paraId="7354F8F7" w14:textId="582A374F" w:rsidR="0040689B" w:rsidRPr="008035F1" w:rsidDel="009153B4" w:rsidRDefault="0040689B" w:rsidP="0040689B">
            <w:pPr>
              <w:rPr>
                <w:del w:id="12978" w:author="XuanWen Chen" w:date="2019-01-02T06:45:00Z"/>
                <w:rFonts w:hAnsi="宋体"/>
              </w:rPr>
            </w:pPr>
            <w:del w:id="12979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1DE01976" w14:textId="6698BF51" w:rsidR="0040689B" w:rsidRPr="00296214" w:rsidDel="009153B4" w:rsidRDefault="0040689B" w:rsidP="0040689B">
            <w:pPr>
              <w:jc w:val="left"/>
              <w:rPr>
                <w:del w:id="12980" w:author="XuanWen Chen" w:date="2019-01-02T06:45:00Z"/>
                <w:rFonts w:hAnsi="宋体"/>
              </w:rPr>
            </w:pPr>
          </w:p>
        </w:tc>
      </w:tr>
      <w:tr w:rsidR="0040689B" w:rsidRPr="00296214" w:rsidDel="009153B4" w14:paraId="38C5230C" w14:textId="41ED2687" w:rsidTr="00720356">
        <w:trPr>
          <w:del w:id="12981" w:author="XuanWen Chen" w:date="2019-01-02T06:45:00Z"/>
        </w:trPr>
        <w:tc>
          <w:tcPr>
            <w:tcW w:w="1016" w:type="dxa"/>
          </w:tcPr>
          <w:p w14:paraId="0AAD07E1" w14:textId="5E9D1AD3" w:rsidR="0040689B" w:rsidRPr="008035F1" w:rsidDel="009153B4" w:rsidRDefault="0040689B" w:rsidP="0040689B">
            <w:pPr>
              <w:rPr>
                <w:del w:id="12982" w:author="XuanWen Chen" w:date="2019-01-02T06:45:00Z"/>
                <w:rFonts w:hAnsi="宋体"/>
              </w:rPr>
            </w:pPr>
            <w:del w:id="12983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2B13FC5C" w14:textId="4C1AF9C7" w:rsidR="0040689B" w:rsidRPr="00296214" w:rsidDel="009153B4" w:rsidRDefault="0040689B" w:rsidP="0040689B">
            <w:pPr>
              <w:jc w:val="left"/>
              <w:rPr>
                <w:del w:id="12984" w:author="XuanWen Chen" w:date="2019-01-02T06:45:00Z"/>
                <w:rFonts w:hAnsi="宋体"/>
              </w:rPr>
            </w:pPr>
          </w:p>
        </w:tc>
      </w:tr>
      <w:tr w:rsidR="0040689B" w:rsidDel="009153B4" w14:paraId="68D077FD" w14:textId="0E176AC0" w:rsidTr="00720356">
        <w:trPr>
          <w:del w:id="12985" w:author="XuanWen Chen" w:date="2019-01-02T06:45:00Z"/>
        </w:trPr>
        <w:tc>
          <w:tcPr>
            <w:tcW w:w="1016" w:type="dxa"/>
          </w:tcPr>
          <w:p w14:paraId="7DDE6417" w14:textId="10A572B3" w:rsidR="0040689B" w:rsidDel="009153B4" w:rsidRDefault="0040689B" w:rsidP="0040689B">
            <w:pPr>
              <w:rPr>
                <w:del w:id="12986" w:author="XuanWen Chen" w:date="2019-01-02T06:45:00Z"/>
              </w:rPr>
            </w:pPr>
            <w:del w:id="12987" w:author="XuanWen Chen" w:date="2019-01-02T06:45:00Z">
              <w:r w:rsidDel="009153B4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57B2B34D" w14:textId="362DFFDD" w:rsidR="0040689B" w:rsidDel="009153B4" w:rsidRDefault="0040689B" w:rsidP="0040689B">
            <w:pPr>
              <w:rPr>
                <w:del w:id="12988" w:author="XuanWen Chen" w:date="2019-01-02T06:45:00Z"/>
              </w:rPr>
            </w:pPr>
          </w:p>
          <w:p w14:paraId="7D956F01" w14:textId="1DBD9C07" w:rsidR="0040689B" w:rsidDel="009153B4" w:rsidRDefault="0040689B" w:rsidP="0040689B">
            <w:pPr>
              <w:rPr>
                <w:del w:id="12989" w:author="XuanWen Chen" w:date="2019-01-02T06:45:00Z"/>
              </w:rPr>
            </w:pPr>
          </w:p>
        </w:tc>
      </w:tr>
    </w:tbl>
    <w:p w14:paraId="20982437" w14:textId="1F1A0928" w:rsidR="0040689B" w:rsidDel="009153B4" w:rsidRDefault="00720356" w:rsidP="00720356">
      <w:pPr>
        <w:pStyle w:val="4"/>
        <w:rPr>
          <w:del w:id="12990" w:author="XuanWen Chen" w:date="2019-01-02T06:45:00Z"/>
        </w:rPr>
      </w:pPr>
      <w:bookmarkStart w:id="12991" w:name="_Toc533621464"/>
      <w:del w:id="12992" w:author="XuanWen Chen" w:date="2019-01-02T06:45:00Z">
        <w:r w:rsidDel="009153B4">
          <w:rPr>
            <w:rFonts w:hint="eastAsia"/>
          </w:rPr>
          <w:delText>角色审核</w:delText>
        </w:r>
        <w:r w:rsidDel="009153B4">
          <w:rPr>
            <w:rFonts w:hint="eastAsia"/>
          </w:rPr>
          <w:delText>-</w:delText>
        </w:r>
        <w:r w:rsidDel="009153B4">
          <w:rPr>
            <w:rFonts w:hint="eastAsia"/>
          </w:rPr>
          <w:delText>拒绝</w:delText>
        </w:r>
        <w:bookmarkEnd w:id="12991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40689B" w:rsidRPr="008035F1" w:rsidDel="009153B4" w14:paraId="2177DABC" w14:textId="3916E911" w:rsidTr="00720356">
        <w:trPr>
          <w:del w:id="12993" w:author="XuanWen Chen" w:date="2019-01-02T06:45:00Z"/>
        </w:trPr>
        <w:tc>
          <w:tcPr>
            <w:tcW w:w="1016" w:type="dxa"/>
          </w:tcPr>
          <w:p w14:paraId="07B21CC3" w14:textId="6E076E0C" w:rsidR="0040689B" w:rsidDel="009153B4" w:rsidRDefault="0040689B" w:rsidP="0040689B">
            <w:pPr>
              <w:rPr>
                <w:del w:id="12994" w:author="XuanWen Chen" w:date="2019-01-02T06:45:00Z"/>
              </w:rPr>
            </w:pPr>
            <w:del w:id="12995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7506" w:type="dxa"/>
            <w:gridSpan w:val="3"/>
          </w:tcPr>
          <w:p w14:paraId="570622F4" w14:textId="622ED10E" w:rsidR="0040689B" w:rsidRPr="008035F1" w:rsidDel="009153B4" w:rsidRDefault="0040689B" w:rsidP="0040689B">
            <w:pPr>
              <w:jc w:val="left"/>
              <w:rPr>
                <w:del w:id="12996" w:author="XuanWen Chen" w:date="2019-01-02T06:45:00Z"/>
                <w:rFonts w:hAnsi="宋体"/>
                <w:b/>
              </w:rPr>
            </w:pPr>
            <w:del w:id="12997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 w:hint="eastAsia"/>
                  <w:b/>
                </w:rPr>
                <w:delText>5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角色审核-拒绝</w:delText>
              </w:r>
            </w:del>
          </w:p>
        </w:tc>
      </w:tr>
      <w:tr w:rsidR="0040689B" w:rsidRPr="008035F1" w:rsidDel="009153B4" w14:paraId="12C7ADF6" w14:textId="7406FB76" w:rsidTr="00720356">
        <w:trPr>
          <w:del w:id="12998" w:author="XuanWen Chen" w:date="2019-01-02T06:45:00Z"/>
        </w:trPr>
        <w:tc>
          <w:tcPr>
            <w:tcW w:w="1016" w:type="dxa"/>
          </w:tcPr>
          <w:p w14:paraId="0E0F2DF3" w14:textId="4C7DCD9E" w:rsidR="0040689B" w:rsidDel="009153B4" w:rsidRDefault="0040689B" w:rsidP="0040689B">
            <w:pPr>
              <w:rPr>
                <w:del w:id="12999" w:author="XuanWen Chen" w:date="2019-01-02T06:45:00Z"/>
              </w:rPr>
            </w:pPr>
            <w:del w:id="13000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99" w:type="dxa"/>
          </w:tcPr>
          <w:p w14:paraId="776279F9" w14:textId="44E01D34" w:rsidR="0040689B" w:rsidRPr="008035F1" w:rsidDel="009153B4" w:rsidRDefault="0040689B" w:rsidP="0040689B">
            <w:pPr>
              <w:jc w:val="left"/>
              <w:rPr>
                <w:del w:id="13001" w:author="XuanWen Chen" w:date="2019-01-02T06:45:00Z"/>
                <w:rFonts w:hAnsi="宋体"/>
              </w:rPr>
            </w:pPr>
            <w:del w:id="13002" w:author="XuanWen Chen" w:date="2019-01-02T06:45:00Z">
              <w:r w:rsidDel="009153B4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2073" w:type="dxa"/>
          </w:tcPr>
          <w:p w14:paraId="17EE363A" w14:textId="2F04093C" w:rsidR="0040689B" w:rsidRPr="008035F1" w:rsidDel="009153B4" w:rsidRDefault="0040689B" w:rsidP="0040689B">
            <w:pPr>
              <w:jc w:val="left"/>
              <w:rPr>
                <w:del w:id="13003" w:author="XuanWen Chen" w:date="2019-01-02T06:45:00Z"/>
                <w:rFonts w:hAnsi="宋体"/>
              </w:rPr>
            </w:pPr>
            <w:del w:id="13004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334" w:type="dxa"/>
          </w:tcPr>
          <w:p w14:paraId="28A310C9" w14:textId="05AA5EE4" w:rsidR="0040689B" w:rsidRPr="008035F1" w:rsidDel="009153B4" w:rsidRDefault="0040689B" w:rsidP="0040689B">
            <w:pPr>
              <w:jc w:val="left"/>
              <w:rPr>
                <w:del w:id="13005" w:author="XuanWen Chen" w:date="2019-01-02T06:45:00Z"/>
                <w:rFonts w:hAnsi="宋体"/>
              </w:rPr>
            </w:pPr>
            <w:del w:id="13006" w:author="XuanWen Chen" w:date="2019-01-02T06:45:00Z">
              <w:r w:rsidDel="009153B4">
                <w:rPr>
                  <w:rFonts w:hAnsi="宋体" w:hint="eastAsia"/>
                </w:rPr>
                <w:delText>2</w:delText>
              </w:r>
              <w:r w:rsidDel="009153B4">
                <w:rPr>
                  <w:rFonts w:hAnsi="宋体"/>
                </w:rPr>
                <w:delText>018</w:delText>
              </w:r>
              <w:r w:rsidDel="009153B4">
                <w:rPr>
                  <w:rFonts w:hAnsi="宋体" w:hint="eastAsia"/>
                </w:rPr>
                <w:delText>年1</w:delText>
              </w:r>
              <w:r w:rsidDel="009153B4">
                <w:rPr>
                  <w:rFonts w:hAnsi="宋体"/>
                </w:rPr>
                <w:delText>2</w:delText>
              </w:r>
              <w:r w:rsidDel="009153B4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9153B4" w14:paraId="51F2A543" w14:textId="40A37EAA" w:rsidTr="00720356">
        <w:trPr>
          <w:del w:id="13007" w:author="XuanWen Chen" w:date="2019-01-02T06:45:00Z"/>
        </w:trPr>
        <w:tc>
          <w:tcPr>
            <w:tcW w:w="1016" w:type="dxa"/>
          </w:tcPr>
          <w:p w14:paraId="11698006" w14:textId="0541B506" w:rsidR="0040689B" w:rsidDel="009153B4" w:rsidRDefault="0040689B" w:rsidP="0040689B">
            <w:pPr>
              <w:rPr>
                <w:del w:id="13008" w:author="XuanWen Chen" w:date="2019-01-02T06:45:00Z"/>
              </w:rPr>
            </w:pPr>
            <w:del w:id="13009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99" w:type="dxa"/>
          </w:tcPr>
          <w:p w14:paraId="17612EDD" w14:textId="1F66EED7" w:rsidR="0040689B" w:rsidRPr="008035F1" w:rsidDel="009153B4" w:rsidRDefault="0040689B" w:rsidP="0040689B">
            <w:pPr>
              <w:jc w:val="left"/>
              <w:rPr>
                <w:del w:id="13010" w:author="XuanWen Chen" w:date="2019-01-02T06:45:00Z"/>
                <w:rFonts w:hAnsi="宋体"/>
              </w:rPr>
            </w:pPr>
            <w:del w:id="13011" w:author="XuanWen Chen" w:date="2019-01-02T06:45:00Z">
              <w:r w:rsidDel="009153B4">
                <w:rPr>
                  <w:rFonts w:hAnsi="宋体" w:hint="eastAsia"/>
                </w:rPr>
                <w:delText>PM</w:delText>
              </w:r>
            </w:del>
          </w:p>
        </w:tc>
        <w:tc>
          <w:tcPr>
            <w:tcW w:w="2073" w:type="dxa"/>
          </w:tcPr>
          <w:p w14:paraId="064F8F1C" w14:textId="5CF741A3" w:rsidR="0040689B" w:rsidRPr="008035F1" w:rsidDel="009153B4" w:rsidRDefault="0040689B" w:rsidP="0040689B">
            <w:pPr>
              <w:jc w:val="left"/>
              <w:rPr>
                <w:del w:id="13012" w:author="XuanWen Chen" w:date="2019-01-02T06:45:00Z"/>
                <w:rFonts w:hAnsi="宋体"/>
              </w:rPr>
            </w:pPr>
            <w:del w:id="13013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334" w:type="dxa"/>
          </w:tcPr>
          <w:p w14:paraId="3531C8D7" w14:textId="08625D57" w:rsidR="0040689B" w:rsidRPr="008035F1" w:rsidDel="009153B4" w:rsidRDefault="0040689B" w:rsidP="0040689B">
            <w:pPr>
              <w:jc w:val="left"/>
              <w:rPr>
                <w:del w:id="13014" w:author="XuanWen Chen" w:date="2019-01-02T06:45:00Z"/>
                <w:rFonts w:hAnsi="宋体"/>
              </w:rPr>
            </w:pPr>
            <w:del w:id="13015" w:author="XuanWen Chen" w:date="2019-01-02T06:45:00Z">
              <w:r w:rsidDel="009153B4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:rsidDel="009153B4" w14:paraId="1D5F755E" w14:textId="249EE102" w:rsidTr="00720356">
        <w:trPr>
          <w:del w:id="13016" w:author="XuanWen Chen" w:date="2019-01-02T06:45:00Z"/>
        </w:trPr>
        <w:tc>
          <w:tcPr>
            <w:tcW w:w="1016" w:type="dxa"/>
          </w:tcPr>
          <w:p w14:paraId="64BAEE47" w14:textId="1DA66130" w:rsidR="0040689B" w:rsidDel="009153B4" w:rsidRDefault="0040689B" w:rsidP="0040689B">
            <w:pPr>
              <w:rPr>
                <w:del w:id="13017" w:author="XuanWen Chen" w:date="2019-01-02T06:45:00Z"/>
              </w:rPr>
            </w:pPr>
            <w:del w:id="13018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7506" w:type="dxa"/>
            <w:gridSpan w:val="3"/>
          </w:tcPr>
          <w:p w14:paraId="72540C0E" w14:textId="42F0A2B5" w:rsidR="0040689B" w:rsidRPr="00296214" w:rsidDel="009153B4" w:rsidRDefault="0040689B" w:rsidP="0040689B">
            <w:pPr>
              <w:jc w:val="left"/>
              <w:rPr>
                <w:del w:id="13019" w:author="XuanWen Chen" w:date="2019-01-02T06:45:00Z"/>
                <w:rFonts w:hAnsi="宋体"/>
              </w:rPr>
            </w:pPr>
            <w:del w:id="13020" w:author="XuanWen Chen" w:date="2019-01-02T06:45:00Z">
              <w:r w:rsidDel="009153B4">
                <w:rPr>
                  <w:rFonts w:hAnsi="宋体" w:hint="eastAsia"/>
                </w:rPr>
                <w:delText>项目组成员要求在项目中扮演角色，提出扮演角色的申请，对其神奇进行审核，拒绝其担任此角色。</w:delText>
              </w:r>
            </w:del>
          </w:p>
        </w:tc>
      </w:tr>
      <w:tr w:rsidR="0040689B" w:rsidRPr="00296214" w:rsidDel="009153B4" w14:paraId="23F6A666" w14:textId="68C14D7A" w:rsidTr="00720356">
        <w:trPr>
          <w:del w:id="13021" w:author="XuanWen Chen" w:date="2019-01-02T06:45:00Z"/>
        </w:trPr>
        <w:tc>
          <w:tcPr>
            <w:tcW w:w="1016" w:type="dxa"/>
          </w:tcPr>
          <w:p w14:paraId="7226496C" w14:textId="4A63F1A5" w:rsidR="0040689B" w:rsidDel="009153B4" w:rsidRDefault="0040689B" w:rsidP="0040689B">
            <w:pPr>
              <w:rPr>
                <w:del w:id="13022" w:author="XuanWen Chen" w:date="2019-01-02T06:45:00Z"/>
              </w:rPr>
            </w:pPr>
            <w:del w:id="13023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7506" w:type="dxa"/>
            <w:gridSpan w:val="3"/>
          </w:tcPr>
          <w:p w14:paraId="41DBAFDE" w14:textId="709A4120" w:rsidR="0040689B" w:rsidRPr="00296214" w:rsidDel="009153B4" w:rsidRDefault="0040689B" w:rsidP="0040689B">
            <w:pPr>
              <w:jc w:val="left"/>
              <w:rPr>
                <w:del w:id="13024" w:author="XuanWen Chen" w:date="2019-01-02T06:45:00Z"/>
                <w:rFonts w:hAnsi="宋体"/>
              </w:rPr>
            </w:pPr>
            <w:del w:id="13025" w:author="XuanWen Chen" w:date="2019-01-02T06:45:00Z">
              <w:r w:rsidDel="009153B4">
                <w:rPr>
                  <w:rFonts w:hAnsi="宋体" w:hint="eastAsia"/>
                </w:rPr>
                <w:delText>用户申请扮演角色的申请发出。</w:delText>
              </w:r>
            </w:del>
          </w:p>
        </w:tc>
      </w:tr>
      <w:tr w:rsidR="0040689B" w:rsidRPr="00237CE5" w:rsidDel="009153B4" w14:paraId="57ED6393" w14:textId="47CD16B3" w:rsidTr="00720356">
        <w:trPr>
          <w:del w:id="13026" w:author="XuanWen Chen" w:date="2019-01-02T06:45:00Z"/>
        </w:trPr>
        <w:tc>
          <w:tcPr>
            <w:tcW w:w="1016" w:type="dxa"/>
          </w:tcPr>
          <w:p w14:paraId="485A6D39" w14:textId="7FE124F9" w:rsidR="0040689B" w:rsidDel="009153B4" w:rsidRDefault="0040689B" w:rsidP="0040689B">
            <w:pPr>
              <w:rPr>
                <w:del w:id="13027" w:author="XuanWen Chen" w:date="2019-01-02T06:45:00Z"/>
              </w:rPr>
            </w:pPr>
            <w:del w:id="13028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7506" w:type="dxa"/>
            <w:gridSpan w:val="3"/>
          </w:tcPr>
          <w:p w14:paraId="501CF933" w14:textId="6FB3D8DA" w:rsidR="0040689B" w:rsidRPr="00237CE5" w:rsidDel="009153B4" w:rsidRDefault="0040689B" w:rsidP="0040689B">
            <w:pPr>
              <w:jc w:val="left"/>
              <w:rPr>
                <w:del w:id="13029" w:author="XuanWen Chen" w:date="2019-01-02T06:45:00Z"/>
                <w:rFonts w:hAnsi="宋体"/>
              </w:rPr>
            </w:pPr>
            <w:del w:id="13030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RE-1: </w:delText>
              </w:r>
              <w:r w:rsidDel="009153B4">
                <w:rPr>
                  <w:rFonts w:hint="eastAsia"/>
                </w:rPr>
                <w:delText>用户为PM。</w:delText>
              </w:r>
            </w:del>
          </w:p>
          <w:p w14:paraId="0290FD09" w14:textId="4E196DE2" w:rsidR="0040689B" w:rsidDel="009153B4" w:rsidRDefault="0040689B" w:rsidP="0040689B">
            <w:pPr>
              <w:jc w:val="left"/>
              <w:rPr>
                <w:del w:id="13031" w:author="XuanWen Chen" w:date="2019-01-02T06:45:00Z"/>
              </w:rPr>
            </w:pPr>
            <w:del w:id="13032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 xml:space="preserve">RE-2: </w:delText>
              </w:r>
              <w:r w:rsidDel="009153B4">
                <w:rPr>
                  <w:rFonts w:hint="eastAsia"/>
                </w:rPr>
                <w:delText>该项目状态正常</w:delText>
              </w:r>
            </w:del>
          </w:p>
          <w:p w14:paraId="0F47FE24" w14:textId="7DABEDC2" w:rsidR="0040689B" w:rsidRPr="00237CE5" w:rsidDel="009153B4" w:rsidRDefault="0040689B" w:rsidP="0040689B">
            <w:pPr>
              <w:jc w:val="left"/>
              <w:rPr>
                <w:del w:id="13033" w:author="XuanWen Chen" w:date="2019-01-02T06:45:00Z"/>
                <w:rFonts w:hAnsi="宋体"/>
              </w:rPr>
            </w:pPr>
            <w:del w:id="13034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RE</w:delText>
              </w:r>
              <w:r w:rsidDel="009153B4">
                <w:rPr>
                  <w:rFonts w:hAnsi="宋体" w:hint="eastAsia"/>
                </w:rPr>
                <w:delText>-3：申请扮演的角色未满员</w:delText>
              </w:r>
            </w:del>
          </w:p>
        </w:tc>
      </w:tr>
      <w:tr w:rsidR="0040689B" w:rsidRPr="00237CE5" w:rsidDel="009153B4" w14:paraId="03862E9B" w14:textId="1825183E" w:rsidTr="00720356">
        <w:trPr>
          <w:del w:id="13035" w:author="XuanWen Chen" w:date="2019-01-02T06:45:00Z"/>
        </w:trPr>
        <w:tc>
          <w:tcPr>
            <w:tcW w:w="1016" w:type="dxa"/>
          </w:tcPr>
          <w:p w14:paraId="4911ED98" w14:textId="0EFC5CFB" w:rsidR="0040689B" w:rsidDel="009153B4" w:rsidRDefault="0040689B" w:rsidP="0040689B">
            <w:pPr>
              <w:rPr>
                <w:del w:id="13036" w:author="XuanWen Chen" w:date="2019-01-02T06:45:00Z"/>
              </w:rPr>
            </w:pPr>
            <w:del w:id="13037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7506" w:type="dxa"/>
            <w:gridSpan w:val="3"/>
          </w:tcPr>
          <w:p w14:paraId="4FD4CF56" w14:textId="0287B71E" w:rsidR="0040689B" w:rsidDel="009153B4" w:rsidRDefault="0040689B" w:rsidP="0040689B">
            <w:pPr>
              <w:jc w:val="left"/>
              <w:rPr>
                <w:del w:id="13038" w:author="XuanWen Chen" w:date="2019-01-02T06:45:00Z"/>
              </w:rPr>
            </w:pPr>
          </w:p>
          <w:p w14:paraId="3222FE65" w14:textId="44AF6792" w:rsidR="0040689B" w:rsidRPr="00237CE5" w:rsidDel="009153B4" w:rsidRDefault="0040689B" w:rsidP="0040689B">
            <w:pPr>
              <w:jc w:val="left"/>
              <w:rPr>
                <w:del w:id="13039" w:author="XuanWen Chen" w:date="2019-01-02T06:45:00Z"/>
                <w:rFonts w:hAnsi="宋体"/>
              </w:rPr>
            </w:pPr>
            <w:del w:id="13040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OST-</w:delText>
              </w:r>
              <w:r w:rsidDel="009153B4">
                <w:rPr>
                  <w:rFonts w:hAnsi="宋体" w:hint="eastAsia"/>
                </w:rPr>
                <w:delText>1</w:delText>
              </w:r>
              <w:r w:rsidDel="009153B4">
                <w:rPr>
                  <w:rFonts w:hAnsi="宋体"/>
                </w:rPr>
                <w:delText xml:space="preserve">: </w:delText>
              </w:r>
              <w:r w:rsidDel="009153B4">
                <w:rPr>
                  <w:rFonts w:hAnsi="宋体" w:hint="eastAsia"/>
                </w:rPr>
                <w:delText>向申请人发送拒绝更改的站内信</w:delText>
              </w:r>
            </w:del>
          </w:p>
        </w:tc>
      </w:tr>
      <w:tr w:rsidR="0040689B" w:rsidRPr="00296214" w:rsidDel="009153B4" w14:paraId="03A33260" w14:textId="380F0B39" w:rsidTr="00720356">
        <w:trPr>
          <w:del w:id="13041" w:author="XuanWen Chen" w:date="2019-01-02T06:45:00Z"/>
        </w:trPr>
        <w:tc>
          <w:tcPr>
            <w:tcW w:w="1016" w:type="dxa"/>
          </w:tcPr>
          <w:p w14:paraId="4DB68F7A" w14:textId="79C61F6E" w:rsidR="0040689B" w:rsidDel="009153B4" w:rsidRDefault="0040689B" w:rsidP="0040689B">
            <w:pPr>
              <w:rPr>
                <w:del w:id="13042" w:author="XuanWen Chen" w:date="2019-01-02T06:45:00Z"/>
              </w:rPr>
            </w:pPr>
            <w:del w:id="13043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7506" w:type="dxa"/>
            <w:gridSpan w:val="3"/>
          </w:tcPr>
          <w:p w14:paraId="6FAB2ABC" w14:textId="66D17113" w:rsidR="0040689B" w:rsidRPr="0048174B" w:rsidDel="009153B4" w:rsidRDefault="0040689B" w:rsidP="0040689B">
            <w:pPr>
              <w:jc w:val="left"/>
              <w:rPr>
                <w:del w:id="13044" w:author="XuanWen Chen" w:date="2019-01-02T06:45:00Z"/>
                <w:rFonts w:hAnsi="宋体"/>
              </w:rPr>
            </w:pPr>
            <w:del w:id="13045" w:author="XuanWen Chen" w:date="2019-01-02T06:45:00Z">
              <w:r w:rsidDel="009153B4">
                <w:rPr>
                  <w:rFonts w:hAnsi="宋体" w:hint="eastAsia"/>
                </w:rPr>
                <w:delText>1.</w:delText>
              </w:r>
              <w:r w:rsidRPr="0048174B" w:rsidDel="009153B4">
                <w:rPr>
                  <w:rFonts w:hAnsi="宋体" w:hint="eastAsia"/>
                </w:rPr>
                <w:delText>打开我的项目的团队管理</w:delText>
              </w:r>
            </w:del>
          </w:p>
          <w:p w14:paraId="14937253" w14:textId="3BB392E7" w:rsidR="0040689B" w:rsidRPr="0048174B" w:rsidDel="009153B4" w:rsidRDefault="0040689B" w:rsidP="0040689B">
            <w:pPr>
              <w:jc w:val="left"/>
              <w:rPr>
                <w:del w:id="13046" w:author="XuanWen Chen" w:date="2019-01-02T06:45:00Z"/>
                <w:rFonts w:hAnsi="宋体"/>
              </w:rPr>
            </w:pPr>
            <w:del w:id="13047" w:author="XuanWen Chen" w:date="2019-01-02T06:45:00Z">
              <w:r w:rsidDel="009153B4">
                <w:rPr>
                  <w:rFonts w:hAnsi="宋体" w:hint="eastAsia"/>
                </w:rPr>
                <w:delText>2.</w:delText>
              </w:r>
              <w:r w:rsidRPr="0048174B" w:rsidDel="009153B4">
                <w:rPr>
                  <w:rFonts w:hAnsi="宋体" w:hint="eastAsia"/>
                </w:rPr>
                <w:delText>点击</w:delText>
              </w:r>
              <w:r w:rsidDel="009153B4">
                <w:rPr>
                  <w:rFonts w:hAnsi="宋体" w:hint="eastAsia"/>
                </w:rPr>
                <w:delText>角色扮演申请通知</w:delText>
              </w:r>
            </w:del>
          </w:p>
          <w:p w14:paraId="77958FB9" w14:textId="1C0CF891" w:rsidR="0040689B" w:rsidRPr="0048174B" w:rsidDel="009153B4" w:rsidRDefault="0040689B" w:rsidP="0040689B">
            <w:pPr>
              <w:jc w:val="left"/>
              <w:rPr>
                <w:del w:id="13048" w:author="XuanWen Chen" w:date="2019-01-02T06:45:00Z"/>
                <w:rFonts w:hAnsi="宋体"/>
              </w:rPr>
            </w:pPr>
            <w:del w:id="13049" w:author="XuanWen Chen" w:date="2019-01-02T06:45:00Z">
              <w:r w:rsidDel="009153B4">
                <w:rPr>
                  <w:rFonts w:hAnsi="宋体" w:hint="eastAsia"/>
                </w:rPr>
                <w:delText>3.点击拒绝</w:delText>
              </w:r>
            </w:del>
          </w:p>
          <w:p w14:paraId="3FB7A78A" w14:textId="38A8A001" w:rsidR="0040689B" w:rsidRPr="0048174B" w:rsidDel="009153B4" w:rsidRDefault="0040689B" w:rsidP="0040689B">
            <w:pPr>
              <w:jc w:val="left"/>
              <w:rPr>
                <w:del w:id="13050" w:author="XuanWen Chen" w:date="2019-01-02T06:45:00Z"/>
                <w:rFonts w:hAnsi="宋体"/>
              </w:rPr>
            </w:pPr>
          </w:p>
        </w:tc>
      </w:tr>
      <w:tr w:rsidR="0040689B" w:rsidRPr="00296214" w:rsidDel="009153B4" w14:paraId="2FECEA59" w14:textId="6D744906" w:rsidTr="00720356">
        <w:trPr>
          <w:del w:id="13051" w:author="XuanWen Chen" w:date="2019-01-02T06:45:00Z"/>
        </w:trPr>
        <w:tc>
          <w:tcPr>
            <w:tcW w:w="1016" w:type="dxa"/>
          </w:tcPr>
          <w:p w14:paraId="26D04D2A" w14:textId="72436850" w:rsidR="0040689B" w:rsidRPr="008035F1" w:rsidDel="009153B4" w:rsidRDefault="0040689B" w:rsidP="0040689B">
            <w:pPr>
              <w:rPr>
                <w:del w:id="13052" w:author="XuanWen Chen" w:date="2019-01-02T06:45:00Z"/>
                <w:rFonts w:hAnsi="宋体"/>
              </w:rPr>
            </w:pPr>
            <w:del w:id="13053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7506" w:type="dxa"/>
            <w:gridSpan w:val="3"/>
          </w:tcPr>
          <w:p w14:paraId="202D1841" w14:textId="3B36F5D5" w:rsidR="0040689B" w:rsidRPr="0048174B" w:rsidDel="009153B4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del w:id="13054" w:author="XuanWen Chen" w:date="2019-01-02T06:45:00Z"/>
                <w:rFonts w:hAnsi="宋体"/>
              </w:rPr>
            </w:pPr>
            <w:del w:id="13055" w:author="XuanWen Chen" w:date="2019-01-02T06:45:00Z">
              <w:r w:rsidRPr="0048174B" w:rsidDel="009153B4">
                <w:rPr>
                  <w:rFonts w:hAnsi="宋体" w:hint="eastAsia"/>
                </w:rPr>
                <w:delText>打开我的通知</w:delText>
              </w:r>
            </w:del>
          </w:p>
          <w:p w14:paraId="7D0840D6" w14:textId="7BC94213" w:rsidR="0040689B" w:rsidDel="009153B4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del w:id="13056" w:author="XuanWen Chen" w:date="2019-01-02T06:45:00Z"/>
                <w:rFonts w:hAnsi="宋体"/>
              </w:rPr>
            </w:pPr>
            <w:del w:id="13057" w:author="XuanWen Chen" w:date="2019-01-02T06:45:00Z">
              <w:r w:rsidDel="009153B4">
                <w:rPr>
                  <w:rFonts w:hAnsi="宋体" w:hint="eastAsia"/>
                </w:rPr>
                <w:delText>点击角色扮演申请通知</w:delText>
              </w:r>
            </w:del>
          </w:p>
          <w:p w14:paraId="40AC6008" w14:textId="4B328DBC" w:rsidR="0040689B" w:rsidRPr="0048174B" w:rsidDel="009153B4" w:rsidRDefault="0040689B" w:rsidP="00AE77A1">
            <w:pPr>
              <w:pStyle w:val="a9"/>
              <w:numPr>
                <w:ilvl w:val="0"/>
                <w:numId w:val="15"/>
              </w:numPr>
              <w:spacing w:line="240" w:lineRule="auto"/>
              <w:ind w:left="3720" w:firstLineChars="0"/>
              <w:jc w:val="left"/>
              <w:rPr>
                <w:del w:id="13058" w:author="XuanWen Chen" w:date="2019-01-02T06:45:00Z"/>
                <w:rFonts w:hAnsi="宋体"/>
              </w:rPr>
            </w:pPr>
            <w:del w:id="13059" w:author="XuanWen Chen" w:date="2019-01-02T06:45:00Z">
              <w:r w:rsidDel="009153B4">
                <w:rPr>
                  <w:rFonts w:hAnsi="宋体" w:hint="eastAsia"/>
                </w:rPr>
                <w:delText>点击拒绝</w:delText>
              </w:r>
            </w:del>
          </w:p>
        </w:tc>
      </w:tr>
      <w:tr w:rsidR="0040689B" w:rsidRPr="00296214" w:rsidDel="009153B4" w14:paraId="0AA60CD8" w14:textId="46FECFC3" w:rsidTr="00720356">
        <w:trPr>
          <w:del w:id="13060" w:author="XuanWen Chen" w:date="2019-01-02T06:45:00Z"/>
        </w:trPr>
        <w:tc>
          <w:tcPr>
            <w:tcW w:w="1016" w:type="dxa"/>
          </w:tcPr>
          <w:p w14:paraId="2EE73133" w14:textId="3F229012" w:rsidR="0040689B" w:rsidRPr="008035F1" w:rsidDel="009153B4" w:rsidRDefault="0040689B" w:rsidP="0040689B">
            <w:pPr>
              <w:rPr>
                <w:del w:id="13061" w:author="XuanWen Chen" w:date="2019-01-02T06:45:00Z"/>
                <w:rFonts w:hAnsi="宋体"/>
              </w:rPr>
            </w:pPr>
            <w:del w:id="13062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7506" w:type="dxa"/>
            <w:gridSpan w:val="3"/>
          </w:tcPr>
          <w:p w14:paraId="76573556" w14:textId="2BFDE9CB" w:rsidR="0040689B" w:rsidRPr="00296214" w:rsidDel="009153B4" w:rsidRDefault="0040689B" w:rsidP="0040689B">
            <w:pPr>
              <w:jc w:val="left"/>
              <w:rPr>
                <w:del w:id="13063" w:author="XuanWen Chen" w:date="2019-01-02T06:45:00Z"/>
                <w:rFonts w:hAnsi="宋体"/>
              </w:rPr>
            </w:pPr>
          </w:p>
        </w:tc>
      </w:tr>
      <w:tr w:rsidR="0040689B" w:rsidRPr="00296214" w:rsidDel="009153B4" w14:paraId="2AF451F5" w14:textId="1493B95E" w:rsidTr="00720356">
        <w:trPr>
          <w:del w:id="13064" w:author="XuanWen Chen" w:date="2019-01-02T06:45:00Z"/>
        </w:trPr>
        <w:tc>
          <w:tcPr>
            <w:tcW w:w="1016" w:type="dxa"/>
          </w:tcPr>
          <w:p w14:paraId="1F4783D3" w14:textId="049D65CB" w:rsidR="0040689B" w:rsidRPr="008035F1" w:rsidDel="009153B4" w:rsidRDefault="0040689B" w:rsidP="0040689B">
            <w:pPr>
              <w:rPr>
                <w:del w:id="13065" w:author="XuanWen Chen" w:date="2019-01-02T06:45:00Z"/>
                <w:rFonts w:hAnsi="宋体"/>
              </w:rPr>
            </w:pPr>
            <w:del w:id="13066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7506" w:type="dxa"/>
            <w:gridSpan w:val="3"/>
          </w:tcPr>
          <w:p w14:paraId="159908D3" w14:textId="0FA6FF10" w:rsidR="0040689B" w:rsidRPr="00296214" w:rsidDel="009153B4" w:rsidRDefault="0040689B" w:rsidP="0040689B">
            <w:pPr>
              <w:jc w:val="left"/>
              <w:rPr>
                <w:del w:id="13067" w:author="XuanWen Chen" w:date="2019-01-02T06:45:00Z"/>
                <w:rFonts w:hAnsi="宋体"/>
              </w:rPr>
            </w:pPr>
            <w:del w:id="13068" w:author="XuanWen Chen" w:date="2019-01-02T06:45:00Z">
              <w:r w:rsidDel="009153B4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9153B4" w14:paraId="085AC6CE" w14:textId="2891E476" w:rsidTr="00720356">
        <w:trPr>
          <w:del w:id="13069" w:author="XuanWen Chen" w:date="2019-01-02T06:45:00Z"/>
        </w:trPr>
        <w:tc>
          <w:tcPr>
            <w:tcW w:w="1016" w:type="dxa"/>
          </w:tcPr>
          <w:p w14:paraId="79F8EC88" w14:textId="3051E33E" w:rsidR="0040689B" w:rsidRPr="008035F1" w:rsidDel="009153B4" w:rsidRDefault="0040689B" w:rsidP="0040689B">
            <w:pPr>
              <w:rPr>
                <w:del w:id="13070" w:author="XuanWen Chen" w:date="2019-01-02T06:45:00Z"/>
                <w:rFonts w:hAnsi="宋体"/>
              </w:rPr>
            </w:pPr>
            <w:del w:id="13071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7506" w:type="dxa"/>
            <w:gridSpan w:val="3"/>
          </w:tcPr>
          <w:p w14:paraId="5D971703" w14:textId="797214B9" w:rsidR="0040689B" w:rsidRPr="00296214" w:rsidDel="009153B4" w:rsidRDefault="0040689B" w:rsidP="0040689B">
            <w:pPr>
              <w:jc w:val="left"/>
              <w:rPr>
                <w:del w:id="13072" w:author="XuanWen Chen" w:date="2019-01-02T06:45:00Z"/>
                <w:rFonts w:hAnsi="宋体"/>
              </w:rPr>
            </w:pPr>
            <w:del w:id="13073" w:author="XuanWen Chen" w:date="2019-01-02T06:45:00Z">
              <w:r w:rsidDel="009153B4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296214" w:rsidDel="009153B4" w14:paraId="331F86CA" w14:textId="1D7FAAB2" w:rsidTr="00720356">
        <w:trPr>
          <w:del w:id="13074" w:author="XuanWen Chen" w:date="2019-01-02T06:45:00Z"/>
        </w:trPr>
        <w:tc>
          <w:tcPr>
            <w:tcW w:w="1016" w:type="dxa"/>
          </w:tcPr>
          <w:p w14:paraId="1D8971DA" w14:textId="25500B78" w:rsidR="0040689B" w:rsidRPr="008035F1" w:rsidDel="009153B4" w:rsidRDefault="0040689B" w:rsidP="0040689B">
            <w:pPr>
              <w:rPr>
                <w:del w:id="13075" w:author="XuanWen Chen" w:date="2019-01-02T06:45:00Z"/>
                <w:rFonts w:hAnsi="宋体"/>
              </w:rPr>
            </w:pPr>
            <w:del w:id="13076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7506" w:type="dxa"/>
            <w:gridSpan w:val="3"/>
          </w:tcPr>
          <w:p w14:paraId="3CE187B2" w14:textId="0AD4B711" w:rsidR="0040689B" w:rsidRPr="00296214" w:rsidDel="009153B4" w:rsidRDefault="0040689B" w:rsidP="0040689B">
            <w:pPr>
              <w:jc w:val="left"/>
              <w:rPr>
                <w:del w:id="13077" w:author="XuanWen Chen" w:date="2019-01-02T06:45:00Z"/>
                <w:rFonts w:hAnsi="宋体"/>
              </w:rPr>
            </w:pPr>
          </w:p>
        </w:tc>
      </w:tr>
      <w:tr w:rsidR="0040689B" w:rsidRPr="00296214" w:rsidDel="009153B4" w14:paraId="212A0E20" w14:textId="6641B071" w:rsidTr="00720356">
        <w:trPr>
          <w:del w:id="13078" w:author="XuanWen Chen" w:date="2019-01-02T06:45:00Z"/>
        </w:trPr>
        <w:tc>
          <w:tcPr>
            <w:tcW w:w="1016" w:type="dxa"/>
          </w:tcPr>
          <w:p w14:paraId="5B82C607" w14:textId="10EE4A49" w:rsidR="0040689B" w:rsidRPr="008035F1" w:rsidDel="009153B4" w:rsidRDefault="0040689B" w:rsidP="0040689B">
            <w:pPr>
              <w:rPr>
                <w:del w:id="13079" w:author="XuanWen Chen" w:date="2019-01-02T06:45:00Z"/>
                <w:rFonts w:hAnsi="宋体"/>
              </w:rPr>
            </w:pPr>
            <w:del w:id="13080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7506" w:type="dxa"/>
            <w:gridSpan w:val="3"/>
          </w:tcPr>
          <w:p w14:paraId="42F3E1CB" w14:textId="20A49DAD" w:rsidR="0040689B" w:rsidRPr="00296214" w:rsidDel="009153B4" w:rsidRDefault="0040689B" w:rsidP="0040689B">
            <w:pPr>
              <w:jc w:val="left"/>
              <w:rPr>
                <w:del w:id="13081" w:author="XuanWen Chen" w:date="2019-01-02T06:45:00Z"/>
                <w:rFonts w:hAnsi="宋体"/>
              </w:rPr>
            </w:pPr>
          </w:p>
        </w:tc>
      </w:tr>
      <w:tr w:rsidR="0040689B" w:rsidDel="009153B4" w14:paraId="452C53FC" w14:textId="49990AE9" w:rsidTr="00720356">
        <w:trPr>
          <w:del w:id="13082" w:author="XuanWen Chen" w:date="2019-01-02T06:45:00Z"/>
        </w:trPr>
        <w:tc>
          <w:tcPr>
            <w:tcW w:w="1016" w:type="dxa"/>
          </w:tcPr>
          <w:p w14:paraId="656CB23F" w14:textId="797311A7" w:rsidR="0040689B" w:rsidDel="009153B4" w:rsidRDefault="0040689B" w:rsidP="0040689B">
            <w:pPr>
              <w:rPr>
                <w:del w:id="13083" w:author="XuanWen Chen" w:date="2019-01-02T06:45:00Z"/>
              </w:rPr>
            </w:pPr>
            <w:del w:id="13084" w:author="XuanWen Chen" w:date="2019-01-02T06:45:00Z">
              <w:r w:rsidDel="009153B4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7506" w:type="dxa"/>
            <w:gridSpan w:val="3"/>
          </w:tcPr>
          <w:p w14:paraId="15FF05D0" w14:textId="4E79257C" w:rsidR="0040689B" w:rsidDel="009153B4" w:rsidRDefault="0040689B" w:rsidP="0040689B">
            <w:pPr>
              <w:rPr>
                <w:del w:id="13085" w:author="XuanWen Chen" w:date="2019-01-02T06:45:00Z"/>
              </w:rPr>
            </w:pPr>
          </w:p>
          <w:p w14:paraId="738EB7C1" w14:textId="189FE821" w:rsidR="0040689B" w:rsidDel="009153B4" w:rsidRDefault="0040689B" w:rsidP="0040689B">
            <w:pPr>
              <w:rPr>
                <w:del w:id="13086" w:author="XuanWen Chen" w:date="2019-01-02T06:45:00Z"/>
              </w:rPr>
            </w:pPr>
          </w:p>
        </w:tc>
      </w:tr>
    </w:tbl>
    <w:p w14:paraId="20B03DD4" w14:textId="4260E5A5" w:rsidR="0040689B" w:rsidRPr="00041354" w:rsidDel="009153B4" w:rsidRDefault="00720356" w:rsidP="00720356">
      <w:pPr>
        <w:pStyle w:val="4"/>
        <w:rPr>
          <w:del w:id="13087" w:author="XuanWen Chen" w:date="2019-01-02T06:45:00Z"/>
          <w:color w:val="FF0000"/>
        </w:rPr>
      </w:pPr>
      <w:bookmarkStart w:id="13088" w:name="_Toc533621466"/>
      <w:del w:id="13089" w:author="XuanWen Chen" w:date="2019-01-02T06:45:00Z">
        <w:r w:rsidRPr="00041354" w:rsidDel="009153B4">
          <w:rPr>
            <w:rFonts w:hint="eastAsia"/>
            <w:color w:val="FF0000"/>
          </w:rPr>
          <w:delText>执行角色变更</w:delText>
        </w:r>
        <w:bookmarkEnd w:id="13088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041354" w:rsidDel="009153B4" w14:paraId="68A5569B" w14:textId="58BD01E5" w:rsidTr="0040689B">
        <w:trPr>
          <w:del w:id="13090" w:author="XuanWen Chen" w:date="2019-01-02T06:45:00Z"/>
        </w:trPr>
        <w:tc>
          <w:tcPr>
            <w:tcW w:w="1656" w:type="dxa"/>
          </w:tcPr>
          <w:p w14:paraId="2440B0B4" w14:textId="46DF26D2" w:rsidR="0040689B" w:rsidRPr="00041354" w:rsidDel="009153B4" w:rsidRDefault="0040689B" w:rsidP="0040689B">
            <w:pPr>
              <w:rPr>
                <w:del w:id="13091" w:author="XuanWen Chen" w:date="2019-01-02T06:45:00Z"/>
                <w:color w:val="FF0000"/>
              </w:rPr>
            </w:pPr>
            <w:del w:id="13092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60C7B631" w14:textId="2D16A4CC" w:rsidR="0040689B" w:rsidRPr="00041354" w:rsidDel="009153B4" w:rsidRDefault="0040689B" w:rsidP="0040689B">
            <w:pPr>
              <w:jc w:val="left"/>
              <w:rPr>
                <w:del w:id="13093" w:author="XuanWen Chen" w:date="2019-01-02T06:45:00Z"/>
                <w:rFonts w:hAnsi="宋体"/>
                <w:b/>
                <w:color w:val="FF0000"/>
              </w:rPr>
            </w:pPr>
            <w:del w:id="13094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UC-5：执行角色变更</w:delText>
              </w:r>
            </w:del>
          </w:p>
        </w:tc>
      </w:tr>
      <w:tr w:rsidR="0040689B" w:rsidRPr="00041354" w:rsidDel="009153B4" w14:paraId="37816E22" w14:textId="4BAABECD" w:rsidTr="0040689B">
        <w:trPr>
          <w:del w:id="13095" w:author="XuanWen Chen" w:date="2019-01-02T06:45:00Z"/>
        </w:trPr>
        <w:tc>
          <w:tcPr>
            <w:tcW w:w="1656" w:type="dxa"/>
          </w:tcPr>
          <w:p w14:paraId="29F86C39" w14:textId="73A3AAD2" w:rsidR="0040689B" w:rsidRPr="00041354" w:rsidDel="009153B4" w:rsidRDefault="0040689B" w:rsidP="0040689B">
            <w:pPr>
              <w:rPr>
                <w:del w:id="13096" w:author="XuanWen Chen" w:date="2019-01-02T06:45:00Z"/>
                <w:color w:val="FF0000"/>
              </w:rPr>
            </w:pPr>
            <w:del w:id="1309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3A5CA079" w14:textId="09D1E8D5" w:rsidR="0040689B" w:rsidRPr="00041354" w:rsidDel="009153B4" w:rsidRDefault="0040689B" w:rsidP="0040689B">
            <w:pPr>
              <w:jc w:val="left"/>
              <w:rPr>
                <w:del w:id="13098" w:author="XuanWen Chen" w:date="2019-01-02T06:45:00Z"/>
                <w:rFonts w:hAnsi="宋体"/>
                <w:color w:val="FF0000"/>
              </w:rPr>
            </w:pPr>
            <w:del w:id="1309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张威杰</w:delText>
              </w:r>
            </w:del>
          </w:p>
        </w:tc>
        <w:tc>
          <w:tcPr>
            <w:tcW w:w="1645" w:type="dxa"/>
          </w:tcPr>
          <w:p w14:paraId="0E850CAA" w14:textId="6024CEC6" w:rsidR="0040689B" w:rsidRPr="00041354" w:rsidDel="009153B4" w:rsidRDefault="0040689B" w:rsidP="0040689B">
            <w:pPr>
              <w:jc w:val="left"/>
              <w:rPr>
                <w:del w:id="13100" w:author="XuanWen Chen" w:date="2019-01-02T06:45:00Z"/>
                <w:rFonts w:hAnsi="宋体"/>
                <w:color w:val="FF0000"/>
              </w:rPr>
            </w:pPr>
            <w:del w:id="1310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21438CE8" w14:textId="49F15DDD" w:rsidR="0040689B" w:rsidRPr="00041354" w:rsidDel="009153B4" w:rsidRDefault="0040689B" w:rsidP="0040689B">
            <w:pPr>
              <w:jc w:val="left"/>
              <w:rPr>
                <w:del w:id="13102" w:author="XuanWen Chen" w:date="2019-01-02T06:45:00Z"/>
                <w:rFonts w:hAnsi="宋体"/>
                <w:color w:val="FF0000"/>
              </w:rPr>
            </w:pPr>
            <w:del w:id="1310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2</w:delText>
              </w:r>
              <w:r w:rsidRPr="00041354" w:rsidDel="009153B4">
                <w:rPr>
                  <w:rFonts w:hAnsi="宋体"/>
                  <w:color w:val="FF0000"/>
                </w:rPr>
                <w:delText>018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年1</w:delText>
              </w:r>
              <w:r w:rsidRPr="00041354" w:rsidDel="009153B4">
                <w:rPr>
                  <w:rFonts w:hAnsi="宋体"/>
                  <w:color w:val="FF0000"/>
                </w:rPr>
                <w:delText>2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月6日星期四</w:delText>
              </w:r>
            </w:del>
          </w:p>
        </w:tc>
      </w:tr>
      <w:tr w:rsidR="0040689B" w:rsidRPr="00041354" w:rsidDel="009153B4" w14:paraId="64576090" w14:textId="5B6C56E1" w:rsidTr="0040689B">
        <w:trPr>
          <w:del w:id="13104" w:author="XuanWen Chen" w:date="2019-01-02T06:45:00Z"/>
        </w:trPr>
        <w:tc>
          <w:tcPr>
            <w:tcW w:w="1656" w:type="dxa"/>
          </w:tcPr>
          <w:p w14:paraId="7B6ADD9F" w14:textId="2BD3FC64" w:rsidR="0040689B" w:rsidRPr="00041354" w:rsidDel="009153B4" w:rsidRDefault="0040689B" w:rsidP="0040689B">
            <w:pPr>
              <w:rPr>
                <w:del w:id="13105" w:author="XuanWen Chen" w:date="2019-01-02T06:45:00Z"/>
                <w:color w:val="FF0000"/>
              </w:rPr>
            </w:pPr>
            <w:del w:id="1310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4DC523B5" w14:textId="00FB8521" w:rsidR="0040689B" w:rsidRPr="00041354" w:rsidDel="009153B4" w:rsidRDefault="0040689B" w:rsidP="0040689B">
            <w:pPr>
              <w:jc w:val="left"/>
              <w:rPr>
                <w:del w:id="13107" w:author="XuanWen Chen" w:date="2019-01-02T06:45:00Z"/>
                <w:rFonts w:hAnsi="宋体"/>
                <w:color w:val="FF0000"/>
              </w:rPr>
            </w:pPr>
            <w:del w:id="1310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</w:delText>
              </w:r>
            </w:del>
          </w:p>
        </w:tc>
        <w:tc>
          <w:tcPr>
            <w:tcW w:w="1645" w:type="dxa"/>
          </w:tcPr>
          <w:p w14:paraId="1EF7B5D7" w14:textId="4124FFBB" w:rsidR="0040689B" w:rsidRPr="00041354" w:rsidDel="009153B4" w:rsidRDefault="0040689B" w:rsidP="0040689B">
            <w:pPr>
              <w:jc w:val="left"/>
              <w:rPr>
                <w:del w:id="13109" w:author="XuanWen Chen" w:date="2019-01-02T06:45:00Z"/>
                <w:rFonts w:hAnsi="宋体"/>
                <w:color w:val="FF0000"/>
              </w:rPr>
            </w:pPr>
            <w:del w:id="1311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2007BFD7" w14:textId="415E5840" w:rsidR="0040689B" w:rsidRPr="00041354" w:rsidDel="009153B4" w:rsidRDefault="0040689B" w:rsidP="0040689B">
            <w:pPr>
              <w:jc w:val="left"/>
              <w:rPr>
                <w:del w:id="13111" w:author="XuanWen Chen" w:date="2019-01-02T06:45:00Z"/>
                <w:rFonts w:hAnsi="宋体"/>
                <w:color w:val="FF0000"/>
              </w:rPr>
            </w:pPr>
            <w:del w:id="1311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案例数据库</w:delText>
              </w:r>
            </w:del>
          </w:p>
        </w:tc>
      </w:tr>
      <w:tr w:rsidR="0040689B" w:rsidRPr="00041354" w:rsidDel="009153B4" w14:paraId="59A05D2C" w14:textId="470C9609" w:rsidTr="0040689B">
        <w:trPr>
          <w:del w:id="13113" w:author="XuanWen Chen" w:date="2019-01-02T06:45:00Z"/>
        </w:trPr>
        <w:tc>
          <w:tcPr>
            <w:tcW w:w="1656" w:type="dxa"/>
          </w:tcPr>
          <w:p w14:paraId="07205CC4" w14:textId="55DB8780" w:rsidR="0040689B" w:rsidRPr="00041354" w:rsidDel="009153B4" w:rsidRDefault="0040689B" w:rsidP="0040689B">
            <w:pPr>
              <w:rPr>
                <w:del w:id="13114" w:author="XuanWen Chen" w:date="2019-01-02T06:45:00Z"/>
                <w:color w:val="FF0000"/>
              </w:rPr>
            </w:pPr>
            <w:del w:id="1311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7F93869E" w14:textId="2976A109" w:rsidR="0040689B" w:rsidRPr="00041354" w:rsidDel="009153B4" w:rsidRDefault="0040689B" w:rsidP="0040689B">
            <w:pPr>
              <w:jc w:val="left"/>
              <w:rPr>
                <w:del w:id="13116" w:author="XuanWen Chen" w:date="2019-01-02T06:45:00Z"/>
                <w:rFonts w:hAnsi="宋体"/>
                <w:color w:val="FF0000"/>
              </w:rPr>
            </w:pPr>
            <w:del w:id="1311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PM对项目成员进行角色的更改。</w:delText>
              </w:r>
            </w:del>
          </w:p>
        </w:tc>
      </w:tr>
      <w:tr w:rsidR="0040689B" w:rsidRPr="00041354" w:rsidDel="009153B4" w14:paraId="5B0FEA04" w14:textId="697DC560" w:rsidTr="0040689B">
        <w:trPr>
          <w:del w:id="13118" w:author="XuanWen Chen" w:date="2019-01-02T06:45:00Z"/>
        </w:trPr>
        <w:tc>
          <w:tcPr>
            <w:tcW w:w="1656" w:type="dxa"/>
          </w:tcPr>
          <w:p w14:paraId="782351E6" w14:textId="05FB8CE9" w:rsidR="0040689B" w:rsidRPr="00041354" w:rsidDel="009153B4" w:rsidRDefault="0040689B" w:rsidP="0040689B">
            <w:pPr>
              <w:rPr>
                <w:del w:id="13119" w:author="XuanWen Chen" w:date="2019-01-02T06:45:00Z"/>
                <w:color w:val="FF0000"/>
              </w:rPr>
            </w:pPr>
            <w:del w:id="1312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7E09DA7D" w14:textId="59749B7C" w:rsidR="0040689B" w:rsidRPr="00041354" w:rsidDel="009153B4" w:rsidRDefault="0040689B" w:rsidP="0040689B">
            <w:pPr>
              <w:jc w:val="left"/>
              <w:rPr>
                <w:del w:id="13121" w:author="XuanWen Chen" w:date="2019-01-02T06:45:00Z"/>
                <w:rFonts w:hAnsi="宋体"/>
                <w:color w:val="FF0000"/>
              </w:rPr>
            </w:pPr>
            <w:del w:id="1312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PM需要进行角色变更</w:delText>
              </w:r>
            </w:del>
          </w:p>
        </w:tc>
      </w:tr>
      <w:tr w:rsidR="0040689B" w:rsidRPr="00041354" w:rsidDel="009153B4" w14:paraId="2EC48737" w14:textId="1337BCD5" w:rsidTr="0040689B">
        <w:trPr>
          <w:del w:id="13123" w:author="XuanWen Chen" w:date="2019-01-02T06:45:00Z"/>
        </w:trPr>
        <w:tc>
          <w:tcPr>
            <w:tcW w:w="1656" w:type="dxa"/>
          </w:tcPr>
          <w:p w14:paraId="0C9177FE" w14:textId="2D9D982C" w:rsidR="0040689B" w:rsidRPr="00041354" w:rsidDel="009153B4" w:rsidRDefault="0040689B" w:rsidP="0040689B">
            <w:pPr>
              <w:rPr>
                <w:del w:id="13124" w:author="XuanWen Chen" w:date="2019-01-02T06:45:00Z"/>
                <w:color w:val="FF0000"/>
              </w:rPr>
            </w:pPr>
            <w:del w:id="1312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43B50B43" w14:textId="638B7BF8" w:rsidR="0040689B" w:rsidRPr="00041354" w:rsidDel="009153B4" w:rsidRDefault="0040689B" w:rsidP="0040689B">
            <w:pPr>
              <w:jc w:val="left"/>
              <w:rPr>
                <w:del w:id="13126" w:author="XuanWen Chen" w:date="2019-01-02T06:45:00Z"/>
                <w:rFonts w:hAnsi="宋体"/>
                <w:color w:val="FF0000"/>
              </w:rPr>
            </w:pPr>
            <w:del w:id="13127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 xml:space="preserve">RE-1: </w:delText>
              </w:r>
              <w:r w:rsidRPr="00041354" w:rsidDel="009153B4">
                <w:rPr>
                  <w:rFonts w:hint="eastAsia"/>
                  <w:color w:val="FF0000"/>
                </w:rPr>
                <w:delText>用户为PM。</w:delText>
              </w:r>
            </w:del>
          </w:p>
          <w:p w14:paraId="137DE7D4" w14:textId="5B5E3541" w:rsidR="0040689B" w:rsidRPr="00041354" w:rsidDel="009153B4" w:rsidRDefault="0040689B" w:rsidP="0040689B">
            <w:pPr>
              <w:jc w:val="left"/>
              <w:rPr>
                <w:del w:id="13128" w:author="XuanWen Chen" w:date="2019-01-02T06:45:00Z"/>
                <w:color w:val="FF0000"/>
              </w:rPr>
            </w:pPr>
            <w:del w:id="13129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 xml:space="preserve">RE-2: </w:delText>
              </w:r>
              <w:r w:rsidRPr="00041354" w:rsidDel="009153B4">
                <w:rPr>
                  <w:rFonts w:hint="eastAsia"/>
                  <w:color w:val="FF0000"/>
                </w:rPr>
                <w:delText>该项目状态正常</w:delText>
              </w:r>
            </w:del>
          </w:p>
          <w:p w14:paraId="6033655D" w14:textId="7C02D1CE" w:rsidR="0040689B" w:rsidRPr="00041354" w:rsidDel="009153B4" w:rsidRDefault="0040689B" w:rsidP="0040689B">
            <w:pPr>
              <w:jc w:val="left"/>
              <w:rPr>
                <w:del w:id="13130" w:author="XuanWen Chen" w:date="2019-01-02T06:45:00Z"/>
                <w:rFonts w:hAnsi="宋体"/>
                <w:color w:val="FF0000"/>
              </w:rPr>
            </w:pPr>
            <w:del w:id="1313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RE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-3：更改扮演的角色未满员</w:delText>
              </w:r>
            </w:del>
          </w:p>
        </w:tc>
      </w:tr>
      <w:tr w:rsidR="0040689B" w:rsidRPr="00041354" w:rsidDel="009153B4" w14:paraId="59A02150" w14:textId="75590C43" w:rsidTr="0040689B">
        <w:trPr>
          <w:del w:id="13132" w:author="XuanWen Chen" w:date="2019-01-02T06:45:00Z"/>
        </w:trPr>
        <w:tc>
          <w:tcPr>
            <w:tcW w:w="1656" w:type="dxa"/>
          </w:tcPr>
          <w:p w14:paraId="44840812" w14:textId="19E72AEC" w:rsidR="0040689B" w:rsidRPr="00041354" w:rsidDel="009153B4" w:rsidRDefault="0040689B" w:rsidP="0040689B">
            <w:pPr>
              <w:rPr>
                <w:del w:id="13133" w:author="XuanWen Chen" w:date="2019-01-02T06:45:00Z"/>
                <w:color w:val="FF0000"/>
              </w:rPr>
            </w:pPr>
            <w:del w:id="1313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18367222" w14:textId="54666EA2" w:rsidR="0040689B" w:rsidRPr="00041354" w:rsidDel="009153B4" w:rsidRDefault="0040689B" w:rsidP="0040689B">
            <w:pPr>
              <w:jc w:val="left"/>
              <w:rPr>
                <w:del w:id="13135" w:author="XuanWen Chen" w:date="2019-01-02T06:45:00Z"/>
                <w:color w:val="FF0000"/>
              </w:rPr>
            </w:pPr>
          </w:p>
          <w:p w14:paraId="7BC542C9" w14:textId="39B87B25" w:rsidR="0040689B" w:rsidRPr="00041354" w:rsidDel="009153B4" w:rsidRDefault="0040689B" w:rsidP="0040689B">
            <w:pPr>
              <w:jc w:val="left"/>
              <w:rPr>
                <w:del w:id="13136" w:author="XuanWen Chen" w:date="2019-01-02T06:45:00Z"/>
                <w:rFonts w:hAnsi="宋体"/>
                <w:color w:val="FF0000"/>
              </w:rPr>
            </w:pPr>
            <w:del w:id="1313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OST-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1</w:delText>
              </w:r>
              <w:r w:rsidRPr="00041354" w:rsidDel="009153B4">
                <w:rPr>
                  <w:rFonts w:hAnsi="宋体"/>
                  <w:color w:val="FF0000"/>
                </w:rPr>
                <w:delText xml:space="preserve">: 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向申请人发送角色重新分配的站内信</w:delText>
              </w:r>
            </w:del>
          </w:p>
        </w:tc>
      </w:tr>
      <w:tr w:rsidR="0040689B" w:rsidRPr="00041354" w:rsidDel="009153B4" w14:paraId="367F3E52" w14:textId="604B20F7" w:rsidTr="0040689B">
        <w:trPr>
          <w:del w:id="13138" w:author="XuanWen Chen" w:date="2019-01-02T06:45:00Z"/>
        </w:trPr>
        <w:tc>
          <w:tcPr>
            <w:tcW w:w="1656" w:type="dxa"/>
          </w:tcPr>
          <w:p w14:paraId="6F2AE37C" w14:textId="2F085F2E" w:rsidR="0040689B" w:rsidRPr="00041354" w:rsidDel="009153B4" w:rsidRDefault="0040689B" w:rsidP="0040689B">
            <w:pPr>
              <w:rPr>
                <w:del w:id="13139" w:author="XuanWen Chen" w:date="2019-01-02T06:45:00Z"/>
                <w:color w:val="FF0000"/>
              </w:rPr>
            </w:pPr>
            <w:del w:id="1314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5B65FBB0" w14:textId="2B7D5EEB" w:rsidR="0040689B" w:rsidRPr="00041354" w:rsidDel="009153B4" w:rsidRDefault="0040689B" w:rsidP="0040689B">
            <w:pPr>
              <w:jc w:val="left"/>
              <w:rPr>
                <w:del w:id="13141" w:author="XuanWen Chen" w:date="2019-01-02T06:45:00Z"/>
                <w:rFonts w:hAnsi="宋体"/>
                <w:color w:val="FF0000"/>
              </w:rPr>
            </w:pPr>
            <w:del w:id="1314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1.打开我的项目的团队管理</w:delText>
              </w:r>
            </w:del>
          </w:p>
          <w:p w14:paraId="727581A6" w14:textId="4474DCCE" w:rsidR="0040689B" w:rsidRPr="00041354" w:rsidDel="009153B4" w:rsidRDefault="0040689B" w:rsidP="0040689B">
            <w:pPr>
              <w:jc w:val="left"/>
              <w:rPr>
                <w:del w:id="13143" w:author="XuanWen Chen" w:date="2019-01-02T06:45:00Z"/>
                <w:rFonts w:hAnsi="宋体"/>
                <w:color w:val="FF0000"/>
              </w:rPr>
            </w:pPr>
            <w:del w:id="1314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2.点击想要分配角色的项目成员</w:delText>
              </w:r>
            </w:del>
          </w:p>
          <w:p w14:paraId="20FBC108" w14:textId="2C6E0F65" w:rsidR="0040689B" w:rsidRPr="00041354" w:rsidDel="009153B4" w:rsidRDefault="0040689B" w:rsidP="0040689B">
            <w:pPr>
              <w:jc w:val="left"/>
              <w:rPr>
                <w:del w:id="13145" w:author="XuanWen Chen" w:date="2019-01-02T06:45:00Z"/>
                <w:rFonts w:hAnsi="宋体"/>
                <w:color w:val="FF0000"/>
              </w:rPr>
            </w:pPr>
            <w:del w:id="1314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3.选择它扮演的角色</w:delText>
              </w:r>
            </w:del>
          </w:p>
          <w:p w14:paraId="75290FF8" w14:textId="4C6EDE08" w:rsidR="0040689B" w:rsidRPr="00041354" w:rsidDel="009153B4" w:rsidRDefault="0040689B" w:rsidP="0040689B">
            <w:pPr>
              <w:jc w:val="left"/>
              <w:rPr>
                <w:del w:id="13147" w:author="XuanWen Chen" w:date="2019-01-02T06:45:00Z"/>
                <w:rFonts w:hAnsi="宋体"/>
                <w:color w:val="FF0000"/>
              </w:rPr>
            </w:pPr>
            <w:del w:id="1314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4.选择更改后分配给他的角色</w:delText>
              </w:r>
            </w:del>
          </w:p>
          <w:p w14:paraId="4356828C" w14:textId="3D028CD6" w:rsidR="0040689B" w:rsidRPr="00041354" w:rsidDel="009153B4" w:rsidRDefault="0040689B" w:rsidP="0040689B">
            <w:pPr>
              <w:jc w:val="left"/>
              <w:rPr>
                <w:del w:id="13149" w:author="XuanWen Chen" w:date="2019-01-02T06:45:00Z"/>
                <w:rFonts w:hAnsi="宋体"/>
                <w:color w:val="FF0000"/>
              </w:rPr>
            </w:pPr>
            <w:del w:id="1315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5.点击确定</w:delText>
              </w:r>
            </w:del>
          </w:p>
          <w:p w14:paraId="68DB0C99" w14:textId="25E1BE38" w:rsidR="0040689B" w:rsidRPr="00041354" w:rsidDel="009153B4" w:rsidRDefault="0040689B" w:rsidP="0040689B">
            <w:pPr>
              <w:jc w:val="left"/>
              <w:rPr>
                <w:del w:id="13151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1C5DC581" w14:textId="604A7AA4" w:rsidTr="0040689B">
        <w:trPr>
          <w:del w:id="13152" w:author="XuanWen Chen" w:date="2019-01-02T06:45:00Z"/>
        </w:trPr>
        <w:tc>
          <w:tcPr>
            <w:tcW w:w="1656" w:type="dxa"/>
          </w:tcPr>
          <w:p w14:paraId="4A86A97A" w14:textId="570E602A" w:rsidR="0040689B" w:rsidRPr="00041354" w:rsidDel="009153B4" w:rsidRDefault="0040689B" w:rsidP="0040689B">
            <w:pPr>
              <w:rPr>
                <w:del w:id="13153" w:author="XuanWen Chen" w:date="2019-01-02T06:45:00Z"/>
                <w:rFonts w:hAnsi="宋体"/>
                <w:color w:val="FF0000"/>
              </w:rPr>
            </w:pPr>
            <w:del w:id="1315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2B20976C" w14:textId="5D8C0937" w:rsidR="0040689B" w:rsidRPr="00041354" w:rsidDel="009153B4" w:rsidRDefault="0040689B" w:rsidP="0040689B">
            <w:pPr>
              <w:jc w:val="left"/>
              <w:rPr>
                <w:del w:id="13155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5C3AB53E" w14:textId="29B16901" w:rsidTr="0040689B">
        <w:trPr>
          <w:del w:id="13156" w:author="XuanWen Chen" w:date="2019-01-02T06:45:00Z"/>
        </w:trPr>
        <w:tc>
          <w:tcPr>
            <w:tcW w:w="1656" w:type="dxa"/>
          </w:tcPr>
          <w:p w14:paraId="546EB357" w14:textId="22E5183E" w:rsidR="0040689B" w:rsidRPr="00041354" w:rsidDel="009153B4" w:rsidRDefault="0040689B" w:rsidP="0040689B">
            <w:pPr>
              <w:rPr>
                <w:del w:id="13157" w:author="XuanWen Chen" w:date="2019-01-02T06:45:00Z"/>
                <w:rFonts w:hAnsi="宋体"/>
                <w:color w:val="FF0000"/>
              </w:rPr>
            </w:pPr>
            <w:del w:id="1315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35E2E367" w14:textId="49DFCC67" w:rsidR="0040689B" w:rsidRPr="00041354" w:rsidDel="009153B4" w:rsidRDefault="0040689B" w:rsidP="0040689B">
            <w:pPr>
              <w:jc w:val="left"/>
              <w:rPr>
                <w:del w:id="13159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331A7F15" w14:textId="75C83C80" w:rsidTr="0040689B">
        <w:trPr>
          <w:del w:id="13160" w:author="XuanWen Chen" w:date="2019-01-02T06:45:00Z"/>
        </w:trPr>
        <w:tc>
          <w:tcPr>
            <w:tcW w:w="1656" w:type="dxa"/>
          </w:tcPr>
          <w:p w14:paraId="5347E8A9" w14:textId="69DD763A" w:rsidR="0040689B" w:rsidRPr="00041354" w:rsidDel="009153B4" w:rsidRDefault="0040689B" w:rsidP="0040689B">
            <w:pPr>
              <w:rPr>
                <w:del w:id="13161" w:author="XuanWen Chen" w:date="2019-01-02T06:45:00Z"/>
                <w:rFonts w:hAnsi="宋体"/>
                <w:color w:val="FF0000"/>
              </w:rPr>
            </w:pPr>
            <w:del w:id="1316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08B56CC5" w14:textId="4E8F9808" w:rsidR="0040689B" w:rsidRPr="00041354" w:rsidDel="009153B4" w:rsidRDefault="0040689B" w:rsidP="0040689B">
            <w:pPr>
              <w:jc w:val="left"/>
              <w:rPr>
                <w:del w:id="13163" w:author="XuanWen Chen" w:date="2019-01-02T06:45:00Z"/>
                <w:rFonts w:hAnsi="宋体"/>
                <w:color w:val="FF0000"/>
              </w:rPr>
            </w:pPr>
            <w:del w:id="1316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低</w:delText>
              </w:r>
            </w:del>
          </w:p>
        </w:tc>
      </w:tr>
      <w:tr w:rsidR="0040689B" w:rsidRPr="00041354" w:rsidDel="009153B4" w14:paraId="372517FD" w14:textId="6C8D5DE8" w:rsidTr="0040689B">
        <w:trPr>
          <w:del w:id="13165" w:author="XuanWen Chen" w:date="2019-01-02T06:45:00Z"/>
        </w:trPr>
        <w:tc>
          <w:tcPr>
            <w:tcW w:w="1656" w:type="dxa"/>
          </w:tcPr>
          <w:p w14:paraId="1A8A2757" w14:textId="4B6E5507" w:rsidR="0040689B" w:rsidRPr="00041354" w:rsidDel="009153B4" w:rsidRDefault="0040689B" w:rsidP="0040689B">
            <w:pPr>
              <w:rPr>
                <w:del w:id="13166" w:author="XuanWen Chen" w:date="2019-01-02T06:45:00Z"/>
                <w:rFonts w:hAnsi="宋体"/>
                <w:color w:val="FF0000"/>
              </w:rPr>
            </w:pPr>
            <w:del w:id="1316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4113FEDC" w14:textId="17211E20" w:rsidR="0040689B" w:rsidRPr="00041354" w:rsidDel="009153B4" w:rsidRDefault="0040689B" w:rsidP="0040689B">
            <w:pPr>
              <w:jc w:val="left"/>
              <w:rPr>
                <w:del w:id="13168" w:author="XuanWen Chen" w:date="2019-01-02T06:45:00Z"/>
                <w:rFonts w:hAnsi="宋体"/>
                <w:color w:val="FF0000"/>
              </w:rPr>
            </w:pPr>
            <w:del w:id="1316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低</w:delText>
              </w:r>
            </w:del>
          </w:p>
        </w:tc>
      </w:tr>
      <w:tr w:rsidR="0040689B" w:rsidRPr="00041354" w:rsidDel="009153B4" w14:paraId="2814FB05" w14:textId="23ED5F49" w:rsidTr="0040689B">
        <w:trPr>
          <w:del w:id="13170" w:author="XuanWen Chen" w:date="2019-01-02T06:45:00Z"/>
        </w:trPr>
        <w:tc>
          <w:tcPr>
            <w:tcW w:w="1656" w:type="dxa"/>
          </w:tcPr>
          <w:p w14:paraId="25160520" w14:textId="0A7B6AF0" w:rsidR="0040689B" w:rsidRPr="00041354" w:rsidDel="009153B4" w:rsidRDefault="0040689B" w:rsidP="0040689B">
            <w:pPr>
              <w:rPr>
                <w:del w:id="13171" w:author="XuanWen Chen" w:date="2019-01-02T06:45:00Z"/>
                <w:rFonts w:hAnsi="宋体"/>
                <w:color w:val="FF0000"/>
              </w:rPr>
            </w:pPr>
            <w:del w:id="1317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58CF69A6" w14:textId="3BC23162" w:rsidR="0040689B" w:rsidRPr="00041354" w:rsidDel="009153B4" w:rsidRDefault="0040689B" w:rsidP="0040689B">
            <w:pPr>
              <w:jc w:val="left"/>
              <w:rPr>
                <w:del w:id="13173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5F4E0AC0" w14:textId="1FA29D7F" w:rsidTr="0040689B">
        <w:trPr>
          <w:del w:id="13174" w:author="XuanWen Chen" w:date="2019-01-02T06:45:00Z"/>
        </w:trPr>
        <w:tc>
          <w:tcPr>
            <w:tcW w:w="1656" w:type="dxa"/>
          </w:tcPr>
          <w:p w14:paraId="47EEB001" w14:textId="4BC2A7B2" w:rsidR="0040689B" w:rsidRPr="00041354" w:rsidDel="009153B4" w:rsidRDefault="0040689B" w:rsidP="0040689B">
            <w:pPr>
              <w:rPr>
                <w:del w:id="13175" w:author="XuanWen Chen" w:date="2019-01-02T06:45:00Z"/>
                <w:rFonts w:hAnsi="宋体"/>
                <w:color w:val="FF0000"/>
              </w:rPr>
            </w:pPr>
            <w:del w:id="1317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2AE2F141" w14:textId="05A82BBD" w:rsidR="0040689B" w:rsidRPr="00041354" w:rsidDel="009153B4" w:rsidRDefault="0040689B" w:rsidP="0040689B">
            <w:pPr>
              <w:jc w:val="left"/>
              <w:rPr>
                <w:del w:id="13177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26CA2DD6" w14:textId="603FE206" w:rsidTr="0040689B">
        <w:trPr>
          <w:del w:id="13178" w:author="XuanWen Chen" w:date="2019-01-02T06:45:00Z"/>
        </w:trPr>
        <w:tc>
          <w:tcPr>
            <w:tcW w:w="1656" w:type="dxa"/>
          </w:tcPr>
          <w:p w14:paraId="4FFF542C" w14:textId="3481DB82" w:rsidR="0040689B" w:rsidRPr="00041354" w:rsidDel="009153B4" w:rsidRDefault="0040689B" w:rsidP="0040689B">
            <w:pPr>
              <w:rPr>
                <w:del w:id="13179" w:author="XuanWen Chen" w:date="2019-01-02T06:45:00Z"/>
                <w:color w:val="FF0000"/>
              </w:rPr>
            </w:pPr>
            <w:del w:id="13180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114CEF75" w14:textId="74CED899" w:rsidR="0040689B" w:rsidRPr="00041354" w:rsidDel="009153B4" w:rsidRDefault="0040689B" w:rsidP="0040689B">
            <w:pPr>
              <w:rPr>
                <w:del w:id="13181" w:author="XuanWen Chen" w:date="2019-01-02T06:45:00Z"/>
                <w:color w:val="FF0000"/>
              </w:rPr>
            </w:pPr>
          </w:p>
          <w:p w14:paraId="4F8B1C51" w14:textId="3E5865A3" w:rsidR="0040689B" w:rsidRPr="00041354" w:rsidDel="009153B4" w:rsidRDefault="0040689B" w:rsidP="0040689B">
            <w:pPr>
              <w:rPr>
                <w:del w:id="13182" w:author="XuanWen Chen" w:date="2019-01-02T06:45:00Z"/>
                <w:color w:val="FF0000"/>
              </w:rPr>
            </w:pPr>
          </w:p>
        </w:tc>
      </w:tr>
    </w:tbl>
    <w:p w14:paraId="19A48334" w14:textId="390F0B35" w:rsidR="0040689B" w:rsidDel="009153B4" w:rsidRDefault="00720356" w:rsidP="00720356">
      <w:pPr>
        <w:pStyle w:val="4"/>
        <w:rPr>
          <w:del w:id="13183" w:author="XuanWen Chen" w:date="2019-01-02T06:45:00Z"/>
        </w:rPr>
      </w:pPr>
      <w:bookmarkStart w:id="13184" w:name="_Toc533621467"/>
      <w:del w:id="13185" w:author="XuanWen Chen" w:date="2019-01-02T06:45:00Z">
        <w:r w:rsidDel="009153B4">
          <w:rPr>
            <w:rFonts w:hint="eastAsia"/>
          </w:rPr>
          <w:delText>申请扮演角色</w:delText>
        </w:r>
        <w:bookmarkEnd w:id="13184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:rsidDel="009153B4" w14:paraId="5806D6C9" w14:textId="756A75C6" w:rsidTr="0040689B">
        <w:trPr>
          <w:del w:id="13186" w:author="XuanWen Chen" w:date="2019-01-02T06:45:00Z"/>
        </w:trPr>
        <w:tc>
          <w:tcPr>
            <w:tcW w:w="1656" w:type="dxa"/>
          </w:tcPr>
          <w:p w14:paraId="574A107F" w14:textId="1C60F1C6" w:rsidR="0040689B" w:rsidDel="009153B4" w:rsidRDefault="0040689B" w:rsidP="0040689B">
            <w:pPr>
              <w:rPr>
                <w:del w:id="13187" w:author="XuanWen Chen" w:date="2019-01-02T06:45:00Z"/>
              </w:rPr>
            </w:pPr>
            <w:del w:id="13188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4F67B13A" w14:textId="469C4E08" w:rsidR="0040689B" w:rsidRPr="008035F1" w:rsidDel="009153B4" w:rsidRDefault="0040689B" w:rsidP="0040689B">
            <w:pPr>
              <w:jc w:val="left"/>
              <w:rPr>
                <w:del w:id="13189" w:author="XuanWen Chen" w:date="2019-01-02T06:45:00Z"/>
                <w:rFonts w:hAnsi="宋体"/>
                <w:b/>
              </w:rPr>
            </w:pPr>
            <w:del w:id="13190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 w:hint="eastAsia"/>
                  <w:b/>
                </w:rPr>
                <w:delText>5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申请扮演角色</w:delText>
              </w:r>
            </w:del>
          </w:p>
        </w:tc>
      </w:tr>
      <w:tr w:rsidR="0040689B" w:rsidRPr="008035F1" w:rsidDel="009153B4" w14:paraId="0DA1081E" w14:textId="50B51753" w:rsidTr="0040689B">
        <w:trPr>
          <w:del w:id="13191" w:author="XuanWen Chen" w:date="2019-01-02T06:45:00Z"/>
        </w:trPr>
        <w:tc>
          <w:tcPr>
            <w:tcW w:w="1656" w:type="dxa"/>
          </w:tcPr>
          <w:p w14:paraId="196AB942" w14:textId="62A12811" w:rsidR="0040689B" w:rsidDel="009153B4" w:rsidRDefault="0040689B" w:rsidP="0040689B">
            <w:pPr>
              <w:rPr>
                <w:del w:id="13192" w:author="XuanWen Chen" w:date="2019-01-02T06:45:00Z"/>
              </w:rPr>
            </w:pPr>
            <w:del w:id="13193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2E51E375" w14:textId="7CDF755A" w:rsidR="0040689B" w:rsidRPr="008035F1" w:rsidDel="009153B4" w:rsidRDefault="0040689B" w:rsidP="0040689B">
            <w:pPr>
              <w:jc w:val="left"/>
              <w:rPr>
                <w:del w:id="13194" w:author="XuanWen Chen" w:date="2019-01-02T06:45:00Z"/>
                <w:rFonts w:hAnsi="宋体"/>
              </w:rPr>
            </w:pPr>
            <w:del w:id="13195" w:author="XuanWen Chen" w:date="2019-01-02T06:45:00Z">
              <w:r w:rsidDel="009153B4">
                <w:rPr>
                  <w:rFonts w:hAnsi="宋体" w:hint="eastAsia"/>
                </w:rPr>
                <w:delText>张威杰</w:delText>
              </w:r>
            </w:del>
          </w:p>
        </w:tc>
        <w:tc>
          <w:tcPr>
            <w:tcW w:w="1645" w:type="dxa"/>
          </w:tcPr>
          <w:p w14:paraId="168FC81D" w14:textId="33438422" w:rsidR="0040689B" w:rsidRPr="008035F1" w:rsidDel="009153B4" w:rsidRDefault="0040689B" w:rsidP="0040689B">
            <w:pPr>
              <w:jc w:val="left"/>
              <w:rPr>
                <w:del w:id="13196" w:author="XuanWen Chen" w:date="2019-01-02T06:45:00Z"/>
                <w:rFonts w:hAnsi="宋体"/>
              </w:rPr>
            </w:pPr>
            <w:del w:id="13197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24FCB463" w14:textId="6726A5D7" w:rsidR="0040689B" w:rsidRPr="008035F1" w:rsidDel="009153B4" w:rsidRDefault="0040689B" w:rsidP="0040689B">
            <w:pPr>
              <w:jc w:val="left"/>
              <w:rPr>
                <w:del w:id="13198" w:author="XuanWen Chen" w:date="2019-01-02T06:45:00Z"/>
                <w:rFonts w:hAnsi="宋体"/>
              </w:rPr>
            </w:pPr>
            <w:del w:id="13199" w:author="XuanWen Chen" w:date="2019-01-02T06:45:00Z">
              <w:r w:rsidDel="009153B4">
                <w:rPr>
                  <w:rFonts w:hAnsi="宋体" w:hint="eastAsia"/>
                </w:rPr>
                <w:delText>2</w:delText>
              </w:r>
              <w:r w:rsidDel="009153B4">
                <w:rPr>
                  <w:rFonts w:hAnsi="宋体"/>
                </w:rPr>
                <w:delText>018</w:delText>
              </w:r>
              <w:r w:rsidDel="009153B4">
                <w:rPr>
                  <w:rFonts w:hAnsi="宋体" w:hint="eastAsia"/>
                </w:rPr>
                <w:delText>年1</w:delText>
              </w:r>
              <w:r w:rsidDel="009153B4">
                <w:rPr>
                  <w:rFonts w:hAnsi="宋体"/>
                </w:rPr>
                <w:delText>2</w:delText>
              </w:r>
              <w:r w:rsidDel="009153B4">
                <w:rPr>
                  <w:rFonts w:hAnsi="宋体" w:hint="eastAsia"/>
                </w:rPr>
                <w:delText>月6日星期四</w:delText>
              </w:r>
            </w:del>
          </w:p>
        </w:tc>
      </w:tr>
      <w:tr w:rsidR="0040689B" w:rsidRPr="008035F1" w:rsidDel="009153B4" w14:paraId="5A003733" w14:textId="61AFB626" w:rsidTr="0040689B">
        <w:trPr>
          <w:del w:id="13200" w:author="XuanWen Chen" w:date="2019-01-02T06:45:00Z"/>
        </w:trPr>
        <w:tc>
          <w:tcPr>
            <w:tcW w:w="1656" w:type="dxa"/>
          </w:tcPr>
          <w:p w14:paraId="75C12BAE" w14:textId="6E7F0924" w:rsidR="0040689B" w:rsidDel="009153B4" w:rsidRDefault="0040689B" w:rsidP="0040689B">
            <w:pPr>
              <w:rPr>
                <w:del w:id="13201" w:author="XuanWen Chen" w:date="2019-01-02T06:45:00Z"/>
              </w:rPr>
            </w:pPr>
            <w:del w:id="13202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0EB5A8AD" w14:textId="6A6FE8A2" w:rsidR="0040689B" w:rsidRPr="008035F1" w:rsidDel="009153B4" w:rsidRDefault="0040689B" w:rsidP="0040689B">
            <w:pPr>
              <w:jc w:val="left"/>
              <w:rPr>
                <w:del w:id="13203" w:author="XuanWen Chen" w:date="2019-01-02T06:45:00Z"/>
                <w:rFonts w:hAnsi="宋体"/>
              </w:rPr>
            </w:pPr>
            <w:del w:id="13204" w:author="XuanWen Chen" w:date="2019-01-02T06:45:00Z">
              <w:r w:rsidDel="009153B4">
                <w:rPr>
                  <w:rFonts w:hAnsi="宋体" w:hint="eastAsia"/>
                </w:rPr>
                <w:delText>PM</w:delText>
              </w:r>
            </w:del>
          </w:p>
        </w:tc>
        <w:tc>
          <w:tcPr>
            <w:tcW w:w="1645" w:type="dxa"/>
          </w:tcPr>
          <w:p w14:paraId="6A14AF11" w14:textId="45AB1BE4" w:rsidR="0040689B" w:rsidRPr="008035F1" w:rsidDel="009153B4" w:rsidRDefault="0040689B" w:rsidP="0040689B">
            <w:pPr>
              <w:jc w:val="left"/>
              <w:rPr>
                <w:del w:id="13205" w:author="XuanWen Chen" w:date="2019-01-02T06:45:00Z"/>
                <w:rFonts w:hAnsi="宋体"/>
              </w:rPr>
            </w:pPr>
            <w:del w:id="13206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368CFE30" w14:textId="2133F7A2" w:rsidR="0040689B" w:rsidRPr="008035F1" w:rsidDel="009153B4" w:rsidRDefault="0040689B" w:rsidP="0040689B">
            <w:pPr>
              <w:jc w:val="left"/>
              <w:rPr>
                <w:del w:id="13207" w:author="XuanWen Chen" w:date="2019-01-02T06:45:00Z"/>
                <w:rFonts w:hAnsi="宋体"/>
              </w:rPr>
            </w:pPr>
            <w:del w:id="13208" w:author="XuanWen Chen" w:date="2019-01-02T06:45:00Z">
              <w:r w:rsidDel="009153B4">
                <w:rPr>
                  <w:rFonts w:hAnsi="宋体" w:hint="eastAsia"/>
                </w:rPr>
                <w:delText>案例数据库</w:delText>
              </w:r>
            </w:del>
          </w:p>
        </w:tc>
      </w:tr>
      <w:tr w:rsidR="0040689B" w:rsidRPr="00296214" w:rsidDel="009153B4" w14:paraId="2D76436D" w14:textId="561EA90A" w:rsidTr="0040689B">
        <w:trPr>
          <w:del w:id="13209" w:author="XuanWen Chen" w:date="2019-01-02T06:45:00Z"/>
        </w:trPr>
        <w:tc>
          <w:tcPr>
            <w:tcW w:w="1656" w:type="dxa"/>
          </w:tcPr>
          <w:p w14:paraId="55528F78" w14:textId="6C5B7C9F" w:rsidR="0040689B" w:rsidDel="009153B4" w:rsidRDefault="0040689B" w:rsidP="0040689B">
            <w:pPr>
              <w:rPr>
                <w:del w:id="13210" w:author="XuanWen Chen" w:date="2019-01-02T06:45:00Z"/>
              </w:rPr>
            </w:pPr>
            <w:del w:id="13211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5B56D6AB" w14:textId="05B0439E" w:rsidR="0040689B" w:rsidRPr="00296214" w:rsidDel="009153B4" w:rsidRDefault="0040689B" w:rsidP="0040689B">
            <w:pPr>
              <w:jc w:val="left"/>
              <w:rPr>
                <w:del w:id="13212" w:author="XuanWen Chen" w:date="2019-01-02T06:45:00Z"/>
                <w:rFonts w:hAnsi="宋体"/>
              </w:rPr>
            </w:pPr>
            <w:del w:id="13213" w:author="XuanWen Chen" w:date="2019-01-02T06:45:00Z">
              <w:r w:rsidDel="009153B4">
                <w:rPr>
                  <w:rFonts w:hAnsi="宋体" w:hint="eastAsia"/>
                </w:rPr>
                <w:delText>PM如果在项目中要扮演角色，则需要点击申请扮演角色，系统自动通过。</w:delText>
              </w:r>
            </w:del>
          </w:p>
        </w:tc>
      </w:tr>
      <w:tr w:rsidR="0040689B" w:rsidRPr="00296214" w:rsidDel="009153B4" w14:paraId="3592726E" w14:textId="62D8AEBD" w:rsidTr="0040689B">
        <w:trPr>
          <w:del w:id="13214" w:author="XuanWen Chen" w:date="2019-01-02T06:45:00Z"/>
        </w:trPr>
        <w:tc>
          <w:tcPr>
            <w:tcW w:w="1656" w:type="dxa"/>
          </w:tcPr>
          <w:p w14:paraId="2D057641" w14:textId="675D6565" w:rsidR="0040689B" w:rsidDel="009153B4" w:rsidRDefault="0040689B" w:rsidP="0040689B">
            <w:pPr>
              <w:rPr>
                <w:del w:id="13215" w:author="XuanWen Chen" w:date="2019-01-02T06:45:00Z"/>
              </w:rPr>
            </w:pPr>
            <w:del w:id="13216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4596644B" w14:textId="704359CB" w:rsidR="0040689B" w:rsidRPr="00296214" w:rsidDel="009153B4" w:rsidRDefault="0040689B" w:rsidP="0040689B">
            <w:pPr>
              <w:jc w:val="left"/>
              <w:rPr>
                <w:del w:id="13217" w:author="XuanWen Chen" w:date="2019-01-02T06:45:00Z"/>
                <w:rFonts w:hAnsi="宋体"/>
              </w:rPr>
            </w:pPr>
            <w:del w:id="13218" w:author="XuanWen Chen" w:date="2019-01-02T06:45:00Z">
              <w:r w:rsidDel="009153B4">
                <w:rPr>
                  <w:rFonts w:hAnsi="宋体" w:hint="eastAsia"/>
                </w:rPr>
                <w:delText>PM需要在项目中扮演角色</w:delText>
              </w:r>
            </w:del>
          </w:p>
        </w:tc>
      </w:tr>
      <w:tr w:rsidR="0040689B" w:rsidRPr="00237CE5" w:rsidDel="009153B4" w14:paraId="4D4607D2" w14:textId="258C917F" w:rsidTr="0040689B">
        <w:trPr>
          <w:del w:id="13219" w:author="XuanWen Chen" w:date="2019-01-02T06:45:00Z"/>
        </w:trPr>
        <w:tc>
          <w:tcPr>
            <w:tcW w:w="1656" w:type="dxa"/>
          </w:tcPr>
          <w:p w14:paraId="4E3CAFFD" w14:textId="7FEDEF3B" w:rsidR="0040689B" w:rsidDel="009153B4" w:rsidRDefault="0040689B" w:rsidP="0040689B">
            <w:pPr>
              <w:rPr>
                <w:del w:id="13220" w:author="XuanWen Chen" w:date="2019-01-02T06:45:00Z"/>
              </w:rPr>
            </w:pPr>
            <w:del w:id="13221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09386870" w14:textId="6316DBE5" w:rsidR="0040689B" w:rsidDel="009153B4" w:rsidRDefault="0040689B" w:rsidP="0040689B">
            <w:pPr>
              <w:jc w:val="left"/>
              <w:rPr>
                <w:del w:id="13222" w:author="XuanWen Chen" w:date="2019-01-02T06:45:00Z"/>
              </w:rPr>
            </w:pPr>
            <w:del w:id="13223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>RE-</w:delText>
              </w:r>
              <w:r w:rsidDel="009153B4">
                <w:rPr>
                  <w:rFonts w:hint="eastAsia"/>
                </w:rPr>
                <w:delText>1</w:delText>
              </w:r>
              <w:r w:rsidDel="009153B4">
                <w:delText xml:space="preserve">: </w:delText>
              </w:r>
              <w:r w:rsidDel="009153B4">
                <w:rPr>
                  <w:rFonts w:hint="eastAsia"/>
                </w:rPr>
                <w:delText>该项目状态正常</w:delText>
              </w:r>
            </w:del>
          </w:p>
          <w:p w14:paraId="540B36E6" w14:textId="2C5DCCF5" w:rsidR="0040689B" w:rsidRPr="00237CE5" w:rsidDel="009153B4" w:rsidRDefault="0040689B" w:rsidP="0040689B">
            <w:pPr>
              <w:jc w:val="left"/>
              <w:rPr>
                <w:del w:id="13224" w:author="XuanWen Chen" w:date="2019-01-02T06:45:00Z"/>
                <w:rFonts w:hAnsi="宋体"/>
              </w:rPr>
            </w:pPr>
            <w:del w:id="13225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RE</w:delText>
              </w:r>
              <w:r w:rsidDel="009153B4">
                <w:rPr>
                  <w:rFonts w:hAnsi="宋体" w:hint="eastAsia"/>
                </w:rPr>
                <w:delText>-2：更改扮演的角色未满员</w:delText>
              </w:r>
            </w:del>
          </w:p>
        </w:tc>
      </w:tr>
      <w:tr w:rsidR="0040689B" w:rsidRPr="00237CE5" w:rsidDel="009153B4" w14:paraId="61B0A572" w14:textId="691E25C4" w:rsidTr="0040689B">
        <w:trPr>
          <w:del w:id="13226" w:author="XuanWen Chen" w:date="2019-01-02T06:45:00Z"/>
        </w:trPr>
        <w:tc>
          <w:tcPr>
            <w:tcW w:w="1656" w:type="dxa"/>
          </w:tcPr>
          <w:p w14:paraId="12A6DD35" w14:textId="1FA6C061" w:rsidR="0040689B" w:rsidDel="009153B4" w:rsidRDefault="0040689B" w:rsidP="0040689B">
            <w:pPr>
              <w:rPr>
                <w:del w:id="13227" w:author="XuanWen Chen" w:date="2019-01-02T06:45:00Z"/>
              </w:rPr>
            </w:pPr>
            <w:del w:id="13228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2680EC88" w14:textId="5B2F01CF" w:rsidR="0040689B" w:rsidDel="009153B4" w:rsidRDefault="0040689B" w:rsidP="0040689B">
            <w:pPr>
              <w:jc w:val="left"/>
              <w:rPr>
                <w:del w:id="13229" w:author="XuanWen Chen" w:date="2019-01-02T06:45:00Z"/>
              </w:rPr>
            </w:pPr>
          </w:p>
          <w:p w14:paraId="3AFEF2AD" w14:textId="6F715030" w:rsidR="0040689B" w:rsidRPr="00237CE5" w:rsidDel="009153B4" w:rsidRDefault="0040689B" w:rsidP="0040689B">
            <w:pPr>
              <w:jc w:val="left"/>
              <w:rPr>
                <w:del w:id="13230" w:author="XuanWen Chen" w:date="2019-01-02T06:45:00Z"/>
                <w:rFonts w:hAnsi="宋体"/>
              </w:rPr>
            </w:pPr>
            <w:del w:id="13231" w:author="XuanWen Chen" w:date="2019-01-02T06:45:00Z">
              <w:r w:rsidDel="009153B4">
                <w:rPr>
                  <w:rFonts w:hAnsi="宋体" w:hint="eastAsia"/>
                </w:rPr>
                <w:delText>P</w:delText>
              </w:r>
              <w:r w:rsidDel="009153B4">
                <w:rPr>
                  <w:rFonts w:hAnsi="宋体"/>
                </w:rPr>
                <w:delText>OST-</w:delText>
              </w:r>
              <w:r w:rsidDel="009153B4">
                <w:rPr>
                  <w:rFonts w:hAnsi="宋体" w:hint="eastAsia"/>
                </w:rPr>
                <w:delText>1</w:delText>
              </w:r>
              <w:r w:rsidDel="009153B4">
                <w:rPr>
                  <w:rFonts w:hAnsi="宋体"/>
                </w:rPr>
                <w:delText xml:space="preserve">: </w:delText>
              </w:r>
              <w:r w:rsidDel="009153B4">
                <w:rPr>
                  <w:rFonts w:hAnsi="宋体" w:hint="eastAsia"/>
                </w:rPr>
                <w:delText>向申请人发送角色重新分配的站内信</w:delText>
              </w:r>
            </w:del>
          </w:p>
        </w:tc>
      </w:tr>
      <w:tr w:rsidR="0040689B" w:rsidRPr="00296214" w:rsidDel="009153B4" w14:paraId="70C5A973" w14:textId="288CA63F" w:rsidTr="0040689B">
        <w:trPr>
          <w:del w:id="13232" w:author="XuanWen Chen" w:date="2019-01-02T06:45:00Z"/>
        </w:trPr>
        <w:tc>
          <w:tcPr>
            <w:tcW w:w="1656" w:type="dxa"/>
          </w:tcPr>
          <w:p w14:paraId="50C7F502" w14:textId="24192B2F" w:rsidR="0040689B" w:rsidDel="009153B4" w:rsidRDefault="0040689B" w:rsidP="0040689B">
            <w:pPr>
              <w:rPr>
                <w:del w:id="13233" w:author="XuanWen Chen" w:date="2019-01-02T06:45:00Z"/>
              </w:rPr>
            </w:pPr>
            <w:del w:id="13234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220F2B77" w14:textId="7A12C801" w:rsidR="0040689B" w:rsidRPr="0048174B" w:rsidDel="009153B4" w:rsidRDefault="0040689B" w:rsidP="0040689B">
            <w:pPr>
              <w:jc w:val="left"/>
              <w:rPr>
                <w:del w:id="13235" w:author="XuanWen Chen" w:date="2019-01-02T06:45:00Z"/>
                <w:rFonts w:hAnsi="宋体"/>
              </w:rPr>
            </w:pPr>
            <w:del w:id="13236" w:author="XuanWen Chen" w:date="2019-01-02T06:45:00Z">
              <w:r w:rsidDel="009153B4">
                <w:rPr>
                  <w:rFonts w:hAnsi="宋体" w:hint="eastAsia"/>
                </w:rPr>
                <w:delText>1.</w:delText>
              </w:r>
              <w:r w:rsidRPr="0048174B" w:rsidDel="009153B4">
                <w:rPr>
                  <w:rFonts w:hAnsi="宋体" w:hint="eastAsia"/>
                </w:rPr>
                <w:delText>打开我的项目</w:delText>
              </w:r>
            </w:del>
          </w:p>
          <w:p w14:paraId="3B0330A0" w14:textId="636E5A7B" w:rsidR="0040689B" w:rsidDel="009153B4" w:rsidRDefault="0040689B" w:rsidP="0040689B">
            <w:pPr>
              <w:jc w:val="left"/>
              <w:rPr>
                <w:del w:id="13237" w:author="XuanWen Chen" w:date="2019-01-02T06:45:00Z"/>
                <w:rFonts w:hAnsi="宋体"/>
              </w:rPr>
            </w:pPr>
            <w:del w:id="13238" w:author="XuanWen Chen" w:date="2019-01-02T06:45:00Z">
              <w:r w:rsidDel="009153B4">
                <w:rPr>
                  <w:rFonts w:hAnsi="宋体" w:hint="eastAsia"/>
                </w:rPr>
                <w:delText>2.查看我扮演的角色</w:delText>
              </w:r>
            </w:del>
          </w:p>
          <w:p w14:paraId="046D2D0A" w14:textId="0C5AA14A" w:rsidR="0040689B" w:rsidDel="009153B4" w:rsidRDefault="0040689B" w:rsidP="0040689B">
            <w:pPr>
              <w:jc w:val="left"/>
              <w:rPr>
                <w:del w:id="13239" w:author="XuanWen Chen" w:date="2019-01-02T06:45:00Z"/>
                <w:rFonts w:hAnsi="宋体"/>
              </w:rPr>
            </w:pPr>
            <w:del w:id="13240" w:author="XuanWen Chen" w:date="2019-01-02T06:45:00Z">
              <w:r w:rsidDel="009153B4">
                <w:rPr>
                  <w:rFonts w:hAnsi="宋体" w:hint="eastAsia"/>
                </w:rPr>
                <w:delText>3.选择我想要扮演的角色</w:delText>
              </w:r>
            </w:del>
          </w:p>
          <w:p w14:paraId="6B6593F9" w14:textId="482A6B17" w:rsidR="0040689B" w:rsidRPr="0048174B" w:rsidDel="009153B4" w:rsidRDefault="0040689B" w:rsidP="0040689B">
            <w:pPr>
              <w:jc w:val="left"/>
              <w:rPr>
                <w:del w:id="13241" w:author="XuanWen Chen" w:date="2019-01-02T06:45:00Z"/>
                <w:rFonts w:hAnsi="宋体"/>
              </w:rPr>
            </w:pPr>
            <w:del w:id="13242" w:author="XuanWen Chen" w:date="2019-01-02T06:45:00Z">
              <w:r w:rsidDel="009153B4">
                <w:rPr>
                  <w:rFonts w:hAnsi="宋体" w:hint="eastAsia"/>
                </w:rPr>
                <w:delText>4.点击确定</w:delText>
              </w:r>
            </w:del>
          </w:p>
          <w:p w14:paraId="32EAB244" w14:textId="1E5B1DA3" w:rsidR="0040689B" w:rsidRPr="0048174B" w:rsidDel="009153B4" w:rsidRDefault="0040689B" w:rsidP="0040689B">
            <w:pPr>
              <w:jc w:val="left"/>
              <w:rPr>
                <w:del w:id="13243" w:author="XuanWen Chen" w:date="2019-01-02T06:45:00Z"/>
                <w:rFonts w:hAnsi="宋体"/>
              </w:rPr>
            </w:pPr>
          </w:p>
        </w:tc>
      </w:tr>
      <w:tr w:rsidR="0040689B" w:rsidRPr="00296214" w:rsidDel="009153B4" w14:paraId="698EBC0B" w14:textId="492A5C3A" w:rsidTr="0040689B">
        <w:trPr>
          <w:del w:id="13244" w:author="XuanWen Chen" w:date="2019-01-02T06:45:00Z"/>
        </w:trPr>
        <w:tc>
          <w:tcPr>
            <w:tcW w:w="1656" w:type="dxa"/>
          </w:tcPr>
          <w:p w14:paraId="6A029D4E" w14:textId="44F56EE0" w:rsidR="0040689B" w:rsidRPr="008035F1" w:rsidDel="009153B4" w:rsidRDefault="0040689B" w:rsidP="0040689B">
            <w:pPr>
              <w:rPr>
                <w:del w:id="13245" w:author="XuanWen Chen" w:date="2019-01-02T06:45:00Z"/>
                <w:rFonts w:hAnsi="宋体"/>
              </w:rPr>
            </w:pPr>
            <w:del w:id="13246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0159B559" w14:textId="16AB6ABC" w:rsidR="0040689B" w:rsidRPr="00C71F42" w:rsidDel="009153B4" w:rsidRDefault="0040689B" w:rsidP="0040689B">
            <w:pPr>
              <w:jc w:val="left"/>
              <w:rPr>
                <w:del w:id="13247" w:author="XuanWen Chen" w:date="2019-01-02T06:45:00Z"/>
                <w:rFonts w:hAnsi="宋体"/>
              </w:rPr>
            </w:pPr>
          </w:p>
        </w:tc>
      </w:tr>
      <w:tr w:rsidR="0040689B" w:rsidRPr="00296214" w:rsidDel="009153B4" w14:paraId="4903FDE9" w14:textId="2A8969EA" w:rsidTr="0040689B">
        <w:trPr>
          <w:del w:id="13248" w:author="XuanWen Chen" w:date="2019-01-02T06:45:00Z"/>
        </w:trPr>
        <w:tc>
          <w:tcPr>
            <w:tcW w:w="1656" w:type="dxa"/>
          </w:tcPr>
          <w:p w14:paraId="23D0F25A" w14:textId="02A9E36E" w:rsidR="0040689B" w:rsidRPr="008035F1" w:rsidDel="009153B4" w:rsidRDefault="0040689B" w:rsidP="0040689B">
            <w:pPr>
              <w:rPr>
                <w:del w:id="13249" w:author="XuanWen Chen" w:date="2019-01-02T06:45:00Z"/>
                <w:rFonts w:hAnsi="宋体"/>
              </w:rPr>
            </w:pPr>
            <w:del w:id="13250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21EE2B68" w14:textId="4A86A58A" w:rsidR="0040689B" w:rsidRPr="00296214" w:rsidDel="009153B4" w:rsidRDefault="0040689B" w:rsidP="0040689B">
            <w:pPr>
              <w:jc w:val="left"/>
              <w:rPr>
                <w:del w:id="13251" w:author="XuanWen Chen" w:date="2019-01-02T06:45:00Z"/>
                <w:rFonts w:hAnsi="宋体"/>
              </w:rPr>
            </w:pPr>
          </w:p>
        </w:tc>
      </w:tr>
      <w:tr w:rsidR="0040689B" w:rsidRPr="00296214" w:rsidDel="009153B4" w14:paraId="1040DF7E" w14:textId="2E93F781" w:rsidTr="0040689B">
        <w:trPr>
          <w:del w:id="13252" w:author="XuanWen Chen" w:date="2019-01-02T06:45:00Z"/>
        </w:trPr>
        <w:tc>
          <w:tcPr>
            <w:tcW w:w="1656" w:type="dxa"/>
          </w:tcPr>
          <w:p w14:paraId="3930B846" w14:textId="4704B1A7" w:rsidR="0040689B" w:rsidRPr="008035F1" w:rsidDel="009153B4" w:rsidRDefault="0040689B" w:rsidP="0040689B">
            <w:pPr>
              <w:rPr>
                <w:del w:id="13253" w:author="XuanWen Chen" w:date="2019-01-02T06:45:00Z"/>
                <w:rFonts w:hAnsi="宋体"/>
              </w:rPr>
            </w:pPr>
            <w:del w:id="13254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1D1A2D19" w14:textId="5E1A35EF" w:rsidR="0040689B" w:rsidRPr="00296214" w:rsidDel="009153B4" w:rsidRDefault="0040689B" w:rsidP="0040689B">
            <w:pPr>
              <w:jc w:val="left"/>
              <w:rPr>
                <w:del w:id="13255" w:author="XuanWen Chen" w:date="2019-01-02T06:45:00Z"/>
                <w:rFonts w:hAnsi="宋体"/>
              </w:rPr>
            </w:pPr>
            <w:del w:id="13256" w:author="XuanWen Chen" w:date="2019-01-02T06:45:00Z">
              <w:r w:rsidDel="009153B4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296214" w:rsidDel="009153B4" w14:paraId="2EA14355" w14:textId="124DAE80" w:rsidTr="0040689B">
        <w:trPr>
          <w:del w:id="13257" w:author="XuanWen Chen" w:date="2019-01-02T06:45:00Z"/>
        </w:trPr>
        <w:tc>
          <w:tcPr>
            <w:tcW w:w="1656" w:type="dxa"/>
          </w:tcPr>
          <w:p w14:paraId="23CA9C39" w14:textId="52407213" w:rsidR="0040689B" w:rsidRPr="008035F1" w:rsidDel="009153B4" w:rsidRDefault="0040689B" w:rsidP="0040689B">
            <w:pPr>
              <w:rPr>
                <w:del w:id="13258" w:author="XuanWen Chen" w:date="2019-01-02T06:45:00Z"/>
                <w:rFonts w:hAnsi="宋体"/>
              </w:rPr>
            </w:pPr>
            <w:del w:id="13259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2ED7FA12" w14:textId="7C70E6A8" w:rsidR="0040689B" w:rsidRPr="00296214" w:rsidDel="009153B4" w:rsidRDefault="0040689B" w:rsidP="0040689B">
            <w:pPr>
              <w:jc w:val="left"/>
              <w:rPr>
                <w:del w:id="13260" w:author="XuanWen Chen" w:date="2019-01-02T06:45:00Z"/>
                <w:rFonts w:hAnsi="宋体"/>
              </w:rPr>
            </w:pPr>
            <w:del w:id="13261" w:author="XuanWen Chen" w:date="2019-01-02T06:45:00Z">
              <w:r w:rsidDel="009153B4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296214" w:rsidDel="009153B4" w14:paraId="0065C24D" w14:textId="1A1C9A29" w:rsidTr="0040689B">
        <w:trPr>
          <w:del w:id="13262" w:author="XuanWen Chen" w:date="2019-01-02T06:45:00Z"/>
        </w:trPr>
        <w:tc>
          <w:tcPr>
            <w:tcW w:w="1656" w:type="dxa"/>
          </w:tcPr>
          <w:p w14:paraId="7BA0CF98" w14:textId="3B1C6971" w:rsidR="0040689B" w:rsidRPr="008035F1" w:rsidDel="009153B4" w:rsidRDefault="0040689B" w:rsidP="0040689B">
            <w:pPr>
              <w:rPr>
                <w:del w:id="13263" w:author="XuanWen Chen" w:date="2019-01-02T06:45:00Z"/>
                <w:rFonts w:hAnsi="宋体"/>
              </w:rPr>
            </w:pPr>
            <w:del w:id="13264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6348F181" w14:textId="4C05EB31" w:rsidR="0040689B" w:rsidRPr="00296214" w:rsidDel="009153B4" w:rsidRDefault="0040689B" w:rsidP="0040689B">
            <w:pPr>
              <w:jc w:val="left"/>
              <w:rPr>
                <w:del w:id="13265" w:author="XuanWen Chen" w:date="2019-01-02T06:45:00Z"/>
                <w:rFonts w:hAnsi="宋体"/>
              </w:rPr>
            </w:pPr>
          </w:p>
        </w:tc>
      </w:tr>
      <w:tr w:rsidR="0040689B" w:rsidRPr="00296214" w:rsidDel="009153B4" w14:paraId="1A662659" w14:textId="00233875" w:rsidTr="0040689B">
        <w:trPr>
          <w:del w:id="13266" w:author="XuanWen Chen" w:date="2019-01-02T06:45:00Z"/>
        </w:trPr>
        <w:tc>
          <w:tcPr>
            <w:tcW w:w="1656" w:type="dxa"/>
          </w:tcPr>
          <w:p w14:paraId="5ADBAEAE" w14:textId="4055B9C1" w:rsidR="0040689B" w:rsidRPr="008035F1" w:rsidDel="009153B4" w:rsidRDefault="0040689B" w:rsidP="0040689B">
            <w:pPr>
              <w:rPr>
                <w:del w:id="13267" w:author="XuanWen Chen" w:date="2019-01-02T06:45:00Z"/>
                <w:rFonts w:hAnsi="宋体"/>
              </w:rPr>
            </w:pPr>
            <w:del w:id="13268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38C93795" w14:textId="33C3F88E" w:rsidR="0040689B" w:rsidRPr="00296214" w:rsidDel="009153B4" w:rsidRDefault="0040689B" w:rsidP="0040689B">
            <w:pPr>
              <w:jc w:val="left"/>
              <w:rPr>
                <w:del w:id="13269" w:author="XuanWen Chen" w:date="2019-01-02T06:45:00Z"/>
                <w:rFonts w:hAnsi="宋体"/>
              </w:rPr>
            </w:pPr>
          </w:p>
        </w:tc>
      </w:tr>
      <w:tr w:rsidR="0040689B" w:rsidDel="009153B4" w14:paraId="3B3A1741" w14:textId="18D83024" w:rsidTr="0040689B">
        <w:trPr>
          <w:del w:id="13270" w:author="XuanWen Chen" w:date="2019-01-02T06:45:00Z"/>
        </w:trPr>
        <w:tc>
          <w:tcPr>
            <w:tcW w:w="1656" w:type="dxa"/>
          </w:tcPr>
          <w:p w14:paraId="5BD9E84A" w14:textId="52A1BBE1" w:rsidR="0040689B" w:rsidDel="009153B4" w:rsidRDefault="0040689B" w:rsidP="0040689B">
            <w:pPr>
              <w:rPr>
                <w:del w:id="13271" w:author="XuanWen Chen" w:date="2019-01-02T06:45:00Z"/>
              </w:rPr>
            </w:pPr>
            <w:del w:id="13272" w:author="XuanWen Chen" w:date="2019-01-02T06:45:00Z">
              <w:r w:rsidDel="009153B4">
                <w:rPr>
                  <w:rFonts w:hint="eastAsia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51B1556B" w14:textId="21B17E7B" w:rsidR="0040689B" w:rsidDel="009153B4" w:rsidRDefault="0040689B" w:rsidP="0040689B">
            <w:pPr>
              <w:rPr>
                <w:del w:id="13273" w:author="XuanWen Chen" w:date="2019-01-02T06:45:00Z"/>
              </w:rPr>
            </w:pPr>
          </w:p>
          <w:p w14:paraId="1B26D15A" w14:textId="314E030F" w:rsidR="0040689B" w:rsidDel="009153B4" w:rsidRDefault="0040689B" w:rsidP="0040689B">
            <w:pPr>
              <w:rPr>
                <w:del w:id="13274" w:author="XuanWen Chen" w:date="2019-01-02T06:45:00Z"/>
              </w:rPr>
            </w:pPr>
          </w:p>
        </w:tc>
      </w:tr>
    </w:tbl>
    <w:p w14:paraId="5618430F" w14:textId="58773F1C" w:rsidR="0040689B" w:rsidRPr="00041354" w:rsidDel="009153B4" w:rsidRDefault="00720356" w:rsidP="00720356">
      <w:pPr>
        <w:pStyle w:val="4"/>
        <w:rPr>
          <w:del w:id="13275" w:author="XuanWen Chen" w:date="2019-01-02T06:45:00Z"/>
          <w:color w:val="FF0000"/>
        </w:rPr>
      </w:pPr>
      <w:bookmarkStart w:id="13276" w:name="_Toc533621468"/>
      <w:del w:id="13277" w:author="XuanWen Chen" w:date="2019-01-02T06:45:00Z">
        <w:r w:rsidRPr="00041354" w:rsidDel="009153B4">
          <w:rPr>
            <w:rFonts w:hint="eastAsia"/>
            <w:color w:val="FF0000"/>
          </w:rPr>
          <w:delText>申请角色变更</w:delText>
        </w:r>
        <w:bookmarkEnd w:id="13276"/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041354" w:rsidDel="009153B4" w14:paraId="07EEA122" w14:textId="54E0AB86" w:rsidTr="0040689B">
        <w:trPr>
          <w:del w:id="13278" w:author="XuanWen Chen" w:date="2019-01-02T06:45:00Z"/>
        </w:trPr>
        <w:tc>
          <w:tcPr>
            <w:tcW w:w="1656" w:type="dxa"/>
          </w:tcPr>
          <w:p w14:paraId="7BD16D70" w14:textId="333D6781" w:rsidR="0040689B" w:rsidRPr="00041354" w:rsidDel="009153B4" w:rsidRDefault="0040689B" w:rsidP="0040689B">
            <w:pPr>
              <w:rPr>
                <w:del w:id="13279" w:author="XuanWen Chen" w:date="2019-01-02T06:45:00Z"/>
                <w:color w:val="FF0000"/>
              </w:rPr>
            </w:pPr>
            <w:del w:id="13280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561" w:type="dxa"/>
            <w:gridSpan w:val="3"/>
          </w:tcPr>
          <w:p w14:paraId="2C605D78" w14:textId="5B728EE4" w:rsidR="0040689B" w:rsidRPr="00041354" w:rsidDel="009153B4" w:rsidRDefault="0040689B" w:rsidP="0040689B">
            <w:pPr>
              <w:jc w:val="left"/>
              <w:rPr>
                <w:del w:id="13281" w:author="XuanWen Chen" w:date="2019-01-02T06:45:00Z"/>
                <w:rFonts w:hAnsi="宋体"/>
                <w:b/>
                <w:color w:val="FF0000"/>
              </w:rPr>
            </w:pPr>
            <w:del w:id="13282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UC-5：申请角色变更</w:delText>
              </w:r>
            </w:del>
          </w:p>
        </w:tc>
      </w:tr>
      <w:tr w:rsidR="0040689B" w:rsidRPr="00041354" w:rsidDel="009153B4" w14:paraId="7E718E65" w14:textId="0E63C8C2" w:rsidTr="0040689B">
        <w:trPr>
          <w:del w:id="13283" w:author="XuanWen Chen" w:date="2019-01-02T06:45:00Z"/>
        </w:trPr>
        <w:tc>
          <w:tcPr>
            <w:tcW w:w="1656" w:type="dxa"/>
          </w:tcPr>
          <w:p w14:paraId="68A85557" w14:textId="74D64D88" w:rsidR="0040689B" w:rsidRPr="00041354" w:rsidDel="009153B4" w:rsidRDefault="0040689B" w:rsidP="0040689B">
            <w:pPr>
              <w:rPr>
                <w:del w:id="13284" w:author="XuanWen Chen" w:date="2019-01-02T06:45:00Z"/>
                <w:color w:val="FF0000"/>
              </w:rPr>
            </w:pPr>
            <w:del w:id="1328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1883" w:type="dxa"/>
          </w:tcPr>
          <w:p w14:paraId="1CDEC918" w14:textId="502AAB67" w:rsidR="0040689B" w:rsidRPr="00041354" w:rsidDel="009153B4" w:rsidRDefault="0040689B" w:rsidP="0040689B">
            <w:pPr>
              <w:jc w:val="left"/>
              <w:rPr>
                <w:del w:id="13286" w:author="XuanWen Chen" w:date="2019-01-02T06:45:00Z"/>
                <w:rFonts w:hAnsi="宋体"/>
                <w:color w:val="FF0000"/>
              </w:rPr>
            </w:pPr>
            <w:del w:id="1328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张威杰</w:delText>
              </w:r>
            </w:del>
          </w:p>
        </w:tc>
        <w:tc>
          <w:tcPr>
            <w:tcW w:w="1645" w:type="dxa"/>
          </w:tcPr>
          <w:p w14:paraId="29D55312" w14:textId="2DC75F97" w:rsidR="0040689B" w:rsidRPr="00041354" w:rsidDel="009153B4" w:rsidRDefault="0040689B" w:rsidP="0040689B">
            <w:pPr>
              <w:jc w:val="left"/>
              <w:rPr>
                <w:del w:id="13288" w:author="XuanWen Chen" w:date="2019-01-02T06:45:00Z"/>
                <w:rFonts w:hAnsi="宋体"/>
                <w:color w:val="FF0000"/>
              </w:rPr>
            </w:pPr>
            <w:del w:id="1328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3033" w:type="dxa"/>
          </w:tcPr>
          <w:p w14:paraId="77E0999A" w14:textId="074C1F92" w:rsidR="0040689B" w:rsidRPr="00041354" w:rsidDel="009153B4" w:rsidRDefault="0040689B" w:rsidP="0040689B">
            <w:pPr>
              <w:jc w:val="left"/>
              <w:rPr>
                <w:del w:id="13290" w:author="XuanWen Chen" w:date="2019-01-02T06:45:00Z"/>
                <w:rFonts w:hAnsi="宋体"/>
                <w:color w:val="FF0000"/>
              </w:rPr>
            </w:pPr>
            <w:del w:id="1329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2</w:delText>
              </w:r>
              <w:r w:rsidRPr="00041354" w:rsidDel="009153B4">
                <w:rPr>
                  <w:rFonts w:hAnsi="宋体"/>
                  <w:color w:val="FF0000"/>
                </w:rPr>
                <w:delText>018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年1</w:delText>
              </w:r>
              <w:r w:rsidRPr="00041354" w:rsidDel="009153B4">
                <w:rPr>
                  <w:rFonts w:hAnsi="宋体"/>
                  <w:color w:val="FF0000"/>
                </w:rPr>
                <w:delText>2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月6日星期四</w:delText>
              </w:r>
            </w:del>
          </w:p>
        </w:tc>
      </w:tr>
      <w:tr w:rsidR="0040689B" w:rsidRPr="00041354" w:rsidDel="009153B4" w14:paraId="1C942687" w14:textId="2E5C96A0" w:rsidTr="0040689B">
        <w:trPr>
          <w:del w:id="13292" w:author="XuanWen Chen" w:date="2019-01-02T06:45:00Z"/>
        </w:trPr>
        <w:tc>
          <w:tcPr>
            <w:tcW w:w="1656" w:type="dxa"/>
          </w:tcPr>
          <w:p w14:paraId="6570B6CB" w14:textId="5BA1BB0D" w:rsidR="0040689B" w:rsidRPr="00041354" w:rsidDel="009153B4" w:rsidRDefault="0040689B" w:rsidP="0040689B">
            <w:pPr>
              <w:rPr>
                <w:del w:id="13293" w:author="XuanWen Chen" w:date="2019-01-02T06:45:00Z"/>
                <w:color w:val="FF0000"/>
              </w:rPr>
            </w:pPr>
            <w:del w:id="1329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1883" w:type="dxa"/>
          </w:tcPr>
          <w:p w14:paraId="30217E90" w14:textId="0447A1C6" w:rsidR="0040689B" w:rsidRPr="00041354" w:rsidDel="009153B4" w:rsidRDefault="0040689B" w:rsidP="0040689B">
            <w:pPr>
              <w:jc w:val="left"/>
              <w:rPr>
                <w:del w:id="13295" w:author="XuanWen Chen" w:date="2019-01-02T06:45:00Z"/>
                <w:rFonts w:hAnsi="宋体"/>
                <w:color w:val="FF0000"/>
              </w:rPr>
            </w:pPr>
            <w:del w:id="1329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</w:delText>
              </w:r>
            </w:del>
          </w:p>
        </w:tc>
        <w:tc>
          <w:tcPr>
            <w:tcW w:w="1645" w:type="dxa"/>
          </w:tcPr>
          <w:p w14:paraId="1001149C" w14:textId="234A75B6" w:rsidR="0040689B" w:rsidRPr="00041354" w:rsidDel="009153B4" w:rsidRDefault="0040689B" w:rsidP="0040689B">
            <w:pPr>
              <w:jc w:val="left"/>
              <w:rPr>
                <w:del w:id="13297" w:author="XuanWen Chen" w:date="2019-01-02T06:45:00Z"/>
                <w:rFonts w:hAnsi="宋体"/>
                <w:color w:val="FF0000"/>
              </w:rPr>
            </w:pPr>
            <w:del w:id="1329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3033" w:type="dxa"/>
          </w:tcPr>
          <w:p w14:paraId="1480644A" w14:textId="6213D844" w:rsidR="0040689B" w:rsidRPr="00041354" w:rsidDel="009153B4" w:rsidRDefault="0040689B" w:rsidP="0040689B">
            <w:pPr>
              <w:jc w:val="left"/>
              <w:rPr>
                <w:del w:id="13299" w:author="XuanWen Chen" w:date="2019-01-02T06:45:00Z"/>
                <w:rFonts w:hAnsi="宋体"/>
                <w:color w:val="FF0000"/>
              </w:rPr>
            </w:pPr>
            <w:del w:id="1330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案例数据库</w:delText>
              </w:r>
            </w:del>
          </w:p>
        </w:tc>
      </w:tr>
      <w:tr w:rsidR="0040689B" w:rsidRPr="00041354" w:rsidDel="009153B4" w14:paraId="5A1BD9A6" w14:textId="4CDCE137" w:rsidTr="0040689B">
        <w:trPr>
          <w:del w:id="13301" w:author="XuanWen Chen" w:date="2019-01-02T06:45:00Z"/>
        </w:trPr>
        <w:tc>
          <w:tcPr>
            <w:tcW w:w="1656" w:type="dxa"/>
          </w:tcPr>
          <w:p w14:paraId="7A96D2FE" w14:textId="174385B6" w:rsidR="0040689B" w:rsidRPr="00041354" w:rsidDel="009153B4" w:rsidRDefault="0040689B" w:rsidP="0040689B">
            <w:pPr>
              <w:rPr>
                <w:del w:id="13302" w:author="XuanWen Chen" w:date="2019-01-02T06:45:00Z"/>
                <w:color w:val="FF0000"/>
              </w:rPr>
            </w:pPr>
            <w:del w:id="1330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561" w:type="dxa"/>
            <w:gridSpan w:val="3"/>
          </w:tcPr>
          <w:p w14:paraId="07296532" w14:textId="0966EE9E" w:rsidR="0040689B" w:rsidRPr="00041354" w:rsidDel="009153B4" w:rsidRDefault="0040689B" w:rsidP="0040689B">
            <w:pPr>
              <w:jc w:val="left"/>
              <w:rPr>
                <w:del w:id="13304" w:author="XuanWen Chen" w:date="2019-01-02T06:45:00Z"/>
                <w:rFonts w:hAnsi="宋体"/>
                <w:color w:val="FF0000"/>
              </w:rPr>
            </w:pPr>
            <w:del w:id="1330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PM如果在项目中要扮演角色，则需要点击申请扮演角色，系统自动通过。</w:delText>
              </w:r>
            </w:del>
          </w:p>
        </w:tc>
      </w:tr>
      <w:tr w:rsidR="0040689B" w:rsidRPr="00041354" w:rsidDel="009153B4" w14:paraId="532F308C" w14:textId="17899970" w:rsidTr="0040689B">
        <w:trPr>
          <w:del w:id="13306" w:author="XuanWen Chen" w:date="2019-01-02T06:45:00Z"/>
        </w:trPr>
        <w:tc>
          <w:tcPr>
            <w:tcW w:w="1656" w:type="dxa"/>
          </w:tcPr>
          <w:p w14:paraId="79798EC4" w14:textId="5CF1B7A9" w:rsidR="0040689B" w:rsidRPr="00041354" w:rsidDel="009153B4" w:rsidRDefault="0040689B" w:rsidP="0040689B">
            <w:pPr>
              <w:rPr>
                <w:del w:id="13307" w:author="XuanWen Chen" w:date="2019-01-02T06:45:00Z"/>
                <w:color w:val="FF0000"/>
              </w:rPr>
            </w:pPr>
            <w:del w:id="1330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561" w:type="dxa"/>
            <w:gridSpan w:val="3"/>
          </w:tcPr>
          <w:p w14:paraId="4766F0C2" w14:textId="26FB7378" w:rsidR="0040689B" w:rsidRPr="00041354" w:rsidDel="009153B4" w:rsidRDefault="0040689B" w:rsidP="0040689B">
            <w:pPr>
              <w:jc w:val="left"/>
              <w:rPr>
                <w:del w:id="13309" w:author="XuanWen Chen" w:date="2019-01-02T06:45:00Z"/>
                <w:rFonts w:hAnsi="宋体"/>
                <w:color w:val="FF0000"/>
              </w:rPr>
            </w:pPr>
            <w:del w:id="1331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PM需要在项目中扮演角色</w:delText>
              </w:r>
            </w:del>
          </w:p>
        </w:tc>
      </w:tr>
      <w:tr w:rsidR="0040689B" w:rsidRPr="00041354" w:rsidDel="009153B4" w14:paraId="4672299B" w14:textId="497FBE3B" w:rsidTr="0040689B">
        <w:trPr>
          <w:del w:id="13311" w:author="XuanWen Chen" w:date="2019-01-02T06:45:00Z"/>
        </w:trPr>
        <w:tc>
          <w:tcPr>
            <w:tcW w:w="1656" w:type="dxa"/>
          </w:tcPr>
          <w:p w14:paraId="54663E2E" w14:textId="102EC767" w:rsidR="0040689B" w:rsidRPr="00041354" w:rsidDel="009153B4" w:rsidRDefault="0040689B" w:rsidP="0040689B">
            <w:pPr>
              <w:rPr>
                <w:del w:id="13312" w:author="XuanWen Chen" w:date="2019-01-02T06:45:00Z"/>
                <w:color w:val="FF0000"/>
              </w:rPr>
            </w:pPr>
            <w:del w:id="1331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561" w:type="dxa"/>
            <w:gridSpan w:val="3"/>
          </w:tcPr>
          <w:p w14:paraId="716C43F3" w14:textId="5FF33685" w:rsidR="0040689B" w:rsidRPr="00041354" w:rsidDel="009153B4" w:rsidRDefault="0040689B" w:rsidP="0040689B">
            <w:pPr>
              <w:jc w:val="left"/>
              <w:rPr>
                <w:del w:id="13314" w:author="XuanWen Chen" w:date="2019-01-02T06:45:00Z"/>
                <w:color w:val="FF0000"/>
              </w:rPr>
            </w:pPr>
            <w:del w:id="13315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</w:delText>
              </w:r>
              <w:r w:rsidRPr="00041354" w:rsidDel="009153B4">
                <w:rPr>
                  <w:rFonts w:hint="eastAsia"/>
                  <w:color w:val="FF0000"/>
                </w:rPr>
                <w:delText>1</w:delText>
              </w:r>
              <w:r w:rsidRPr="00041354" w:rsidDel="009153B4">
                <w:rPr>
                  <w:color w:val="FF0000"/>
                </w:rPr>
                <w:delText xml:space="preserve">: </w:delText>
              </w:r>
              <w:r w:rsidRPr="00041354" w:rsidDel="009153B4">
                <w:rPr>
                  <w:rFonts w:hint="eastAsia"/>
                  <w:color w:val="FF0000"/>
                </w:rPr>
                <w:delText>该项目状态正常</w:delText>
              </w:r>
            </w:del>
          </w:p>
          <w:p w14:paraId="6177A7ED" w14:textId="04804FBD" w:rsidR="0040689B" w:rsidRPr="00041354" w:rsidDel="009153B4" w:rsidRDefault="0040689B" w:rsidP="0040689B">
            <w:pPr>
              <w:jc w:val="left"/>
              <w:rPr>
                <w:del w:id="13316" w:author="XuanWen Chen" w:date="2019-01-02T06:45:00Z"/>
                <w:rFonts w:hAnsi="宋体"/>
                <w:color w:val="FF0000"/>
              </w:rPr>
            </w:pPr>
            <w:del w:id="1331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RE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-2：更改扮演的角色未满员</w:delText>
              </w:r>
            </w:del>
          </w:p>
        </w:tc>
      </w:tr>
      <w:tr w:rsidR="0040689B" w:rsidRPr="00041354" w:rsidDel="009153B4" w14:paraId="092B80B3" w14:textId="078BD319" w:rsidTr="0040689B">
        <w:trPr>
          <w:del w:id="13318" w:author="XuanWen Chen" w:date="2019-01-02T06:45:00Z"/>
        </w:trPr>
        <w:tc>
          <w:tcPr>
            <w:tcW w:w="1656" w:type="dxa"/>
          </w:tcPr>
          <w:p w14:paraId="24B2F87A" w14:textId="719CE0EB" w:rsidR="0040689B" w:rsidRPr="00041354" w:rsidDel="009153B4" w:rsidRDefault="0040689B" w:rsidP="0040689B">
            <w:pPr>
              <w:rPr>
                <w:del w:id="13319" w:author="XuanWen Chen" w:date="2019-01-02T06:45:00Z"/>
                <w:color w:val="FF0000"/>
              </w:rPr>
            </w:pPr>
            <w:del w:id="1332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561" w:type="dxa"/>
            <w:gridSpan w:val="3"/>
          </w:tcPr>
          <w:p w14:paraId="00F319A5" w14:textId="7E6BC5AF" w:rsidR="0040689B" w:rsidRPr="00041354" w:rsidDel="009153B4" w:rsidRDefault="0040689B" w:rsidP="0040689B">
            <w:pPr>
              <w:jc w:val="left"/>
              <w:rPr>
                <w:del w:id="13321" w:author="XuanWen Chen" w:date="2019-01-02T06:45:00Z"/>
                <w:rFonts w:hAnsi="宋体"/>
                <w:color w:val="FF0000"/>
              </w:rPr>
            </w:pPr>
            <w:del w:id="1332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OST-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1</w:delText>
              </w:r>
              <w:r w:rsidRPr="00041354" w:rsidDel="009153B4">
                <w:rPr>
                  <w:rFonts w:hAnsi="宋体"/>
                  <w:color w:val="FF0000"/>
                </w:rPr>
                <w:delText xml:space="preserve">: 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向申请人发送角色变更成功的站内信</w:delText>
              </w:r>
            </w:del>
          </w:p>
        </w:tc>
      </w:tr>
      <w:tr w:rsidR="0040689B" w:rsidRPr="00041354" w:rsidDel="009153B4" w14:paraId="198E6C2F" w14:textId="341B7D57" w:rsidTr="0040689B">
        <w:trPr>
          <w:del w:id="13323" w:author="XuanWen Chen" w:date="2019-01-02T06:45:00Z"/>
        </w:trPr>
        <w:tc>
          <w:tcPr>
            <w:tcW w:w="1656" w:type="dxa"/>
          </w:tcPr>
          <w:p w14:paraId="64F4F784" w14:textId="755257B9" w:rsidR="0040689B" w:rsidRPr="00041354" w:rsidDel="009153B4" w:rsidRDefault="0040689B" w:rsidP="0040689B">
            <w:pPr>
              <w:rPr>
                <w:del w:id="13324" w:author="XuanWen Chen" w:date="2019-01-02T06:45:00Z"/>
                <w:color w:val="FF0000"/>
              </w:rPr>
            </w:pPr>
            <w:del w:id="1332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561" w:type="dxa"/>
            <w:gridSpan w:val="3"/>
          </w:tcPr>
          <w:p w14:paraId="24C879E7" w14:textId="4E8E6488" w:rsidR="0040689B" w:rsidRPr="00041354" w:rsidDel="009153B4" w:rsidRDefault="0040689B" w:rsidP="0040689B">
            <w:pPr>
              <w:jc w:val="left"/>
              <w:rPr>
                <w:del w:id="13326" w:author="XuanWen Chen" w:date="2019-01-02T06:45:00Z"/>
                <w:rFonts w:hAnsi="宋体"/>
                <w:color w:val="FF0000"/>
              </w:rPr>
            </w:pPr>
            <w:del w:id="1332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1.打开我的项目</w:delText>
              </w:r>
            </w:del>
          </w:p>
          <w:p w14:paraId="39F96723" w14:textId="6890588D" w:rsidR="0040689B" w:rsidRPr="00041354" w:rsidDel="009153B4" w:rsidRDefault="0040689B" w:rsidP="0040689B">
            <w:pPr>
              <w:jc w:val="left"/>
              <w:rPr>
                <w:del w:id="13328" w:author="XuanWen Chen" w:date="2019-01-02T06:45:00Z"/>
                <w:rFonts w:hAnsi="宋体"/>
                <w:color w:val="FF0000"/>
              </w:rPr>
            </w:pPr>
            <w:del w:id="1332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2.查看我扮演的角色</w:delText>
              </w:r>
            </w:del>
          </w:p>
          <w:p w14:paraId="2FF689D9" w14:textId="5B0A986B" w:rsidR="0040689B" w:rsidRPr="00041354" w:rsidDel="009153B4" w:rsidRDefault="0040689B" w:rsidP="0040689B">
            <w:pPr>
              <w:jc w:val="left"/>
              <w:rPr>
                <w:del w:id="13330" w:author="XuanWen Chen" w:date="2019-01-02T06:45:00Z"/>
                <w:rFonts w:hAnsi="宋体"/>
                <w:color w:val="FF0000"/>
              </w:rPr>
            </w:pPr>
            <w:del w:id="1333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3.选择更改后我想要扮演的角色</w:delText>
              </w:r>
            </w:del>
          </w:p>
          <w:p w14:paraId="20132566" w14:textId="5CDD6293" w:rsidR="0040689B" w:rsidRPr="00041354" w:rsidDel="009153B4" w:rsidRDefault="0040689B" w:rsidP="0040689B">
            <w:pPr>
              <w:jc w:val="left"/>
              <w:rPr>
                <w:del w:id="13332" w:author="XuanWen Chen" w:date="2019-01-02T06:45:00Z"/>
                <w:rFonts w:hAnsi="宋体"/>
                <w:color w:val="FF0000"/>
              </w:rPr>
            </w:pPr>
            <w:del w:id="1333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4.点击确定</w:delText>
              </w:r>
            </w:del>
          </w:p>
        </w:tc>
      </w:tr>
      <w:tr w:rsidR="0040689B" w:rsidRPr="00041354" w:rsidDel="009153B4" w14:paraId="0741FB9C" w14:textId="49B16CA6" w:rsidTr="0040689B">
        <w:trPr>
          <w:del w:id="13334" w:author="XuanWen Chen" w:date="2019-01-02T06:45:00Z"/>
        </w:trPr>
        <w:tc>
          <w:tcPr>
            <w:tcW w:w="1656" w:type="dxa"/>
          </w:tcPr>
          <w:p w14:paraId="07D90E69" w14:textId="425AAB7E" w:rsidR="0040689B" w:rsidRPr="00041354" w:rsidDel="009153B4" w:rsidRDefault="0040689B" w:rsidP="0040689B">
            <w:pPr>
              <w:rPr>
                <w:del w:id="13335" w:author="XuanWen Chen" w:date="2019-01-02T06:45:00Z"/>
                <w:rFonts w:hAnsi="宋体"/>
                <w:color w:val="FF0000"/>
              </w:rPr>
            </w:pPr>
            <w:del w:id="1333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561" w:type="dxa"/>
            <w:gridSpan w:val="3"/>
          </w:tcPr>
          <w:p w14:paraId="2D0A82A0" w14:textId="2B71D97D" w:rsidR="0040689B" w:rsidRPr="00041354" w:rsidDel="009153B4" w:rsidRDefault="0040689B" w:rsidP="0040689B">
            <w:pPr>
              <w:jc w:val="left"/>
              <w:rPr>
                <w:del w:id="13337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03ECB7C0" w14:textId="6806B8C1" w:rsidTr="0040689B">
        <w:trPr>
          <w:del w:id="13338" w:author="XuanWen Chen" w:date="2019-01-02T06:45:00Z"/>
        </w:trPr>
        <w:tc>
          <w:tcPr>
            <w:tcW w:w="1656" w:type="dxa"/>
          </w:tcPr>
          <w:p w14:paraId="095E4E17" w14:textId="7C1F759F" w:rsidR="0040689B" w:rsidRPr="00041354" w:rsidDel="009153B4" w:rsidRDefault="0040689B" w:rsidP="0040689B">
            <w:pPr>
              <w:rPr>
                <w:del w:id="13339" w:author="XuanWen Chen" w:date="2019-01-02T06:45:00Z"/>
                <w:rFonts w:hAnsi="宋体"/>
                <w:color w:val="FF0000"/>
              </w:rPr>
            </w:pPr>
            <w:del w:id="1334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561" w:type="dxa"/>
            <w:gridSpan w:val="3"/>
          </w:tcPr>
          <w:p w14:paraId="01E68799" w14:textId="5DF05556" w:rsidR="0040689B" w:rsidRPr="00041354" w:rsidDel="009153B4" w:rsidRDefault="0040689B" w:rsidP="0040689B">
            <w:pPr>
              <w:jc w:val="left"/>
              <w:rPr>
                <w:del w:id="13341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5A884BD9" w14:textId="7D0EC523" w:rsidTr="0040689B">
        <w:trPr>
          <w:del w:id="13342" w:author="XuanWen Chen" w:date="2019-01-02T06:45:00Z"/>
        </w:trPr>
        <w:tc>
          <w:tcPr>
            <w:tcW w:w="1656" w:type="dxa"/>
          </w:tcPr>
          <w:p w14:paraId="2B51F8F3" w14:textId="1A526D71" w:rsidR="0040689B" w:rsidRPr="00041354" w:rsidDel="009153B4" w:rsidRDefault="0040689B" w:rsidP="0040689B">
            <w:pPr>
              <w:rPr>
                <w:del w:id="13343" w:author="XuanWen Chen" w:date="2019-01-02T06:45:00Z"/>
                <w:rFonts w:hAnsi="宋体"/>
                <w:color w:val="FF0000"/>
              </w:rPr>
            </w:pPr>
            <w:del w:id="1334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561" w:type="dxa"/>
            <w:gridSpan w:val="3"/>
          </w:tcPr>
          <w:p w14:paraId="02C85598" w14:textId="34215035" w:rsidR="0040689B" w:rsidRPr="00041354" w:rsidDel="009153B4" w:rsidRDefault="0040689B" w:rsidP="0040689B">
            <w:pPr>
              <w:jc w:val="left"/>
              <w:rPr>
                <w:del w:id="13345" w:author="XuanWen Chen" w:date="2019-01-02T06:45:00Z"/>
                <w:rFonts w:hAnsi="宋体"/>
                <w:color w:val="FF0000"/>
              </w:rPr>
            </w:pPr>
            <w:del w:id="1334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9153B4" w14:paraId="1814DB8E" w14:textId="359426D7" w:rsidTr="0040689B">
        <w:trPr>
          <w:del w:id="13347" w:author="XuanWen Chen" w:date="2019-01-02T06:45:00Z"/>
        </w:trPr>
        <w:tc>
          <w:tcPr>
            <w:tcW w:w="1656" w:type="dxa"/>
          </w:tcPr>
          <w:p w14:paraId="39D298B1" w14:textId="369018D4" w:rsidR="0040689B" w:rsidRPr="00041354" w:rsidDel="009153B4" w:rsidRDefault="0040689B" w:rsidP="0040689B">
            <w:pPr>
              <w:rPr>
                <w:del w:id="13348" w:author="XuanWen Chen" w:date="2019-01-02T06:45:00Z"/>
                <w:rFonts w:hAnsi="宋体"/>
                <w:color w:val="FF0000"/>
              </w:rPr>
            </w:pPr>
            <w:del w:id="1334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561" w:type="dxa"/>
            <w:gridSpan w:val="3"/>
          </w:tcPr>
          <w:p w14:paraId="5F3890B8" w14:textId="3ACBC011" w:rsidR="0040689B" w:rsidRPr="00041354" w:rsidDel="009153B4" w:rsidRDefault="0040689B" w:rsidP="0040689B">
            <w:pPr>
              <w:jc w:val="left"/>
              <w:rPr>
                <w:del w:id="13350" w:author="XuanWen Chen" w:date="2019-01-02T06:45:00Z"/>
                <w:rFonts w:hAnsi="宋体"/>
                <w:color w:val="FF0000"/>
              </w:rPr>
            </w:pPr>
            <w:del w:id="1335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低</w:delText>
              </w:r>
            </w:del>
          </w:p>
        </w:tc>
      </w:tr>
      <w:tr w:rsidR="0040689B" w:rsidRPr="00041354" w:rsidDel="009153B4" w14:paraId="090BB6A3" w14:textId="64FC3518" w:rsidTr="0040689B">
        <w:trPr>
          <w:del w:id="13352" w:author="XuanWen Chen" w:date="2019-01-02T06:45:00Z"/>
        </w:trPr>
        <w:tc>
          <w:tcPr>
            <w:tcW w:w="1656" w:type="dxa"/>
          </w:tcPr>
          <w:p w14:paraId="7337A1F6" w14:textId="7539E6CF" w:rsidR="0040689B" w:rsidRPr="00041354" w:rsidDel="009153B4" w:rsidRDefault="0040689B" w:rsidP="0040689B">
            <w:pPr>
              <w:rPr>
                <w:del w:id="13353" w:author="XuanWen Chen" w:date="2019-01-02T06:45:00Z"/>
                <w:rFonts w:hAnsi="宋体"/>
                <w:color w:val="FF0000"/>
              </w:rPr>
            </w:pPr>
            <w:del w:id="1335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561" w:type="dxa"/>
            <w:gridSpan w:val="3"/>
          </w:tcPr>
          <w:p w14:paraId="384D503B" w14:textId="49588BE9" w:rsidR="0040689B" w:rsidRPr="00041354" w:rsidDel="009153B4" w:rsidRDefault="0040689B" w:rsidP="0040689B">
            <w:pPr>
              <w:jc w:val="left"/>
              <w:rPr>
                <w:del w:id="13355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72C4352C" w14:textId="664CC415" w:rsidTr="0040689B">
        <w:trPr>
          <w:del w:id="13356" w:author="XuanWen Chen" w:date="2019-01-02T06:45:00Z"/>
        </w:trPr>
        <w:tc>
          <w:tcPr>
            <w:tcW w:w="1656" w:type="dxa"/>
          </w:tcPr>
          <w:p w14:paraId="216A3E78" w14:textId="6E6CAA39" w:rsidR="0040689B" w:rsidRPr="00041354" w:rsidDel="009153B4" w:rsidRDefault="0040689B" w:rsidP="0040689B">
            <w:pPr>
              <w:rPr>
                <w:del w:id="13357" w:author="XuanWen Chen" w:date="2019-01-02T06:45:00Z"/>
                <w:rFonts w:hAnsi="宋体"/>
                <w:color w:val="FF0000"/>
              </w:rPr>
            </w:pPr>
            <w:del w:id="1335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561" w:type="dxa"/>
            <w:gridSpan w:val="3"/>
          </w:tcPr>
          <w:p w14:paraId="03EB3E5D" w14:textId="59CB4617" w:rsidR="0040689B" w:rsidRPr="00041354" w:rsidDel="009153B4" w:rsidRDefault="0040689B" w:rsidP="0040689B">
            <w:pPr>
              <w:jc w:val="left"/>
              <w:rPr>
                <w:del w:id="13359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5D2300D4" w14:textId="7FD78CF1" w:rsidTr="0040689B">
        <w:trPr>
          <w:del w:id="13360" w:author="XuanWen Chen" w:date="2019-01-02T06:45:00Z"/>
        </w:trPr>
        <w:tc>
          <w:tcPr>
            <w:tcW w:w="1656" w:type="dxa"/>
          </w:tcPr>
          <w:p w14:paraId="6C38CC72" w14:textId="0F2641B4" w:rsidR="0040689B" w:rsidRPr="00041354" w:rsidDel="009153B4" w:rsidRDefault="0040689B" w:rsidP="0040689B">
            <w:pPr>
              <w:rPr>
                <w:del w:id="13361" w:author="XuanWen Chen" w:date="2019-01-02T06:45:00Z"/>
                <w:color w:val="FF0000"/>
              </w:rPr>
            </w:pPr>
            <w:del w:id="13362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假设：</w:delText>
              </w:r>
            </w:del>
          </w:p>
        </w:tc>
        <w:tc>
          <w:tcPr>
            <w:tcW w:w="6561" w:type="dxa"/>
            <w:gridSpan w:val="3"/>
          </w:tcPr>
          <w:p w14:paraId="5A082E2B" w14:textId="49B34957" w:rsidR="0040689B" w:rsidRPr="00041354" w:rsidDel="009153B4" w:rsidRDefault="0040689B" w:rsidP="0040689B">
            <w:pPr>
              <w:rPr>
                <w:del w:id="13363" w:author="XuanWen Chen" w:date="2019-01-02T06:45:00Z"/>
                <w:color w:val="FF0000"/>
              </w:rPr>
            </w:pPr>
          </w:p>
          <w:p w14:paraId="06E01219" w14:textId="7E117C39" w:rsidR="0040689B" w:rsidRPr="00041354" w:rsidDel="009153B4" w:rsidRDefault="0040689B" w:rsidP="0040689B">
            <w:pPr>
              <w:rPr>
                <w:del w:id="13364" w:author="XuanWen Chen" w:date="2019-01-02T06:45:00Z"/>
                <w:color w:val="FF0000"/>
              </w:rPr>
            </w:pPr>
          </w:p>
        </w:tc>
      </w:tr>
    </w:tbl>
    <w:p w14:paraId="1220FFEC" w14:textId="52E6FBD9" w:rsidR="0040689B" w:rsidDel="009153B4" w:rsidRDefault="00720356" w:rsidP="00720356">
      <w:pPr>
        <w:pStyle w:val="4"/>
        <w:rPr>
          <w:del w:id="13365" w:author="XuanWen Chen" w:date="2019-01-02T06:45:00Z"/>
        </w:rPr>
      </w:pPr>
      <w:bookmarkStart w:id="13366" w:name="_Toc533621469"/>
      <w:del w:id="13367" w:author="XuanWen Chen" w:date="2019-01-02T06:45:00Z">
        <w:r w:rsidDel="009153B4">
          <w:rPr>
            <w:rFonts w:hint="eastAsia"/>
          </w:rPr>
          <w:delText>项目开始</w:delText>
        </w:r>
        <w:r w:rsidDel="009153B4">
          <w:rPr>
            <w:rFonts w:hint="eastAsia"/>
          </w:rPr>
          <w:delText>-</w:delText>
        </w:r>
        <w:r w:rsidDel="009153B4">
          <w:rPr>
            <w:rFonts w:hint="eastAsia"/>
          </w:rPr>
          <w:delText>自动开始</w:delText>
        </w:r>
        <w:bookmarkEnd w:id="13366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:rsidDel="009153B4" w14:paraId="5F2FAF0F" w14:textId="233DA05D" w:rsidTr="0040689B">
        <w:trPr>
          <w:del w:id="13368" w:author="XuanWen Chen" w:date="2019-01-02T06:45:00Z"/>
        </w:trPr>
        <w:tc>
          <w:tcPr>
            <w:tcW w:w="2074" w:type="dxa"/>
          </w:tcPr>
          <w:p w14:paraId="1706BDF4" w14:textId="77905D51" w:rsidR="0040689B" w:rsidRPr="008035F1" w:rsidDel="009153B4" w:rsidRDefault="0040689B" w:rsidP="0040689B">
            <w:pPr>
              <w:rPr>
                <w:del w:id="13369" w:author="XuanWen Chen" w:date="2019-01-02T06:45:00Z"/>
                <w:rFonts w:hAnsi="宋体"/>
                <w:b/>
              </w:rPr>
            </w:pPr>
            <w:del w:id="13370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78B1FC79" w14:textId="035D0962" w:rsidR="0040689B" w:rsidRPr="008035F1" w:rsidDel="009153B4" w:rsidRDefault="0040689B" w:rsidP="0040689B">
            <w:pPr>
              <w:rPr>
                <w:del w:id="13371" w:author="XuanWen Chen" w:date="2019-01-02T06:45:00Z"/>
                <w:rFonts w:hAnsi="宋体"/>
                <w:b/>
              </w:rPr>
            </w:pPr>
            <w:del w:id="13372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/>
                  <w:b/>
                </w:rPr>
                <w:delText>9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P</w:delText>
              </w:r>
              <w:r w:rsidDel="009153B4">
                <w:rPr>
                  <w:rFonts w:hAnsi="宋体"/>
                  <w:b/>
                </w:rPr>
                <w:delText>M</w:delText>
              </w:r>
              <w:r w:rsidDel="009153B4">
                <w:rPr>
                  <w:rFonts w:hAnsi="宋体" w:hint="eastAsia"/>
                  <w:b/>
                </w:rPr>
                <w:delText>确认项目开始-自动开始</w:delText>
              </w:r>
            </w:del>
          </w:p>
        </w:tc>
      </w:tr>
      <w:tr w:rsidR="0040689B" w:rsidRPr="008035F1" w:rsidDel="009153B4" w14:paraId="34B04735" w14:textId="281077C4" w:rsidTr="0040689B">
        <w:trPr>
          <w:del w:id="13373" w:author="XuanWen Chen" w:date="2019-01-02T06:45:00Z"/>
        </w:trPr>
        <w:tc>
          <w:tcPr>
            <w:tcW w:w="2074" w:type="dxa"/>
          </w:tcPr>
          <w:p w14:paraId="435BAB17" w14:textId="72EBADD6" w:rsidR="0040689B" w:rsidRPr="008035F1" w:rsidDel="009153B4" w:rsidRDefault="0040689B" w:rsidP="0040689B">
            <w:pPr>
              <w:jc w:val="left"/>
              <w:rPr>
                <w:del w:id="13374" w:author="XuanWen Chen" w:date="2019-01-02T06:45:00Z"/>
                <w:rFonts w:hAnsi="宋体"/>
              </w:rPr>
            </w:pPr>
            <w:del w:id="13375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2EBF66A0" w14:textId="7613EC17" w:rsidR="0040689B" w:rsidRPr="008035F1" w:rsidDel="009153B4" w:rsidRDefault="0040689B" w:rsidP="0040689B">
            <w:pPr>
              <w:jc w:val="left"/>
              <w:rPr>
                <w:del w:id="13376" w:author="XuanWen Chen" w:date="2019-01-02T06:45:00Z"/>
                <w:rFonts w:hAnsi="宋体"/>
              </w:rPr>
            </w:pPr>
            <w:del w:id="13377" w:author="XuanWen Chen" w:date="2019-01-02T06:45:00Z">
              <w:r w:rsidDel="009153B4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7FD0D6B9" w14:textId="60B9CC2E" w:rsidR="0040689B" w:rsidRPr="008035F1" w:rsidDel="009153B4" w:rsidRDefault="0040689B" w:rsidP="0040689B">
            <w:pPr>
              <w:jc w:val="left"/>
              <w:rPr>
                <w:del w:id="13378" w:author="XuanWen Chen" w:date="2019-01-02T06:45:00Z"/>
                <w:rFonts w:hAnsi="宋体"/>
              </w:rPr>
            </w:pPr>
            <w:del w:id="13379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09CA65CE" w14:textId="041EAE46" w:rsidR="0040689B" w:rsidRPr="008035F1" w:rsidDel="009153B4" w:rsidRDefault="0040689B" w:rsidP="0040689B">
            <w:pPr>
              <w:jc w:val="left"/>
              <w:rPr>
                <w:del w:id="13380" w:author="XuanWen Chen" w:date="2019-01-02T06:45:00Z"/>
                <w:rFonts w:hAnsi="宋体"/>
              </w:rPr>
            </w:pPr>
            <w:del w:id="13381" w:author="XuanWen Chen" w:date="2019-01-02T06:45:00Z">
              <w:r w:rsidDel="009153B4">
                <w:rPr>
                  <w:rFonts w:hAnsi="宋体"/>
                </w:rPr>
                <w:delText>2018</w:delText>
              </w:r>
              <w:r w:rsidDel="009153B4">
                <w:rPr>
                  <w:rFonts w:hAnsi="宋体" w:hint="eastAsia"/>
                </w:rPr>
                <w:delText>/11/24</w:delText>
              </w:r>
            </w:del>
          </w:p>
        </w:tc>
      </w:tr>
      <w:tr w:rsidR="0040689B" w:rsidRPr="008035F1" w:rsidDel="009153B4" w14:paraId="5B1E9D47" w14:textId="37CBFCAC" w:rsidTr="0040689B">
        <w:trPr>
          <w:del w:id="13382" w:author="XuanWen Chen" w:date="2019-01-02T06:45:00Z"/>
        </w:trPr>
        <w:tc>
          <w:tcPr>
            <w:tcW w:w="2074" w:type="dxa"/>
          </w:tcPr>
          <w:p w14:paraId="69A89F02" w14:textId="21A9B26E" w:rsidR="0040689B" w:rsidRPr="008035F1" w:rsidDel="009153B4" w:rsidRDefault="0040689B" w:rsidP="0040689B">
            <w:pPr>
              <w:jc w:val="left"/>
              <w:rPr>
                <w:del w:id="13383" w:author="XuanWen Chen" w:date="2019-01-02T06:45:00Z"/>
                <w:rFonts w:hAnsi="宋体"/>
              </w:rPr>
            </w:pPr>
            <w:del w:id="13384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04E8F901" w14:textId="7BAE67BB" w:rsidR="0040689B" w:rsidRPr="008035F1" w:rsidDel="009153B4" w:rsidRDefault="0040689B" w:rsidP="0040689B">
            <w:pPr>
              <w:jc w:val="left"/>
              <w:rPr>
                <w:del w:id="13385" w:author="XuanWen Chen" w:date="2019-01-02T06:45:00Z"/>
                <w:rFonts w:hAnsi="宋体"/>
              </w:rPr>
            </w:pPr>
            <w:del w:id="13386" w:author="XuanWen Chen" w:date="2019-01-02T06:45:00Z">
              <w:r w:rsidDel="009153B4">
                <w:rPr>
                  <w:rFonts w:hAnsi="宋体" w:hint="eastAsia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78A556B4" w14:textId="47D13249" w:rsidR="0040689B" w:rsidRPr="008035F1" w:rsidDel="009153B4" w:rsidRDefault="0040689B" w:rsidP="0040689B">
            <w:pPr>
              <w:jc w:val="left"/>
              <w:rPr>
                <w:del w:id="13387" w:author="XuanWen Chen" w:date="2019-01-02T06:45:00Z"/>
                <w:rFonts w:hAnsi="宋体"/>
              </w:rPr>
            </w:pPr>
            <w:del w:id="13388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79FC3232" w14:textId="1DF0BE94" w:rsidR="0040689B" w:rsidRPr="008035F1" w:rsidDel="009153B4" w:rsidRDefault="0040689B" w:rsidP="0040689B">
            <w:pPr>
              <w:jc w:val="left"/>
              <w:rPr>
                <w:del w:id="13389" w:author="XuanWen Chen" w:date="2019-01-02T06:45:00Z"/>
                <w:rFonts w:hAnsi="宋体"/>
              </w:rPr>
            </w:pPr>
            <w:del w:id="13390" w:author="XuanWen Chen" w:date="2019-01-02T06:45:00Z">
              <w:r w:rsidDel="009153B4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9153B4" w14:paraId="44F20151" w14:textId="0F5550A6" w:rsidTr="0040689B">
        <w:trPr>
          <w:del w:id="13391" w:author="XuanWen Chen" w:date="2019-01-02T06:45:00Z"/>
        </w:trPr>
        <w:tc>
          <w:tcPr>
            <w:tcW w:w="2074" w:type="dxa"/>
          </w:tcPr>
          <w:p w14:paraId="40848309" w14:textId="1E922F49" w:rsidR="0040689B" w:rsidRPr="008035F1" w:rsidDel="009153B4" w:rsidRDefault="0040689B" w:rsidP="0040689B">
            <w:pPr>
              <w:jc w:val="left"/>
              <w:rPr>
                <w:del w:id="13392" w:author="XuanWen Chen" w:date="2019-01-02T06:45:00Z"/>
                <w:rFonts w:hAnsi="宋体"/>
              </w:rPr>
            </w:pPr>
            <w:del w:id="13393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36A3CCBB" w14:textId="7646A5D8" w:rsidR="0040689B" w:rsidRPr="008035F1" w:rsidDel="009153B4" w:rsidRDefault="0040689B" w:rsidP="0040689B">
            <w:pPr>
              <w:jc w:val="left"/>
              <w:rPr>
                <w:del w:id="13394" w:author="XuanWen Chen" w:date="2019-01-02T06:45:00Z"/>
                <w:rFonts w:hAnsi="宋体"/>
              </w:rPr>
            </w:pPr>
            <w:del w:id="13395" w:author="XuanWen Chen" w:date="2019-01-02T06:45:00Z">
              <w:r w:rsidDel="009153B4">
                <w:rPr>
                  <w:rFonts w:hAnsi="宋体" w:hint="eastAsia"/>
                </w:rPr>
                <w:delText>项目成员</w:delText>
              </w:r>
            </w:del>
          </w:p>
        </w:tc>
      </w:tr>
      <w:tr w:rsidR="0040689B" w:rsidRPr="008035F1" w:rsidDel="009153B4" w14:paraId="7BDB0578" w14:textId="21519285" w:rsidTr="0040689B">
        <w:trPr>
          <w:del w:id="13396" w:author="XuanWen Chen" w:date="2019-01-02T06:45:00Z"/>
        </w:trPr>
        <w:tc>
          <w:tcPr>
            <w:tcW w:w="2074" w:type="dxa"/>
          </w:tcPr>
          <w:p w14:paraId="13296309" w14:textId="2EBA3C99" w:rsidR="0040689B" w:rsidRPr="008035F1" w:rsidDel="009153B4" w:rsidRDefault="0040689B" w:rsidP="0040689B">
            <w:pPr>
              <w:jc w:val="left"/>
              <w:rPr>
                <w:del w:id="13397" w:author="XuanWen Chen" w:date="2019-01-02T06:45:00Z"/>
                <w:rFonts w:hAnsi="宋体"/>
              </w:rPr>
            </w:pPr>
            <w:del w:id="13398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35C9053F" w14:textId="304D520D" w:rsidR="0040689B" w:rsidRPr="008035F1" w:rsidDel="009153B4" w:rsidRDefault="0040689B" w:rsidP="0040689B">
            <w:pPr>
              <w:jc w:val="left"/>
              <w:rPr>
                <w:del w:id="13399" w:author="XuanWen Chen" w:date="2019-01-02T06:45:00Z"/>
                <w:rFonts w:hAnsi="宋体"/>
              </w:rPr>
            </w:pPr>
            <w:del w:id="13400" w:author="XuanWen Chen" w:date="2019-01-02T06:45:00Z">
              <w:r w:rsidDel="009153B4">
                <w:rPr>
                  <w:rFonts w:hAnsi="宋体" w:hint="eastAsia"/>
                </w:rPr>
                <w:delText>1.角色分配全部完成</w:delText>
              </w:r>
            </w:del>
          </w:p>
        </w:tc>
      </w:tr>
      <w:tr w:rsidR="0040689B" w:rsidRPr="000D31F2" w:rsidDel="009153B4" w14:paraId="25EFC6E8" w14:textId="23A081BD" w:rsidTr="0040689B">
        <w:trPr>
          <w:del w:id="13401" w:author="XuanWen Chen" w:date="2019-01-02T06:45:00Z"/>
        </w:trPr>
        <w:tc>
          <w:tcPr>
            <w:tcW w:w="2074" w:type="dxa"/>
          </w:tcPr>
          <w:p w14:paraId="1C6DC6A8" w14:textId="1DA1BDD8" w:rsidR="0040689B" w:rsidRPr="008035F1" w:rsidDel="009153B4" w:rsidRDefault="0040689B" w:rsidP="0040689B">
            <w:pPr>
              <w:jc w:val="left"/>
              <w:rPr>
                <w:del w:id="13402" w:author="XuanWen Chen" w:date="2019-01-02T06:45:00Z"/>
                <w:rFonts w:hAnsi="宋体"/>
              </w:rPr>
            </w:pPr>
            <w:del w:id="13403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3A6ACA76" w14:textId="398F33F8" w:rsidR="0040689B" w:rsidRPr="000D31F2" w:rsidDel="009153B4" w:rsidRDefault="0040689B" w:rsidP="0040689B">
            <w:pPr>
              <w:rPr>
                <w:del w:id="13404" w:author="XuanWen Chen" w:date="2019-01-02T06:45:00Z"/>
              </w:rPr>
            </w:pPr>
            <w:del w:id="13405" w:author="XuanWen Chen" w:date="2019-01-02T06:45:00Z">
              <w:r w:rsidRPr="000D31F2" w:rsidDel="009153B4">
                <w:rPr>
                  <w:rFonts w:hint="eastAsia"/>
                </w:rPr>
                <w:delText>PRE-1：登录系统</w:delText>
              </w:r>
              <w:r w:rsidDel="009153B4">
                <w:rPr>
                  <w:rFonts w:hint="eastAsia"/>
                </w:rPr>
                <w:delText>。</w:delText>
              </w:r>
            </w:del>
          </w:p>
          <w:p w14:paraId="2DE5E9E2" w14:textId="681DCA33" w:rsidR="0040689B" w:rsidRPr="003818F6" w:rsidDel="009153B4" w:rsidRDefault="0040689B" w:rsidP="0040689B">
            <w:pPr>
              <w:rPr>
                <w:del w:id="13406" w:author="XuanWen Chen" w:date="2019-01-02T06:45:00Z"/>
              </w:rPr>
            </w:pPr>
            <w:del w:id="13407" w:author="XuanWen Chen" w:date="2019-01-02T06:45:00Z">
              <w:r w:rsidRPr="000D31F2" w:rsidDel="009153B4">
                <w:rPr>
                  <w:rFonts w:hint="eastAsia"/>
                </w:rPr>
                <w:delText>PRE-2：为当前项目PM的扮演者</w:delText>
              </w:r>
              <w:r w:rsidDel="009153B4">
                <w:rPr>
                  <w:rFonts w:hint="eastAsia"/>
                </w:rPr>
                <w:delText>。</w:delText>
              </w:r>
            </w:del>
          </w:p>
          <w:p w14:paraId="684A54D9" w14:textId="74228179" w:rsidR="0040689B" w:rsidDel="009153B4" w:rsidRDefault="0040689B" w:rsidP="0040689B">
            <w:pPr>
              <w:rPr>
                <w:del w:id="13408" w:author="XuanWen Chen" w:date="2019-01-02T06:45:00Z"/>
              </w:rPr>
            </w:pPr>
            <w:del w:id="13409" w:author="XuanWen Chen" w:date="2019-01-02T06:45:00Z">
              <w:r w:rsidRPr="000D31F2" w:rsidDel="009153B4">
                <w:rPr>
                  <w:rFonts w:hint="eastAsia"/>
                </w:rPr>
                <w:delText>PRE-3：</w:delText>
              </w:r>
              <w:r w:rsidDel="009153B4">
                <w:rPr>
                  <w:rFonts w:hint="eastAsia"/>
                </w:rPr>
                <w:delText>项目组满员。</w:delText>
              </w:r>
            </w:del>
          </w:p>
          <w:p w14:paraId="06A5E932" w14:textId="497188F9" w:rsidR="0040689B" w:rsidRPr="000D31F2" w:rsidDel="009153B4" w:rsidRDefault="0040689B" w:rsidP="0040689B">
            <w:pPr>
              <w:rPr>
                <w:del w:id="13410" w:author="XuanWen Chen" w:date="2019-01-02T06:45:00Z"/>
              </w:rPr>
            </w:pPr>
            <w:del w:id="13411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>RE-4</w:delText>
              </w:r>
              <w:r w:rsidDel="009153B4">
                <w:rPr>
                  <w:rFonts w:hint="eastAsia"/>
                </w:rPr>
                <w:delText>：角色分配完成。</w:delText>
              </w:r>
            </w:del>
          </w:p>
        </w:tc>
      </w:tr>
      <w:tr w:rsidR="0040689B" w:rsidRPr="000D31F2" w:rsidDel="009153B4" w14:paraId="581EC24C" w14:textId="58B959A2" w:rsidTr="0040689B">
        <w:trPr>
          <w:del w:id="13412" w:author="XuanWen Chen" w:date="2019-01-02T06:45:00Z"/>
        </w:trPr>
        <w:tc>
          <w:tcPr>
            <w:tcW w:w="2074" w:type="dxa"/>
          </w:tcPr>
          <w:p w14:paraId="7AAE7E68" w14:textId="4AD41CB5" w:rsidR="0040689B" w:rsidRPr="008035F1" w:rsidDel="009153B4" w:rsidRDefault="0040689B" w:rsidP="0040689B">
            <w:pPr>
              <w:jc w:val="left"/>
              <w:rPr>
                <w:del w:id="13413" w:author="XuanWen Chen" w:date="2019-01-02T06:45:00Z"/>
                <w:rFonts w:hAnsi="宋体"/>
              </w:rPr>
            </w:pPr>
            <w:del w:id="13414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13344A9A" w14:textId="6DF12F88" w:rsidR="0040689B" w:rsidRPr="000D31F2" w:rsidDel="009153B4" w:rsidRDefault="0040689B" w:rsidP="0040689B">
            <w:pPr>
              <w:rPr>
                <w:del w:id="13415" w:author="XuanWen Chen" w:date="2019-01-02T06:45:00Z"/>
              </w:rPr>
            </w:pPr>
            <w:del w:id="13416" w:author="XuanWen Chen" w:date="2019-01-02T06:45:00Z">
              <w:r w:rsidRPr="000D31F2" w:rsidDel="009153B4">
                <w:rPr>
                  <w:rFonts w:hint="eastAsia"/>
                </w:rPr>
                <w:delText>POST-1：通知给</w:delText>
              </w:r>
              <w:r w:rsidDel="009153B4">
                <w:rPr>
                  <w:rFonts w:hint="eastAsia"/>
                </w:rPr>
                <w:delText>全项目组的人</w:delText>
              </w:r>
            </w:del>
          </w:p>
        </w:tc>
      </w:tr>
      <w:tr w:rsidR="0040689B" w:rsidRPr="002B179C" w:rsidDel="009153B4" w14:paraId="6E30E300" w14:textId="72ED3589" w:rsidTr="0040689B">
        <w:trPr>
          <w:del w:id="13417" w:author="XuanWen Chen" w:date="2019-01-02T06:45:00Z"/>
        </w:trPr>
        <w:tc>
          <w:tcPr>
            <w:tcW w:w="2074" w:type="dxa"/>
          </w:tcPr>
          <w:p w14:paraId="2F10BAF9" w14:textId="63EA3E97" w:rsidR="0040689B" w:rsidRPr="008035F1" w:rsidDel="009153B4" w:rsidRDefault="0040689B" w:rsidP="0040689B">
            <w:pPr>
              <w:rPr>
                <w:del w:id="13418" w:author="XuanWen Chen" w:date="2019-01-02T06:45:00Z"/>
                <w:rFonts w:hAnsi="宋体"/>
              </w:rPr>
            </w:pPr>
            <w:del w:id="13419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2FE1A25F" w14:textId="478A3A7A" w:rsidR="0040689B" w:rsidRPr="00A41781" w:rsidDel="009153B4" w:rsidRDefault="0040689B" w:rsidP="00AE77A1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del w:id="13420" w:author="XuanWen Chen" w:date="2019-01-02T06:45:00Z"/>
                <w:rFonts w:hAnsi="宋体"/>
              </w:rPr>
            </w:pPr>
            <w:del w:id="13421" w:author="XuanWen Chen" w:date="2019-01-02T06:45:00Z">
              <w:r w:rsidRPr="00A41781" w:rsidDel="009153B4">
                <w:rPr>
                  <w:rFonts w:hAnsi="宋体"/>
                </w:rPr>
                <w:delText>PM</w:delText>
              </w:r>
              <w:r w:rsidRPr="00A41781" w:rsidDel="009153B4">
                <w:rPr>
                  <w:rFonts w:hAnsi="宋体" w:hint="eastAsia"/>
                </w:rPr>
                <w:delText>创建项目实例。</w:delText>
              </w:r>
            </w:del>
          </w:p>
          <w:p w14:paraId="7E1EEE06" w14:textId="4ABD80D6" w:rsidR="0040689B" w:rsidRPr="00A41781" w:rsidDel="009153B4" w:rsidRDefault="0040689B" w:rsidP="00AE77A1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del w:id="13422" w:author="XuanWen Chen" w:date="2019-01-02T06:45:00Z"/>
                <w:rFonts w:hAnsi="宋体"/>
              </w:rPr>
            </w:pPr>
            <w:del w:id="13423" w:author="XuanWen Chen" w:date="2019-01-02T06:45:00Z">
              <w:r w:rsidRPr="00A41781" w:rsidDel="009153B4">
                <w:rPr>
                  <w:rFonts w:hAnsi="宋体" w:hint="eastAsia"/>
                </w:rPr>
                <w:delText>P</w:delText>
              </w:r>
              <w:r w:rsidRPr="00A41781" w:rsidDel="009153B4">
                <w:rPr>
                  <w:rFonts w:hAnsi="宋体"/>
                </w:rPr>
                <w:delText>M</w:delText>
              </w:r>
              <w:r w:rsidRPr="00A41781" w:rsidDel="009153B4">
                <w:rPr>
                  <w:rFonts w:hAnsi="宋体" w:hint="eastAsia"/>
                </w:rPr>
                <w:delText>选择项目开始条件</w:delText>
              </w:r>
              <w:r w:rsidRPr="00A41781" w:rsidDel="009153B4">
                <w:rPr>
                  <w:rFonts w:hAnsi="宋体"/>
                </w:rPr>
                <w:delText>—</w:delText>
              </w:r>
              <w:r w:rsidRPr="00A41781" w:rsidDel="009153B4">
                <w:rPr>
                  <w:rFonts w:hAnsi="宋体" w:hint="eastAsia"/>
                </w:rPr>
                <w:delText>自动开始。</w:delText>
              </w:r>
            </w:del>
          </w:p>
          <w:p w14:paraId="039E6261" w14:textId="3D1893DC" w:rsidR="0040689B" w:rsidRPr="00A41781" w:rsidDel="009153B4" w:rsidRDefault="0040689B" w:rsidP="00AE77A1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del w:id="13424" w:author="XuanWen Chen" w:date="2019-01-02T06:45:00Z"/>
                <w:rFonts w:hAnsi="宋体"/>
              </w:rPr>
            </w:pPr>
            <w:del w:id="13425" w:author="XuanWen Chen" w:date="2019-01-02T06:45:00Z">
              <w:r w:rsidRPr="00A41781" w:rsidDel="009153B4">
                <w:rPr>
                  <w:rFonts w:hAnsi="宋体" w:hint="eastAsia"/>
                </w:rPr>
                <w:delText>系统自动判断项目开始。</w:delText>
              </w:r>
            </w:del>
          </w:p>
        </w:tc>
      </w:tr>
      <w:tr w:rsidR="0040689B" w:rsidRPr="003818F6" w:rsidDel="009153B4" w14:paraId="4E9E862B" w14:textId="78F857EB" w:rsidTr="0040689B">
        <w:trPr>
          <w:trHeight w:val="1370"/>
          <w:del w:id="13426" w:author="XuanWen Chen" w:date="2019-01-02T06:45:00Z"/>
        </w:trPr>
        <w:tc>
          <w:tcPr>
            <w:tcW w:w="2074" w:type="dxa"/>
          </w:tcPr>
          <w:p w14:paraId="648166F1" w14:textId="57A74BC1" w:rsidR="0040689B" w:rsidRPr="008035F1" w:rsidDel="009153B4" w:rsidRDefault="0040689B" w:rsidP="0040689B">
            <w:pPr>
              <w:jc w:val="left"/>
              <w:rPr>
                <w:del w:id="13427" w:author="XuanWen Chen" w:date="2019-01-02T06:45:00Z"/>
                <w:rFonts w:hAnsi="宋体"/>
              </w:rPr>
            </w:pPr>
            <w:del w:id="13428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535713C6" w14:textId="4812168F" w:rsidR="0040689B" w:rsidRPr="000A5E07" w:rsidDel="009153B4" w:rsidRDefault="0040689B" w:rsidP="0040689B">
            <w:pPr>
              <w:jc w:val="left"/>
              <w:rPr>
                <w:del w:id="13429" w:author="XuanWen Chen" w:date="2019-01-02T06:45:00Z"/>
                <w:rFonts w:hAnsi="宋体"/>
              </w:rPr>
            </w:pPr>
          </w:p>
        </w:tc>
      </w:tr>
      <w:tr w:rsidR="0040689B" w:rsidRPr="00FD6E19" w:rsidDel="009153B4" w14:paraId="478B909F" w14:textId="0930CC2E" w:rsidTr="0040689B">
        <w:trPr>
          <w:del w:id="13430" w:author="XuanWen Chen" w:date="2019-01-02T06:45:00Z"/>
        </w:trPr>
        <w:tc>
          <w:tcPr>
            <w:tcW w:w="2074" w:type="dxa"/>
          </w:tcPr>
          <w:p w14:paraId="328E0766" w14:textId="5E8F9404" w:rsidR="0040689B" w:rsidRPr="008035F1" w:rsidDel="009153B4" w:rsidRDefault="0040689B" w:rsidP="0040689B">
            <w:pPr>
              <w:jc w:val="left"/>
              <w:rPr>
                <w:del w:id="13431" w:author="XuanWen Chen" w:date="2019-01-02T06:45:00Z"/>
                <w:rFonts w:hAnsi="宋体"/>
              </w:rPr>
            </w:pPr>
            <w:del w:id="13432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0DBE9D7D" w14:textId="3E1C538A" w:rsidR="0040689B" w:rsidDel="009153B4" w:rsidRDefault="0040689B" w:rsidP="0040689B">
            <w:pPr>
              <w:jc w:val="left"/>
              <w:rPr>
                <w:del w:id="13433" w:author="XuanWen Chen" w:date="2019-01-02T06:45:00Z"/>
                <w:rFonts w:hAnsi="宋体"/>
              </w:rPr>
            </w:pPr>
            <w:del w:id="13434" w:author="XuanWen Chen" w:date="2019-01-02T06:45:00Z">
              <w:r w:rsidDel="009153B4">
                <w:rPr>
                  <w:rFonts w:hAnsi="宋体" w:hint="eastAsia"/>
                </w:rPr>
                <w:delText>7</w:delText>
              </w:r>
              <w:r w:rsidRPr="00FD6E19" w:rsidDel="009153B4">
                <w:rPr>
                  <w:rFonts w:hAnsi="宋体" w:hint="eastAsia"/>
                </w:rPr>
                <w:delText>.0</w:delText>
              </w:r>
              <w:r w:rsidRPr="00FD6E19" w:rsidDel="009153B4">
                <w:rPr>
                  <w:rFonts w:hAnsi="宋体"/>
                </w:rPr>
                <w:delText xml:space="preserve"> </w:delText>
              </w:r>
              <w:r w:rsidRPr="00FD6E19" w:rsidDel="009153B4">
                <w:rPr>
                  <w:rFonts w:hAnsi="宋体" w:hint="eastAsia"/>
                </w:rPr>
                <w:delText>E1</w:delText>
              </w:r>
              <w:r w:rsidDel="009153B4">
                <w:rPr>
                  <w:rFonts w:hAnsi="宋体" w:hint="eastAsia"/>
                </w:rPr>
                <w:delText>当前案例已无权限参加</w:delText>
              </w:r>
            </w:del>
          </w:p>
          <w:p w14:paraId="64AC782F" w14:textId="5FBDA35B" w:rsidR="0040689B" w:rsidRPr="00FD6E19" w:rsidDel="009153B4" w:rsidRDefault="0040689B" w:rsidP="0040689B">
            <w:pPr>
              <w:jc w:val="left"/>
              <w:rPr>
                <w:del w:id="13435" w:author="XuanWen Chen" w:date="2019-01-02T06:45:00Z"/>
                <w:rFonts w:hAnsi="宋体"/>
              </w:rPr>
            </w:pPr>
          </w:p>
        </w:tc>
      </w:tr>
      <w:tr w:rsidR="0040689B" w:rsidRPr="008035F1" w:rsidDel="009153B4" w14:paraId="05C1E180" w14:textId="7150169E" w:rsidTr="0040689B">
        <w:trPr>
          <w:del w:id="13436" w:author="XuanWen Chen" w:date="2019-01-02T06:45:00Z"/>
        </w:trPr>
        <w:tc>
          <w:tcPr>
            <w:tcW w:w="2074" w:type="dxa"/>
          </w:tcPr>
          <w:p w14:paraId="5037ECAB" w14:textId="499A9F09" w:rsidR="0040689B" w:rsidRPr="008035F1" w:rsidDel="009153B4" w:rsidRDefault="0040689B" w:rsidP="0040689B">
            <w:pPr>
              <w:jc w:val="left"/>
              <w:rPr>
                <w:del w:id="13437" w:author="XuanWen Chen" w:date="2019-01-02T06:45:00Z"/>
                <w:rFonts w:hAnsi="宋体"/>
              </w:rPr>
            </w:pPr>
            <w:del w:id="13438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0C7F2BD9" w14:textId="1CC94B07" w:rsidR="0040689B" w:rsidRPr="008035F1" w:rsidDel="009153B4" w:rsidRDefault="0040689B" w:rsidP="0040689B">
            <w:pPr>
              <w:jc w:val="left"/>
              <w:rPr>
                <w:del w:id="13439" w:author="XuanWen Chen" w:date="2019-01-02T06:45:00Z"/>
                <w:rFonts w:hAnsi="宋体"/>
              </w:rPr>
            </w:pPr>
            <w:del w:id="13440" w:author="XuanWen Chen" w:date="2019-01-02T06:45:00Z">
              <w:r w:rsidDel="009153B4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:rsidDel="009153B4" w14:paraId="4DD3C3CB" w14:textId="438DEFE7" w:rsidTr="0040689B">
        <w:trPr>
          <w:del w:id="13441" w:author="XuanWen Chen" w:date="2019-01-02T06:45:00Z"/>
        </w:trPr>
        <w:tc>
          <w:tcPr>
            <w:tcW w:w="2074" w:type="dxa"/>
          </w:tcPr>
          <w:p w14:paraId="79F4B1C8" w14:textId="6B49C46E" w:rsidR="0040689B" w:rsidRPr="008035F1" w:rsidDel="009153B4" w:rsidRDefault="0040689B" w:rsidP="0040689B">
            <w:pPr>
              <w:jc w:val="left"/>
              <w:rPr>
                <w:del w:id="13442" w:author="XuanWen Chen" w:date="2019-01-02T06:45:00Z"/>
                <w:rFonts w:hAnsi="宋体"/>
              </w:rPr>
            </w:pPr>
            <w:del w:id="13443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3B552E08" w14:textId="0801AE72" w:rsidR="0040689B" w:rsidRPr="008035F1" w:rsidDel="009153B4" w:rsidRDefault="0040689B" w:rsidP="0040689B">
            <w:pPr>
              <w:jc w:val="left"/>
              <w:rPr>
                <w:del w:id="13444" w:author="XuanWen Chen" w:date="2019-01-02T06:45:00Z"/>
                <w:rFonts w:hAnsi="宋体"/>
              </w:rPr>
            </w:pPr>
          </w:p>
        </w:tc>
      </w:tr>
      <w:tr w:rsidR="0040689B" w:rsidRPr="008035F1" w:rsidDel="009153B4" w14:paraId="710EA42B" w14:textId="69A6E109" w:rsidTr="0040689B">
        <w:trPr>
          <w:del w:id="13445" w:author="XuanWen Chen" w:date="2019-01-02T06:45:00Z"/>
        </w:trPr>
        <w:tc>
          <w:tcPr>
            <w:tcW w:w="2074" w:type="dxa"/>
          </w:tcPr>
          <w:p w14:paraId="500B293F" w14:textId="2E9947C2" w:rsidR="0040689B" w:rsidRPr="008035F1" w:rsidDel="009153B4" w:rsidRDefault="0040689B" w:rsidP="0040689B">
            <w:pPr>
              <w:jc w:val="left"/>
              <w:rPr>
                <w:del w:id="13446" w:author="XuanWen Chen" w:date="2019-01-02T06:45:00Z"/>
                <w:rFonts w:hAnsi="宋体"/>
              </w:rPr>
            </w:pPr>
            <w:del w:id="13447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573A424F" w14:textId="4962AD80" w:rsidR="0040689B" w:rsidRPr="008035F1" w:rsidDel="009153B4" w:rsidRDefault="0040689B" w:rsidP="0040689B">
            <w:pPr>
              <w:jc w:val="left"/>
              <w:rPr>
                <w:del w:id="13448" w:author="XuanWen Chen" w:date="2019-01-02T06:45:00Z"/>
                <w:rFonts w:hAnsi="宋体"/>
              </w:rPr>
            </w:pPr>
          </w:p>
        </w:tc>
      </w:tr>
      <w:tr w:rsidR="0040689B" w:rsidRPr="002E6A2F" w:rsidDel="009153B4" w14:paraId="701C9EEE" w14:textId="6A18EA3F" w:rsidTr="0040689B">
        <w:trPr>
          <w:del w:id="13449" w:author="XuanWen Chen" w:date="2019-01-02T06:45:00Z"/>
        </w:trPr>
        <w:tc>
          <w:tcPr>
            <w:tcW w:w="2074" w:type="dxa"/>
          </w:tcPr>
          <w:p w14:paraId="59BCECCC" w14:textId="18080D9F" w:rsidR="0040689B" w:rsidRPr="008035F1" w:rsidDel="009153B4" w:rsidRDefault="0040689B" w:rsidP="0040689B">
            <w:pPr>
              <w:jc w:val="left"/>
              <w:rPr>
                <w:del w:id="13450" w:author="XuanWen Chen" w:date="2019-01-02T06:45:00Z"/>
                <w:rFonts w:hAnsi="宋体"/>
              </w:rPr>
            </w:pPr>
            <w:del w:id="13451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3FD52C98" w14:textId="07FF597E" w:rsidR="0040689B" w:rsidRPr="002E6A2F" w:rsidDel="009153B4" w:rsidRDefault="0040689B" w:rsidP="0040689B">
            <w:pPr>
              <w:jc w:val="left"/>
              <w:rPr>
                <w:del w:id="13452" w:author="XuanWen Chen" w:date="2019-01-02T06:45:00Z"/>
                <w:rFonts w:hAnsi="宋体"/>
              </w:rPr>
            </w:pPr>
          </w:p>
        </w:tc>
      </w:tr>
      <w:tr w:rsidR="0040689B" w:rsidRPr="008035F1" w:rsidDel="009153B4" w14:paraId="5B43B9D5" w14:textId="79D8C85D" w:rsidTr="0040689B">
        <w:trPr>
          <w:del w:id="13453" w:author="XuanWen Chen" w:date="2019-01-02T06:45:00Z"/>
        </w:trPr>
        <w:tc>
          <w:tcPr>
            <w:tcW w:w="2074" w:type="dxa"/>
          </w:tcPr>
          <w:p w14:paraId="1509F6E4" w14:textId="0E15B921" w:rsidR="0040689B" w:rsidRPr="008035F1" w:rsidDel="009153B4" w:rsidRDefault="0040689B" w:rsidP="0040689B">
            <w:pPr>
              <w:jc w:val="left"/>
              <w:rPr>
                <w:del w:id="13454" w:author="XuanWen Chen" w:date="2019-01-02T06:45:00Z"/>
                <w:rFonts w:hAnsi="宋体"/>
              </w:rPr>
            </w:pPr>
            <w:del w:id="13455" w:author="XuanWen Chen" w:date="2019-01-02T06:45:00Z">
              <w:r w:rsidDel="009153B4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A5147FE" w14:textId="59F3D254" w:rsidR="0040689B" w:rsidRPr="008035F1" w:rsidDel="009153B4" w:rsidRDefault="0040689B" w:rsidP="0040689B">
            <w:pPr>
              <w:jc w:val="left"/>
              <w:rPr>
                <w:del w:id="13456" w:author="XuanWen Chen" w:date="2019-01-02T06:45:00Z"/>
                <w:rFonts w:hAnsi="宋体"/>
              </w:rPr>
            </w:pPr>
            <w:del w:id="13457" w:author="XuanWen Chen" w:date="2019-01-02T06:45:00Z">
              <w:r w:rsidDel="009153B4">
                <w:rPr>
                  <w:rFonts w:hAnsi="宋体" w:hint="eastAsia"/>
                </w:rPr>
                <w:delText>有权限能够参加案例</w:delText>
              </w:r>
            </w:del>
          </w:p>
        </w:tc>
      </w:tr>
    </w:tbl>
    <w:p w14:paraId="4FAB38C1" w14:textId="6EE5BF33" w:rsidR="0040689B" w:rsidDel="009153B4" w:rsidRDefault="00720356" w:rsidP="00720356">
      <w:pPr>
        <w:pStyle w:val="4"/>
        <w:rPr>
          <w:del w:id="13458" w:author="XuanWen Chen" w:date="2019-01-02T06:45:00Z"/>
        </w:rPr>
      </w:pPr>
      <w:bookmarkStart w:id="13459" w:name="_Toc533621470"/>
      <w:del w:id="13460" w:author="XuanWen Chen" w:date="2019-01-02T06:45:00Z">
        <w:r w:rsidDel="009153B4">
          <w:rPr>
            <w:rFonts w:hint="eastAsia"/>
          </w:rPr>
          <w:delText>P</w:delText>
        </w:r>
        <w:r w:rsidDel="009153B4">
          <w:delText>M</w:delText>
        </w:r>
        <w:r w:rsidDel="009153B4">
          <w:rPr>
            <w:rFonts w:hint="eastAsia"/>
          </w:rPr>
          <w:delText>确认项目开始</w:delText>
        </w:r>
        <w:r w:rsidDel="009153B4">
          <w:rPr>
            <w:rFonts w:hint="eastAsia"/>
          </w:rPr>
          <w:delText>-</w:delText>
        </w:r>
        <w:r w:rsidDel="009153B4">
          <w:rPr>
            <w:rFonts w:hint="eastAsia"/>
          </w:rPr>
          <w:delText>手动开始</w:delText>
        </w:r>
        <w:bookmarkEnd w:id="13459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:rsidDel="009153B4" w14:paraId="5BEC641B" w14:textId="56242083" w:rsidTr="0040689B">
        <w:trPr>
          <w:del w:id="13461" w:author="XuanWen Chen" w:date="2019-01-02T06:45:00Z"/>
        </w:trPr>
        <w:tc>
          <w:tcPr>
            <w:tcW w:w="2074" w:type="dxa"/>
          </w:tcPr>
          <w:p w14:paraId="76AD29F0" w14:textId="1B70D5CD" w:rsidR="0040689B" w:rsidRPr="008035F1" w:rsidDel="009153B4" w:rsidRDefault="0040689B" w:rsidP="0040689B">
            <w:pPr>
              <w:rPr>
                <w:del w:id="13462" w:author="XuanWen Chen" w:date="2019-01-02T06:45:00Z"/>
                <w:rFonts w:hAnsi="宋体"/>
                <w:b/>
              </w:rPr>
            </w:pPr>
            <w:del w:id="13463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6C2ED69E" w14:textId="69E3759E" w:rsidR="0040689B" w:rsidRPr="008035F1" w:rsidDel="009153B4" w:rsidRDefault="0040689B" w:rsidP="0040689B">
            <w:pPr>
              <w:rPr>
                <w:del w:id="13464" w:author="XuanWen Chen" w:date="2019-01-02T06:45:00Z"/>
                <w:rFonts w:hAnsi="宋体"/>
                <w:b/>
              </w:rPr>
            </w:pPr>
            <w:del w:id="13465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/>
                  <w:b/>
                </w:rPr>
                <w:delText>9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P</w:delText>
              </w:r>
              <w:r w:rsidDel="009153B4">
                <w:rPr>
                  <w:rFonts w:hAnsi="宋体"/>
                  <w:b/>
                </w:rPr>
                <w:delText>M</w:delText>
              </w:r>
              <w:r w:rsidDel="009153B4">
                <w:rPr>
                  <w:rFonts w:hAnsi="宋体" w:hint="eastAsia"/>
                  <w:b/>
                </w:rPr>
                <w:delText>确认项目开始-手动开始</w:delText>
              </w:r>
            </w:del>
          </w:p>
        </w:tc>
      </w:tr>
      <w:tr w:rsidR="0040689B" w:rsidRPr="008035F1" w:rsidDel="009153B4" w14:paraId="119B5F4E" w14:textId="49D77BC1" w:rsidTr="0040689B">
        <w:trPr>
          <w:del w:id="13466" w:author="XuanWen Chen" w:date="2019-01-02T06:45:00Z"/>
        </w:trPr>
        <w:tc>
          <w:tcPr>
            <w:tcW w:w="2074" w:type="dxa"/>
          </w:tcPr>
          <w:p w14:paraId="16C951A1" w14:textId="79D51257" w:rsidR="0040689B" w:rsidRPr="008035F1" w:rsidDel="009153B4" w:rsidRDefault="0040689B" w:rsidP="0040689B">
            <w:pPr>
              <w:jc w:val="left"/>
              <w:rPr>
                <w:del w:id="13467" w:author="XuanWen Chen" w:date="2019-01-02T06:45:00Z"/>
                <w:rFonts w:hAnsi="宋体"/>
              </w:rPr>
            </w:pPr>
            <w:del w:id="13468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444D3D98" w14:textId="34C0270E" w:rsidR="0040689B" w:rsidRPr="008035F1" w:rsidDel="009153B4" w:rsidRDefault="0040689B" w:rsidP="0040689B">
            <w:pPr>
              <w:jc w:val="left"/>
              <w:rPr>
                <w:del w:id="13469" w:author="XuanWen Chen" w:date="2019-01-02T06:45:00Z"/>
                <w:rFonts w:hAnsi="宋体"/>
              </w:rPr>
            </w:pPr>
            <w:del w:id="13470" w:author="XuanWen Chen" w:date="2019-01-02T06:45:00Z">
              <w:r w:rsidDel="009153B4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6240BB38" w14:textId="0600781F" w:rsidR="0040689B" w:rsidRPr="008035F1" w:rsidDel="009153B4" w:rsidRDefault="0040689B" w:rsidP="0040689B">
            <w:pPr>
              <w:jc w:val="left"/>
              <w:rPr>
                <w:del w:id="13471" w:author="XuanWen Chen" w:date="2019-01-02T06:45:00Z"/>
                <w:rFonts w:hAnsi="宋体"/>
              </w:rPr>
            </w:pPr>
            <w:del w:id="13472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685B4CBA" w14:textId="28C933DD" w:rsidR="0040689B" w:rsidRPr="008035F1" w:rsidDel="009153B4" w:rsidRDefault="0040689B" w:rsidP="0040689B">
            <w:pPr>
              <w:jc w:val="left"/>
              <w:rPr>
                <w:del w:id="13473" w:author="XuanWen Chen" w:date="2019-01-02T06:45:00Z"/>
                <w:rFonts w:hAnsi="宋体"/>
              </w:rPr>
            </w:pPr>
            <w:del w:id="13474" w:author="XuanWen Chen" w:date="2019-01-02T06:45:00Z">
              <w:r w:rsidDel="009153B4">
                <w:rPr>
                  <w:rFonts w:hAnsi="宋体"/>
                </w:rPr>
                <w:delText>2018</w:delText>
              </w:r>
              <w:r w:rsidDel="009153B4">
                <w:rPr>
                  <w:rFonts w:hAnsi="宋体" w:hint="eastAsia"/>
                </w:rPr>
                <w:delText>/11/24</w:delText>
              </w:r>
            </w:del>
          </w:p>
        </w:tc>
      </w:tr>
      <w:tr w:rsidR="0040689B" w:rsidRPr="008035F1" w:rsidDel="009153B4" w14:paraId="47FBA2DD" w14:textId="25BFE9D8" w:rsidTr="0040689B">
        <w:trPr>
          <w:del w:id="13475" w:author="XuanWen Chen" w:date="2019-01-02T06:45:00Z"/>
        </w:trPr>
        <w:tc>
          <w:tcPr>
            <w:tcW w:w="2074" w:type="dxa"/>
          </w:tcPr>
          <w:p w14:paraId="10A3DDC0" w14:textId="7F615FEA" w:rsidR="0040689B" w:rsidRPr="008035F1" w:rsidDel="009153B4" w:rsidRDefault="0040689B" w:rsidP="0040689B">
            <w:pPr>
              <w:jc w:val="left"/>
              <w:rPr>
                <w:del w:id="13476" w:author="XuanWen Chen" w:date="2019-01-02T06:45:00Z"/>
                <w:rFonts w:hAnsi="宋体"/>
              </w:rPr>
            </w:pPr>
            <w:del w:id="13477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797EBAE1" w14:textId="490142B6" w:rsidR="0040689B" w:rsidRPr="008035F1" w:rsidDel="009153B4" w:rsidRDefault="0040689B" w:rsidP="0040689B">
            <w:pPr>
              <w:jc w:val="left"/>
              <w:rPr>
                <w:del w:id="13478" w:author="XuanWen Chen" w:date="2019-01-02T06:45:00Z"/>
                <w:rFonts w:hAnsi="宋体"/>
              </w:rPr>
            </w:pPr>
            <w:del w:id="13479" w:author="XuanWen Chen" w:date="2019-01-02T06:45:00Z">
              <w:r w:rsidDel="009153B4">
                <w:rPr>
                  <w:rFonts w:hAnsi="宋体" w:hint="eastAsia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0DD4496B" w14:textId="6A6365B1" w:rsidR="0040689B" w:rsidRPr="008035F1" w:rsidDel="009153B4" w:rsidRDefault="0040689B" w:rsidP="0040689B">
            <w:pPr>
              <w:jc w:val="left"/>
              <w:rPr>
                <w:del w:id="13480" w:author="XuanWen Chen" w:date="2019-01-02T06:45:00Z"/>
                <w:rFonts w:hAnsi="宋体"/>
              </w:rPr>
            </w:pPr>
            <w:del w:id="13481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24115521" w14:textId="18F5B8D1" w:rsidR="0040689B" w:rsidRPr="008035F1" w:rsidDel="009153B4" w:rsidRDefault="0040689B" w:rsidP="0040689B">
            <w:pPr>
              <w:jc w:val="left"/>
              <w:rPr>
                <w:del w:id="13482" w:author="XuanWen Chen" w:date="2019-01-02T06:45:00Z"/>
                <w:rFonts w:hAnsi="宋体"/>
              </w:rPr>
            </w:pPr>
            <w:del w:id="13483" w:author="XuanWen Chen" w:date="2019-01-02T06:45:00Z">
              <w:r w:rsidDel="009153B4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9153B4" w14:paraId="093390C7" w14:textId="3EC73A1D" w:rsidTr="0040689B">
        <w:trPr>
          <w:del w:id="13484" w:author="XuanWen Chen" w:date="2019-01-02T06:45:00Z"/>
        </w:trPr>
        <w:tc>
          <w:tcPr>
            <w:tcW w:w="2074" w:type="dxa"/>
          </w:tcPr>
          <w:p w14:paraId="1BA3C3E4" w14:textId="57E28FE4" w:rsidR="0040689B" w:rsidRPr="008035F1" w:rsidDel="009153B4" w:rsidRDefault="0040689B" w:rsidP="0040689B">
            <w:pPr>
              <w:jc w:val="left"/>
              <w:rPr>
                <w:del w:id="13485" w:author="XuanWen Chen" w:date="2019-01-02T06:45:00Z"/>
                <w:rFonts w:hAnsi="宋体"/>
              </w:rPr>
            </w:pPr>
            <w:del w:id="13486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749EBFDE" w14:textId="6D3C564A" w:rsidR="0040689B" w:rsidRPr="008035F1" w:rsidDel="009153B4" w:rsidRDefault="0040689B" w:rsidP="0040689B">
            <w:pPr>
              <w:jc w:val="left"/>
              <w:rPr>
                <w:del w:id="13487" w:author="XuanWen Chen" w:date="2019-01-02T06:45:00Z"/>
                <w:rFonts w:hAnsi="宋体"/>
              </w:rPr>
            </w:pPr>
            <w:del w:id="13488" w:author="XuanWen Chen" w:date="2019-01-02T06:45:00Z">
              <w:r w:rsidDel="009153B4">
                <w:rPr>
                  <w:rFonts w:hAnsi="宋体" w:hint="eastAsia"/>
                </w:rPr>
                <w:delText>项目成员</w:delText>
              </w:r>
            </w:del>
          </w:p>
        </w:tc>
      </w:tr>
      <w:tr w:rsidR="0040689B" w:rsidRPr="008035F1" w:rsidDel="009153B4" w14:paraId="6675BE4B" w14:textId="38AAE31B" w:rsidTr="0040689B">
        <w:trPr>
          <w:del w:id="13489" w:author="XuanWen Chen" w:date="2019-01-02T06:45:00Z"/>
        </w:trPr>
        <w:tc>
          <w:tcPr>
            <w:tcW w:w="2074" w:type="dxa"/>
          </w:tcPr>
          <w:p w14:paraId="1A45CFC7" w14:textId="208F9062" w:rsidR="0040689B" w:rsidRPr="008035F1" w:rsidDel="009153B4" w:rsidRDefault="0040689B" w:rsidP="0040689B">
            <w:pPr>
              <w:jc w:val="left"/>
              <w:rPr>
                <w:del w:id="13490" w:author="XuanWen Chen" w:date="2019-01-02T06:45:00Z"/>
                <w:rFonts w:hAnsi="宋体"/>
              </w:rPr>
            </w:pPr>
            <w:del w:id="13491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0340C297" w14:textId="5CB57734" w:rsidR="0040689B" w:rsidRPr="008035F1" w:rsidDel="009153B4" w:rsidRDefault="0040689B" w:rsidP="0040689B">
            <w:pPr>
              <w:jc w:val="left"/>
              <w:rPr>
                <w:del w:id="13492" w:author="XuanWen Chen" w:date="2019-01-02T06:45:00Z"/>
                <w:rFonts w:hAnsi="宋体"/>
              </w:rPr>
            </w:pPr>
            <w:del w:id="13493" w:author="XuanWen Chen" w:date="2019-01-02T06:45:00Z">
              <w:r w:rsidDel="009153B4">
                <w:rPr>
                  <w:rFonts w:hAnsi="宋体" w:hint="eastAsia"/>
                </w:rPr>
                <w:delText>1.角色分配全部完成</w:delText>
              </w:r>
            </w:del>
          </w:p>
        </w:tc>
      </w:tr>
      <w:tr w:rsidR="0040689B" w:rsidRPr="000D31F2" w:rsidDel="009153B4" w14:paraId="7DC0A5F7" w14:textId="47DE3F55" w:rsidTr="0040689B">
        <w:trPr>
          <w:del w:id="13494" w:author="XuanWen Chen" w:date="2019-01-02T06:45:00Z"/>
        </w:trPr>
        <w:tc>
          <w:tcPr>
            <w:tcW w:w="2074" w:type="dxa"/>
          </w:tcPr>
          <w:p w14:paraId="4E12403A" w14:textId="74835B12" w:rsidR="0040689B" w:rsidRPr="008035F1" w:rsidDel="009153B4" w:rsidRDefault="0040689B" w:rsidP="0040689B">
            <w:pPr>
              <w:jc w:val="left"/>
              <w:rPr>
                <w:del w:id="13495" w:author="XuanWen Chen" w:date="2019-01-02T06:45:00Z"/>
                <w:rFonts w:hAnsi="宋体"/>
              </w:rPr>
            </w:pPr>
            <w:del w:id="13496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2D36E104" w14:textId="3FBCB49B" w:rsidR="0040689B" w:rsidRPr="000D31F2" w:rsidDel="009153B4" w:rsidRDefault="0040689B" w:rsidP="0040689B">
            <w:pPr>
              <w:rPr>
                <w:del w:id="13497" w:author="XuanWen Chen" w:date="2019-01-02T06:45:00Z"/>
              </w:rPr>
            </w:pPr>
            <w:del w:id="13498" w:author="XuanWen Chen" w:date="2019-01-02T06:45:00Z">
              <w:r w:rsidRPr="000D31F2" w:rsidDel="009153B4">
                <w:rPr>
                  <w:rFonts w:hint="eastAsia"/>
                </w:rPr>
                <w:delText>PRE-1：登录系统</w:delText>
              </w:r>
              <w:r w:rsidDel="009153B4">
                <w:rPr>
                  <w:rFonts w:hint="eastAsia"/>
                </w:rPr>
                <w:delText>。</w:delText>
              </w:r>
            </w:del>
          </w:p>
          <w:p w14:paraId="2D63182B" w14:textId="54B687EC" w:rsidR="0040689B" w:rsidRPr="003818F6" w:rsidDel="009153B4" w:rsidRDefault="0040689B" w:rsidP="0040689B">
            <w:pPr>
              <w:rPr>
                <w:del w:id="13499" w:author="XuanWen Chen" w:date="2019-01-02T06:45:00Z"/>
              </w:rPr>
            </w:pPr>
            <w:del w:id="13500" w:author="XuanWen Chen" w:date="2019-01-02T06:45:00Z">
              <w:r w:rsidRPr="000D31F2" w:rsidDel="009153B4">
                <w:rPr>
                  <w:rFonts w:hint="eastAsia"/>
                </w:rPr>
                <w:delText>PRE-2：为当前项目PM的扮演者</w:delText>
              </w:r>
              <w:r w:rsidDel="009153B4">
                <w:rPr>
                  <w:rFonts w:hint="eastAsia"/>
                </w:rPr>
                <w:delText>。</w:delText>
              </w:r>
            </w:del>
          </w:p>
          <w:p w14:paraId="4DA2E88F" w14:textId="67EE9BDC" w:rsidR="0040689B" w:rsidRPr="000D31F2" w:rsidDel="009153B4" w:rsidRDefault="0040689B" w:rsidP="0040689B">
            <w:pPr>
              <w:rPr>
                <w:del w:id="13501" w:author="XuanWen Chen" w:date="2019-01-02T06:45:00Z"/>
              </w:rPr>
            </w:pPr>
            <w:del w:id="13502" w:author="XuanWen Chen" w:date="2019-01-02T06:45:00Z">
              <w:r w:rsidDel="009153B4">
                <w:rPr>
                  <w:rFonts w:hint="eastAsia"/>
                </w:rPr>
                <w:delText>P</w:delText>
              </w:r>
              <w:r w:rsidDel="009153B4">
                <w:delText>RE-4</w:delText>
              </w:r>
              <w:r w:rsidDel="009153B4">
                <w:rPr>
                  <w:rFonts w:hint="eastAsia"/>
                </w:rPr>
                <w:delText>：角色分配完成。</w:delText>
              </w:r>
            </w:del>
          </w:p>
        </w:tc>
      </w:tr>
      <w:tr w:rsidR="0040689B" w:rsidRPr="000D31F2" w:rsidDel="009153B4" w14:paraId="0706564F" w14:textId="08C662C6" w:rsidTr="0040689B">
        <w:trPr>
          <w:del w:id="13503" w:author="XuanWen Chen" w:date="2019-01-02T06:45:00Z"/>
        </w:trPr>
        <w:tc>
          <w:tcPr>
            <w:tcW w:w="2074" w:type="dxa"/>
          </w:tcPr>
          <w:p w14:paraId="62ABE3C6" w14:textId="4222005F" w:rsidR="0040689B" w:rsidRPr="008035F1" w:rsidDel="009153B4" w:rsidRDefault="0040689B" w:rsidP="0040689B">
            <w:pPr>
              <w:jc w:val="left"/>
              <w:rPr>
                <w:del w:id="13504" w:author="XuanWen Chen" w:date="2019-01-02T06:45:00Z"/>
                <w:rFonts w:hAnsi="宋体"/>
              </w:rPr>
            </w:pPr>
            <w:del w:id="13505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774E0442" w14:textId="3D83EA75" w:rsidR="0040689B" w:rsidRPr="000D31F2" w:rsidDel="009153B4" w:rsidRDefault="0040689B" w:rsidP="0040689B">
            <w:pPr>
              <w:rPr>
                <w:del w:id="13506" w:author="XuanWen Chen" w:date="2019-01-02T06:45:00Z"/>
              </w:rPr>
            </w:pPr>
            <w:del w:id="13507" w:author="XuanWen Chen" w:date="2019-01-02T06:45:00Z">
              <w:r w:rsidRPr="000D31F2" w:rsidDel="009153B4">
                <w:rPr>
                  <w:rFonts w:hint="eastAsia"/>
                </w:rPr>
                <w:delText>POST-1：通知给</w:delText>
              </w:r>
              <w:r w:rsidDel="009153B4">
                <w:rPr>
                  <w:rFonts w:hint="eastAsia"/>
                </w:rPr>
                <w:delText>全项目组的人</w:delText>
              </w:r>
            </w:del>
          </w:p>
        </w:tc>
      </w:tr>
      <w:tr w:rsidR="0040689B" w:rsidRPr="002B179C" w:rsidDel="009153B4" w14:paraId="1F89658A" w14:textId="4A7EE337" w:rsidTr="0040689B">
        <w:trPr>
          <w:del w:id="13508" w:author="XuanWen Chen" w:date="2019-01-02T06:45:00Z"/>
        </w:trPr>
        <w:tc>
          <w:tcPr>
            <w:tcW w:w="2074" w:type="dxa"/>
          </w:tcPr>
          <w:p w14:paraId="1929D1C5" w14:textId="3B8F9E44" w:rsidR="0040689B" w:rsidRPr="008035F1" w:rsidDel="009153B4" w:rsidRDefault="0040689B" w:rsidP="0040689B">
            <w:pPr>
              <w:rPr>
                <w:del w:id="13509" w:author="XuanWen Chen" w:date="2019-01-02T06:45:00Z"/>
                <w:rFonts w:hAnsi="宋体"/>
              </w:rPr>
            </w:pPr>
            <w:del w:id="13510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74612777" w14:textId="66E4613D" w:rsidR="0040689B" w:rsidRPr="001D3A6A" w:rsidDel="009153B4" w:rsidRDefault="0040689B" w:rsidP="0040689B">
            <w:pPr>
              <w:rPr>
                <w:del w:id="13511" w:author="XuanWen Chen" w:date="2019-01-02T06:45:00Z"/>
                <w:rFonts w:hAnsi="宋体"/>
              </w:rPr>
            </w:pPr>
            <w:del w:id="13512" w:author="XuanWen Chen" w:date="2019-01-02T06:45:00Z">
              <w:r w:rsidDel="009153B4">
                <w:rPr>
                  <w:rFonts w:hAnsi="宋体" w:hint="eastAsia"/>
                </w:rPr>
                <w:delText>1.</w:delText>
              </w:r>
              <w:r w:rsidDel="009153B4">
                <w:rPr>
                  <w:rFonts w:hAnsi="宋体"/>
                </w:rPr>
                <w:delText xml:space="preserve"> </w:delText>
              </w:r>
              <w:r w:rsidRPr="001D3A6A" w:rsidDel="009153B4">
                <w:rPr>
                  <w:rFonts w:hAnsi="宋体"/>
                </w:rPr>
                <w:delText>PM</w:delText>
              </w:r>
              <w:r w:rsidRPr="001D3A6A" w:rsidDel="009153B4">
                <w:rPr>
                  <w:rFonts w:hAnsi="宋体" w:hint="eastAsia"/>
                </w:rPr>
                <w:delText>创建项目实例。</w:delText>
              </w:r>
            </w:del>
          </w:p>
          <w:p w14:paraId="4E33E336" w14:textId="1699501B" w:rsidR="0040689B" w:rsidRPr="001D3A6A" w:rsidDel="009153B4" w:rsidRDefault="0040689B" w:rsidP="0040689B">
            <w:pPr>
              <w:rPr>
                <w:del w:id="13513" w:author="XuanWen Chen" w:date="2019-01-02T06:45:00Z"/>
                <w:rFonts w:hAnsi="宋体"/>
              </w:rPr>
            </w:pPr>
            <w:del w:id="13514" w:author="XuanWen Chen" w:date="2019-01-02T06:45:00Z">
              <w:r w:rsidDel="009153B4">
                <w:rPr>
                  <w:rFonts w:hAnsi="宋体" w:hint="eastAsia"/>
                </w:rPr>
                <w:delText>2.</w:delText>
              </w:r>
              <w:r w:rsidDel="009153B4">
                <w:rPr>
                  <w:rFonts w:hAnsi="宋体"/>
                </w:rPr>
                <w:delText xml:space="preserve"> </w:delText>
              </w:r>
              <w:r w:rsidRPr="001D3A6A" w:rsidDel="009153B4">
                <w:rPr>
                  <w:rFonts w:hAnsi="宋体" w:hint="eastAsia"/>
                </w:rPr>
                <w:delText>P</w:delText>
              </w:r>
              <w:r w:rsidRPr="001D3A6A" w:rsidDel="009153B4">
                <w:rPr>
                  <w:rFonts w:hAnsi="宋体"/>
                </w:rPr>
                <w:delText>M</w:delText>
              </w:r>
              <w:r w:rsidRPr="001D3A6A" w:rsidDel="009153B4">
                <w:rPr>
                  <w:rFonts w:hAnsi="宋体" w:hint="eastAsia"/>
                </w:rPr>
                <w:delText>选择项目开始条件</w:delText>
              </w:r>
              <w:r w:rsidRPr="001D3A6A" w:rsidDel="009153B4">
                <w:rPr>
                  <w:rFonts w:hAnsi="宋体"/>
                </w:rPr>
                <w:delText>—</w:delText>
              </w:r>
              <w:r w:rsidRPr="001D3A6A" w:rsidDel="009153B4">
                <w:rPr>
                  <w:rFonts w:hAnsi="宋体" w:hint="eastAsia"/>
                </w:rPr>
                <w:delText>手动开始。</w:delText>
              </w:r>
            </w:del>
          </w:p>
          <w:p w14:paraId="37A06682" w14:textId="45578B11" w:rsidR="0040689B" w:rsidRPr="001D3A6A" w:rsidDel="009153B4" w:rsidRDefault="0040689B" w:rsidP="0040689B">
            <w:pPr>
              <w:rPr>
                <w:del w:id="13515" w:author="XuanWen Chen" w:date="2019-01-02T06:45:00Z"/>
                <w:rFonts w:hAnsi="宋体"/>
              </w:rPr>
            </w:pPr>
            <w:del w:id="13516" w:author="XuanWen Chen" w:date="2019-01-02T06:45:00Z">
              <w:r w:rsidDel="009153B4">
                <w:rPr>
                  <w:rFonts w:hAnsi="宋体" w:hint="eastAsia"/>
                </w:rPr>
                <w:delText>3.</w:delText>
              </w:r>
              <w:r w:rsidRPr="001D3A6A" w:rsidDel="009153B4">
                <w:rPr>
                  <w:rFonts w:hAnsi="宋体"/>
                </w:rPr>
                <w:delText>PM</w:delText>
              </w:r>
              <w:r w:rsidRPr="001D3A6A" w:rsidDel="009153B4">
                <w:rPr>
                  <w:rFonts w:hAnsi="宋体" w:hint="eastAsia"/>
                </w:rPr>
                <w:delText>点击项目开始按钮。</w:delText>
              </w:r>
            </w:del>
          </w:p>
        </w:tc>
      </w:tr>
      <w:tr w:rsidR="0040689B" w:rsidRPr="003818F6" w:rsidDel="009153B4" w14:paraId="03BB8993" w14:textId="69DFE019" w:rsidTr="0040689B">
        <w:trPr>
          <w:trHeight w:val="1370"/>
          <w:del w:id="13517" w:author="XuanWen Chen" w:date="2019-01-02T06:45:00Z"/>
        </w:trPr>
        <w:tc>
          <w:tcPr>
            <w:tcW w:w="2074" w:type="dxa"/>
          </w:tcPr>
          <w:p w14:paraId="75093094" w14:textId="1DEC63A4" w:rsidR="0040689B" w:rsidRPr="008035F1" w:rsidDel="009153B4" w:rsidRDefault="0040689B" w:rsidP="0040689B">
            <w:pPr>
              <w:jc w:val="left"/>
              <w:rPr>
                <w:del w:id="13518" w:author="XuanWen Chen" w:date="2019-01-02T06:45:00Z"/>
                <w:rFonts w:hAnsi="宋体"/>
              </w:rPr>
            </w:pPr>
            <w:del w:id="13519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7C99889C" w14:textId="10B74FD1" w:rsidR="0040689B" w:rsidRPr="000A5E07" w:rsidDel="009153B4" w:rsidRDefault="0040689B" w:rsidP="0040689B">
            <w:pPr>
              <w:jc w:val="left"/>
              <w:rPr>
                <w:del w:id="13520" w:author="XuanWen Chen" w:date="2019-01-02T06:45:00Z"/>
                <w:rFonts w:hAnsi="宋体"/>
              </w:rPr>
            </w:pPr>
          </w:p>
          <w:p w14:paraId="291AC9C6" w14:textId="637DBD9B" w:rsidR="0040689B" w:rsidRPr="001D3A6A" w:rsidDel="009153B4" w:rsidRDefault="0040689B" w:rsidP="0040689B">
            <w:pPr>
              <w:jc w:val="left"/>
              <w:rPr>
                <w:del w:id="13521" w:author="XuanWen Chen" w:date="2019-01-02T06:45:00Z"/>
                <w:rFonts w:hAnsi="宋体"/>
              </w:rPr>
            </w:pPr>
          </w:p>
        </w:tc>
      </w:tr>
      <w:tr w:rsidR="0040689B" w:rsidRPr="00FD6E19" w:rsidDel="009153B4" w14:paraId="6A5866A0" w14:textId="6743B817" w:rsidTr="0040689B">
        <w:trPr>
          <w:del w:id="13522" w:author="XuanWen Chen" w:date="2019-01-02T06:45:00Z"/>
        </w:trPr>
        <w:tc>
          <w:tcPr>
            <w:tcW w:w="2074" w:type="dxa"/>
          </w:tcPr>
          <w:p w14:paraId="4C997B4F" w14:textId="75CDA3C4" w:rsidR="0040689B" w:rsidRPr="008035F1" w:rsidDel="009153B4" w:rsidRDefault="0040689B" w:rsidP="0040689B">
            <w:pPr>
              <w:jc w:val="left"/>
              <w:rPr>
                <w:del w:id="13523" w:author="XuanWen Chen" w:date="2019-01-02T06:45:00Z"/>
                <w:rFonts w:hAnsi="宋体"/>
              </w:rPr>
            </w:pPr>
            <w:del w:id="13524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371C544D" w14:textId="3E4BA06D" w:rsidR="0040689B" w:rsidDel="009153B4" w:rsidRDefault="0040689B" w:rsidP="0040689B">
            <w:pPr>
              <w:jc w:val="left"/>
              <w:rPr>
                <w:del w:id="13525" w:author="XuanWen Chen" w:date="2019-01-02T06:45:00Z"/>
                <w:rFonts w:hAnsi="宋体"/>
              </w:rPr>
            </w:pPr>
            <w:del w:id="13526" w:author="XuanWen Chen" w:date="2019-01-02T06:45:00Z">
              <w:r w:rsidDel="009153B4">
                <w:rPr>
                  <w:rFonts w:hAnsi="宋体" w:hint="eastAsia"/>
                </w:rPr>
                <w:delText>7</w:delText>
              </w:r>
              <w:r w:rsidRPr="00FD6E19" w:rsidDel="009153B4">
                <w:rPr>
                  <w:rFonts w:hAnsi="宋体" w:hint="eastAsia"/>
                </w:rPr>
                <w:delText>.0</w:delText>
              </w:r>
              <w:r w:rsidRPr="00FD6E19" w:rsidDel="009153B4">
                <w:rPr>
                  <w:rFonts w:hAnsi="宋体"/>
                </w:rPr>
                <w:delText xml:space="preserve"> </w:delText>
              </w:r>
              <w:r w:rsidRPr="00FD6E19" w:rsidDel="009153B4">
                <w:rPr>
                  <w:rFonts w:hAnsi="宋体" w:hint="eastAsia"/>
                </w:rPr>
                <w:delText>E1</w:delText>
              </w:r>
              <w:r w:rsidDel="009153B4">
                <w:rPr>
                  <w:rFonts w:hAnsi="宋体" w:hint="eastAsia"/>
                </w:rPr>
                <w:delText>当前案例已无权限参加</w:delText>
              </w:r>
            </w:del>
          </w:p>
          <w:p w14:paraId="54DAD634" w14:textId="76564937" w:rsidR="0040689B" w:rsidRPr="00FD6E19" w:rsidDel="009153B4" w:rsidRDefault="0040689B" w:rsidP="0040689B">
            <w:pPr>
              <w:jc w:val="left"/>
              <w:rPr>
                <w:del w:id="13527" w:author="XuanWen Chen" w:date="2019-01-02T06:45:00Z"/>
                <w:rFonts w:hAnsi="宋体"/>
              </w:rPr>
            </w:pPr>
          </w:p>
        </w:tc>
      </w:tr>
      <w:tr w:rsidR="0040689B" w:rsidRPr="008035F1" w:rsidDel="009153B4" w14:paraId="46AA8BCC" w14:textId="7EE254BB" w:rsidTr="0040689B">
        <w:trPr>
          <w:del w:id="13528" w:author="XuanWen Chen" w:date="2019-01-02T06:45:00Z"/>
        </w:trPr>
        <w:tc>
          <w:tcPr>
            <w:tcW w:w="2074" w:type="dxa"/>
          </w:tcPr>
          <w:p w14:paraId="5C65EAE1" w14:textId="3B8127D4" w:rsidR="0040689B" w:rsidRPr="008035F1" w:rsidDel="009153B4" w:rsidRDefault="0040689B" w:rsidP="0040689B">
            <w:pPr>
              <w:jc w:val="left"/>
              <w:rPr>
                <w:del w:id="13529" w:author="XuanWen Chen" w:date="2019-01-02T06:45:00Z"/>
                <w:rFonts w:hAnsi="宋体"/>
              </w:rPr>
            </w:pPr>
            <w:del w:id="13530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4CF0A303" w14:textId="45DE5EA9" w:rsidR="0040689B" w:rsidRPr="008035F1" w:rsidDel="009153B4" w:rsidRDefault="0040689B" w:rsidP="0040689B">
            <w:pPr>
              <w:jc w:val="left"/>
              <w:rPr>
                <w:del w:id="13531" w:author="XuanWen Chen" w:date="2019-01-02T06:45:00Z"/>
                <w:rFonts w:hAnsi="宋体"/>
              </w:rPr>
            </w:pPr>
            <w:del w:id="13532" w:author="XuanWen Chen" w:date="2019-01-02T06:45:00Z">
              <w:r w:rsidDel="009153B4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:rsidDel="009153B4" w14:paraId="2E0AA48A" w14:textId="4D350DFE" w:rsidTr="0040689B">
        <w:trPr>
          <w:del w:id="13533" w:author="XuanWen Chen" w:date="2019-01-02T06:45:00Z"/>
        </w:trPr>
        <w:tc>
          <w:tcPr>
            <w:tcW w:w="2074" w:type="dxa"/>
          </w:tcPr>
          <w:p w14:paraId="17C1E58E" w14:textId="703F78F2" w:rsidR="0040689B" w:rsidRPr="008035F1" w:rsidDel="009153B4" w:rsidRDefault="0040689B" w:rsidP="0040689B">
            <w:pPr>
              <w:jc w:val="left"/>
              <w:rPr>
                <w:del w:id="13534" w:author="XuanWen Chen" w:date="2019-01-02T06:45:00Z"/>
                <w:rFonts w:hAnsi="宋体"/>
              </w:rPr>
            </w:pPr>
            <w:del w:id="13535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04904744" w14:textId="4E0FBF91" w:rsidR="0040689B" w:rsidRPr="008035F1" w:rsidDel="009153B4" w:rsidRDefault="0040689B" w:rsidP="0040689B">
            <w:pPr>
              <w:jc w:val="left"/>
              <w:rPr>
                <w:del w:id="13536" w:author="XuanWen Chen" w:date="2019-01-02T06:45:00Z"/>
                <w:rFonts w:hAnsi="宋体"/>
              </w:rPr>
            </w:pPr>
          </w:p>
        </w:tc>
      </w:tr>
      <w:tr w:rsidR="0040689B" w:rsidRPr="008035F1" w:rsidDel="009153B4" w14:paraId="4BD41AB5" w14:textId="4F24E029" w:rsidTr="0040689B">
        <w:trPr>
          <w:del w:id="13537" w:author="XuanWen Chen" w:date="2019-01-02T06:45:00Z"/>
        </w:trPr>
        <w:tc>
          <w:tcPr>
            <w:tcW w:w="2074" w:type="dxa"/>
          </w:tcPr>
          <w:p w14:paraId="69571BBF" w14:textId="09276EB8" w:rsidR="0040689B" w:rsidRPr="008035F1" w:rsidDel="009153B4" w:rsidRDefault="0040689B" w:rsidP="0040689B">
            <w:pPr>
              <w:jc w:val="left"/>
              <w:rPr>
                <w:del w:id="13538" w:author="XuanWen Chen" w:date="2019-01-02T06:45:00Z"/>
                <w:rFonts w:hAnsi="宋体"/>
              </w:rPr>
            </w:pPr>
            <w:del w:id="13539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4DD05184" w14:textId="48CF2E02" w:rsidR="0040689B" w:rsidRPr="008035F1" w:rsidDel="009153B4" w:rsidRDefault="0040689B" w:rsidP="0040689B">
            <w:pPr>
              <w:jc w:val="left"/>
              <w:rPr>
                <w:del w:id="13540" w:author="XuanWen Chen" w:date="2019-01-02T06:45:00Z"/>
                <w:rFonts w:hAnsi="宋体"/>
              </w:rPr>
            </w:pPr>
          </w:p>
        </w:tc>
      </w:tr>
      <w:tr w:rsidR="0040689B" w:rsidRPr="002E6A2F" w:rsidDel="009153B4" w14:paraId="3E96EDCE" w14:textId="42F319CA" w:rsidTr="0040689B">
        <w:trPr>
          <w:del w:id="13541" w:author="XuanWen Chen" w:date="2019-01-02T06:45:00Z"/>
        </w:trPr>
        <w:tc>
          <w:tcPr>
            <w:tcW w:w="2074" w:type="dxa"/>
          </w:tcPr>
          <w:p w14:paraId="23115EDB" w14:textId="42FFA279" w:rsidR="0040689B" w:rsidRPr="008035F1" w:rsidDel="009153B4" w:rsidRDefault="0040689B" w:rsidP="0040689B">
            <w:pPr>
              <w:jc w:val="left"/>
              <w:rPr>
                <w:del w:id="13542" w:author="XuanWen Chen" w:date="2019-01-02T06:45:00Z"/>
                <w:rFonts w:hAnsi="宋体"/>
              </w:rPr>
            </w:pPr>
            <w:del w:id="13543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6C70CDE0" w14:textId="6408DC2A" w:rsidR="0040689B" w:rsidRPr="002E6A2F" w:rsidDel="009153B4" w:rsidRDefault="0040689B" w:rsidP="0040689B">
            <w:pPr>
              <w:jc w:val="left"/>
              <w:rPr>
                <w:del w:id="13544" w:author="XuanWen Chen" w:date="2019-01-02T06:45:00Z"/>
                <w:rFonts w:hAnsi="宋体"/>
              </w:rPr>
            </w:pPr>
          </w:p>
        </w:tc>
      </w:tr>
      <w:tr w:rsidR="0040689B" w:rsidRPr="008035F1" w:rsidDel="009153B4" w14:paraId="332E2C85" w14:textId="22B7EE98" w:rsidTr="0040689B">
        <w:trPr>
          <w:del w:id="13545" w:author="XuanWen Chen" w:date="2019-01-02T06:45:00Z"/>
        </w:trPr>
        <w:tc>
          <w:tcPr>
            <w:tcW w:w="2074" w:type="dxa"/>
          </w:tcPr>
          <w:p w14:paraId="3F2DD32D" w14:textId="10DB69D3" w:rsidR="0040689B" w:rsidRPr="008035F1" w:rsidDel="009153B4" w:rsidRDefault="0040689B" w:rsidP="0040689B">
            <w:pPr>
              <w:jc w:val="left"/>
              <w:rPr>
                <w:del w:id="13546" w:author="XuanWen Chen" w:date="2019-01-02T06:45:00Z"/>
                <w:rFonts w:hAnsi="宋体"/>
              </w:rPr>
            </w:pPr>
            <w:del w:id="13547" w:author="XuanWen Chen" w:date="2019-01-02T06:45:00Z">
              <w:r w:rsidDel="009153B4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5C0B28EE" w14:textId="1D2800EB" w:rsidR="0040689B" w:rsidRPr="008035F1" w:rsidDel="009153B4" w:rsidRDefault="0040689B" w:rsidP="0040689B">
            <w:pPr>
              <w:jc w:val="left"/>
              <w:rPr>
                <w:del w:id="13548" w:author="XuanWen Chen" w:date="2019-01-02T06:45:00Z"/>
                <w:rFonts w:hAnsi="宋体"/>
              </w:rPr>
            </w:pPr>
            <w:del w:id="13549" w:author="XuanWen Chen" w:date="2019-01-02T06:45:00Z">
              <w:r w:rsidDel="009153B4">
                <w:rPr>
                  <w:rFonts w:hAnsi="宋体" w:hint="eastAsia"/>
                </w:rPr>
                <w:delText>有权限能够参加案例</w:delText>
              </w:r>
            </w:del>
          </w:p>
        </w:tc>
      </w:tr>
    </w:tbl>
    <w:p w14:paraId="6CC9EB50" w14:textId="207550BC" w:rsidR="0040689B" w:rsidDel="009153B4" w:rsidRDefault="00720356" w:rsidP="00720356">
      <w:pPr>
        <w:pStyle w:val="4"/>
        <w:rPr>
          <w:del w:id="13550" w:author="XuanWen Chen" w:date="2019-01-02T06:45:00Z"/>
        </w:rPr>
      </w:pPr>
      <w:bookmarkStart w:id="13551" w:name="_Toc533621471"/>
      <w:del w:id="13552" w:author="XuanWen Chen" w:date="2019-01-02T06:45:00Z">
        <w:r w:rsidDel="009153B4">
          <w:rPr>
            <w:rFonts w:hint="eastAsia"/>
          </w:rPr>
          <w:delText>项目开始</w:delText>
        </w:r>
        <w:r w:rsidDel="009153B4">
          <w:rPr>
            <w:rFonts w:hint="eastAsia"/>
          </w:rPr>
          <w:delText>---</w:delText>
        </w:r>
        <w:r w:rsidDel="009153B4">
          <w:rPr>
            <w:rFonts w:hint="eastAsia"/>
          </w:rPr>
          <w:delText>延时开始</w:delText>
        </w:r>
        <w:bookmarkEnd w:id="13551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:rsidDel="009153B4" w14:paraId="152605CE" w14:textId="692BF8FA" w:rsidTr="0040689B">
        <w:trPr>
          <w:del w:id="13553" w:author="XuanWen Chen" w:date="2019-01-02T06:45:00Z"/>
        </w:trPr>
        <w:tc>
          <w:tcPr>
            <w:tcW w:w="2074" w:type="dxa"/>
          </w:tcPr>
          <w:p w14:paraId="1955584C" w14:textId="19E5D927" w:rsidR="0040689B" w:rsidRPr="008035F1" w:rsidDel="009153B4" w:rsidRDefault="0040689B" w:rsidP="0040689B">
            <w:pPr>
              <w:rPr>
                <w:del w:id="13554" w:author="XuanWen Chen" w:date="2019-01-02T06:45:00Z"/>
                <w:rFonts w:hAnsi="宋体"/>
                <w:b/>
              </w:rPr>
            </w:pPr>
            <w:del w:id="13555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7A291560" w14:textId="145A5999" w:rsidR="0040689B" w:rsidRPr="008035F1" w:rsidDel="009153B4" w:rsidRDefault="0040689B" w:rsidP="0040689B">
            <w:pPr>
              <w:rPr>
                <w:del w:id="13556" w:author="XuanWen Chen" w:date="2019-01-02T06:45:00Z"/>
                <w:rFonts w:hAnsi="宋体"/>
                <w:b/>
              </w:rPr>
            </w:pPr>
            <w:del w:id="13557" w:author="XuanWen Chen" w:date="2019-01-02T06:45:00Z">
              <w:r w:rsidRPr="008035F1" w:rsidDel="009153B4">
                <w:rPr>
                  <w:rFonts w:hAnsi="宋体" w:hint="eastAsia"/>
                  <w:b/>
                </w:rPr>
                <w:delText>UC-</w:delText>
              </w:r>
              <w:r w:rsidDel="009153B4">
                <w:rPr>
                  <w:rFonts w:hAnsi="宋体"/>
                  <w:b/>
                </w:rPr>
                <w:delText>9</w:delText>
              </w:r>
              <w:r w:rsidRPr="008035F1" w:rsidDel="009153B4">
                <w:rPr>
                  <w:rFonts w:hAnsi="宋体" w:hint="eastAsia"/>
                  <w:b/>
                </w:rPr>
                <w:delText>：</w:delText>
              </w:r>
              <w:r w:rsidDel="009153B4">
                <w:rPr>
                  <w:rFonts w:hAnsi="宋体" w:hint="eastAsia"/>
                  <w:b/>
                </w:rPr>
                <w:delText>P</w:delText>
              </w:r>
              <w:r w:rsidDel="009153B4">
                <w:rPr>
                  <w:rFonts w:hAnsi="宋体"/>
                  <w:b/>
                </w:rPr>
                <w:delText>M</w:delText>
              </w:r>
              <w:r w:rsidDel="009153B4">
                <w:rPr>
                  <w:rFonts w:hAnsi="宋体" w:hint="eastAsia"/>
                  <w:b/>
                </w:rPr>
                <w:delText>确认项目开始---延时开始</w:delText>
              </w:r>
            </w:del>
          </w:p>
        </w:tc>
      </w:tr>
      <w:tr w:rsidR="0040689B" w:rsidRPr="008035F1" w:rsidDel="009153B4" w14:paraId="2122F0E4" w14:textId="04F6033B" w:rsidTr="0040689B">
        <w:trPr>
          <w:del w:id="13558" w:author="XuanWen Chen" w:date="2019-01-02T06:45:00Z"/>
        </w:trPr>
        <w:tc>
          <w:tcPr>
            <w:tcW w:w="2074" w:type="dxa"/>
          </w:tcPr>
          <w:p w14:paraId="6EB9621C" w14:textId="0AECF364" w:rsidR="0040689B" w:rsidRPr="008035F1" w:rsidDel="009153B4" w:rsidRDefault="0040689B" w:rsidP="0040689B">
            <w:pPr>
              <w:jc w:val="left"/>
              <w:rPr>
                <w:del w:id="13559" w:author="XuanWen Chen" w:date="2019-01-02T06:45:00Z"/>
                <w:rFonts w:hAnsi="宋体"/>
              </w:rPr>
            </w:pPr>
            <w:del w:id="13560" w:author="XuanWen Chen" w:date="2019-01-02T06:45:00Z">
              <w:r w:rsidRPr="008035F1" w:rsidDel="009153B4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8F5C7CD" w14:textId="61190955" w:rsidR="0040689B" w:rsidRPr="008035F1" w:rsidDel="009153B4" w:rsidRDefault="0040689B" w:rsidP="0040689B">
            <w:pPr>
              <w:jc w:val="left"/>
              <w:rPr>
                <w:del w:id="13561" w:author="XuanWen Chen" w:date="2019-01-02T06:45:00Z"/>
                <w:rFonts w:hAnsi="宋体"/>
              </w:rPr>
            </w:pPr>
            <w:del w:id="13562" w:author="XuanWen Chen" w:date="2019-01-02T06:45:00Z">
              <w:r w:rsidDel="009153B4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67FEF895" w14:textId="32FE85BC" w:rsidR="0040689B" w:rsidRPr="008035F1" w:rsidDel="009153B4" w:rsidRDefault="0040689B" w:rsidP="0040689B">
            <w:pPr>
              <w:jc w:val="left"/>
              <w:rPr>
                <w:del w:id="13563" w:author="XuanWen Chen" w:date="2019-01-02T06:45:00Z"/>
                <w:rFonts w:hAnsi="宋体"/>
              </w:rPr>
            </w:pPr>
            <w:del w:id="13564" w:author="XuanWen Chen" w:date="2019-01-02T06:45:00Z">
              <w:r w:rsidRPr="008035F1" w:rsidDel="009153B4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3B9368A9" w14:textId="0E0F888B" w:rsidR="0040689B" w:rsidRPr="008035F1" w:rsidDel="009153B4" w:rsidRDefault="0040689B" w:rsidP="0040689B">
            <w:pPr>
              <w:jc w:val="left"/>
              <w:rPr>
                <w:del w:id="13565" w:author="XuanWen Chen" w:date="2019-01-02T06:45:00Z"/>
                <w:rFonts w:hAnsi="宋体"/>
              </w:rPr>
            </w:pPr>
            <w:del w:id="13566" w:author="XuanWen Chen" w:date="2019-01-02T06:45:00Z">
              <w:r w:rsidDel="009153B4">
                <w:rPr>
                  <w:rFonts w:hAnsi="宋体"/>
                </w:rPr>
                <w:delText>2018</w:delText>
              </w:r>
              <w:r w:rsidDel="009153B4">
                <w:rPr>
                  <w:rFonts w:hAnsi="宋体" w:hint="eastAsia"/>
                </w:rPr>
                <w:delText>/11/24</w:delText>
              </w:r>
            </w:del>
          </w:p>
        </w:tc>
      </w:tr>
      <w:tr w:rsidR="0040689B" w:rsidRPr="008035F1" w:rsidDel="009153B4" w14:paraId="3A6DE50E" w14:textId="43D58722" w:rsidTr="0040689B">
        <w:trPr>
          <w:del w:id="13567" w:author="XuanWen Chen" w:date="2019-01-02T06:45:00Z"/>
        </w:trPr>
        <w:tc>
          <w:tcPr>
            <w:tcW w:w="2074" w:type="dxa"/>
          </w:tcPr>
          <w:p w14:paraId="548017F8" w14:textId="69901A47" w:rsidR="0040689B" w:rsidRPr="008035F1" w:rsidDel="009153B4" w:rsidRDefault="0040689B" w:rsidP="0040689B">
            <w:pPr>
              <w:jc w:val="left"/>
              <w:rPr>
                <w:del w:id="13568" w:author="XuanWen Chen" w:date="2019-01-02T06:45:00Z"/>
                <w:rFonts w:hAnsi="宋体"/>
              </w:rPr>
            </w:pPr>
            <w:del w:id="13569" w:author="XuanWen Chen" w:date="2019-01-02T06:45:00Z">
              <w:r w:rsidRPr="008035F1" w:rsidDel="009153B4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51246753" w14:textId="70B9F942" w:rsidR="0040689B" w:rsidRPr="008035F1" w:rsidDel="009153B4" w:rsidRDefault="0040689B" w:rsidP="0040689B">
            <w:pPr>
              <w:jc w:val="left"/>
              <w:rPr>
                <w:del w:id="13570" w:author="XuanWen Chen" w:date="2019-01-02T06:45:00Z"/>
                <w:rFonts w:hAnsi="宋体"/>
              </w:rPr>
            </w:pPr>
            <w:del w:id="13571" w:author="XuanWen Chen" w:date="2019-01-02T06:45:00Z">
              <w:r w:rsidDel="009153B4">
                <w:rPr>
                  <w:rFonts w:hAnsi="宋体" w:hint="eastAsia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7C9CBA02" w14:textId="6CA8FBCE" w:rsidR="0040689B" w:rsidRPr="008035F1" w:rsidDel="009153B4" w:rsidRDefault="0040689B" w:rsidP="0040689B">
            <w:pPr>
              <w:jc w:val="left"/>
              <w:rPr>
                <w:del w:id="13572" w:author="XuanWen Chen" w:date="2019-01-02T06:45:00Z"/>
                <w:rFonts w:hAnsi="宋体"/>
              </w:rPr>
            </w:pPr>
            <w:del w:id="13573" w:author="XuanWen Chen" w:date="2019-01-02T06:45:00Z">
              <w:r w:rsidRPr="008035F1" w:rsidDel="009153B4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2398DD48" w14:textId="51F51FE5" w:rsidR="0040689B" w:rsidRPr="008035F1" w:rsidDel="009153B4" w:rsidRDefault="0040689B" w:rsidP="0040689B">
            <w:pPr>
              <w:jc w:val="left"/>
              <w:rPr>
                <w:del w:id="13574" w:author="XuanWen Chen" w:date="2019-01-02T06:45:00Z"/>
                <w:rFonts w:hAnsi="宋体"/>
              </w:rPr>
            </w:pPr>
            <w:del w:id="13575" w:author="XuanWen Chen" w:date="2019-01-02T06:45:00Z">
              <w:r w:rsidDel="009153B4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9153B4" w14:paraId="480DDF16" w14:textId="76024011" w:rsidTr="0040689B">
        <w:trPr>
          <w:del w:id="13576" w:author="XuanWen Chen" w:date="2019-01-02T06:45:00Z"/>
        </w:trPr>
        <w:tc>
          <w:tcPr>
            <w:tcW w:w="2074" w:type="dxa"/>
          </w:tcPr>
          <w:p w14:paraId="24F91205" w14:textId="38C06A87" w:rsidR="0040689B" w:rsidRPr="008035F1" w:rsidDel="009153B4" w:rsidRDefault="0040689B" w:rsidP="0040689B">
            <w:pPr>
              <w:jc w:val="left"/>
              <w:rPr>
                <w:del w:id="13577" w:author="XuanWen Chen" w:date="2019-01-02T06:45:00Z"/>
                <w:rFonts w:hAnsi="宋体"/>
              </w:rPr>
            </w:pPr>
            <w:del w:id="13578" w:author="XuanWen Chen" w:date="2019-01-02T06:45:00Z">
              <w:r w:rsidRPr="008035F1" w:rsidDel="009153B4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02350BAF" w14:textId="12522FD9" w:rsidR="0040689B" w:rsidRPr="008035F1" w:rsidDel="009153B4" w:rsidRDefault="0040689B" w:rsidP="0040689B">
            <w:pPr>
              <w:jc w:val="left"/>
              <w:rPr>
                <w:del w:id="13579" w:author="XuanWen Chen" w:date="2019-01-02T06:45:00Z"/>
                <w:rFonts w:hAnsi="宋体"/>
              </w:rPr>
            </w:pPr>
            <w:del w:id="13580" w:author="XuanWen Chen" w:date="2019-01-02T06:45:00Z">
              <w:r w:rsidDel="009153B4">
                <w:rPr>
                  <w:rFonts w:hAnsi="宋体" w:hint="eastAsia"/>
                </w:rPr>
                <w:delText>项目成员</w:delText>
              </w:r>
            </w:del>
          </w:p>
        </w:tc>
      </w:tr>
      <w:tr w:rsidR="0040689B" w:rsidRPr="008035F1" w:rsidDel="009153B4" w14:paraId="12744513" w14:textId="051EFBCC" w:rsidTr="0040689B">
        <w:trPr>
          <w:del w:id="13581" w:author="XuanWen Chen" w:date="2019-01-02T06:45:00Z"/>
        </w:trPr>
        <w:tc>
          <w:tcPr>
            <w:tcW w:w="2074" w:type="dxa"/>
          </w:tcPr>
          <w:p w14:paraId="573436C5" w14:textId="4CE9F54D" w:rsidR="0040689B" w:rsidRPr="008035F1" w:rsidDel="009153B4" w:rsidRDefault="0040689B" w:rsidP="0040689B">
            <w:pPr>
              <w:jc w:val="left"/>
              <w:rPr>
                <w:del w:id="13582" w:author="XuanWen Chen" w:date="2019-01-02T06:45:00Z"/>
                <w:rFonts w:hAnsi="宋体"/>
              </w:rPr>
            </w:pPr>
            <w:del w:id="13583" w:author="XuanWen Chen" w:date="2019-01-02T06:45:00Z">
              <w:r w:rsidRPr="008035F1" w:rsidDel="009153B4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09260401" w14:textId="1F907D2D" w:rsidR="0040689B" w:rsidRPr="008035F1" w:rsidDel="009153B4" w:rsidRDefault="0040689B" w:rsidP="0040689B">
            <w:pPr>
              <w:jc w:val="left"/>
              <w:rPr>
                <w:del w:id="13584" w:author="XuanWen Chen" w:date="2019-01-02T06:45:00Z"/>
                <w:rFonts w:hAnsi="宋体"/>
              </w:rPr>
            </w:pPr>
            <w:del w:id="13585" w:author="XuanWen Chen" w:date="2019-01-02T06:45:00Z">
              <w:r w:rsidDel="009153B4">
                <w:rPr>
                  <w:rFonts w:hAnsi="宋体" w:hint="eastAsia"/>
                </w:rPr>
                <w:delText>1.角色分配全部完成</w:delText>
              </w:r>
            </w:del>
          </w:p>
        </w:tc>
      </w:tr>
      <w:tr w:rsidR="0040689B" w:rsidRPr="000D31F2" w:rsidDel="009153B4" w14:paraId="49971113" w14:textId="1CEDFAAF" w:rsidTr="0040689B">
        <w:trPr>
          <w:del w:id="13586" w:author="XuanWen Chen" w:date="2019-01-02T06:45:00Z"/>
        </w:trPr>
        <w:tc>
          <w:tcPr>
            <w:tcW w:w="2074" w:type="dxa"/>
          </w:tcPr>
          <w:p w14:paraId="118AB1E9" w14:textId="0E0F2370" w:rsidR="0040689B" w:rsidRPr="008035F1" w:rsidDel="009153B4" w:rsidRDefault="0040689B" w:rsidP="0040689B">
            <w:pPr>
              <w:jc w:val="left"/>
              <w:rPr>
                <w:del w:id="13587" w:author="XuanWen Chen" w:date="2019-01-02T06:45:00Z"/>
                <w:rFonts w:hAnsi="宋体"/>
              </w:rPr>
            </w:pPr>
            <w:del w:id="13588" w:author="XuanWen Chen" w:date="2019-01-02T06:45:00Z">
              <w:r w:rsidRPr="008035F1" w:rsidDel="009153B4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10D8007A" w14:textId="01CC7D42" w:rsidR="0040689B" w:rsidRPr="000D31F2" w:rsidDel="009153B4" w:rsidRDefault="0040689B" w:rsidP="0040689B">
            <w:pPr>
              <w:rPr>
                <w:del w:id="13589" w:author="XuanWen Chen" w:date="2019-01-02T06:45:00Z"/>
              </w:rPr>
            </w:pPr>
            <w:del w:id="13590" w:author="XuanWen Chen" w:date="2019-01-02T06:45:00Z">
              <w:r w:rsidRPr="000D31F2" w:rsidDel="009153B4">
                <w:rPr>
                  <w:rFonts w:hint="eastAsia"/>
                </w:rPr>
                <w:delText>PRE-1</w:delText>
              </w:r>
              <w:r w:rsidDel="009153B4">
                <w:rPr>
                  <w:rFonts w:hint="eastAsia"/>
                </w:rPr>
                <w:delText>：为该项目组成员</w:delText>
              </w:r>
            </w:del>
          </w:p>
        </w:tc>
      </w:tr>
      <w:tr w:rsidR="0040689B" w:rsidRPr="000D31F2" w:rsidDel="009153B4" w14:paraId="7CA4802B" w14:textId="32C68158" w:rsidTr="0040689B">
        <w:trPr>
          <w:del w:id="13591" w:author="XuanWen Chen" w:date="2019-01-02T06:45:00Z"/>
        </w:trPr>
        <w:tc>
          <w:tcPr>
            <w:tcW w:w="2074" w:type="dxa"/>
          </w:tcPr>
          <w:p w14:paraId="4376EE0E" w14:textId="3266C960" w:rsidR="0040689B" w:rsidRPr="008035F1" w:rsidDel="009153B4" w:rsidRDefault="0040689B" w:rsidP="0040689B">
            <w:pPr>
              <w:jc w:val="left"/>
              <w:rPr>
                <w:del w:id="13592" w:author="XuanWen Chen" w:date="2019-01-02T06:45:00Z"/>
                <w:rFonts w:hAnsi="宋体"/>
              </w:rPr>
            </w:pPr>
            <w:del w:id="13593" w:author="XuanWen Chen" w:date="2019-01-02T06:45:00Z">
              <w:r w:rsidRPr="008035F1" w:rsidDel="009153B4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449754FE" w14:textId="3F26137D" w:rsidR="0040689B" w:rsidRPr="000D31F2" w:rsidDel="009153B4" w:rsidRDefault="0040689B" w:rsidP="0040689B">
            <w:pPr>
              <w:rPr>
                <w:del w:id="13594" w:author="XuanWen Chen" w:date="2019-01-02T06:45:00Z"/>
              </w:rPr>
            </w:pPr>
            <w:del w:id="13595" w:author="XuanWen Chen" w:date="2019-01-02T06:45:00Z">
              <w:r w:rsidRPr="000D31F2" w:rsidDel="009153B4">
                <w:rPr>
                  <w:rFonts w:hint="eastAsia"/>
                </w:rPr>
                <w:delText>POST-1：通知给</w:delText>
              </w:r>
              <w:r w:rsidDel="009153B4">
                <w:rPr>
                  <w:rFonts w:hint="eastAsia"/>
                </w:rPr>
                <w:delText>全项目组的人</w:delText>
              </w:r>
            </w:del>
          </w:p>
        </w:tc>
      </w:tr>
      <w:tr w:rsidR="0040689B" w:rsidRPr="002B179C" w:rsidDel="009153B4" w14:paraId="4746E24C" w14:textId="16B54D6A" w:rsidTr="0040689B">
        <w:trPr>
          <w:del w:id="13596" w:author="XuanWen Chen" w:date="2019-01-02T06:45:00Z"/>
        </w:trPr>
        <w:tc>
          <w:tcPr>
            <w:tcW w:w="2074" w:type="dxa"/>
          </w:tcPr>
          <w:p w14:paraId="4DD5E10A" w14:textId="7BDB7BB0" w:rsidR="0040689B" w:rsidRPr="008035F1" w:rsidDel="009153B4" w:rsidRDefault="0040689B" w:rsidP="0040689B">
            <w:pPr>
              <w:rPr>
                <w:del w:id="13597" w:author="XuanWen Chen" w:date="2019-01-02T06:45:00Z"/>
                <w:rFonts w:hAnsi="宋体"/>
              </w:rPr>
            </w:pPr>
            <w:del w:id="13598" w:author="XuanWen Chen" w:date="2019-01-02T06:45:00Z">
              <w:r w:rsidRPr="008035F1" w:rsidDel="009153B4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21271A5F" w14:textId="14BA0D6E" w:rsidR="0040689B" w:rsidRPr="001D3A6A" w:rsidDel="009153B4" w:rsidRDefault="0040689B" w:rsidP="0040689B">
            <w:pPr>
              <w:rPr>
                <w:del w:id="13599" w:author="XuanWen Chen" w:date="2019-01-02T06:45:00Z"/>
                <w:rFonts w:hAnsi="宋体"/>
              </w:rPr>
            </w:pPr>
            <w:del w:id="13600" w:author="XuanWen Chen" w:date="2019-01-02T06:45:00Z">
              <w:r w:rsidDel="009153B4">
                <w:rPr>
                  <w:rFonts w:hAnsi="宋体" w:hint="eastAsia"/>
                </w:rPr>
                <w:delText>1.</w:delText>
              </w:r>
              <w:r w:rsidDel="009153B4">
                <w:rPr>
                  <w:rFonts w:hAnsi="宋体"/>
                </w:rPr>
                <w:delText xml:space="preserve"> </w:delText>
              </w:r>
              <w:r w:rsidRPr="001D3A6A" w:rsidDel="009153B4">
                <w:rPr>
                  <w:rFonts w:hAnsi="宋体"/>
                </w:rPr>
                <w:delText>PM</w:delText>
              </w:r>
              <w:r w:rsidRPr="001D3A6A" w:rsidDel="009153B4">
                <w:rPr>
                  <w:rFonts w:hAnsi="宋体" w:hint="eastAsia"/>
                </w:rPr>
                <w:delText>创建项目实例。</w:delText>
              </w:r>
            </w:del>
          </w:p>
          <w:p w14:paraId="742B6AE7" w14:textId="3E46F257" w:rsidR="0040689B" w:rsidDel="009153B4" w:rsidRDefault="0040689B" w:rsidP="0040689B">
            <w:pPr>
              <w:rPr>
                <w:del w:id="13601" w:author="XuanWen Chen" w:date="2019-01-02T06:45:00Z"/>
                <w:rFonts w:hAnsi="宋体"/>
              </w:rPr>
            </w:pPr>
            <w:del w:id="13602" w:author="XuanWen Chen" w:date="2019-01-02T06:45:00Z">
              <w:r w:rsidDel="009153B4">
                <w:rPr>
                  <w:rFonts w:hAnsi="宋体" w:hint="eastAsia"/>
                </w:rPr>
                <w:delText xml:space="preserve">2. </w:delText>
              </w:r>
              <w:r w:rsidRPr="001D3A6A" w:rsidDel="009153B4">
                <w:rPr>
                  <w:rFonts w:hAnsi="宋体" w:hint="eastAsia"/>
                </w:rPr>
                <w:delText>P</w:delText>
              </w:r>
              <w:r w:rsidRPr="001D3A6A" w:rsidDel="009153B4">
                <w:rPr>
                  <w:rFonts w:hAnsi="宋体"/>
                </w:rPr>
                <w:delText>M</w:delText>
              </w:r>
              <w:r w:rsidRPr="001D3A6A" w:rsidDel="009153B4">
                <w:rPr>
                  <w:rFonts w:hAnsi="宋体" w:hint="eastAsia"/>
                </w:rPr>
                <w:delText>选择项目开始条件</w:delText>
              </w:r>
              <w:r w:rsidRPr="001D3A6A" w:rsidDel="009153B4">
                <w:rPr>
                  <w:rFonts w:hAnsi="宋体"/>
                </w:rPr>
                <w:delText>—</w:delText>
              </w:r>
              <w:r w:rsidDel="009153B4">
                <w:rPr>
                  <w:rFonts w:hAnsi="宋体" w:hint="eastAsia"/>
                </w:rPr>
                <w:delText>延时</w:delText>
              </w:r>
              <w:r w:rsidRPr="001D3A6A" w:rsidDel="009153B4">
                <w:rPr>
                  <w:rFonts w:hAnsi="宋体" w:hint="eastAsia"/>
                </w:rPr>
                <w:delText>开始。</w:delText>
              </w:r>
            </w:del>
          </w:p>
          <w:p w14:paraId="40B10931" w14:textId="5472B9C5" w:rsidR="0040689B" w:rsidDel="009153B4" w:rsidRDefault="0040689B" w:rsidP="0040689B">
            <w:pPr>
              <w:rPr>
                <w:del w:id="13603" w:author="XuanWen Chen" w:date="2019-01-02T06:45:00Z"/>
                <w:rFonts w:hAnsi="宋体"/>
              </w:rPr>
            </w:pPr>
            <w:del w:id="13604" w:author="XuanWen Chen" w:date="2019-01-02T06:45:00Z">
              <w:r w:rsidDel="009153B4">
                <w:rPr>
                  <w:rFonts w:hAnsi="宋体" w:hint="eastAsia"/>
                </w:rPr>
                <w:delText>3.设置延时开始的时间。</w:delText>
              </w:r>
            </w:del>
          </w:p>
          <w:p w14:paraId="62BA7E95" w14:textId="302D69B5" w:rsidR="0040689B" w:rsidDel="009153B4" w:rsidRDefault="0040689B" w:rsidP="0040689B">
            <w:pPr>
              <w:rPr>
                <w:del w:id="13605" w:author="XuanWen Chen" w:date="2019-01-02T06:45:00Z"/>
                <w:rFonts w:hAnsi="宋体"/>
              </w:rPr>
            </w:pPr>
            <w:del w:id="13606" w:author="XuanWen Chen" w:date="2019-01-02T06:45:00Z">
              <w:r w:rsidDel="009153B4">
                <w:rPr>
                  <w:rFonts w:hAnsi="宋体" w:hint="eastAsia"/>
                </w:rPr>
                <w:delText>4.</w:delText>
              </w:r>
              <w:r w:rsidDel="009153B4">
                <w:rPr>
                  <w:rFonts w:hAnsi="宋体"/>
                </w:rPr>
                <w:delText xml:space="preserve"> </w:delText>
              </w:r>
              <w:r w:rsidDel="009153B4">
                <w:rPr>
                  <w:rFonts w:hAnsi="宋体" w:hint="eastAsia"/>
                </w:rPr>
                <w:delText>项目组满人且角色分配完成</w:delText>
              </w:r>
            </w:del>
          </w:p>
          <w:p w14:paraId="2796F58B" w14:textId="23DFBD03" w:rsidR="0040689B" w:rsidDel="009153B4" w:rsidRDefault="0040689B" w:rsidP="0040689B">
            <w:pPr>
              <w:rPr>
                <w:del w:id="13607" w:author="XuanWen Chen" w:date="2019-01-02T06:45:00Z"/>
                <w:rFonts w:hAnsi="宋体"/>
              </w:rPr>
            </w:pPr>
            <w:del w:id="13608" w:author="XuanWen Chen" w:date="2019-01-02T06:45:00Z">
              <w:r w:rsidDel="009153B4">
                <w:rPr>
                  <w:rFonts w:hAnsi="宋体" w:hint="eastAsia"/>
                </w:rPr>
                <w:delText>5.</w:delText>
              </w:r>
              <w:r w:rsidDel="009153B4">
                <w:rPr>
                  <w:rFonts w:hAnsi="宋体"/>
                </w:rPr>
                <w:delText xml:space="preserve"> </w:delText>
              </w:r>
              <w:r w:rsidDel="009153B4">
                <w:rPr>
                  <w:rFonts w:hAnsi="宋体" w:hint="eastAsia"/>
                </w:rPr>
                <w:delText>达到延时设定的时间</w:delText>
              </w:r>
            </w:del>
          </w:p>
          <w:p w14:paraId="6556A00C" w14:textId="559D82F1" w:rsidR="0040689B" w:rsidRPr="001D3A6A" w:rsidDel="009153B4" w:rsidRDefault="0040689B" w:rsidP="0040689B">
            <w:pPr>
              <w:rPr>
                <w:del w:id="13609" w:author="XuanWen Chen" w:date="2019-01-02T06:45:00Z"/>
                <w:rFonts w:hAnsi="宋体"/>
              </w:rPr>
            </w:pPr>
            <w:del w:id="13610" w:author="XuanWen Chen" w:date="2019-01-02T06:45:00Z">
              <w:r w:rsidDel="009153B4">
                <w:rPr>
                  <w:rFonts w:hAnsi="宋体" w:hint="eastAsia"/>
                </w:rPr>
                <w:delText>6.</w:delText>
              </w:r>
              <w:r w:rsidDel="009153B4">
                <w:rPr>
                  <w:rFonts w:hAnsi="宋体"/>
                </w:rPr>
                <w:delText xml:space="preserve"> </w:delText>
              </w:r>
              <w:r w:rsidDel="009153B4">
                <w:rPr>
                  <w:rFonts w:hAnsi="宋体" w:hint="eastAsia"/>
                </w:rPr>
                <w:delText>系统自动开始项目</w:delText>
              </w:r>
            </w:del>
          </w:p>
        </w:tc>
      </w:tr>
      <w:tr w:rsidR="0040689B" w:rsidRPr="003818F6" w:rsidDel="009153B4" w14:paraId="562B2CC3" w14:textId="2AC3F9D2" w:rsidTr="0040689B">
        <w:trPr>
          <w:trHeight w:val="1370"/>
          <w:del w:id="13611" w:author="XuanWen Chen" w:date="2019-01-02T06:45:00Z"/>
        </w:trPr>
        <w:tc>
          <w:tcPr>
            <w:tcW w:w="2074" w:type="dxa"/>
          </w:tcPr>
          <w:p w14:paraId="056453B5" w14:textId="5809DB7F" w:rsidR="0040689B" w:rsidRPr="008035F1" w:rsidDel="009153B4" w:rsidRDefault="0040689B" w:rsidP="0040689B">
            <w:pPr>
              <w:jc w:val="left"/>
              <w:rPr>
                <w:del w:id="13612" w:author="XuanWen Chen" w:date="2019-01-02T06:45:00Z"/>
                <w:rFonts w:hAnsi="宋体"/>
              </w:rPr>
            </w:pPr>
            <w:del w:id="13613" w:author="XuanWen Chen" w:date="2019-01-02T06:45:00Z">
              <w:r w:rsidRPr="008035F1" w:rsidDel="009153B4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74EBEEEA" w14:textId="2EBDDD98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14" w:author="XuanWen Chen" w:date="2019-01-02T06:45:00Z"/>
                <w:rFonts w:hAnsi="宋体"/>
              </w:rPr>
            </w:pPr>
            <w:del w:id="13615" w:author="XuanWen Chen" w:date="2019-01-02T06:45:00Z">
              <w:r w:rsidRPr="00A41781" w:rsidDel="009153B4">
                <w:rPr>
                  <w:rFonts w:hAnsi="宋体"/>
                </w:rPr>
                <w:delText>PM</w:delText>
              </w:r>
              <w:r w:rsidRPr="00A41781" w:rsidDel="009153B4">
                <w:rPr>
                  <w:rFonts w:hAnsi="宋体" w:hint="eastAsia"/>
                </w:rPr>
                <w:delText>创建项目实例。</w:delText>
              </w:r>
            </w:del>
          </w:p>
          <w:p w14:paraId="1A396EA3" w14:textId="30C2B93A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16" w:author="XuanWen Chen" w:date="2019-01-02T06:45:00Z"/>
                <w:rFonts w:hAnsi="宋体"/>
              </w:rPr>
            </w:pPr>
            <w:del w:id="13617" w:author="XuanWen Chen" w:date="2019-01-02T06:45:00Z">
              <w:r w:rsidRPr="00A41781" w:rsidDel="009153B4">
                <w:rPr>
                  <w:rFonts w:hAnsi="宋体" w:hint="eastAsia"/>
                </w:rPr>
                <w:delText>P</w:delText>
              </w:r>
              <w:r w:rsidRPr="00A41781" w:rsidDel="009153B4">
                <w:rPr>
                  <w:rFonts w:hAnsi="宋体"/>
                </w:rPr>
                <w:delText>M</w:delText>
              </w:r>
              <w:r w:rsidRPr="00A41781" w:rsidDel="009153B4">
                <w:rPr>
                  <w:rFonts w:hAnsi="宋体" w:hint="eastAsia"/>
                </w:rPr>
                <w:delText>选择项目开始条件-延时开始</w:delText>
              </w:r>
            </w:del>
          </w:p>
          <w:p w14:paraId="28561EC9" w14:textId="3279530C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18" w:author="XuanWen Chen" w:date="2019-01-02T06:45:00Z"/>
                <w:rFonts w:hAnsi="宋体"/>
              </w:rPr>
            </w:pPr>
            <w:del w:id="13619" w:author="XuanWen Chen" w:date="2019-01-02T06:45:00Z">
              <w:r w:rsidRPr="00A41781" w:rsidDel="009153B4">
                <w:rPr>
                  <w:rFonts w:hAnsi="宋体" w:hint="eastAsia"/>
                </w:rPr>
                <w:delText>设置延时开始的时间。</w:delText>
              </w:r>
            </w:del>
          </w:p>
          <w:p w14:paraId="0AE7C802" w14:textId="3C54B20B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20" w:author="XuanWen Chen" w:date="2019-01-02T06:45:00Z"/>
                <w:rFonts w:hAnsi="宋体"/>
              </w:rPr>
            </w:pPr>
            <w:del w:id="13621" w:author="XuanWen Chen" w:date="2019-01-02T06:45:00Z">
              <w:r w:rsidRPr="00A41781" w:rsidDel="009153B4">
                <w:rPr>
                  <w:rFonts w:hAnsi="宋体" w:hint="eastAsia"/>
                </w:rPr>
                <w:delText>项目组没有满人</w:delText>
              </w:r>
            </w:del>
          </w:p>
          <w:p w14:paraId="78F0B709" w14:textId="4C3A3123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22" w:author="XuanWen Chen" w:date="2019-01-02T06:45:00Z"/>
                <w:rFonts w:hAnsi="宋体"/>
              </w:rPr>
            </w:pPr>
            <w:del w:id="13623" w:author="XuanWen Chen" w:date="2019-01-02T06:45:00Z">
              <w:r w:rsidRPr="00A41781" w:rsidDel="009153B4">
                <w:rPr>
                  <w:rFonts w:hAnsi="宋体" w:hint="eastAsia"/>
                </w:rPr>
                <w:delText>到达延时设定的时间</w:delText>
              </w:r>
            </w:del>
          </w:p>
          <w:p w14:paraId="45AACAF5" w14:textId="7D22A146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24" w:author="XuanWen Chen" w:date="2019-01-02T06:45:00Z"/>
                <w:rFonts w:hAnsi="宋体"/>
              </w:rPr>
            </w:pPr>
            <w:del w:id="13625" w:author="XuanWen Chen" w:date="2019-01-02T06:45:00Z">
              <w:r w:rsidRPr="00A41781" w:rsidDel="009153B4">
                <w:rPr>
                  <w:rFonts w:hAnsi="宋体" w:hint="eastAsia"/>
                </w:rPr>
                <w:delText>系统讲没有分配人员的角色用计算机代替。</w:delText>
              </w:r>
            </w:del>
          </w:p>
          <w:p w14:paraId="4438E80E" w14:textId="5FE9E35B" w:rsidR="0040689B" w:rsidRPr="00A41781" w:rsidDel="009153B4" w:rsidRDefault="0040689B" w:rsidP="00AE77A1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jc w:val="left"/>
              <w:rPr>
                <w:del w:id="13626" w:author="XuanWen Chen" w:date="2019-01-02T06:45:00Z"/>
                <w:rFonts w:hAnsi="宋体"/>
              </w:rPr>
            </w:pPr>
            <w:del w:id="13627" w:author="XuanWen Chen" w:date="2019-01-02T06:45:00Z">
              <w:r w:rsidRPr="00A41781" w:rsidDel="009153B4">
                <w:rPr>
                  <w:rFonts w:hAnsi="宋体" w:hint="eastAsia"/>
                </w:rPr>
                <w:delText>系统自动开始项目。</w:delText>
              </w:r>
            </w:del>
          </w:p>
        </w:tc>
      </w:tr>
      <w:tr w:rsidR="0040689B" w:rsidRPr="00FD6E19" w:rsidDel="009153B4" w14:paraId="05B5C473" w14:textId="245AE091" w:rsidTr="0040689B">
        <w:trPr>
          <w:del w:id="13628" w:author="XuanWen Chen" w:date="2019-01-02T06:45:00Z"/>
        </w:trPr>
        <w:tc>
          <w:tcPr>
            <w:tcW w:w="2074" w:type="dxa"/>
          </w:tcPr>
          <w:p w14:paraId="51612036" w14:textId="131487D3" w:rsidR="0040689B" w:rsidRPr="008035F1" w:rsidDel="009153B4" w:rsidRDefault="0040689B" w:rsidP="0040689B">
            <w:pPr>
              <w:jc w:val="left"/>
              <w:rPr>
                <w:del w:id="13629" w:author="XuanWen Chen" w:date="2019-01-02T06:45:00Z"/>
                <w:rFonts w:hAnsi="宋体"/>
              </w:rPr>
            </w:pPr>
            <w:del w:id="13630" w:author="XuanWen Chen" w:date="2019-01-02T06:45:00Z">
              <w:r w:rsidRPr="008035F1" w:rsidDel="009153B4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161D9CA0" w14:textId="5FC44E8B" w:rsidR="0040689B" w:rsidRPr="00A41781" w:rsidDel="009153B4" w:rsidRDefault="0040689B" w:rsidP="00AE77A1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jc w:val="left"/>
              <w:rPr>
                <w:del w:id="13631" w:author="XuanWen Chen" w:date="2019-01-02T06:45:00Z"/>
                <w:rFonts w:hAnsi="宋体"/>
              </w:rPr>
            </w:pPr>
            <w:del w:id="13632" w:author="XuanWen Chen" w:date="2019-01-02T06:45:00Z">
              <w:r w:rsidRPr="00A41781" w:rsidDel="009153B4">
                <w:rPr>
                  <w:rFonts w:hAnsi="宋体" w:hint="eastAsia"/>
                </w:rPr>
                <w:delText>E1当前案例已无权限参加</w:delText>
              </w:r>
            </w:del>
          </w:p>
          <w:p w14:paraId="090E53E9" w14:textId="418EF507" w:rsidR="0040689B" w:rsidRPr="00A41781" w:rsidDel="009153B4" w:rsidRDefault="0040689B" w:rsidP="00AE77A1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jc w:val="left"/>
              <w:rPr>
                <w:del w:id="13633" w:author="XuanWen Chen" w:date="2019-01-02T06:45:00Z"/>
                <w:rFonts w:hAnsi="宋体"/>
              </w:rPr>
            </w:pPr>
            <w:del w:id="13634" w:author="XuanWen Chen" w:date="2019-01-02T06:45:00Z">
              <w:r w:rsidRPr="00A41781" w:rsidDel="009153B4">
                <w:rPr>
                  <w:rFonts w:hAnsi="宋体"/>
                </w:rPr>
                <w:delText>E</w:delText>
              </w:r>
              <w:r w:rsidRPr="00A41781" w:rsidDel="009153B4">
                <w:rPr>
                  <w:rFonts w:hAnsi="宋体" w:hint="eastAsia"/>
                </w:rPr>
                <w:delText>2</w:delText>
              </w:r>
              <w:r w:rsidRPr="00A41781" w:rsidDel="009153B4">
                <w:rPr>
                  <w:rFonts w:hAnsi="宋体"/>
                </w:rPr>
                <w:delText xml:space="preserve"> </w:delText>
              </w:r>
              <w:r w:rsidRPr="00A41781" w:rsidDel="009153B4">
                <w:rPr>
                  <w:rFonts w:hAnsi="宋体" w:hint="eastAsia"/>
                </w:rPr>
                <w:delText>当前项目组已无人员。</w:delText>
              </w:r>
            </w:del>
          </w:p>
        </w:tc>
      </w:tr>
      <w:tr w:rsidR="0040689B" w:rsidRPr="008035F1" w:rsidDel="009153B4" w14:paraId="43987B61" w14:textId="31B25A3F" w:rsidTr="0040689B">
        <w:trPr>
          <w:del w:id="13635" w:author="XuanWen Chen" w:date="2019-01-02T06:45:00Z"/>
        </w:trPr>
        <w:tc>
          <w:tcPr>
            <w:tcW w:w="2074" w:type="dxa"/>
          </w:tcPr>
          <w:p w14:paraId="293E2919" w14:textId="571DEEC5" w:rsidR="0040689B" w:rsidRPr="008035F1" w:rsidDel="009153B4" w:rsidRDefault="0040689B" w:rsidP="0040689B">
            <w:pPr>
              <w:jc w:val="left"/>
              <w:rPr>
                <w:del w:id="13636" w:author="XuanWen Chen" w:date="2019-01-02T06:45:00Z"/>
                <w:rFonts w:hAnsi="宋体"/>
              </w:rPr>
            </w:pPr>
            <w:del w:id="13637" w:author="XuanWen Chen" w:date="2019-01-02T06:45:00Z">
              <w:r w:rsidRPr="008035F1" w:rsidDel="009153B4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50BB7C32" w14:textId="53B71520" w:rsidR="0040689B" w:rsidRPr="008035F1" w:rsidDel="009153B4" w:rsidRDefault="0040689B" w:rsidP="0040689B">
            <w:pPr>
              <w:jc w:val="left"/>
              <w:rPr>
                <w:del w:id="13638" w:author="XuanWen Chen" w:date="2019-01-02T06:45:00Z"/>
                <w:rFonts w:hAnsi="宋体"/>
              </w:rPr>
            </w:pPr>
            <w:del w:id="13639" w:author="XuanWen Chen" w:date="2019-01-02T06:45:00Z">
              <w:r w:rsidDel="009153B4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:rsidDel="009153B4" w14:paraId="341CB6E2" w14:textId="7577D043" w:rsidTr="0040689B">
        <w:trPr>
          <w:del w:id="13640" w:author="XuanWen Chen" w:date="2019-01-02T06:45:00Z"/>
        </w:trPr>
        <w:tc>
          <w:tcPr>
            <w:tcW w:w="2074" w:type="dxa"/>
          </w:tcPr>
          <w:p w14:paraId="4BC223AF" w14:textId="1739EE72" w:rsidR="0040689B" w:rsidRPr="008035F1" w:rsidDel="009153B4" w:rsidRDefault="0040689B" w:rsidP="0040689B">
            <w:pPr>
              <w:jc w:val="left"/>
              <w:rPr>
                <w:del w:id="13641" w:author="XuanWen Chen" w:date="2019-01-02T06:45:00Z"/>
                <w:rFonts w:hAnsi="宋体"/>
              </w:rPr>
            </w:pPr>
            <w:del w:id="13642" w:author="XuanWen Chen" w:date="2019-01-02T06:45:00Z">
              <w:r w:rsidRPr="008035F1" w:rsidDel="009153B4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71DFDC8B" w14:textId="247D4975" w:rsidR="0040689B" w:rsidRPr="008035F1" w:rsidDel="009153B4" w:rsidRDefault="0040689B" w:rsidP="0040689B">
            <w:pPr>
              <w:jc w:val="left"/>
              <w:rPr>
                <w:del w:id="13643" w:author="XuanWen Chen" w:date="2019-01-02T06:45:00Z"/>
                <w:rFonts w:hAnsi="宋体"/>
              </w:rPr>
            </w:pPr>
          </w:p>
        </w:tc>
      </w:tr>
      <w:tr w:rsidR="0040689B" w:rsidRPr="008035F1" w:rsidDel="009153B4" w14:paraId="58C4CC88" w14:textId="7F564BAB" w:rsidTr="0040689B">
        <w:trPr>
          <w:del w:id="13644" w:author="XuanWen Chen" w:date="2019-01-02T06:45:00Z"/>
        </w:trPr>
        <w:tc>
          <w:tcPr>
            <w:tcW w:w="2074" w:type="dxa"/>
          </w:tcPr>
          <w:p w14:paraId="4CA0D5A4" w14:textId="3CB5C2CB" w:rsidR="0040689B" w:rsidRPr="008035F1" w:rsidDel="009153B4" w:rsidRDefault="0040689B" w:rsidP="0040689B">
            <w:pPr>
              <w:jc w:val="left"/>
              <w:rPr>
                <w:del w:id="13645" w:author="XuanWen Chen" w:date="2019-01-02T06:45:00Z"/>
                <w:rFonts w:hAnsi="宋体"/>
              </w:rPr>
            </w:pPr>
            <w:del w:id="13646" w:author="XuanWen Chen" w:date="2019-01-02T06:45:00Z">
              <w:r w:rsidRPr="008035F1" w:rsidDel="009153B4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5130D0BD" w14:textId="23FEC19C" w:rsidR="0040689B" w:rsidRPr="008035F1" w:rsidDel="009153B4" w:rsidRDefault="0040689B" w:rsidP="0040689B">
            <w:pPr>
              <w:jc w:val="left"/>
              <w:rPr>
                <w:del w:id="13647" w:author="XuanWen Chen" w:date="2019-01-02T06:45:00Z"/>
                <w:rFonts w:hAnsi="宋体"/>
              </w:rPr>
            </w:pPr>
          </w:p>
        </w:tc>
      </w:tr>
      <w:tr w:rsidR="0040689B" w:rsidRPr="002E6A2F" w:rsidDel="009153B4" w14:paraId="6493F57E" w14:textId="35A28959" w:rsidTr="0040689B">
        <w:trPr>
          <w:del w:id="13648" w:author="XuanWen Chen" w:date="2019-01-02T06:45:00Z"/>
        </w:trPr>
        <w:tc>
          <w:tcPr>
            <w:tcW w:w="2074" w:type="dxa"/>
          </w:tcPr>
          <w:p w14:paraId="10E77080" w14:textId="59829F01" w:rsidR="0040689B" w:rsidRPr="008035F1" w:rsidDel="009153B4" w:rsidRDefault="0040689B" w:rsidP="0040689B">
            <w:pPr>
              <w:jc w:val="left"/>
              <w:rPr>
                <w:del w:id="13649" w:author="XuanWen Chen" w:date="2019-01-02T06:45:00Z"/>
                <w:rFonts w:hAnsi="宋体"/>
              </w:rPr>
            </w:pPr>
            <w:del w:id="13650" w:author="XuanWen Chen" w:date="2019-01-02T06:45:00Z">
              <w:r w:rsidRPr="008035F1" w:rsidDel="009153B4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19D391FA" w14:textId="031AC920" w:rsidR="0040689B" w:rsidRPr="002E6A2F" w:rsidDel="009153B4" w:rsidRDefault="0040689B" w:rsidP="0040689B">
            <w:pPr>
              <w:jc w:val="left"/>
              <w:rPr>
                <w:del w:id="13651" w:author="XuanWen Chen" w:date="2019-01-02T06:45:00Z"/>
                <w:rFonts w:hAnsi="宋体"/>
              </w:rPr>
            </w:pPr>
          </w:p>
        </w:tc>
      </w:tr>
      <w:tr w:rsidR="0040689B" w:rsidRPr="008035F1" w:rsidDel="009153B4" w14:paraId="020A11CE" w14:textId="01F9D2C7" w:rsidTr="0040689B">
        <w:trPr>
          <w:del w:id="13652" w:author="XuanWen Chen" w:date="2019-01-02T06:45:00Z"/>
        </w:trPr>
        <w:tc>
          <w:tcPr>
            <w:tcW w:w="2074" w:type="dxa"/>
          </w:tcPr>
          <w:p w14:paraId="1B3DBC2A" w14:textId="269C82A4" w:rsidR="0040689B" w:rsidRPr="008035F1" w:rsidDel="009153B4" w:rsidRDefault="0040689B" w:rsidP="0040689B">
            <w:pPr>
              <w:jc w:val="left"/>
              <w:rPr>
                <w:del w:id="13653" w:author="XuanWen Chen" w:date="2019-01-02T06:45:00Z"/>
                <w:rFonts w:hAnsi="宋体"/>
              </w:rPr>
            </w:pPr>
            <w:del w:id="13654" w:author="XuanWen Chen" w:date="2019-01-02T06:45:00Z">
              <w:r w:rsidDel="009153B4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2A68657C" w14:textId="5BD47E30" w:rsidR="0040689B" w:rsidRPr="008035F1" w:rsidDel="009153B4" w:rsidRDefault="0040689B" w:rsidP="0040689B">
            <w:pPr>
              <w:jc w:val="left"/>
              <w:rPr>
                <w:del w:id="13655" w:author="XuanWen Chen" w:date="2019-01-02T06:45:00Z"/>
                <w:rFonts w:hAnsi="宋体"/>
              </w:rPr>
            </w:pPr>
            <w:del w:id="13656" w:author="XuanWen Chen" w:date="2019-01-02T06:45:00Z">
              <w:r w:rsidDel="009153B4">
                <w:rPr>
                  <w:rFonts w:hAnsi="宋体" w:hint="eastAsia"/>
                </w:rPr>
                <w:delText>有权限能够参加案例</w:delText>
              </w:r>
            </w:del>
          </w:p>
        </w:tc>
      </w:tr>
    </w:tbl>
    <w:p w14:paraId="495763EB" w14:textId="3574ECDB" w:rsidR="0040689B" w:rsidRPr="00041354" w:rsidDel="009153B4" w:rsidRDefault="00720356" w:rsidP="00720356">
      <w:pPr>
        <w:pStyle w:val="4"/>
        <w:rPr>
          <w:del w:id="13657" w:author="XuanWen Chen" w:date="2019-01-02T06:45:00Z"/>
          <w:color w:val="FF0000"/>
        </w:rPr>
      </w:pPr>
      <w:bookmarkStart w:id="13658" w:name="_Toc533621472"/>
      <w:del w:id="13659" w:author="XuanWen Chen" w:date="2019-01-02T06:45:00Z">
        <w:r w:rsidRPr="00041354" w:rsidDel="009153B4">
          <w:rPr>
            <w:rFonts w:hint="eastAsia"/>
            <w:color w:val="FF0000"/>
          </w:rPr>
          <w:delText>P</w:delText>
        </w:r>
        <w:r w:rsidRPr="00041354" w:rsidDel="009153B4">
          <w:rPr>
            <w:color w:val="FF0000"/>
          </w:rPr>
          <w:delText xml:space="preserve">M </w:delText>
        </w:r>
        <w:r w:rsidRPr="00041354" w:rsidDel="009153B4">
          <w:rPr>
            <w:rFonts w:hint="eastAsia"/>
            <w:color w:val="FF0000"/>
          </w:rPr>
          <w:delText>修改项目开始条件</w:delText>
        </w:r>
        <w:r w:rsidRPr="00041354" w:rsidDel="009153B4">
          <w:rPr>
            <w:rFonts w:hint="eastAsia"/>
            <w:color w:val="FF0000"/>
          </w:rPr>
          <w:delText>-</w:delText>
        </w:r>
        <w:r w:rsidRPr="00041354" w:rsidDel="009153B4">
          <w:rPr>
            <w:rFonts w:hint="eastAsia"/>
            <w:color w:val="FF0000"/>
          </w:rPr>
          <w:delText>延时开始</w:delText>
        </w:r>
        <w:bookmarkEnd w:id="13658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041354" w:rsidDel="009153B4" w14:paraId="1EEEA6A1" w14:textId="65DCE4FD" w:rsidTr="0040689B">
        <w:trPr>
          <w:del w:id="13660" w:author="XuanWen Chen" w:date="2019-01-02T06:45:00Z"/>
        </w:trPr>
        <w:tc>
          <w:tcPr>
            <w:tcW w:w="2074" w:type="dxa"/>
          </w:tcPr>
          <w:p w14:paraId="38A0FAF3" w14:textId="548239B1" w:rsidR="0040689B" w:rsidRPr="00041354" w:rsidDel="009153B4" w:rsidRDefault="0040689B" w:rsidP="0040689B">
            <w:pPr>
              <w:rPr>
                <w:del w:id="13661" w:author="XuanWen Chen" w:date="2019-01-02T06:45:00Z"/>
                <w:rFonts w:hAnsi="宋体"/>
                <w:b/>
                <w:color w:val="FF0000"/>
              </w:rPr>
            </w:pPr>
            <w:del w:id="13662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12C8082F" w14:textId="5D822BF3" w:rsidR="0040689B" w:rsidRPr="00041354" w:rsidDel="009153B4" w:rsidRDefault="0040689B" w:rsidP="0040689B">
            <w:pPr>
              <w:rPr>
                <w:del w:id="13663" w:author="XuanWen Chen" w:date="2019-01-02T06:45:00Z"/>
                <w:rFonts w:hAnsi="宋体"/>
                <w:b/>
                <w:color w:val="FF0000"/>
              </w:rPr>
            </w:pPr>
            <w:del w:id="13664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UC-</w:delText>
              </w:r>
              <w:r w:rsidRPr="00041354" w:rsidDel="009153B4">
                <w:rPr>
                  <w:rFonts w:hAnsi="宋体"/>
                  <w:b/>
                  <w:color w:val="FF0000"/>
                </w:rPr>
                <w:delText>9</w:delText>
              </w:r>
              <w:r w:rsidRPr="00041354" w:rsidDel="009153B4">
                <w:rPr>
                  <w:rFonts w:hAnsi="宋体" w:hint="eastAsia"/>
                  <w:b/>
                  <w:color w:val="FF0000"/>
                </w:rPr>
                <w:delText>：P</w:delText>
              </w:r>
              <w:r w:rsidRPr="00041354" w:rsidDel="009153B4">
                <w:rPr>
                  <w:rFonts w:hAnsi="宋体"/>
                  <w:b/>
                  <w:color w:val="FF0000"/>
                </w:rPr>
                <w:delText xml:space="preserve">M </w:delText>
              </w:r>
              <w:r w:rsidRPr="00041354" w:rsidDel="009153B4">
                <w:rPr>
                  <w:rFonts w:hAnsi="宋体" w:hint="eastAsia"/>
                  <w:b/>
                  <w:color w:val="FF0000"/>
                </w:rPr>
                <w:delText>修改项目开始条件-延时开始</w:delText>
              </w:r>
            </w:del>
          </w:p>
        </w:tc>
      </w:tr>
      <w:tr w:rsidR="0040689B" w:rsidRPr="00041354" w:rsidDel="009153B4" w14:paraId="0BD7F473" w14:textId="79B0B5FE" w:rsidTr="0040689B">
        <w:trPr>
          <w:del w:id="13665" w:author="XuanWen Chen" w:date="2019-01-02T06:45:00Z"/>
        </w:trPr>
        <w:tc>
          <w:tcPr>
            <w:tcW w:w="2074" w:type="dxa"/>
          </w:tcPr>
          <w:p w14:paraId="447B20C4" w14:textId="32325CB2" w:rsidR="0040689B" w:rsidRPr="00041354" w:rsidDel="009153B4" w:rsidRDefault="0040689B" w:rsidP="0040689B">
            <w:pPr>
              <w:jc w:val="left"/>
              <w:rPr>
                <w:del w:id="13666" w:author="XuanWen Chen" w:date="2019-01-02T06:45:00Z"/>
                <w:rFonts w:hAnsi="宋体"/>
                <w:color w:val="FF0000"/>
              </w:rPr>
            </w:pPr>
            <w:del w:id="1366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42A4D479" w14:textId="117FD46B" w:rsidR="0040689B" w:rsidRPr="00041354" w:rsidDel="009153B4" w:rsidRDefault="0040689B" w:rsidP="0040689B">
            <w:pPr>
              <w:jc w:val="left"/>
              <w:rPr>
                <w:del w:id="13668" w:author="XuanWen Chen" w:date="2019-01-02T06:45:00Z"/>
                <w:rFonts w:hAnsi="宋体"/>
                <w:color w:val="FF0000"/>
              </w:rPr>
            </w:pPr>
            <w:del w:id="1366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陈铉文</w:delText>
              </w:r>
            </w:del>
          </w:p>
        </w:tc>
        <w:tc>
          <w:tcPr>
            <w:tcW w:w="2074" w:type="dxa"/>
          </w:tcPr>
          <w:p w14:paraId="4877F48E" w14:textId="028A5A0A" w:rsidR="0040689B" w:rsidRPr="00041354" w:rsidDel="009153B4" w:rsidRDefault="0040689B" w:rsidP="0040689B">
            <w:pPr>
              <w:jc w:val="left"/>
              <w:rPr>
                <w:del w:id="13670" w:author="XuanWen Chen" w:date="2019-01-02T06:45:00Z"/>
                <w:rFonts w:hAnsi="宋体"/>
                <w:color w:val="FF0000"/>
              </w:rPr>
            </w:pPr>
            <w:del w:id="1367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3CEDDA2E" w14:textId="35A0ECFF" w:rsidR="0040689B" w:rsidRPr="00041354" w:rsidDel="009153B4" w:rsidRDefault="0040689B" w:rsidP="0040689B">
            <w:pPr>
              <w:jc w:val="left"/>
              <w:rPr>
                <w:del w:id="13672" w:author="XuanWen Chen" w:date="2019-01-02T06:45:00Z"/>
                <w:rFonts w:hAnsi="宋体"/>
                <w:color w:val="FF0000"/>
              </w:rPr>
            </w:pPr>
            <w:del w:id="13673" w:author="XuanWen Chen" w:date="2019-01-02T06:45:00Z">
              <w:r w:rsidRPr="00041354" w:rsidDel="009153B4">
                <w:rPr>
                  <w:rFonts w:hAnsi="宋体"/>
                  <w:color w:val="FF0000"/>
                </w:rPr>
                <w:delText>2018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/11/24</w:delText>
              </w:r>
            </w:del>
          </w:p>
        </w:tc>
      </w:tr>
      <w:tr w:rsidR="0040689B" w:rsidRPr="00041354" w:rsidDel="009153B4" w14:paraId="58CF3490" w14:textId="68CF2EB8" w:rsidTr="0040689B">
        <w:trPr>
          <w:del w:id="13674" w:author="XuanWen Chen" w:date="2019-01-02T06:45:00Z"/>
        </w:trPr>
        <w:tc>
          <w:tcPr>
            <w:tcW w:w="2074" w:type="dxa"/>
          </w:tcPr>
          <w:p w14:paraId="76C99C2B" w14:textId="1F1D139E" w:rsidR="0040689B" w:rsidRPr="00041354" w:rsidDel="009153B4" w:rsidRDefault="0040689B" w:rsidP="0040689B">
            <w:pPr>
              <w:jc w:val="left"/>
              <w:rPr>
                <w:del w:id="13675" w:author="XuanWen Chen" w:date="2019-01-02T06:45:00Z"/>
                <w:rFonts w:hAnsi="宋体"/>
                <w:color w:val="FF0000"/>
              </w:rPr>
            </w:pPr>
            <w:del w:id="1367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2F7906E6" w14:textId="7FE1126B" w:rsidR="0040689B" w:rsidRPr="00041354" w:rsidDel="009153B4" w:rsidRDefault="0040689B" w:rsidP="0040689B">
            <w:pPr>
              <w:jc w:val="left"/>
              <w:rPr>
                <w:del w:id="13677" w:author="XuanWen Chen" w:date="2019-01-02T06:45:00Z"/>
                <w:rFonts w:hAnsi="宋体"/>
                <w:color w:val="FF0000"/>
              </w:rPr>
            </w:pPr>
            <w:del w:id="1367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510A60F9" w14:textId="45F87A5F" w:rsidR="0040689B" w:rsidRPr="00041354" w:rsidDel="009153B4" w:rsidRDefault="0040689B" w:rsidP="0040689B">
            <w:pPr>
              <w:jc w:val="left"/>
              <w:rPr>
                <w:del w:id="13679" w:author="XuanWen Chen" w:date="2019-01-02T06:45:00Z"/>
                <w:rFonts w:hAnsi="宋体"/>
                <w:color w:val="FF0000"/>
              </w:rPr>
            </w:pPr>
            <w:del w:id="1368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16370BDF" w14:textId="606DA13B" w:rsidR="0040689B" w:rsidRPr="00041354" w:rsidDel="009153B4" w:rsidRDefault="0040689B" w:rsidP="0040689B">
            <w:pPr>
              <w:jc w:val="left"/>
              <w:rPr>
                <w:del w:id="13681" w:author="XuanWen Chen" w:date="2019-01-02T06:45:00Z"/>
                <w:rFonts w:hAnsi="宋体"/>
                <w:color w:val="FF0000"/>
              </w:rPr>
            </w:pPr>
            <w:del w:id="1368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基于项目的案例教学系统</w:delText>
              </w:r>
            </w:del>
          </w:p>
        </w:tc>
      </w:tr>
      <w:tr w:rsidR="0040689B" w:rsidRPr="00041354" w:rsidDel="009153B4" w14:paraId="0319F57F" w14:textId="65652F23" w:rsidTr="0040689B">
        <w:trPr>
          <w:del w:id="13683" w:author="XuanWen Chen" w:date="2019-01-02T06:45:00Z"/>
        </w:trPr>
        <w:tc>
          <w:tcPr>
            <w:tcW w:w="2074" w:type="dxa"/>
          </w:tcPr>
          <w:p w14:paraId="20206E40" w14:textId="0F8A0B2F" w:rsidR="0040689B" w:rsidRPr="00041354" w:rsidDel="009153B4" w:rsidRDefault="0040689B" w:rsidP="0040689B">
            <w:pPr>
              <w:jc w:val="left"/>
              <w:rPr>
                <w:del w:id="13684" w:author="XuanWen Chen" w:date="2019-01-02T06:45:00Z"/>
                <w:rFonts w:hAnsi="宋体"/>
                <w:color w:val="FF0000"/>
              </w:rPr>
            </w:pPr>
            <w:del w:id="1368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17326358" w14:textId="309F2BEF" w:rsidR="0040689B" w:rsidRPr="00041354" w:rsidDel="009153B4" w:rsidRDefault="0040689B" w:rsidP="0040689B">
            <w:pPr>
              <w:jc w:val="left"/>
              <w:rPr>
                <w:del w:id="13686" w:author="XuanWen Chen" w:date="2019-01-02T06:45:00Z"/>
                <w:rFonts w:hAnsi="宋体"/>
                <w:color w:val="FF0000"/>
              </w:rPr>
            </w:pPr>
            <w:del w:id="1368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项目成员</w:delText>
              </w:r>
            </w:del>
          </w:p>
        </w:tc>
      </w:tr>
      <w:tr w:rsidR="0040689B" w:rsidRPr="00041354" w:rsidDel="009153B4" w14:paraId="22EAC008" w14:textId="36F146D0" w:rsidTr="0040689B">
        <w:trPr>
          <w:del w:id="13688" w:author="XuanWen Chen" w:date="2019-01-02T06:45:00Z"/>
        </w:trPr>
        <w:tc>
          <w:tcPr>
            <w:tcW w:w="2074" w:type="dxa"/>
          </w:tcPr>
          <w:p w14:paraId="15EBCA67" w14:textId="0435780F" w:rsidR="0040689B" w:rsidRPr="00041354" w:rsidDel="009153B4" w:rsidRDefault="0040689B" w:rsidP="0040689B">
            <w:pPr>
              <w:jc w:val="left"/>
              <w:rPr>
                <w:del w:id="13689" w:author="XuanWen Chen" w:date="2019-01-02T06:45:00Z"/>
                <w:rFonts w:hAnsi="宋体"/>
                <w:color w:val="FF0000"/>
              </w:rPr>
            </w:pPr>
            <w:del w:id="1369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11C08CEB" w14:textId="6C7DF372" w:rsidR="0040689B" w:rsidRPr="00041354" w:rsidDel="009153B4" w:rsidRDefault="0040689B" w:rsidP="0040689B">
            <w:pPr>
              <w:jc w:val="left"/>
              <w:rPr>
                <w:del w:id="13691" w:author="XuanWen Chen" w:date="2019-01-02T06:45:00Z"/>
                <w:rFonts w:hAnsi="宋体"/>
                <w:color w:val="FF0000"/>
              </w:rPr>
            </w:pPr>
            <w:del w:id="1369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1.</w:delText>
              </w:r>
              <w:r w:rsidRPr="00041354" w:rsidDel="009153B4">
                <w:rPr>
                  <w:rFonts w:hAnsi="宋体"/>
                  <w:color w:val="FF0000"/>
                </w:rPr>
                <w:delText>PM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决定修改项目开始条件</w:delText>
              </w:r>
            </w:del>
          </w:p>
        </w:tc>
      </w:tr>
      <w:tr w:rsidR="0040689B" w:rsidRPr="00041354" w:rsidDel="009153B4" w14:paraId="1EE47F49" w14:textId="231D0A96" w:rsidTr="0040689B">
        <w:trPr>
          <w:del w:id="13693" w:author="XuanWen Chen" w:date="2019-01-02T06:45:00Z"/>
        </w:trPr>
        <w:tc>
          <w:tcPr>
            <w:tcW w:w="2074" w:type="dxa"/>
          </w:tcPr>
          <w:p w14:paraId="22D5B046" w14:textId="008E8CC0" w:rsidR="0040689B" w:rsidRPr="00041354" w:rsidDel="009153B4" w:rsidRDefault="0040689B" w:rsidP="0040689B">
            <w:pPr>
              <w:jc w:val="left"/>
              <w:rPr>
                <w:del w:id="13694" w:author="XuanWen Chen" w:date="2019-01-02T06:45:00Z"/>
                <w:rFonts w:hAnsi="宋体"/>
                <w:color w:val="FF0000"/>
              </w:rPr>
            </w:pPr>
            <w:del w:id="1369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7AD83E33" w14:textId="3FF8B90B" w:rsidR="0040689B" w:rsidRPr="00041354" w:rsidDel="009153B4" w:rsidRDefault="0040689B" w:rsidP="0040689B">
            <w:pPr>
              <w:rPr>
                <w:del w:id="13696" w:author="XuanWen Chen" w:date="2019-01-02T06:45:00Z"/>
                <w:color w:val="FF0000"/>
              </w:rPr>
            </w:pPr>
            <w:del w:id="13697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PRE-1：登陆系统</w:delText>
              </w:r>
            </w:del>
          </w:p>
          <w:p w14:paraId="54D72363" w14:textId="162FED75" w:rsidR="0040689B" w:rsidRPr="00041354" w:rsidDel="009153B4" w:rsidRDefault="0040689B" w:rsidP="0040689B">
            <w:pPr>
              <w:rPr>
                <w:del w:id="13698" w:author="XuanWen Chen" w:date="2019-01-02T06:45:00Z"/>
                <w:color w:val="FF0000"/>
              </w:rPr>
            </w:pPr>
            <w:del w:id="13699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RE-2:</w:delText>
              </w:r>
              <w:r w:rsidRPr="00041354" w:rsidDel="009153B4">
                <w:rPr>
                  <w:rFonts w:hint="eastAsia"/>
                  <w:color w:val="FF0000"/>
                </w:rPr>
                <w:delText>为当前项目的P</w:delText>
              </w:r>
              <w:r w:rsidRPr="00041354" w:rsidDel="009153B4">
                <w:rPr>
                  <w:color w:val="FF0000"/>
                </w:rPr>
                <w:delText>M</w:delText>
              </w:r>
              <w:r w:rsidRPr="00041354" w:rsidDel="009153B4">
                <w:rPr>
                  <w:rFonts w:hint="eastAsia"/>
                  <w:color w:val="FF0000"/>
                </w:rPr>
                <w:delText>扮演者</w:delText>
              </w:r>
            </w:del>
          </w:p>
          <w:p w14:paraId="5C75665A" w14:textId="62BDB6DC" w:rsidR="0040689B" w:rsidRPr="00041354" w:rsidDel="009153B4" w:rsidRDefault="0040689B" w:rsidP="0040689B">
            <w:pPr>
              <w:rPr>
                <w:del w:id="13700" w:author="XuanWen Chen" w:date="2019-01-02T06:45:00Z"/>
                <w:color w:val="FF0000"/>
              </w:rPr>
            </w:pPr>
            <w:del w:id="13701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RE-3:</w:delText>
              </w:r>
              <w:r w:rsidRPr="00041354" w:rsidDel="009153B4">
                <w:rPr>
                  <w:rFonts w:hint="eastAsia"/>
                  <w:color w:val="FF0000"/>
                </w:rPr>
                <w:delText>项目尚未开始</w:delText>
              </w:r>
            </w:del>
          </w:p>
        </w:tc>
      </w:tr>
      <w:tr w:rsidR="0040689B" w:rsidRPr="00041354" w:rsidDel="009153B4" w14:paraId="418512AA" w14:textId="2FCB7975" w:rsidTr="0040689B">
        <w:trPr>
          <w:del w:id="13702" w:author="XuanWen Chen" w:date="2019-01-02T06:45:00Z"/>
        </w:trPr>
        <w:tc>
          <w:tcPr>
            <w:tcW w:w="2074" w:type="dxa"/>
          </w:tcPr>
          <w:p w14:paraId="3EF3DF46" w14:textId="2C84D8D7" w:rsidR="0040689B" w:rsidRPr="00041354" w:rsidDel="009153B4" w:rsidRDefault="0040689B" w:rsidP="0040689B">
            <w:pPr>
              <w:jc w:val="left"/>
              <w:rPr>
                <w:del w:id="13703" w:author="XuanWen Chen" w:date="2019-01-02T06:45:00Z"/>
                <w:rFonts w:hAnsi="宋体"/>
                <w:color w:val="FF0000"/>
              </w:rPr>
            </w:pPr>
            <w:del w:id="1370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2CC94C69" w14:textId="57C4B11D" w:rsidR="0040689B" w:rsidRPr="00041354" w:rsidDel="009153B4" w:rsidRDefault="0040689B" w:rsidP="0040689B">
            <w:pPr>
              <w:rPr>
                <w:del w:id="13705" w:author="XuanWen Chen" w:date="2019-01-02T06:45:00Z"/>
                <w:color w:val="FF0000"/>
              </w:rPr>
            </w:pPr>
            <w:del w:id="13706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POST-1：通知给全项目组的人</w:delText>
              </w:r>
            </w:del>
          </w:p>
        </w:tc>
      </w:tr>
      <w:tr w:rsidR="0040689B" w:rsidRPr="00041354" w:rsidDel="009153B4" w14:paraId="1A7BE94B" w14:textId="215ED571" w:rsidTr="0040689B">
        <w:trPr>
          <w:del w:id="13707" w:author="XuanWen Chen" w:date="2019-01-02T06:45:00Z"/>
        </w:trPr>
        <w:tc>
          <w:tcPr>
            <w:tcW w:w="2074" w:type="dxa"/>
          </w:tcPr>
          <w:p w14:paraId="2929D847" w14:textId="7A8AC1E2" w:rsidR="0040689B" w:rsidRPr="00041354" w:rsidDel="009153B4" w:rsidRDefault="0040689B" w:rsidP="0040689B">
            <w:pPr>
              <w:rPr>
                <w:del w:id="13708" w:author="XuanWen Chen" w:date="2019-01-02T06:45:00Z"/>
                <w:rFonts w:hAnsi="宋体"/>
                <w:color w:val="FF0000"/>
              </w:rPr>
            </w:pPr>
            <w:del w:id="1370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455AF170" w14:textId="4DEF964F" w:rsidR="0040689B" w:rsidRPr="00041354" w:rsidDel="009153B4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del w:id="13710" w:author="XuanWen Chen" w:date="2019-01-02T06:45:00Z"/>
                <w:rFonts w:hAnsi="宋体"/>
                <w:color w:val="FF0000"/>
              </w:rPr>
            </w:pPr>
            <w:del w:id="1371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进入我的项目。</w:delText>
              </w:r>
            </w:del>
          </w:p>
          <w:p w14:paraId="4CED20C4" w14:textId="1AD4CD24" w:rsidR="0040689B" w:rsidRPr="00041354" w:rsidDel="009153B4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del w:id="13712" w:author="XuanWen Chen" w:date="2019-01-02T06:45:00Z"/>
                <w:rFonts w:hAnsi="宋体"/>
                <w:color w:val="FF0000"/>
              </w:rPr>
            </w:pPr>
            <w:del w:id="1371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选择项目的开始条件。</w:delText>
              </w:r>
            </w:del>
          </w:p>
          <w:p w14:paraId="400ED931" w14:textId="4441D1C0" w:rsidR="0040689B" w:rsidRPr="00041354" w:rsidDel="009153B4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del w:id="13714" w:author="XuanWen Chen" w:date="2019-01-02T06:45:00Z"/>
                <w:rFonts w:hAnsi="宋体"/>
                <w:color w:val="FF0000"/>
              </w:rPr>
            </w:pPr>
            <w:del w:id="1371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选择延时开始。</w:delText>
              </w:r>
            </w:del>
          </w:p>
          <w:p w14:paraId="14AF0C6A" w14:textId="46FE35B2" w:rsidR="0040689B" w:rsidRPr="00041354" w:rsidDel="009153B4" w:rsidRDefault="0040689B" w:rsidP="00AE77A1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del w:id="13716" w:author="XuanWen Chen" w:date="2019-01-02T06:45:00Z"/>
                <w:rFonts w:hAnsi="宋体"/>
                <w:color w:val="FF0000"/>
              </w:rPr>
            </w:pPr>
            <w:del w:id="1371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确认项目开始条件。</w:delText>
              </w:r>
            </w:del>
          </w:p>
        </w:tc>
      </w:tr>
      <w:tr w:rsidR="0040689B" w:rsidRPr="00041354" w:rsidDel="009153B4" w14:paraId="391237E2" w14:textId="1B511ADB" w:rsidTr="0040689B">
        <w:trPr>
          <w:trHeight w:val="1370"/>
          <w:del w:id="13718" w:author="XuanWen Chen" w:date="2019-01-02T06:45:00Z"/>
        </w:trPr>
        <w:tc>
          <w:tcPr>
            <w:tcW w:w="2074" w:type="dxa"/>
          </w:tcPr>
          <w:p w14:paraId="1EB1B139" w14:textId="7FF15DD2" w:rsidR="0040689B" w:rsidRPr="00041354" w:rsidDel="009153B4" w:rsidRDefault="0040689B" w:rsidP="0040689B">
            <w:pPr>
              <w:jc w:val="left"/>
              <w:rPr>
                <w:del w:id="13719" w:author="XuanWen Chen" w:date="2019-01-02T06:45:00Z"/>
                <w:rFonts w:hAnsi="宋体"/>
                <w:color w:val="FF0000"/>
              </w:rPr>
            </w:pPr>
            <w:del w:id="1372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21E89C6B" w14:textId="1A7690CD" w:rsidR="0040689B" w:rsidRPr="00041354" w:rsidDel="009153B4" w:rsidRDefault="0040689B" w:rsidP="0040689B">
            <w:pPr>
              <w:jc w:val="left"/>
              <w:rPr>
                <w:del w:id="13721" w:author="XuanWen Chen" w:date="2019-01-02T06:45:00Z"/>
                <w:rFonts w:hAnsi="宋体"/>
                <w:color w:val="FF0000"/>
              </w:rPr>
            </w:pPr>
            <w:del w:id="1372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延时开始：</w:delText>
              </w:r>
            </w:del>
          </w:p>
          <w:p w14:paraId="73C57E00" w14:textId="2BD2C45B" w:rsidR="0040689B" w:rsidRPr="00041354" w:rsidDel="009153B4" w:rsidRDefault="0040689B" w:rsidP="00AE77A1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jc w:val="left"/>
              <w:rPr>
                <w:del w:id="13723" w:author="XuanWen Chen" w:date="2019-01-02T06:45:00Z"/>
                <w:rFonts w:hAnsi="宋体"/>
                <w:color w:val="FF0000"/>
              </w:rPr>
            </w:pPr>
            <w:del w:id="1372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选择项目延时开始。</w:delText>
              </w:r>
            </w:del>
          </w:p>
          <w:p w14:paraId="7A7FAAA0" w14:textId="1E94B9B1" w:rsidR="0040689B" w:rsidRPr="00041354" w:rsidDel="009153B4" w:rsidRDefault="0040689B" w:rsidP="00AE77A1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jc w:val="left"/>
              <w:rPr>
                <w:del w:id="13725" w:author="XuanWen Chen" w:date="2019-01-02T06:45:00Z"/>
                <w:rFonts w:hAnsi="宋体"/>
                <w:color w:val="FF0000"/>
              </w:rPr>
            </w:pPr>
            <w:del w:id="1372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选择项目延时的时间。</w:delText>
              </w:r>
            </w:del>
          </w:p>
          <w:p w14:paraId="0EC1BA3C" w14:textId="20F2BD33" w:rsidR="0040689B" w:rsidRPr="00041354" w:rsidDel="009153B4" w:rsidRDefault="0040689B" w:rsidP="00AE77A1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jc w:val="left"/>
              <w:rPr>
                <w:del w:id="13727" w:author="XuanWen Chen" w:date="2019-01-02T06:45:00Z"/>
                <w:rFonts w:hAnsi="宋体"/>
                <w:color w:val="FF0000"/>
              </w:rPr>
            </w:pPr>
            <w:del w:id="1372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确认项目延时的时间。</w:delText>
              </w:r>
            </w:del>
          </w:p>
        </w:tc>
      </w:tr>
      <w:tr w:rsidR="0040689B" w:rsidRPr="00041354" w:rsidDel="009153B4" w14:paraId="3D8E84C2" w14:textId="6AA23F07" w:rsidTr="0040689B">
        <w:trPr>
          <w:del w:id="13729" w:author="XuanWen Chen" w:date="2019-01-02T06:45:00Z"/>
        </w:trPr>
        <w:tc>
          <w:tcPr>
            <w:tcW w:w="2074" w:type="dxa"/>
          </w:tcPr>
          <w:p w14:paraId="0AF6B9C3" w14:textId="77CFC7EF" w:rsidR="0040689B" w:rsidRPr="00041354" w:rsidDel="009153B4" w:rsidRDefault="0040689B" w:rsidP="0040689B">
            <w:pPr>
              <w:jc w:val="left"/>
              <w:rPr>
                <w:del w:id="13730" w:author="XuanWen Chen" w:date="2019-01-02T06:45:00Z"/>
                <w:rFonts w:hAnsi="宋体"/>
                <w:color w:val="FF0000"/>
              </w:rPr>
            </w:pPr>
            <w:del w:id="1373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36412D74" w14:textId="2597A99A" w:rsidR="0040689B" w:rsidRPr="00041354" w:rsidDel="009153B4" w:rsidRDefault="0040689B" w:rsidP="00AE77A1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jc w:val="left"/>
              <w:rPr>
                <w:del w:id="13732" w:author="XuanWen Chen" w:date="2019-01-02T06:45:00Z"/>
                <w:rFonts w:hAnsi="宋体"/>
                <w:color w:val="FF0000"/>
              </w:rPr>
            </w:pPr>
            <w:del w:id="1373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E1当前案例已无权限参加</w:delText>
              </w:r>
            </w:del>
          </w:p>
          <w:p w14:paraId="7D799D25" w14:textId="5C169D6D" w:rsidR="0040689B" w:rsidRPr="00041354" w:rsidDel="009153B4" w:rsidRDefault="0040689B" w:rsidP="00AE77A1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jc w:val="left"/>
              <w:rPr>
                <w:del w:id="13734" w:author="XuanWen Chen" w:date="2019-01-02T06:45:00Z"/>
                <w:rFonts w:hAnsi="宋体"/>
                <w:color w:val="FF0000"/>
              </w:rPr>
            </w:pPr>
            <w:del w:id="13735" w:author="XuanWen Chen" w:date="2019-01-02T06:45:00Z">
              <w:r w:rsidRPr="00041354" w:rsidDel="009153B4">
                <w:rPr>
                  <w:rFonts w:hAnsi="宋体"/>
                  <w:color w:val="FF0000"/>
                </w:rPr>
                <w:delText>E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2</w:delText>
              </w:r>
              <w:r w:rsidRPr="00041354" w:rsidDel="009153B4">
                <w:rPr>
                  <w:rFonts w:hAnsi="宋体"/>
                  <w:color w:val="FF0000"/>
                </w:rPr>
                <w:delText xml:space="preserve"> 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当前项目组已无人员。</w:delText>
              </w:r>
            </w:del>
          </w:p>
        </w:tc>
      </w:tr>
      <w:tr w:rsidR="0040689B" w:rsidRPr="00041354" w:rsidDel="009153B4" w14:paraId="612A09BA" w14:textId="5489DE59" w:rsidTr="0040689B">
        <w:trPr>
          <w:del w:id="13736" w:author="XuanWen Chen" w:date="2019-01-02T06:45:00Z"/>
        </w:trPr>
        <w:tc>
          <w:tcPr>
            <w:tcW w:w="2074" w:type="dxa"/>
          </w:tcPr>
          <w:p w14:paraId="1F87EB1C" w14:textId="06A1F332" w:rsidR="0040689B" w:rsidRPr="00041354" w:rsidDel="009153B4" w:rsidRDefault="0040689B" w:rsidP="0040689B">
            <w:pPr>
              <w:jc w:val="left"/>
              <w:rPr>
                <w:del w:id="13737" w:author="XuanWen Chen" w:date="2019-01-02T06:45:00Z"/>
                <w:rFonts w:hAnsi="宋体"/>
                <w:color w:val="FF0000"/>
              </w:rPr>
            </w:pPr>
            <w:del w:id="1373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3C53427A" w14:textId="00C65A7B" w:rsidR="0040689B" w:rsidRPr="00041354" w:rsidDel="009153B4" w:rsidRDefault="0040689B" w:rsidP="0040689B">
            <w:pPr>
              <w:jc w:val="left"/>
              <w:rPr>
                <w:del w:id="13739" w:author="XuanWen Chen" w:date="2019-01-02T06:45:00Z"/>
                <w:rFonts w:hAnsi="宋体"/>
                <w:color w:val="FF0000"/>
              </w:rPr>
            </w:pPr>
            <w:del w:id="1374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9153B4" w14:paraId="1875BE86" w14:textId="785EB69F" w:rsidTr="0040689B">
        <w:trPr>
          <w:del w:id="13741" w:author="XuanWen Chen" w:date="2019-01-02T06:45:00Z"/>
        </w:trPr>
        <w:tc>
          <w:tcPr>
            <w:tcW w:w="2074" w:type="dxa"/>
          </w:tcPr>
          <w:p w14:paraId="24C40262" w14:textId="24ADB2A9" w:rsidR="0040689B" w:rsidRPr="00041354" w:rsidDel="009153B4" w:rsidRDefault="0040689B" w:rsidP="0040689B">
            <w:pPr>
              <w:jc w:val="left"/>
              <w:rPr>
                <w:del w:id="13742" w:author="XuanWen Chen" w:date="2019-01-02T06:45:00Z"/>
                <w:rFonts w:hAnsi="宋体"/>
                <w:color w:val="FF0000"/>
              </w:rPr>
            </w:pPr>
            <w:del w:id="1374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0E9C2CF7" w14:textId="36ABD031" w:rsidR="0040689B" w:rsidRPr="00041354" w:rsidDel="009153B4" w:rsidRDefault="0040689B" w:rsidP="0040689B">
            <w:pPr>
              <w:jc w:val="left"/>
              <w:rPr>
                <w:del w:id="13744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672D7240" w14:textId="0C04203E" w:rsidTr="0040689B">
        <w:trPr>
          <w:del w:id="13745" w:author="XuanWen Chen" w:date="2019-01-02T06:45:00Z"/>
        </w:trPr>
        <w:tc>
          <w:tcPr>
            <w:tcW w:w="2074" w:type="dxa"/>
          </w:tcPr>
          <w:p w14:paraId="781AD665" w14:textId="281DDCCA" w:rsidR="0040689B" w:rsidRPr="00041354" w:rsidDel="009153B4" w:rsidRDefault="0040689B" w:rsidP="0040689B">
            <w:pPr>
              <w:jc w:val="left"/>
              <w:rPr>
                <w:del w:id="13746" w:author="XuanWen Chen" w:date="2019-01-02T06:45:00Z"/>
                <w:rFonts w:hAnsi="宋体"/>
                <w:color w:val="FF0000"/>
              </w:rPr>
            </w:pPr>
            <w:del w:id="1374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389FD7FA" w14:textId="1CABF5DF" w:rsidR="0040689B" w:rsidRPr="00041354" w:rsidDel="009153B4" w:rsidRDefault="0040689B" w:rsidP="0040689B">
            <w:pPr>
              <w:jc w:val="left"/>
              <w:rPr>
                <w:del w:id="13748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20B2EFBF" w14:textId="40C5B870" w:rsidTr="0040689B">
        <w:trPr>
          <w:del w:id="13749" w:author="XuanWen Chen" w:date="2019-01-02T06:45:00Z"/>
        </w:trPr>
        <w:tc>
          <w:tcPr>
            <w:tcW w:w="2074" w:type="dxa"/>
          </w:tcPr>
          <w:p w14:paraId="5584F8AF" w14:textId="0E53B1EE" w:rsidR="0040689B" w:rsidRPr="00041354" w:rsidDel="009153B4" w:rsidRDefault="0040689B" w:rsidP="0040689B">
            <w:pPr>
              <w:jc w:val="left"/>
              <w:rPr>
                <w:del w:id="13750" w:author="XuanWen Chen" w:date="2019-01-02T06:45:00Z"/>
                <w:rFonts w:hAnsi="宋体"/>
                <w:color w:val="FF0000"/>
              </w:rPr>
            </w:pPr>
            <w:del w:id="1375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69453FF1" w14:textId="3BDDA312" w:rsidR="0040689B" w:rsidRPr="00041354" w:rsidDel="009153B4" w:rsidRDefault="0040689B" w:rsidP="0040689B">
            <w:pPr>
              <w:jc w:val="left"/>
              <w:rPr>
                <w:del w:id="13752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10AAE958" w14:textId="1F316F64" w:rsidTr="0040689B">
        <w:trPr>
          <w:del w:id="13753" w:author="XuanWen Chen" w:date="2019-01-02T06:45:00Z"/>
        </w:trPr>
        <w:tc>
          <w:tcPr>
            <w:tcW w:w="2074" w:type="dxa"/>
          </w:tcPr>
          <w:p w14:paraId="0BA43B25" w14:textId="78902CFE" w:rsidR="0040689B" w:rsidRPr="00041354" w:rsidDel="009153B4" w:rsidRDefault="0040689B" w:rsidP="0040689B">
            <w:pPr>
              <w:jc w:val="left"/>
              <w:rPr>
                <w:del w:id="13754" w:author="XuanWen Chen" w:date="2019-01-02T06:45:00Z"/>
                <w:rFonts w:hAnsi="宋体"/>
                <w:color w:val="FF0000"/>
              </w:rPr>
            </w:pPr>
            <w:del w:id="1375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67DBC3B" w14:textId="25F0BA8D" w:rsidR="0040689B" w:rsidRPr="00041354" w:rsidDel="009153B4" w:rsidRDefault="0040689B" w:rsidP="0040689B">
            <w:pPr>
              <w:jc w:val="left"/>
              <w:rPr>
                <w:del w:id="13756" w:author="XuanWen Chen" w:date="2019-01-02T06:45:00Z"/>
                <w:rFonts w:hAnsi="宋体"/>
                <w:color w:val="FF0000"/>
              </w:rPr>
            </w:pPr>
            <w:del w:id="1375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有权限能够参加案例且为P</w:delText>
              </w:r>
              <w:r w:rsidRPr="00041354" w:rsidDel="009153B4">
                <w:rPr>
                  <w:rFonts w:hAnsi="宋体"/>
                  <w:color w:val="FF0000"/>
                </w:rPr>
                <w:delText>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扮演者</w:delText>
              </w:r>
            </w:del>
          </w:p>
        </w:tc>
      </w:tr>
    </w:tbl>
    <w:p w14:paraId="69220FEB" w14:textId="4C3056B5" w:rsidR="0040689B" w:rsidRPr="00041354" w:rsidDel="009153B4" w:rsidRDefault="00720356" w:rsidP="00720356">
      <w:pPr>
        <w:pStyle w:val="4"/>
        <w:rPr>
          <w:del w:id="13758" w:author="XuanWen Chen" w:date="2019-01-02T06:45:00Z"/>
          <w:color w:val="FF0000"/>
        </w:rPr>
      </w:pPr>
      <w:bookmarkStart w:id="13759" w:name="_Toc533621473"/>
      <w:del w:id="13760" w:author="XuanWen Chen" w:date="2019-01-02T06:45:00Z">
        <w:r w:rsidRPr="00041354" w:rsidDel="009153B4">
          <w:rPr>
            <w:rFonts w:hint="eastAsia"/>
            <w:color w:val="FF0000"/>
          </w:rPr>
          <w:delText>P</w:delText>
        </w:r>
        <w:r w:rsidRPr="00041354" w:rsidDel="009153B4">
          <w:rPr>
            <w:color w:val="FF0000"/>
          </w:rPr>
          <w:delText xml:space="preserve">M </w:delText>
        </w:r>
        <w:r w:rsidRPr="00041354" w:rsidDel="009153B4">
          <w:rPr>
            <w:rFonts w:hint="eastAsia"/>
            <w:color w:val="FF0000"/>
          </w:rPr>
          <w:delText>修改项目开始条件</w:delText>
        </w:r>
        <w:r w:rsidRPr="00041354" w:rsidDel="009153B4">
          <w:rPr>
            <w:rFonts w:hint="eastAsia"/>
            <w:color w:val="FF0000"/>
          </w:rPr>
          <w:delText>-</w:delText>
        </w:r>
        <w:r w:rsidRPr="00041354" w:rsidDel="009153B4">
          <w:rPr>
            <w:rFonts w:hint="eastAsia"/>
            <w:color w:val="FF0000"/>
          </w:rPr>
          <w:delText>自动开始</w:delText>
        </w:r>
        <w:bookmarkEnd w:id="13759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041354" w:rsidDel="009153B4" w14:paraId="0EFA51B3" w14:textId="75A6FD07" w:rsidTr="0040689B">
        <w:trPr>
          <w:del w:id="13761" w:author="XuanWen Chen" w:date="2019-01-02T06:45:00Z"/>
        </w:trPr>
        <w:tc>
          <w:tcPr>
            <w:tcW w:w="2074" w:type="dxa"/>
          </w:tcPr>
          <w:p w14:paraId="5AC98808" w14:textId="6A46D3EF" w:rsidR="0040689B" w:rsidRPr="00041354" w:rsidDel="009153B4" w:rsidRDefault="0040689B" w:rsidP="0040689B">
            <w:pPr>
              <w:rPr>
                <w:del w:id="13762" w:author="XuanWen Chen" w:date="2019-01-02T06:45:00Z"/>
                <w:rFonts w:hAnsi="宋体"/>
                <w:b/>
                <w:color w:val="FF0000"/>
              </w:rPr>
            </w:pPr>
            <w:del w:id="13763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007476B3" w14:textId="68C556FC" w:rsidR="0040689B" w:rsidRPr="00041354" w:rsidDel="009153B4" w:rsidRDefault="0040689B" w:rsidP="0040689B">
            <w:pPr>
              <w:rPr>
                <w:del w:id="13764" w:author="XuanWen Chen" w:date="2019-01-02T06:45:00Z"/>
                <w:rFonts w:hAnsi="宋体"/>
                <w:b/>
                <w:color w:val="FF0000"/>
              </w:rPr>
            </w:pPr>
            <w:del w:id="13765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UC-</w:delText>
              </w:r>
              <w:r w:rsidRPr="00041354" w:rsidDel="009153B4">
                <w:rPr>
                  <w:rFonts w:hAnsi="宋体"/>
                  <w:b/>
                  <w:color w:val="FF0000"/>
                </w:rPr>
                <w:delText>9</w:delText>
              </w:r>
              <w:r w:rsidRPr="00041354" w:rsidDel="009153B4">
                <w:rPr>
                  <w:rFonts w:hAnsi="宋体" w:hint="eastAsia"/>
                  <w:b/>
                  <w:color w:val="FF0000"/>
                </w:rPr>
                <w:delText>：P</w:delText>
              </w:r>
              <w:r w:rsidRPr="00041354" w:rsidDel="009153B4">
                <w:rPr>
                  <w:rFonts w:hAnsi="宋体"/>
                  <w:b/>
                  <w:color w:val="FF0000"/>
                </w:rPr>
                <w:delText xml:space="preserve">M </w:delText>
              </w:r>
              <w:r w:rsidRPr="00041354" w:rsidDel="009153B4">
                <w:rPr>
                  <w:rFonts w:hAnsi="宋体" w:hint="eastAsia"/>
                  <w:b/>
                  <w:color w:val="FF0000"/>
                </w:rPr>
                <w:delText>修改项目开始条件-自动开始</w:delText>
              </w:r>
            </w:del>
          </w:p>
        </w:tc>
      </w:tr>
      <w:tr w:rsidR="0040689B" w:rsidRPr="00041354" w:rsidDel="009153B4" w14:paraId="6BA7A9F9" w14:textId="57AFCFB1" w:rsidTr="0040689B">
        <w:trPr>
          <w:del w:id="13766" w:author="XuanWen Chen" w:date="2019-01-02T06:45:00Z"/>
        </w:trPr>
        <w:tc>
          <w:tcPr>
            <w:tcW w:w="2074" w:type="dxa"/>
          </w:tcPr>
          <w:p w14:paraId="341CFB00" w14:textId="6D2B9D96" w:rsidR="0040689B" w:rsidRPr="00041354" w:rsidDel="009153B4" w:rsidRDefault="0040689B" w:rsidP="0040689B">
            <w:pPr>
              <w:jc w:val="left"/>
              <w:rPr>
                <w:del w:id="13767" w:author="XuanWen Chen" w:date="2019-01-02T06:45:00Z"/>
                <w:rFonts w:hAnsi="宋体"/>
                <w:color w:val="FF0000"/>
              </w:rPr>
            </w:pPr>
            <w:del w:id="1376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56D5EC1A" w14:textId="4412663E" w:rsidR="0040689B" w:rsidRPr="00041354" w:rsidDel="009153B4" w:rsidRDefault="0040689B" w:rsidP="0040689B">
            <w:pPr>
              <w:jc w:val="left"/>
              <w:rPr>
                <w:del w:id="13769" w:author="XuanWen Chen" w:date="2019-01-02T06:45:00Z"/>
                <w:rFonts w:hAnsi="宋体"/>
                <w:color w:val="FF0000"/>
              </w:rPr>
            </w:pPr>
            <w:del w:id="1377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陈铉文</w:delText>
              </w:r>
            </w:del>
          </w:p>
        </w:tc>
        <w:tc>
          <w:tcPr>
            <w:tcW w:w="2074" w:type="dxa"/>
          </w:tcPr>
          <w:p w14:paraId="67CF935F" w14:textId="5C60956A" w:rsidR="0040689B" w:rsidRPr="00041354" w:rsidDel="009153B4" w:rsidRDefault="0040689B" w:rsidP="0040689B">
            <w:pPr>
              <w:jc w:val="left"/>
              <w:rPr>
                <w:del w:id="13771" w:author="XuanWen Chen" w:date="2019-01-02T06:45:00Z"/>
                <w:rFonts w:hAnsi="宋体"/>
                <w:color w:val="FF0000"/>
              </w:rPr>
            </w:pPr>
            <w:del w:id="1377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15597A7" w14:textId="75B91036" w:rsidR="0040689B" w:rsidRPr="00041354" w:rsidDel="009153B4" w:rsidRDefault="0040689B" w:rsidP="0040689B">
            <w:pPr>
              <w:jc w:val="left"/>
              <w:rPr>
                <w:del w:id="13773" w:author="XuanWen Chen" w:date="2019-01-02T06:45:00Z"/>
                <w:rFonts w:hAnsi="宋体"/>
                <w:color w:val="FF0000"/>
              </w:rPr>
            </w:pPr>
            <w:del w:id="13774" w:author="XuanWen Chen" w:date="2019-01-02T06:45:00Z">
              <w:r w:rsidRPr="00041354" w:rsidDel="009153B4">
                <w:rPr>
                  <w:rFonts w:hAnsi="宋体"/>
                  <w:color w:val="FF0000"/>
                </w:rPr>
                <w:delText>2018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/11/24</w:delText>
              </w:r>
            </w:del>
          </w:p>
        </w:tc>
      </w:tr>
      <w:tr w:rsidR="0040689B" w:rsidRPr="00041354" w:rsidDel="009153B4" w14:paraId="7C3ADC3F" w14:textId="64D14E35" w:rsidTr="0040689B">
        <w:trPr>
          <w:del w:id="13775" w:author="XuanWen Chen" w:date="2019-01-02T06:45:00Z"/>
        </w:trPr>
        <w:tc>
          <w:tcPr>
            <w:tcW w:w="2074" w:type="dxa"/>
          </w:tcPr>
          <w:p w14:paraId="1A309A2A" w14:textId="683749D5" w:rsidR="0040689B" w:rsidRPr="00041354" w:rsidDel="009153B4" w:rsidRDefault="0040689B" w:rsidP="0040689B">
            <w:pPr>
              <w:jc w:val="left"/>
              <w:rPr>
                <w:del w:id="13776" w:author="XuanWen Chen" w:date="2019-01-02T06:45:00Z"/>
                <w:rFonts w:hAnsi="宋体"/>
                <w:color w:val="FF0000"/>
              </w:rPr>
            </w:pPr>
            <w:del w:id="1377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5596F587" w14:textId="123079EB" w:rsidR="0040689B" w:rsidRPr="00041354" w:rsidDel="009153B4" w:rsidRDefault="0040689B" w:rsidP="0040689B">
            <w:pPr>
              <w:jc w:val="left"/>
              <w:rPr>
                <w:del w:id="13778" w:author="XuanWen Chen" w:date="2019-01-02T06:45:00Z"/>
                <w:rFonts w:hAnsi="宋体"/>
                <w:color w:val="FF0000"/>
              </w:rPr>
            </w:pPr>
            <w:del w:id="1377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1B5625B2" w14:textId="70453E8C" w:rsidR="0040689B" w:rsidRPr="00041354" w:rsidDel="009153B4" w:rsidRDefault="0040689B" w:rsidP="0040689B">
            <w:pPr>
              <w:jc w:val="left"/>
              <w:rPr>
                <w:del w:id="13780" w:author="XuanWen Chen" w:date="2019-01-02T06:45:00Z"/>
                <w:rFonts w:hAnsi="宋体"/>
                <w:color w:val="FF0000"/>
              </w:rPr>
            </w:pPr>
            <w:del w:id="1378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52F0D57C" w14:textId="0412EB16" w:rsidR="0040689B" w:rsidRPr="00041354" w:rsidDel="009153B4" w:rsidRDefault="0040689B" w:rsidP="0040689B">
            <w:pPr>
              <w:jc w:val="left"/>
              <w:rPr>
                <w:del w:id="13782" w:author="XuanWen Chen" w:date="2019-01-02T06:45:00Z"/>
                <w:rFonts w:hAnsi="宋体"/>
                <w:color w:val="FF0000"/>
              </w:rPr>
            </w:pPr>
            <w:del w:id="1378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基于项目的案例教学系统</w:delText>
              </w:r>
            </w:del>
          </w:p>
        </w:tc>
      </w:tr>
      <w:tr w:rsidR="0040689B" w:rsidRPr="00041354" w:rsidDel="009153B4" w14:paraId="5208346F" w14:textId="4374B346" w:rsidTr="0040689B">
        <w:trPr>
          <w:del w:id="13784" w:author="XuanWen Chen" w:date="2019-01-02T06:45:00Z"/>
        </w:trPr>
        <w:tc>
          <w:tcPr>
            <w:tcW w:w="2074" w:type="dxa"/>
          </w:tcPr>
          <w:p w14:paraId="792053CB" w14:textId="6ACE8ED1" w:rsidR="0040689B" w:rsidRPr="00041354" w:rsidDel="009153B4" w:rsidRDefault="0040689B" w:rsidP="0040689B">
            <w:pPr>
              <w:jc w:val="left"/>
              <w:rPr>
                <w:del w:id="13785" w:author="XuanWen Chen" w:date="2019-01-02T06:45:00Z"/>
                <w:rFonts w:hAnsi="宋体"/>
                <w:color w:val="FF0000"/>
              </w:rPr>
            </w:pPr>
            <w:del w:id="1378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683B9D23" w14:textId="58EE27AB" w:rsidR="0040689B" w:rsidRPr="00041354" w:rsidDel="009153B4" w:rsidRDefault="0040689B" w:rsidP="0040689B">
            <w:pPr>
              <w:jc w:val="left"/>
              <w:rPr>
                <w:del w:id="13787" w:author="XuanWen Chen" w:date="2019-01-02T06:45:00Z"/>
                <w:rFonts w:hAnsi="宋体"/>
                <w:color w:val="FF0000"/>
              </w:rPr>
            </w:pPr>
            <w:del w:id="1378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项目成员</w:delText>
              </w:r>
            </w:del>
          </w:p>
        </w:tc>
      </w:tr>
      <w:tr w:rsidR="0040689B" w:rsidRPr="00041354" w:rsidDel="009153B4" w14:paraId="59B5C678" w14:textId="431BA3E6" w:rsidTr="0040689B">
        <w:trPr>
          <w:del w:id="13789" w:author="XuanWen Chen" w:date="2019-01-02T06:45:00Z"/>
        </w:trPr>
        <w:tc>
          <w:tcPr>
            <w:tcW w:w="2074" w:type="dxa"/>
          </w:tcPr>
          <w:p w14:paraId="1FD075AC" w14:textId="1246B124" w:rsidR="0040689B" w:rsidRPr="00041354" w:rsidDel="009153B4" w:rsidRDefault="0040689B" w:rsidP="0040689B">
            <w:pPr>
              <w:jc w:val="left"/>
              <w:rPr>
                <w:del w:id="13790" w:author="XuanWen Chen" w:date="2019-01-02T06:45:00Z"/>
                <w:rFonts w:hAnsi="宋体"/>
                <w:color w:val="FF0000"/>
              </w:rPr>
            </w:pPr>
            <w:del w:id="1379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1B3EF7D1" w14:textId="188861C6" w:rsidR="0040689B" w:rsidRPr="00041354" w:rsidDel="009153B4" w:rsidRDefault="0040689B" w:rsidP="0040689B">
            <w:pPr>
              <w:jc w:val="left"/>
              <w:rPr>
                <w:del w:id="13792" w:author="XuanWen Chen" w:date="2019-01-02T06:45:00Z"/>
                <w:rFonts w:hAnsi="宋体"/>
                <w:color w:val="FF0000"/>
              </w:rPr>
            </w:pPr>
            <w:del w:id="1379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1.</w:delText>
              </w:r>
              <w:r w:rsidRPr="00041354" w:rsidDel="009153B4">
                <w:rPr>
                  <w:rFonts w:hAnsi="宋体"/>
                  <w:color w:val="FF0000"/>
                </w:rPr>
                <w:delText>PM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决定修改项目开始条件</w:delText>
              </w:r>
            </w:del>
          </w:p>
        </w:tc>
      </w:tr>
      <w:tr w:rsidR="0040689B" w:rsidRPr="00041354" w:rsidDel="009153B4" w14:paraId="3947E3C8" w14:textId="030FEA7C" w:rsidTr="0040689B">
        <w:trPr>
          <w:del w:id="13794" w:author="XuanWen Chen" w:date="2019-01-02T06:45:00Z"/>
        </w:trPr>
        <w:tc>
          <w:tcPr>
            <w:tcW w:w="2074" w:type="dxa"/>
          </w:tcPr>
          <w:p w14:paraId="2D8BD69E" w14:textId="36147F99" w:rsidR="0040689B" w:rsidRPr="00041354" w:rsidDel="009153B4" w:rsidRDefault="0040689B" w:rsidP="0040689B">
            <w:pPr>
              <w:jc w:val="left"/>
              <w:rPr>
                <w:del w:id="13795" w:author="XuanWen Chen" w:date="2019-01-02T06:45:00Z"/>
                <w:rFonts w:hAnsi="宋体"/>
                <w:color w:val="FF0000"/>
              </w:rPr>
            </w:pPr>
            <w:del w:id="1379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68B529E3" w14:textId="436A43EE" w:rsidR="0040689B" w:rsidRPr="00041354" w:rsidDel="009153B4" w:rsidRDefault="0040689B" w:rsidP="0040689B">
            <w:pPr>
              <w:rPr>
                <w:del w:id="13797" w:author="XuanWen Chen" w:date="2019-01-02T06:45:00Z"/>
                <w:color w:val="FF0000"/>
              </w:rPr>
            </w:pPr>
            <w:del w:id="13798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PRE-1：登陆系统</w:delText>
              </w:r>
            </w:del>
          </w:p>
          <w:p w14:paraId="0914D60A" w14:textId="5EC25BCC" w:rsidR="0040689B" w:rsidRPr="00041354" w:rsidDel="009153B4" w:rsidRDefault="0040689B" w:rsidP="0040689B">
            <w:pPr>
              <w:rPr>
                <w:del w:id="13799" w:author="XuanWen Chen" w:date="2019-01-02T06:45:00Z"/>
                <w:color w:val="FF0000"/>
              </w:rPr>
            </w:pPr>
            <w:del w:id="13800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RE-2:</w:delText>
              </w:r>
              <w:r w:rsidRPr="00041354" w:rsidDel="009153B4">
                <w:rPr>
                  <w:rFonts w:hint="eastAsia"/>
                  <w:color w:val="FF0000"/>
                </w:rPr>
                <w:delText>为当前项目的P</w:delText>
              </w:r>
              <w:r w:rsidRPr="00041354" w:rsidDel="009153B4">
                <w:rPr>
                  <w:color w:val="FF0000"/>
                </w:rPr>
                <w:delText>M</w:delText>
              </w:r>
              <w:r w:rsidRPr="00041354" w:rsidDel="009153B4">
                <w:rPr>
                  <w:rFonts w:hint="eastAsia"/>
                  <w:color w:val="FF0000"/>
                </w:rPr>
                <w:delText>扮演者</w:delText>
              </w:r>
            </w:del>
          </w:p>
          <w:p w14:paraId="7F63F8AC" w14:textId="6B42F723" w:rsidR="0040689B" w:rsidRPr="00041354" w:rsidDel="009153B4" w:rsidRDefault="0040689B" w:rsidP="0040689B">
            <w:pPr>
              <w:rPr>
                <w:del w:id="13801" w:author="XuanWen Chen" w:date="2019-01-02T06:45:00Z"/>
                <w:color w:val="FF0000"/>
              </w:rPr>
            </w:pPr>
            <w:del w:id="13802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RE-3:</w:delText>
              </w:r>
              <w:r w:rsidRPr="00041354" w:rsidDel="009153B4">
                <w:rPr>
                  <w:rFonts w:hint="eastAsia"/>
                  <w:color w:val="FF0000"/>
                </w:rPr>
                <w:delText>项目尚未开始</w:delText>
              </w:r>
            </w:del>
          </w:p>
        </w:tc>
      </w:tr>
      <w:tr w:rsidR="0040689B" w:rsidRPr="00041354" w:rsidDel="009153B4" w14:paraId="3429CCB8" w14:textId="40C03188" w:rsidTr="0040689B">
        <w:trPr>
          <w:del w:id="13803" w:author="XuanWen Chen" w:date="2019-01-02T06:45:00Z"/>
        </w:trPr>
        <w:tc>
          <w:tcPr>
            <w:tcW w:w="2074" w:type="dxa"/>
          </w:tcPr>
          <w:p w14:paraId="15FA4EE5" w14:textId="5990EFC8" w:rsidR="0040689B" w:rsidRPr="00041354" w:rsidDel="009153B4" w:rsidRDefault="0040689B" w:rsidP="0040689B">
            <w:pPr>
              <w:jc w:val="left"/>
              <w:rPr>
                <w:del w:id="13804" w:author="XuanWen Chen" w:date="2019-01-02T06:45:00Z"/>
                <w:rFonts w:hAnsi="宋体"/>
                <w:color w:val="FF0000"/>
              </w:rPr>
            </w:pPr>
            <w:del w:id="1380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3EB1557F" w14:textId="7A30E4A3" w:rsidR="0040689B" w:rsidRPr="00041354" w:rsidDel="009153B4" w:rsidRDefault="0040689B" w:rsidP="0040689B">
            <w:pPr>
              <w:rPr>
                <w:del w:id="13806" w:author="XuanWen Chen" w:date="2019-01-02T06:45:00Z"/>
                <w:color w:val="FF0000"/>
              </w:rPr>
            </w:pPr>
            <w:del w:id="13807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POST-1：通知给全项目组的人</w:delText>
              </w:r>
            </w:del>
          </w:p>
        </w:tc>
      </w:tr>
      <w:tr w:rsidR="0040689B" w:rsidRPr="00041354" w:rsidDel="009153B4" w14:paraId="134A9A86" w14:textId="24BA5725" w:rsidTr="0040689B">
        <w:trPr>
          <w:del w:id="13808" w:author="XuanWen Chen" w:date="2019-01-02T06:45:00Z"/>
        </w:trPr>
        <w:tc>
          <w:tcPr>
            <w:tcW w:w="2074" w:type="dxa"/>
          </w:tcPr>
          <w:p w14:paraId="429F71AE" w14:textId="309C17F0" w:rsidR="0040689B" w:rsidRPr="00041354" w:rsidDel="009153B4" w:rsidRDefault="0040689B" w:rsidP="0040689B">
            <w:pPr>
              <w:rPr>
                <w:del w:id="13809" w:author="XuanWen Chen" w:date="2019-01-02T06:45:00Z"/>
                <w:rFonts w:hAnsi="宋体"/>
                <w:color w:val="FF0000"/>
              </w:rPr>
            </w:pPr>
            <w:del w:id="1381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79D8FAF2" w14:textId="4F8E7DDB" w:rsidR="0040689B" w:rsidRPr="00041354" w:rsidDel="009153B4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del w:id="13811" w:author="XuanWen Chen" w:date="2019-01-02T06:45:00Z"/>
                <w:rFonts w:hAnsi="宋体"/>
                <w:color w:val="FF0000"/>
              </w:rPr>
            </w:pPr>
            <w:del w:id="1381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进入我的项目。</w:delText>
              </w:r>
            </w:del>
          </w:p>
          <w:p w14:paraId="142014D8" w14:textId="2F7A9081" w:rsidR="0040689B" w:rsidRPr="00041354" w:rsidDel="009153B4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del w:id="13813" w:author="XuanWen Chen" w:date="2019-01-02T06:45:00Z"/>
                <w:rFonts w:hAnsi="宋体"/>
                <w:color w:val="FF0000"/>
              </w:rPr>
            </w:pPr>
            <w:del w:id="1381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选择项目的开始条件。</w:delText>
              </w:r>
            </w:del>
          </w:p>
          <w:p w14:paraId="2DCC70EC" w14:textId="6B74C7E5" w:rsidR="0040689B" w:rsidRPr="00041354" w:rsidDel="009153B4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del w:id="13815" w:author="XuanWen Chen" w:date="2019-01-02T06:45:00Z"/>
                <w:rFonts w:hAnsi="宋体"/>
                <w:color w:val="FF0000"/>
              </w:rPr>
            </w:pPr>
            <w:del w:id="1381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选择项目自动开始。</w:delText>
              </w:r>
            </w:del>
          </w:p>
          <w:p w14:paraId="1714C808" w14:textId="0D417F39" w:rsidR="0040689B" w:rsidRPr="00041354" w:rsidDel="009153B4" w:rsidRDefault="0040689B" w:rsidP="00AE77A1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del w:id="13817" w:author="XuanWen Chen" w:date="2019-01-02T06:45:00Z"/>
                <w:rFonts w:hAnsi="宋体"/>
                <w:color w:val="FF0000"/>
              </w:rPr>
            </w:pPr>
            <w:del w:id="1381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确认项目开始条件。</w:delText>
              </w:r>
            </w:del>
          </w:p>
        </w:tc>
      </w:tr>
      <w:tr w:rsidR="0040689B" w:rsidRPr="00041354" w:rsidDel="009153B4" w14:paraId="7EEF545C" w14:textId="46C6D3C6" w:rsidTr="0040689B">
        <w:trPr>
          <w:trHeight w:val="1370"/>
          <w:del w:id="13819" w:author="XuanWen Chen" w:date="2019-01-02T06:45:00Z"/>
        </w:trPr>
        <w:tc>
          <w:tcPr>
            <w:tcW w:w="2074" w:type="dxa"/>
          </w:tcPr>
          <w:p w14:paraId="3016C253" w14:textId="7A20206D" w:rsidR="0040689B" w:rsidRPr="00041354" w:rsidDel="009153B4" w:rsidRDefault="0040689B" w:rsidP="0040689B">
            <w:pPr>
              <w:jc w:val="left"/>
              <w:rPr>
                <w:del w:id="13820" w:author="XuanWen Chen" w:date="2019-01-02T06:45:00Z"/>
                <w:rFonts w:hAnsi="宋体"/>
                <w:color w:val="FF0000"/>
              </w:rPr>
            </w:pPr>
            <w:del w:id="1382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7429B41B" w14:textId="3D88DE59" w:rsidR="0040689B" w:rsidRPr="00041354" w:rsidDel="009153B4" w:rsidRDefault="0040689B" w:rsidP="0040689B">
            <w:pPr>
              <w:jc w:val="left"/>
              <w:rPr>
                <w:del w:id="13822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48C8916F" w14:textId="65A5E15F" w:rsidTr="0040689B">
        <w:trPr>
          <w:del w:id="13823" w:author="XuanWen Chen" w:date="2019-01-02T06:45:00Z"/>
        </w:trPr>
        <w:tc>
          <w:tcPr>
            <w:tcW w:w="2074" w:type="dxa"/>
          </w:tcPr>
          <w:p w14:paraId="3E8444A2" w14:textId="1217F4EC" w:rsidR="0040689B" w:rsidRPr="00041354" w:rsidDel="009153B4" w:rsidRDefault="0040689B" w:rsidP="0040689B">
            <w:pPr>
              <w:jc w:val="left"/>
              <w:rPr>
                <w:del w:id="13824" w:author="XuanWen Chen" w:date="2019-01-02T06:45:00Z"/>
                <w:rFonts w:hAnsi="宋体"/>
                <w:color w:val="FF0000"/>
              </w:rPr>
            </w:pPr>
            <w:del w:id="1382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7349D463" w14:textId="19D82EBC" w:rsidR="0040689B" w:rsidRPr="00041354" w:rsidDel="009153B4" w:rsidRDefault="0040689B" w:rsidP="00AE77A1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jc w:val="left"/>
              <w:rPr>
                <w:del w:id="13826" w:author="XuanWen Chen" w:date="2019-01-02T06:45:00Z"/>
                <w:rFonts w:hAnsi="宋体"/>
                <w:color w:val="FF0000"/>
              </w:rPr>
            </w:pPr>
            <w:del w:id="1382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E1当前案例已无权限参加</w:delText>
              </w:r>
            </w:del>
          </w:p>
          <w:p w14:paraId="7265DC7D" w14:textId="5931C6D6" w:rsidR="0040689B" w:rsidRPr="00041354" w:rsidDel="009153B4" w:rsidRDefault="0040689B" w:rsidP="00AE77A1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jc w:val="left"/>
              <w:rPr>
                <w:del w:id="13828" w:author="XuanWen Chen" w:date="2019-01-02T06:45:00Z"/>
                <w:rFonts w:hAnsi="宋体"/>
                <w:color w:val="FF0000"/>
              </w:rPr>
            </w:pPr>
            <w:del w:id="13829" w:author="XuanWen Chen" w:date="2019-01-02T06:45:00Z">
              <w:r w:rsidRPr="00041354" w:rsidDel="009153B4">
                <w:rPr>
                  <w:rFonts w:hAnsi="宋体"/>
                  <w:color w:val="FF0000"/>
                </w:rPr>
                <w:delText>E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2</w:delText>
              </w:r>
              <w:r w:rsidRPr="00041354" w:rsidDel="009153B4">
                <w:rPr>
                  <w:rFonts w:hAnsi="宋体"/>
                  <w:color w:val="FF0000"/>
                </w:rPr>
                <w:delText xml:space="preserve"> 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当前项目组已无人员。</w:delText>
              </w:r>
            </w:del>
          </w:p>
        </w:tc>
      </w:tr>
      <w:tr w:rsidR="0040689B" w:rsidRPr="00041354" w:rsidDel="009153B4" w14:paraId="257BD78A" w14:textId="6580FE37" w:rsidTr="0040689B">
        <w:trPr>
          <w:del w:id="13830" w:author="XuanWen Chen" w:date="2019-01-02T06:45:00Z"/>
        </w:trPr>
        <w:tc>
          <w:tcPr>
            <w:tcW w:w="2074" w:type="dxa"/>
          </w:tcPr>
          <w:p w14:paraId="51802A10" w14:textId="2275687E" w:rsidR="0040689B" w:rsidRPr="00041354" w:rsidDel="009153B4" w:rsidRDefault="0040689B" w:rsidP="0040689B">
            <w:pPr>
              <w:jc w:val="left"/>
              <w:rPr>
                <w:del w:id="13831" w:author="XuanWen Chen" w:date="2019-01-02T06:45:00Z"/>
                <w:rFonts w:hAnsi="宋体"/>
                <w:color w:val="FF0000"/>
              </w:rPr>
            </w:pPr>
            <w:del w:id="1383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3CDA8061" w14:textId="7DBD62B7" w:rsidR="0040689B" w:rsidRPr="00041354" w:rsidDel="009153B4" w:rsidRDefault="0040689B" w:rsidP="0040689B">
            <w:pPr>
              <w:jc w:val="left"/>
              <w:rPr>
                <w:del w:id="13833" w:author="XuanWen Chen" w:date="2019-01-02T06:45:00Z"/>
                <w:rFonts w:hAnsi="宋体"/>
                <w:color w:val="FF0000"/>
              </w:rPr>
            </w:pPr>
            <w:del w:id="1383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9153B4" w14:paraId="78940BC3" w14:textId="1754BC48" w:rsidTr="0040689B">
        <w:trPr>
          <w:del w:id="13835" w:author="XuanWen Chen" w:date="2019-01-02T06:45:00Z"/>
        </w:trPr>
        <w:tc>
          <w:tcPr>
            <w:tcW w:w="2074" w:type="dxa"/>
          </w:tcPr>
          <w:p w14:paraId="1B089BDB" w14:textId="04940160" w:rsidR="0040689B" w:rsidRPr="00041354" w:rsidDel="009153B4" w:rsidRDefault="0040689B" w:rsidP="0040689B">
            <w:pPr>
              <w:jc w:val="left"/>
              <w:rPr>
                <w:del w:id="13836" w:author="XuanWen Chen" w:date="2019-01-02T06:45:00Z"/>
                <w:rFonts w:hAnsi="宋体"/>
                <w:color w:val="FF0000"/>
              </w:rPr>
            </w:pPr>
            <w:del w:id="1383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344FE86A" w14:textId="3D0581E3" w:rsidR="0040689B" w:rsidRPr="00041354" w:rsidDel="009153B4" w:rsidRDefault="0040689B" w:rsidP="0040689B">
            <w:pPr>
              <w:jc w:val="left"/>
              <w:rPr>
                <w:del w:id="13838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5C57BD48" w14:textId="7AC88B2C" w:rsidTr="0040689B">
        <w:trPr>
          <w:del w:id="13839" w:author="XuanWen Chen" w:date="2019-01-02T06:45:00Z"/>
        </w:trPr>
        <w:tc>
          <w:tcPr>
            <w:tcW w:w="2074" w:type="dxa"/>
          </w:tcPr>
          <w:p w14:paraId="62942F33" w14:textId="146993B3" w:rsidR="0040689B" w:rsidRPr="00041354" w:rsidDel="009153B4" w:rsidRDefault="0040689B" w:rsidP="0040689B">
            <w:pPr>
              <w:jc w:val="left"/>
              <w:rPr>
                <w:del w:id="13840" w:author="XuanWen Chen" w:date="2019-01-02T06:45:00Z"/>
                <w:rFonts w:hAnsi="宋体"/>
                <w:color w:val="FF0000"/>
              </w:rPr>
            </w:pPr>
            <w:del w:id="1384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69E39F00" w14:textId="3153E6C3" w:rsidR="0040689B" w:rsidRPr="00041354" w:rsidDel="009153B4" w:rsidRDefault="0040689B" w:rsidP="0040689B">
            <w:pPr>
              <w:jc w:val="left"/>
              <w:rPr>
                <w:del w:id="13842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03B3EB9A" w14:textId="537D559D" w:rsidTr="0040689B">
        <w:trPr>
          <w:del w:id="13843" w:author="XuanWen Chen" w:date="2019-01-02T06:45:00Z"/>
        </w:trPr>
        <w:tc>
          <w:tcPr>
            <w:tcW w:w="2074" w:type="dxa"/>
          </w:tcPr>
          <w:p w14:paraId="2D055DC8" w14:textId="02DC74F3" w:rsidR="0040689B" w:rsidRPr="00041354" w:rsidDel="009153B4" w:rsidRDefault="0040689B" w:rsidP="0040689B">
            <w:pPr>
              <w:jc w:val="left"/>
              <w:rPr>
                <w:del w:id="13844" w:author="XuanWen Chen" w:date="2019-01-02T06:45:00Z"/>
                <w:rFonts w:hAnsi="宋体"/>
                <w:color w:val="FF0000"/>
              </w:rPr>
            </w:pPr>
            <w:del w:id="1384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41EB8757" w14:textId="5E7F44C0" w:rsidR="0040689B" w:rsidRPr="00041354" w:rsidDel="009153B4" w:rsidRDefault="0040689B" w:rsidP="0040689B">
            <w:pPr>
              <w:jc w:val="left"/>
              <w:rPr>
                <w:del w:id="13846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5D9C0C1F" w14:textId="1FC7AA87" w:rsidTr="0040689B">
        <w:trPr>
          <w:del w:id="13847" w:author="XuanWen Chen" w:date="2019-01-02T06:45:00Z"/>
        </w:trPr>
        <w:tc>
          <w:tcPr>
            <w:tcW w:w="2074" w:type="dxa"/>
          </w:tcPr>
          <w:p w14:paraId="28622201" w14:textId="5F7A4CC7" w:rsidR="0040689B" w:rsidRPr="00041354" w:rsidDel="009153B4" w:rsidRDefault="0040689B" w:rsidP="0040689B">
            <w:pPr>
              <w:jc w:val="left"/>
              <w:rPr>
                <w:del w:id="13848" w:author="XuanWen Chen" w:date="2019-01-02T06:45:00Z"/>
                <w:rFonts w:hAnsi="宋体"/>
                <w:color w:val="FF0000"/>
              </w:rPr>
            </w:pPr>
            <w:del w:id="1384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57BF3689" w14:textId="4D53B806" w:rsidR="0040689B" w:rsidRPr="00041354" w:rsidDel="009153B4" w:rsidRDefault="0040689B" w:rsidP="0040689B">
            <w:pPr>
              <w:jc w:val="left"/>
              <w:rPr>
                <w:del w:id="13850" w:author="XuanWen Chen" w:date="2019-01-02T06:45:00Z"/>
                <w:rFonts w:hAnsi="宋体"/>
                <w:color w:val="FF0000"/>
              </w:rPr>
            </w:pPr>
            <w:del w:id="1385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有权限能够参加案例且为P</w:delText>
              </w:r>
              <w:r w:rsidRPr="00041354" w:rsidDel="009153B4">
                <w:rPr>
                  <w:rFonts w:hAnsi="宋体"/>
                  <w:color w:val="FF0000"/>
                </w:rPr>
                <w:delText>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扮演者</w:delText>
              </w:r>
            </w:del>
          </w:p>
        </w:tc>
      </w:tr>
    </w:tbl>
    <w:p w14:paraId="32597E1A" w14:textId="395D1070" w:rsidR="0040689B" w:rsidRPr="00041354" w:rsidDel="009153B4" w:rsidRDefault="00720356" w:rsidP="00720356">
      <w:pPr>
        <w:pStyle w:val="4"/>
        <w:rPr>
          <w:del w:id="13852" w:author="XuanWen Chen" w:date="2019-01-02T06:45:00Z"/>
          <w:color w:val="FF0000"/>
        </w:rPr>
      </w:pPr>
      <w:bookmarkStart w:id="13853" w:name="_Toc533621474"/>
      <w:del w:id="13854" w:author="XuanWen Chen" w:date="2019-01-02T06:45:00Z">
        <w:r w:rsidRPr="00041354" w:rsidDel="009153B4">
          <w:rPr>
            <w:rFonts w:hint="eastAsia"/>
            <w:color w:val="FF0000"/>
          </w:rPr>
          <w:delText>P</w:delText>
        </w:r>
        <w:r w:rsidRPr="00041354" w:rsidDel="009153B4">
          <w:rPr>
            <w:color w:val="FF0000"/>
          </w:rPr>
          <w:delText xml:space="preserve">M </w:delText>
        </w:r>
        <w:r w:rsidRPr="00041354" w:rsidDel="009153B4">
          <w:rPr>
            <w:rFonts w:hint="eastAsia"/>
            <w:color w:val="FF0000"/>
          </w:rPr>
          <w:delText>修改项目开始条件</w:delText>
        </w:r>
        <w:r w:rsidRPr="00041354" w:rsidDel="009153B4">
          <w:rPr>
            <w:rFonts w:hint="eastAsia"/>
            <w:color w:val="FF0000"/>
          </w:rPr>
          <w:delText>-</w:delText>
        </w:r>
        <w:r w:rsidRPr="00041354" w:rsidDel="009153B4">
          <w:rPr>
            <w:rFonts w:hint="eastAsia"/>
            <w:color w:val="FF0000"/>
          </w:rPr>
          <w:delText>手动开始</w:delText>
        </w:r>
        <w:bookmarkEnd w:id="13853"/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041354" w:rsidDel="009153B4" w14:paraId="293BCDCE" w14:textId="34D14C49" w:rsidTr="0040689B">
        <w:trPr>
          <w:del w:id="13855" w:author="XuanWen Chen" w:date="2019-01-02T06:45:00Z"/>
        </w:trPr>
        <w:tc>
          <w:tcPr>
            <w:tcW w:w="2074" w:type="dxa"/>
          </w:tcPr>
          <w:p w14:paraId="2E476B83" w14:textId="40026A18" w:rsidR="0040689B" w:rsidRPr="00041354" w:rsidDel="009153B4" w:rsidRDefault="0040689B" w:rsidP="0040689B">
            <w:pPr>
              <w:rPr>
                <w:del w:id="13856" w:author="XuanWen Chen" w:date="2019-01-02T06:45:00Z"/>
                <w:rFonts w:hAnsi="宋体"/>
                <w:b/>
                <w:color w:val="FF0000"/>
              </w:rPr>
            </w:pPr>
            <w:del w:id="13857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04F43FAF" w14:textId="6B18E335" w:rsidR="0040689B" w:rsidRPr="00041354" w:rsidDel="009153B4" w:rsidRDefault="0040689B" w:rsidP="0040689B">
            <w:pPr>
              <w:rPr>
                <w:del w:id="13858" w:author="XuanWen Chen" w:date="2019-01-02T06:45:00Z"/>
                <w:rFonts w:hAnsi="宋体"/>
                <w:b/>
                <w:color w:val="FF0000"/>
              </w:rPr>
            </w:pPr>
            <w:del w:id="13859" w:author="XuanWen Chen" w:date="2019-01-02T06:45:00Z">
              <w:r w:rsidRPr="00041354" w:rsidDel="009153B4">
                <w:rPr>
                  <w:rFonts w:hAnsi="宋体" w:hint="eastAsia"/>
                  <w:b/>
                  <w:color w:val="FF0000"/>
                </w:rPr>
                <w:delText>UC-</w:delText>
              </w:r>
              <w:r w:rsidRPr="00041354" w:rsidDel="009153B4">
                <w:rPr>
                  <w:rFonts w:hAnsi="宋体"/>
                  <w:b/>
                  <w:color w:val="FF0000"/>
                </w:rPr>
                <w:delText>9</w:delText>
              </w:r>
              <w:r w:rsidRPr="00041354" w:rsidDel="009153B4">
                <w:rPr>
                  <w:rFonts w:hAnsi="宋体" w:hint="eastAsia"/>
                  <w:b/>
                  <w:color w:val="FF0000"/>
                </w:rPr>
                <w:delText>：P</w:delText>
              </w:r>
              <w:r w:rsidRPr="00041354" w:rsidDel="009153B4">
                <w:rPr>
                  <w:rFonts w:hAnsi="宋体"/>
                  <w:b/>
                  <w:color w:val="FF0000"/>
                </w:rPr>
                <w:delText xml:space="preserve">M </w:delText>
              </w:r>
              <w:r w:rsidRPr="00041354" w:rsidDel="009153B4">
                <w:rPr>
                  <w:rFonts w:hAnsi="宋体" w:hint="eastAsia"/>
                  <w:b/>
                  <w:color w:val="FF0000"/>
                </w:rPr>
                <w:delText>修改项目开始条件-手动开始</w:delText>
              </w:r>
            </w:del>
          </w:p>
        </w:tc>
      </w:tr>
      <w:tr w:rsidR="0040689B" w:rsidRPr="00041354" w:rsidDel="009153B4" w14:paraId="1EA88F9C" w14:textId="7A766549" w:rsidTr="0040689B">
        <w:trPr>
          <w:del w:id="13860" w:author="XuanWen Chen" w:date="2019-01-02T06:45:00Z"/>
        </w:trPr>
        <w:tc>
          <w:tcPr>
            <w:tcW w:w="2074" w:type="dxa"/>
          </w:tcPr>
          <w:p w14:paraId="76531845" w14:textId="29404AB8" w:rsidR="0040689B" w:rsidRPr="00041354" w:rsidDel="009153B4" w:rsidRDefault="0040689B" w:rsidP="0040689B">
            <w:pPr>
              <w:jc w:val="left"/>
              <w:rPr>
                <w:del w:id="13861" w:author="XuanWen Chen" w:date="2019-01-02T06:45:00Z"/>
                <w:rFonts w:hAnsi="宋体"/>
                <w:color w:val="FF0000"/>
              </w:rPr>
            </w:pPr>
            <w:del w:id="1386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6CD7175C" w14:textId="0881A6AE" w:rsidR="0040689B" w:rsidRPr="00041354" w:rsidDel="009153B4" w:rsidRDefault="0040689B" w:rsidP="0040689B">
            <w:pPr>
              <w:jc w:val="left"/>
              <w:rPr>
                <w:del w:id="13863" w:author="XuanWen Chen" w:date="2019-01-02T06:45:00Z"/>
                <w:rFonts w:hAnsi="宋体"/>
                <w:color w:val="FF0000"/>
              </w:rPr>
            </w:pPr>
            <w:del w:id="1386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陈铉文</w:delText>
              </w:r>
            </w:del>
          </w:p>
        </w:tc>
        <w:tc>
          <w:tcPr>
            <w:tcW w:w="2074" w:type="dxa"/>
          </w:tcPr>
          <w:p w14:paraId="12A80DD9" w14:textId="7BDA5480" w:rsidR="0040689B" w:rsidRPr="00041354" w:rsidDel="009153B4" w:rsidRDefault="0040689B" w:rsidP="0040689B">
            <w:pPr>
              <w:jc w:val="left"/>
              <w:rPr>
                <w:del w:id="13865" w:author="XuanWen Chen" w:date="2019-01-02T06:45:00Z"/>
                <w:rFonts w:hAnsi="宋体"/>
                <w:color w:val="FF0000"/>
              </w:rPr>
            </w:pPr>
            <w:del w:id="1386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54280730" w14:textId="7A431480" w:rsidR="0040689B" w:rsidRPr="00041354" w:rsidDel="009153B4" w:rsidRDefault="0040689B" w:rsidP="0040689B">
            <w:pPr>
              <w:jc w:val="left"/>
              <w:rPr>
                <w:del w:id="13867" w:author="XuanWen Chen" w:date="2019-01-02T06:45:00Z"/>
                <w:rFonts w:hAnsi="宋体"/>
                <w:color w:val="FF0000"/>
              </w:rPr>
            </w:pPr>
            <w:del w:id="13868" w:author="XuanWen Chen" w:date="2019-01-02T06:45:00Z">
              <w:r w:rsidRPr="00041354" w:rsidDel="009153B4">
                <w:rPr>
                  <w:rFonts w:hAnsi="宋体"/>
                  <w:color w:val="FF0000"/>
                </w:rPr>
                <w:delText>2018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/11/24</w:delText>
              </w:r>
            </w:del>
          </w:p>
        </w:tc>
      </w:tr>
      <w:tr w:rsidR="0040689B" w:rsidRPr="00041354" w:rsidDel="009153B4" w14:paraId="0D7FF611" w14:textId="3AFE9F94" w:rsidTr="0040689B">
        <w:trPr>
          <w:del w:id="13869" w:author="XuanWen Chen" w:date="2019-01-02T06:45:00Z"/>
        </w:trPr>
        <w:tc>
          <w:tcPr>
            <w:tcW w:w="2074" w:type="dxa"/>
          </w:tcPr>
          <w:p w14:paraId="439A1EFA" w14:textId="6C9375D9" w:rsidR="0040689B" w:rsidRPr="00041354" w:rsidDel="009153B4" w:rsidRDefault="0040689B" w:rsidP="0040689B">
            <w:pPr>
              <w:jc w:val="left"/>
              <w:rPr>
                <w:del w:id="13870" w:author="XuanWen Chen" w:date="2019-01-02T06:45:00Z"/>
                <w:rFonts w:hAnsi="宋体"/>
                <w:color w:val="FF0000"/>
              </w:rPr>
            </w:pPr>
            <w:del w:id="1387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0AA3255B" w14:textId="47699D69" w:rsidR="0040689B" w:rsidRPr="00041354" w:rsidDel="009153B4" w:rsidRDefault="0040689B" w:rsidP="0040689B">
            <w:pPr>
              <w:jc w:val="left"/>
              <w:rPr>
                <w:del w:id="13872" w:author="XuanWen Chen" w:date="2019-01-02T06:45:00Z"/>
                <w:rFonts w:hAnsi="宋体"/>
                <w:color w:val="FF0000"/>
              </w:rPr>
            </w:pPr>
            <w:del w:id="1387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2FDCC0F1" w14:textId="625C8623" w:rsidR="0040689B" w:rsidRPr="00041354" w:rsidDel="009153B4" w:rsidRDefault="0040689B" w:rsidP="0040689B">
            <w:pPr>
              <w:jc w:val="left"/>
              <w:rPr>
                <w:del w:id="13874" w:author="XuanWen Chen" w:date="2019-01-02T06:45:00Z"/>
                <w:rFonts w:hAnsi="宋体"/>
                <w:color w:val="FF0000"/>
              </w:rPr>
            </w:pPr>
            <w:del w:id="1387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42E2AFD2" w14:textId="26984793" w:rsidR="0040689B" w:rsidRPr="00041354" w:rsidDel="009153B4" w:rsidRDefault="0040689B" w:rsidP="0040689B">
            <w:pPr>
              <w:jc w:val="left"/>
              <w:rPr>
                <w:del w:id="13876" w:author="XuanWen Chen" w:date="2019-01-02T06:45:00Z"/>
                <w:rFonts w:hAnsi="宋体"/>
                <w:color w:val="FF0000"/>
              </w:rPr>
            </w:pPr>
            <w:del w:id="1387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基于项目的案例教学系统</w:delText>
              </w:r>
            </w:del>
          </w:p>
        </w:tc>
      </w:tr>
      <w:tr w:rsidR="0040689B" w:rsidRPr="00041354" w:rsidDel="009153B4" w14:paraId="54404B12" w14:textId="0640C738" w:rsidTr="0040689B">
        <w:trPr>
          <w:del w:id="13878" w:author="XuanWen Chen" w:date="2019-01-02T06:45:00Z"/>
        </w:trPr>
        <w:tc>
          <w:tcPr>
            <w:tcW w:w="2074" w:type="dxa"/>
          </w:tcPr>
          <w:p w14:paraId="010F9770" w14:textId="18B9A809" w:rsidR="0040689B" w:rsidRPr="00041354" w:rsidDel="009153B4" w:rsidRDefault="0040689B" w:rsidP="0040689B">
            <w:pPr>
              <w:jc w:val="left"/>
              <w:rPr>
                <w:del w:id="13879" w:author="XuanWen Chen" w:date="2019-01-02T06:45:00Z"/>
                <w:rFonts w:hAnsi="宋体"/>
                <w:color w:val="FF0000"/>
              </w:rPr>
            </w:pPr>
            <w:del w:id="1388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4E314C13" w14:textId="581DB1F4" w:rsidR="0040689B" w:rsidRPr="00041354" w:rsidDel="009153B4" w:rsidRDefault="0040689B" w:rsidP="0040689B">
            <w:pPr>
              <w:jc w:val="left"/>
              <w:rPr>
                <w:del w:id="13881" w:author="XuanWen Chen" w:date="2019-01-02T06:45:00Z"/>
                <w:rFonts w:hAnsi="宋体"/>
                <w:color w:val="FF0000"/>
              </w:rPr>
            </w:pPr>
            <w:del w:id="1388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项目成员</w:delText>
              </w:r>
            </w:del>
          </w:p>
        </w:tc>
      </w:tr>
      <w:tr w:rsidR="0040689B" w:rsidRPr="00041354" w:rsidDel="009153B4" w14:paraId="4E0724A5" w14:textId="5FDAE0B7" w:rsidTr="0040689B">
        <w:trPr>
          <w:del w:id="13883" w:author="XuanWen Chen" w:date="2019-01-02T06:45:00Z"/>
        </w:trPr>
        <w:tc>
          <w:tcPr>
            <w:tcW w:w="2074" w:type="dxa"/>
          </w:tcPr>
          <w:p w14:paraId="418CD27F" w14:textId="47A2487D" w:rsidR="0040689B" w:rsidRPr="00041354" w:rsidDel="009153B4" w:rsidRDefault="0040689B" w:rsidP="0040689B">
            <w:pPr>
              <w:jc w:val="left"/>
              <w:rPr>
                <w:del w:id="13884" w:author="XuanWen Chen" w:date="2019-01-02T06:45:00Z"/>
                <w:rFonts w:hAnsi="宋体"/>
                <w:color w:val="FF0000"/>
              </w:rPr>
            </w:pPr>
            <w:del w:id="1388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52742DA0" w14:textId="2E71D3E6" w:rsidR="0040689B" w:rsidRPr="00041354" w:rsidDel="009153B4" w:rsidRDefault="0040689B" w:rsidP="0040689B">
            <w:pPr>
              <w:jc w:val="left"/>
              <w:rPr>
                <w:del w:id="13886" w:author="XuanWen Chen" w:date="2019-01-02T06:45:00Z"/>
                <w:rFonts w:hAnsi="宋体"/>
                <w:color w:val="FF0000"/>
              </w:rPr>
            </w:pPr>
            <w:del w:id="13887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1.</w:delText>
              </w:r>
              <w:r w:rsidRPr="00041354" w:rsidDel="009153B4">
                <w:rPr>
                  <w:rFonts w:hAnsi="宋体"/>
                  <w:color w:val="FF0000"/>
                </w:rPr>
                <w:delText>PM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决定修改项目开始条件</w:delText>
              </w:r>
            </w:del>
          </w:p>
        </w:tc>
      </w:tr>
      <w:tr w:rsidR="0040689B" w:rsidRPr="00041354" w:rsidDel="009153B4" w14:paraId="45036F5B" w14:textId="2EF3FF6C" w:rsidTr="0040689B">
        <w:trPr>
          <w:del w:id="13888" w:author="XuanWen Chen" w:date="2019-01-02T06:45:00Z"/>
        </w:trPr>
        <w:tc>
          <w:tcPr>
            <w:tcW w:w="2074" w:type="dxa"/>
          </w:tcPr>
          <w:p w14:paraId="0315BFC3" w14:textId="6F946FB9" w:rsidR="0040689B" w:rsidRPr="00041354" w:rsidDel="009153B4" w:rsidRDefault="0040689B" w:rsidP="0040689B">
            <w:pPr>
              <w:jc w:val="left"/>
              <w:rPr>
                <w:del w:id="13889" w:author="XuanWen Chen" w:date="2019-01-02T06:45:00Z"/>
                <w:rFonts w:hAnsi="宋体"/>
                <w:color w:val="FF0000"/>
              </w:rPr>
            </w:pPr>
            <w:del w:id="1389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746A4BF1" w14:textId="7332C9D5" w:rsidR="0040689B" w:rsidRPr="00041354" w:rsidDel="009153B4" w:rsidRDefault="0040689B" w:rsidP="0040689B">
            <w:pPr>
              <w:rPr>
                <w:del w:id="13891" w:author="XuanWen Chen" w:date="2019-01-02T06:45:00Z"/>
                <w:color w:val="FF0000"/>
              </w:rPr>
            </w:pPr>
            <w:del w:id="13892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PRE-1：登陆系统</w:delText>
              </w:r>
            </w:del>
          </w:p>
          <w:p w14:paraId="2CF04DEC" w14:textId="42FC95E3" w:rsidR="0040689B" w:rsidRPr="00041354" w:rsidDel="009153B4" w:rsidRDefault="0040689B" w:rsidP="0040689B">
            <w:pPr>
              <w:rPr>
                <w:del w:id="13893" w:author="XuanWen Chen" w:date="2019-01-02T06:45:00Z"/>
                <w:color w:val="FF0000"/>
              </w:rPr>
            </w:pPr>
            <w:del w:id="13894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RE-2:</w:delText>
              </w:r>
              <w:r w:rsidRPr="00041354" w:rsidDel="009153B4">
                <w:rPr>
                  <w:rFonts w:hint="eastAsia"/>
                  <w:color w:val="FF0000"/>
                </w:rPr>
                <w:delText>为当前项目的P</w:delText>
              </w:r>
              <w:r w:rsidRPr="00041354" w:rsidDel="009153B4">
                <w:rPr>
                  <w:color w:val="FF0000"/>
                </w:rPr>
                <w:delText>M</w:delText>
              </w:r>
              <w:r w:rsidRPr="00041354" w:rsidDel="009153B4">
                <w:rPr>
                  <w:rFonts w:hint="eastAsia"/>
                  <w:color w:val="FF0000"/>
                </w:rPr>
                <w:delText>扮演者</w:delText>
              </w:r>
            </w:del>
          </w:p>
          <w:p w14:paraId="19EA1A66" w14:textId="52C6C803" w:rsidR="0040689B" w:rsidRPr="00041354" w:rsidDel="009153B4" w:rsidRDefault="0040689B" w:rsidP="0040689B">
            <w:pPr>
              <w:rPr>
                <w:del w:id="13895" w:author="XuanWen Chen" w:date="2019-01-02T06:45:00Z"/>
                <w:color w:val="FF0000"/>
              </w:rPr>
            </w:pPr>
            <w:del w:id="13896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</w:delText>
              </w:r>
              <w:r w:rsidRPr="00041354" w:rsidDel="009153B4">
                <w:rPr>
                  <w:color w:val="FF0000"/>
                </w:rPr>
                <w:delText>RE-3:</w:delText>
              </w:r>
              <w:r w:rsidRPr="00041354" w:rsidDel="009153B4">
                <w:rPr>
                  <w:rFonts w:hint="eastAsia"/>
                  <w:color w:val="FF0000"/>
                </w:rPr>
                <w:delText>项目尚未开始</w:delText>
              </w:r>
            </w:del>
          </w:p>
        </w:tc>
      </w:tr>
      <w:tr w:rsidR="0040689B" w:rsidRPr="00041354" w:rsidDel="009153B4" w14:paraId="7BF8167C" w14:textId="315FA543" w:rsidTr="0040689B">
        <w:trPr>
          <w:del w:id="13897" w:author="XuanWen Chen" w:date="2019-01-02T06:45:00Z"/>
        </w:trPr>
        <w:tc>
          <w:tcPr>
            <w:tcW w:w="2074" w:type="dxa"/>
          </w:tcPr>
          <w:p w14:paraId="2FD3C7A8" w14:textId="01477A70" w:rsidR="0040689B" w:rsidRPr="00041354" w:rsidDel="009153B4" w:rsidRDefault="0040689B" w:rsidP="0040689B">
            <w:pPr>
              <w:jc w:val="left"/>
              <w:rPr>
                <w:del w:id="13898" w:author="XuanWen Chen" w:date="2019-01-02T06:45:00Z"/>
                <w:rFonts w:hAnsi="宋体"/>
                <w:color w:val="FF0000"/>
              </w:rPr>
            </w:pPr>
            <w:del w:id="1389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6A9F4A73" w14:textId="7CC51FBE" w:rsidR="0040689B" w:rsidRPr="00041354" w:rsidDel="009153B4" w:rsidRDefault="0040689B" w:rsidP="0040689B">
            <w:pPr>
              <w:rPr>
                <w:del w:id="13900" w:author="XuanWen Chen" w:date="2019-01-02T06:45:00Z"/>
                <w:color w:val="FF0000"/>
              </w:rPr>
            </w:pPr>
            <w:del w:id="13901" w:author="XuanWen Chen" w:date="2019-01-02T06:45:00Z">
              <w:r w:rsidRPr="00041354" w:rsidDel="009153B4">
                <w:rPr>
                  <w:rFonts w:hint="eastAsia"/>
                  <w:color w:val="FF0000"/>
                </w:rPr>
                <w:delText>POST-1：通知给全项目组的人</w:delText>
              </w:r>
            </w:del>
          </w:p>
        </w:tc>
      </w:tr>
      <w:tr w:rsidR="0040689B" w:rsidRPr="00041354" w:rsidDel="009153B4" w14:paraId="7343D540" w14:textId="22ED1B2F" w:rsidTr="0040689B">
        <w:trPr>
          <w:del w:id="13902" w:author="XuanWen Chen" w:date="2019-01-02T06:45:00Z"/>
        </w:trPr>
        <w:tc>
          <w:tcPr>
            <w:tcW w:w="2074" w:type="dxa"/>
          </w:tcPr>
          <w:p w14:paraId="778384C9" w14:textId="51F2B0BB" w:rsidR="0040689B" w:rsidRPr="00041354" w:rsidDel="009153B4" w:rsidRDefault="0040689B" w:rsidP="0040689B">
            <w:pPr>
              <w:rPr>
                <w:del w:id="13903" w:author="XuanWen Chen" w:date="2019-01-02T06:45:00Z"/>
                <w:rFonts w:hAnsi="宋体"/>
                <w:color w:val="FF0000"/>
              </w:rPr>
            </w:pPr>
            <w:del w:id="13904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0B8A0909" w14:textId="597EDEED" w:rsidR="0040689B" w:rsidRPr="00041354" w:rsidDel="009153B4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del w:id="13905" w:author="XuanWen Chen" w:date="2019-01-02T06:45:00Z"/>
                <w:rFonts w:hAnsi="宋体"/>
                <w:color w:val="FF0000"/>
              </w:rPr>
            </w:pPr>
            <w:del w:id="1390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P</w:delText>
              </w:r>
              <w:r w:rsidRPr="00041354" w:rsidDel="009153B4">
                <w:rPr>
                  <w:rFonts w:hAnsi="宋体"/>
                  <w:color w:val="FF0000"/>
                </w:rPr>
                <w:delText>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进入我的项目。</w:delText>
              </w:r>
            </w:del>
          </w:p>
          <w:p w14:paraId="4989550B" w14:textId="3D997740" w:rsidR="0040689B" w:rsidRPr="00041354" w:rsidDel="009153B4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del w:id="13907" w:author="XuanWen Chen" w:date="2019-01-02T06:45:00Z"/>
                <w:rFonts w:hAnsi="宋体"/>
                <w:color w:val="FF0000"/>
              </w:rPr>
            </w:pPr>
            <w:del w:id="1390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选择项目的开始条件。</w:delText>
              </w:r>
            </w:del>
          </w:p>
          <w:p w14:paraId="3490585F" w14:textId="3BD22EF5" w:rsidR="0040689B" w:rsidRPr="00041354" w:rsidDel="009153B4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del w:id="13909" w:author="XuanWen Chen" w:date="2019-01-02T06:45:00Z"/>
                <w:rFonts w:hAnsi="宋体"/>
                <w:color w:val="FF0000"/>
              </w:rPr>
            </w:pPr>
            <w:del w:id="13910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选择项目手动开始。</w:delText>
              </w:r>
            </w:del>
          </w:p>
          <w:p w14:paraId="209AF208" w14:textId="4C70EAD0" w:rsidR="0040689B" w:rsidRPr="00041354" w:rsidDel="009153B4" w:rsidRDefault="0040689B" w:rsidP="00AE77A1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del w:id="13911" w:author="XuanWen Chen" w:date="2019-01-02T06:45:00Z"/>
                <w:rFonts w:hAnsi="宋体"/>
                <w:color w:val="FF0000"/>
              </w:rPr>
            </w:pPr>
            <w:del w:id="13912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确认项目开始条件。</w:delText>
              </w:r>
            </w:del>
          </w:p>
        </w:tc>
      </w:tr>
      <w:tr w:rsidR="0040689B" w:rsidRPr="00041354" w:rsidDel="009153B4" w14:paraId="40761A91" w14:textId="0AF8F38C" w:rsidTr="0040689B">
        <w:trPr>
          <w:trHeight w:val="1370"/>
          <w:del w:id="13913" w:author="XuanWen Chen" w:date="2019-01-02T06:45:00Z"/>
        </w:trPr>
        <w:tc>
          <w:tcPr>
            <w:tcW w:w="2074" w:type="dxa"/>
          </w:tcPr>
          <w:p w14:paraId="0C58E8DF" w14:textId="072E8E39" w:rsidR="0040689B" w:rsidRPr="00041354" w:rsidDel="009153B4" w:rsidRDefault="0040689B" w:rsidP="0040689B">
            <w:pPr>
              <w:jc w:val="left"/>
              <w:rPr>
                <w:del w:id="13914" w:author="XuanWen Chen" w:date="2019-01-02T06:45:00Z"/>
                <w:rFonts w:hAnsi="宋体"/>
                <w:color w:val="FF0000"/>
              </w:rPr>
            </w:pPr>
            <w:del w:id="1391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49EA66C9" w14:textId="2012C414" w:rsidR="0040689B" w:rsidRPr="00041354" w:rsidDel="009153B4" w:rsidRDefault="0040689B" w:rsidP="0040689B">
            <w:pPr>
              <w:jc w:val="left"/>
              <w:rPr>
                <w:del w:id="13916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762FAE5A" w14:textId="3DF206C5" w:rsidTr="0040689B">
        <w:trPr>
          <w:del w:id="13917" w:author="XuanWen Chen" w:date="2019-01-02T06:45:00Z"/>
        </w:trPr>
        <w:tc>
          <w:tcPr>
            <w:tcW w:w="2074" w:type="dxa"/>
          </w:tcPr>
          <w:p w14:paraId="0DE5F596" w14:textId="2E9E481B" w:rsidR="0040689B" w:rsidRPr="00041354" w:rsidDel="009153B4" w:rsidRDefault="0040689B" w:rsidP="0040689B">
            <w:pPr>
              <w:jc w:val="left"/>
              <w:rPr>
                <w:del w:id="13918" w:author="XuanWen Chen" w:date="2019-01-02T06:45:00Z"/>
                <w:rFonts w:hAnsi="宋体"/>
                <w:color w:val="FF0000"/>
              </w:rPr>
            </w:pPr>
            <w:del w:id="1391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4A0B24DA" w14:textId="76771E76" w:rsidR="0040689B" w:rsidRPr="00041354" w:rsidDel="009153B4" w:rsidRDefault="0040689B" w:rsidP="00AE77A1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jc w:val="left"/>
              <w:rPr>
                <w:del w:id="13920" w:author="XuanWen Chen" w:date="2019-01-02T06:45:00Z"/>
                <w:rFonts w:hAnsi="宋体"/>
                <w:color w:val="FF0000"/>
              </w:rPr>
            </w:pPr>
            <w:del w:id="1392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E1当前案例已无权限参加</w:delText>
              </w:r>
            </w:del>
          </w:p>
          <w:p w14:paraId="2891A33A" w14:textId="3F807414" w:rsidR="0040689B" w:rsidRPr="00041354" w:rsidDel="009153B4" w:rsidRDefault="0040689B" w:rsidP="00AE77A1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jc w:val="left"/>
              <w:rPr>
                <w:del w:id="13922" w:author="XuanWen Chen" w:date="2019-01-02T06:45:00Z"/>
                <w:rFonts w:hAnsi="宋体"/>
                <w:color w:val="FF0000"/>
              </w:rPr>
            </w:pPr>
            <w:del w:id="13923" w:author="XuanWen Chen" w:date="2019-01-02T06:45:00Z">
              <w:r w:rsidRPr="00041354" w:rsidDel="009153B4">
                <w:rPr>
                  <w:rFonts w:hAnsi="宋体"/>
                  <w:color w:val="FF0000"/>
                </w:rPr>
                <w:delText>E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2</w:delText>
              </w:r>
              <w:r w:rsidRPr="00041354" w:rsidDel="009153B4">
                <w:rPr>
                  <w:rFonts w:hAnsi="宋体"/>
                  <w:color w:val="FF0000"/>
                </w:rPr>
                <w:delText xml:space="preserve"> 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当前项目组已无人员。</w:delText>
              </w:r>
            </w:del>
          </w:p>
        </w:tc>
      </w:tr>
      <w:tr w:rsidR="0040689B" w:rsidRPr="00041354" w:rsidDel="009153B4" w14:paraId="56DA2819" w14:textId="4B24D1EE" w:rsidTr="0040689B">
        <w:trPr>
          <w:del w:id="13924" w:author="XuanWen Chen" w:date="2019-01-02T06:45:00Z"/>
        </w:trPr>
        <w:tc>
          <w:tcPr>
            <w:tcW w:w="2074" w:type="dxa"/>
          </w:tcPr>
          <w:p w14:paraId="1E409B13" w14:textId="105191F9" w:rsidR="0040689B" w:rsidRPr="00041354" w:rsidDel="009153B4" w:rsidRDefault="0040689B" w:rsidP="0040689B">
            <w:pPr>
              <w:jc w:val="left"/>
              <w:rPr>
                <w:del w:id="13925" w:author="XuanWen Chen" w:date="2019-01-02T06:45:00Z"/>
                <w:rFonts w:hAnsi="宋体"/>
                <w:color w:val="FF0000"/>
              </w:rPr>
            </w:pPr>
            <w:del w:id="13926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2F89DC6E" w14:textId="1FA65558" w:rsidR="0040689B" w:rsidRPr="00041354" w:rsidDel="009153B4" w:rsidRDefault="0040689B" w:rsidP="0040689B">
            <w:pPr>
              <w:jc w:val="left"/>
              <w:rPr>
                <w:del w:id="13927" w:author="XuanWen Chen" w:date="2019-01-02T06:45:00Z"/>
                <w:rFonts w:hAnsi="宋体"/>
                <w:color w:val="FF0000"/>
              </w:rPr>
            </w:pPr>
            <w:del w:id="13928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高</w:delText>
              </w:r>
            </w:del>
          </w:p>
        </w:tc>
      </w:tr>
      <w:tr w:rsidR="0040689B" w:rsidRPr="00041354" w:rsidDel="009153B4" w14:paraId="7890370D" w14:textId="64B9FC2F" w:rsidTr="0040689B">
        <w:trPr>
          <w:del w:id="13929" w:author="XuanWen Chen" w:date="2019-01-02T06:45:00Z"/>
        </w:trPr>
        <w:tc>
          <w:tcPr>
            <w:tcW w:w="2074" w:type="dxa"/>
          </w:tcPr>
          <w:p w14:paraId="0A413382" w14:textId="4F4B68B3" w:rsidR="0040689B" w:rsidRPr="00041354" w:rsidDel="009153B4" w:rsidRDefault="0040689B" w:rsidP="0040689B">
            <w:pPr>
              <w:jc w:val="left"/>
              <w:rPr>
                <w:del w:id="13930" w:author="XuanWen Chen" w:date="2019-01-02T06:45:00Z"/>
                <w:rFonts w:hAnsi="宋体"/>
                <w:color w:val="FF0000"/>
              </w:rPr>
            </w:pPr>
            <w:del w:id="13931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0261AF56" w14:textId="1AFC8654" w:rsidR="0040689B" w:rsidRPr="00041354" w:rsidDel="009153B4" w:rsidRDefault="0040689B" w:rsidP="0040689B">
            <w:pPr>
              <w:jc w:val="left"/>
              <w:rPr>
                <w:del w:id="13932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22C2E875" w14:textId="70DE13BA" w:rsidTr="0040689B">
        <w:trPr>
          <w:del w:id="13933" w:author="XuanWen Chen" w:date="2019-01-02T06:45:00Z"/>
        </w:trPr>
        <w:tc>
          <w:tcPr>
            <w:tcW w:w="2074" w:type="dxa"/>
          </w:tcPr>
          <w:p w14:paraId="4F9CF27F" w14:textId="53D7F32E" w:rsidR="0040689B" w:rsidRPr="00041354" w:rsidDel="009153B4" w:rsidRDefault="0040689B" w:rsidP="0040689B">
            <w:pPr>
              <w:jc w:val="left"/>
              <w:rPr>
                <w:del w:id="13934" w:author="XuanWen Chen" w:date="2019-01-02T06:45:00Z"/>
                <w:rFonts w:hAnsi="宋体"/>
                <w:color w:val="FF0000"/>
              </w:rPr>
            </w:pPr>
            <w:del w:id="1393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530FDDF5" w14:textId="1E990EEB" w:rsidR="0040689B" w:rsidRPr="00041354" w:rsidDel="009153B4" w:rsidRDefault="0040689B" w:rsidP="0040689B">
            <w:pPr>
              <w:jc w:val="left"/>
              <w:rPr>
                <w:del w:id="13936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6E55545B" w14:textId="5A6B23A0" w:rsidTr="0040689B">
        <w:trPr>
          <w:del w:id="13937" w:author="XuanWen Chen" w:date="2019-01-02T06:45:00Z"/>
        </w:trPr>
        <w:tc>
          <w:tcPr>
            <w:tcW w:w="2074" w:type="dxa"/>
          </w:tcPr>
          <w:p w14:paraId="2A5C8BEC" w14:textId="46FAA8D9" w:rsidR="0040689B" w:rsidRPr="00041354" w:rsidDel="009153B4" w:rsidRDefault="0040689B" w:rsidP="0040689B">
            <w:pPr>
              <w:jc w:val="left"/>
              <w:rPr>
                <w:del w:id="13938" w:author="XuanWen Chen" w:date="2019-01-02T06:45:00Z"/>
                <w:rFonts w:hAnsi="宋体"/>
                <w:color w:val="FF0000"/>
              </w:rPr>
            </w:pPr>
            <w:del w:id="13939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3B70B826" w14:textId="192C7AAE" w:rsidR="0040689B" w:rsidRPr="00041354" w:rsidDel="009153B4" w:rsidRDefault="0040689B" w:rsidP="0040689B">
            <w:pPr>
              <w:jc w:val="left"/>
              <w:rPr>
                <w:del w:id="13940" w:author="XuanWen Chen" w:date="2019-01-02T06:45:00Z"/>
                <w:rFonts w:hAnsi="宋体"/>
                <w:color w:val="FF0000"/>
              </w:rPr>
            </w:pPr>
          </w:p>
        </w:tc>
      </w:tr>
      <w:tr w:rsidR="0040689B" w:rsidRPr="00041354" w:rsidDel="009153B4" w14:paraId="6FE5EC32" w14:textId="7267B976" w:rsidTr="0040689B">
        <w:trPr>
          <w:del w:id="13941" w:author="XuanWen Chen" w:date="2019-01-02T06:45:00Z"/>
        </w:trPr>
        <w:tc>
          <w:tcPr>
            <w:tcW w:w="2074" w:type="dxa"/>
          </w:tcPr>
          <w:p w14:paraId="5A921CFF" w14:textId="249D431A" w:rsidR="0040689B" w:rsidRPr="00041354" w:rsidDel="009153B4" w:rsidRDefault="0040689B" w:rsidP="0040689B">
            <w:pPr>
              <w:jc w:val="left"/>
              <w:rPr>
                <w:del w:id="13942" w:author="XuanWen Chen" w:date="2019-01-02T06:45:00Z"/>
                <w:rFonts w:hAnsi="宋体"/>
                <w:color w:val="FF0000"/>
              </w:rPr>
            </w:pPr>
            <w:del w:id="13943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326F38E1" w14:textId="284822B1" w:rsidR="0040689B" w:rsidRPr="00041354" w:rsidDel="009153B4" w:rsidRDefault="0040689B" w:rsidP="0040689B">
            <w:pPr>
              <w:jc w:val="left"/>
              <w:rPr>
                <w:del w:id="13944" w:author="XuanWen Chen" w:date="2019-01-02T06:45:00Z"/>
                <w:rFonts w:hAnsi="宋体"/>
                <w:color w:val="FF0000"/>
              </w:rPr>
            </w:pPr>
            <w:del w:id="13945" w:author="XuanWen Chen" w:date="2019-01-02T06:45:00Z">
              <w:r w:rsidRPr="00041354" w:rsidDel="009153B4">
                <w:rPr>
                  <w:rFonts w:hAnsi="宋体" w:hint="eastAsia"/>
                  <w:color w:val="FF0000"/>
                </w:rPr>
                <w:delText>有权限能够参加案例且为P</w:delText>
              </w:r>
              <w:r w:rsidRPr="00041354" w:rsidDel="009153B4">
                <w:rPr>
                  <w:rFonts w:hAnsi="宋体"/>
                  <w:color w:val="FF0000"/>
                </w:rPr>
                <w:delText>M</w:delText>
              </w:r>
              <w:r w:rsidRPr="00041354" w:rsidDel="009153B4">
                <w:rPr>
                  <w:rFonts w:hAnsi="宋体" w:hint="eastAsia"/>
                  <w:color w:val="FF0000"/>
                </w:rPr>
                <w:delText>扮演者</w:delText>
              </w:r>
            </w:del>
          </w:p>
        </w:tc>
      </w:tr>
    </w:tbl>
    <w:p w14:paraId="6A113D18" w14:textId="77777777" w:rsidR="009153B4" w:rsidRDefault="009153B4">
      <w:pPr>
        <w:pStyle w:val="4"/>
        <w:rPr>
          <w:ins w:id="13946" w:author="XuanWen Chen" w:date="2019-01-02T06:46:00Z"/>
        </w:rPr>
      </w:pPr>
      <w:bookmarkStart w:id="13947" w:name="_Toc533621475"/>
      <w:ins w:id="13948" w:author="XuanWen Chen" w:date="2019-01-02T06:46:00Z">
        <w:r>
          <w:rPr>
            <w:rFonts w:hint="eastAsia"/>
          </w:rPr>
          <w:t>入队审核</w:t>
        </w:r>
        <w:r>
          <w:rPr>
            <w:rFonts w:hint="eastAsia"/>
          </w:rPr>
          <w:t>-</w:t>
        </w:r>
        <w:r>
          <w:rPr>
            <w:rFonts w:hint="eastAsia"/>
          </w:rPr>
          <w:t>同意</w:t>
        </w:r>
      </w:ins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8035F1" w14:paraId="52CF0B47" w14:textId="77777777" w:rsidTr="00351BD1">
        <w:trPr>
          <w:ins w:id="13949" w:author="XuanWen Chen" w:date="2019-01-02T06:46:00Z"/>
        </w:trPr>
        <w:tc>
          <w:tcPr>
            <w:tcW w:w="1384" w:type="dxa"/>
          </w:tcPr>
          <w:p w14:paraId="3261A0F4" w14:textId="77777777" w:rsidR="009153B4" w:rsidRDefault="009153B4" w:rsidP="00351BD1">
            <w:pPr>
              <w:rPr>
                <w:ins w:id="13950" w:author="XuanWen Chen" w:date="2019-01-02T06:46:00Z"/>
              </w:rPr>
            </w:pPr>
            <w:ins w:id="13951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138" w:type="dxa"/>
            <w:gridSpan w:val="3"/>
          </w:tcPr>
          <w:p w14:paraId="6668854F" w14:textId="77777777" w:rsidR="009153B4" w:rsidRPr="008035F1" w:rsidRDefault="009153B4" w:rsidP="00351BD1">
            <w:pPr>
              <w:jc w:val="left"/>
              <w:rPr>
                <w:ins w:id="13952" w:author="XuanWen Chen" w:date="2019-01-02T06:46:00Z"/>
                <w:rFonts w:hAnsi="宋体"/>
                <w:b/>
              </w:rPr>
            </w:pPr>
            <w:ins w:id="13953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 w:hint="eastAsia"/>
                  <w:b/>
                </w:rPr>
                <w:t>3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入队审核-同意</w:t>
              </w:r>
            </w:ins>
          </w:p>
        </w:tc>
      </w:tr>
      <w:tr w:rsidR="009153B4" w:rsidRPr="008035F1" w14:paraId="54221D7D" w14:textId="77777777" w:rsidTr="00351BD1">
        <w:trPr>
          <w:ins w:id="13954" w:author="XuanWen Chen" w:date="2019-01-02T06:46:00Z"/>
        </w:trPr>
        <w:tc>
          <w:tcPr>
            <w:tcW w:w="1384" w:type="dxa"/>
          </w:tcPr>
          <w:p w14:paraId="6BF08BFD" w14:textId="77777777" w:rsidR="009153B4" w:rsidRDefault="009153B4" w:rsidP="00351BD1">
            <w:pPr>
              <w:rPr>
                <w:ins w:id="13955" w:author="XuanWen Chen" w:date="2019-01-02T06:46:00Z"/>
              </w:rPr>
            </w:pPr>
            <w:ins w:id="13956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731" w:type="dxa"/>
          </w:tcPr>
          <w:p w14:paraId="06376A04" w14:textId="77777777" w:rsidR="009153B4" w:rsidRPr="008035F1" w:rsidRDefault="009153B4" w:rsidP="00351BD1">
            <w:pPr>
              <w:jc w:val="left"/>
              <w:rPr>
                <w:ins w:id="13957" w:author="XuanWen Chen" w:date="2019-01-02T06:46:00Z"/>
                <w:rFonts w:hAnsi="宋体"/>
              </w:rPr>
            </w:pPr>
            <w:proofErr w:type="gramStart"/>
            <w:ins w:id="13958" w:author="XuanWen Chen" w:date="2019-01-02T06:46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</w:tcPr>
          <w:p w14:paraId="16EACDBC" w14:textId="77777777" w:rsidR="009153B4" w:rsidRPr="008035F1" w:rsidRDefault="009153B4" w:rsidP="00351BD1">
            <w:pPr>
              <w:jc w:val="left"/>
              <w:rPr>
                <w:ins w:id="13959" w:author="XuanWen Chen" w:date="2019-01-02T06:46:00Z"/>
                <w:rFonts w:hAnsi="宋体"/>
              </w:rPr>
            </w:pPr>
            <w:ins w:id="13960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</w:tcPr>
          <w:p w14:paraId="48E35434" w14:textId="77777777" w:rsidR="009153B4" w:rsidRPr="008035F1" w:rsidRDefault="009153B4" w:rsidP="00351BD1">
            <w:pPr>
              <w:jc w:val="left"/>
              <w:rPr>
                <w:ins w:id="13961" w:author="XuanWen Chen" w:date="2019-01-02T06:46:00Z"/>
                <w:rFonts w:hAnsi="宋体"/>
              </w:rPr>
            </w:pPr>
            <w:ins w:id="13962" w:author="XuanWen Chen" w:date="2019-01-02T06:46:00Z">
              <w:r>
                <w:rPr>
                  <w:rFonts w:hAnsi="宋体" w:hint="eastAsia"/>
                </w:rPr>
                <w:t>2</w:t>
              </w:r>
              <w:r>
                <w:rPr>
                  <w:rFonts w:hAnsi="宋体"/>
                </w:rPr>
                <w:t>018</w:t>
              </w:r>
              <w:r>
                <w:rPr>
                  <w:rFonts w:hAnsi="宋体" w:hint="eastAsia"/>
                </w:rPr>
                <w:t>年1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月6日星期四</w:t>
              </w:r>
            </w:ins>
          </w:p>
        </w:tc>
      </w:tr>
      <w:tr w:rsidR="009153B4" w:rsidRPr="008035F1" w14:paraId="1513CA2A" w14:textId="77777777" w:rsidTr="00351BD1">
        <w:trPr>
          <w:ins w:id="13963" w:author="XuanWen Chen" w:date="2019-01-02T06:46:00Z"/>
        </w:trPr>
        <w:tc>
          <w:tcPr>
            <w:tcW w:w="1384" w:type="dxa"/>
          </w:tcPr>
          <w:p w14:paraId="3BD23301" w14:textId="77777777" w:rsidR="009153B4" w:rsidRDefault="009153B4" w:rsidP="00351BD1">
            <w:pPr>
              <w:rPr>
                <w:ins w:id="13964" w:author="XuanWen Chen" w:date="2019-01-02T06:46:00Z"/>
              </w:rPr>
            </w:pPr>
            <w:ins w:id="13965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731" w:type="dxa"/>
          </w:tcPr>
          <w:p w14:paraId="09FB8B1A" w14:textId="0D06330F" w:rsidR="009153B4" w:rsidRPr="008035F1" w:rsidRDefault="003D0319" w:rsidP="00351BD1">
            <w:pPr>
              <w:jc w:val="left"/>
              <w:rPr>
                <w:ins w:id="13966" w:author="XuanWen Chen" w:date="2019-01-02T06:46:00Z"/>
                <w:rFonts w:hAnsi="宋体"/>
              </w:rPr>
            </w:pPr>
            <w:ins w:id="13967" w:author="XuanWen Chen" w:date="2019-01-02T08:21:00Z">
              <w:r>
                <w:rPr>
                  <w:rFonts w:hAnsi="宋体" w:hint="eastAsia"/>
                </w:rPr>
                <w:t>PM</w:t>
              </w:r>
            </w:ins>
            <w:ins w:id="13968" w:author="XuanWen Chen" w:date="2019-01-02T11:20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2073" w:type="dxa"/>
          </w:tcPr>
          <w:p w14:paraId="121420D7" w14:textId="77777777" w:rsidR="009153B4" w:rsidRPr="008035F1" w:rsidRDefault="009153B4" w:rsidP="00351BD1">
            <w:pPr>
              <w:jc w:val="left"/>
              <w:rPr>
                <w:ins w:id="13969" w:author="XuanWen Chen" w:date="2019-01-02T06:46:00Z"/>
                <w:rFonts w:hAnsi="宋体"/>
              </w:rPr>
            </w:pPr>
            <w:ins w:id="13970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</w:tcPr>
          <w:p w14:paraId="293C9B05" w14:textId="77777777" w:rsidR="009153B4" w:rsidRPr="008035F1" w:rsidRDefault="009153B4" w:rsidP="00351BD1">
            <w:pPr>
              <w:jc w:val="left"/>
              <w:rPr>
                <w:ins w:id="13971" w:author="XuanWen Chen" w:date="2019-01-02T06:46:00Z"/>
                <w:rFonts w:hAnsi="宋体"/>
              </w:rPr>
            </w:pPr>
            <w:ins w:id="13972" w:author="XuanWen Chen" w:date="2019-01-02T06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296214" w14:paraId="3178845B" w14:textId="77777777" w:rsidTr="00351BD1">
        <w:trPr>
          <w:ins w:id="13973" w:author="XuanWen Chen" w:date="2019-01-02T06:46:00Z"/>
        </w:trPr>
        <w:tc>
          <w:tcPr>
            <w:tcW w:w="1384" w:type="dxa"/>
          </w:tcPr>
          <w:p w14:paraId="333F5B57" w14:textId="77777777" w:rsidR="009153B4" w:rsidRDefault="009153B4" w:rsidP="00351BD1">
            <w:pPr>
              <w:rPr>
                <w:ins w:id="13974" w:author="XuanWen Chen" w:date="2019-01-02T06:46:00Z"/>
              </w:rPr>
            </w:pPr>
            <w:ins w:id="13975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138" w:type="dxa"/>
            <w:gridSpan w:val="3"/>
          </w:tcPr>
          <w:p w14:paraId="209FE748" w14:textId="05B898D1" w:rsidR="009153B4" w:rsidRPr="00296214" w:rsidRDefault="009153B4" w:rsidP="00351BD1">
            <w:pPr>
              <w:jc w:val="left"/>
              <w:rPr>
                <w:ins w:id="13976" w:author="XuanWen Chen" w:date="2019-01-02T06:46:00Z"/>
                <w:rFonts w:hAnsi="宋体"/>
              </w:rPr>
            </w:pPr>
            <w:ins w:id="13977" w:author="XuanWen Chen" w:date="2019-01-02T06:46:00Z">
              <w:r>
                <w:rPr>
                  <w:rFonts w:hAnsi="宋体" w:hint="eastAsia"/>
                </w:rPr>
                <w:t>用户申请加入项目组，收到加入请求，</w:t>
              </w:r>
            </w:ins>
            <w:ins w:id="13978" w:author="XuanWen Chen" w:date="2019-01-02T06:49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M</w:t>
              </w:r>
            </w:ins>
            <w:ins w:id="13979" w:author="XuanWen Chen" w:date="2019-01-02T06:46:00Z">
              <w:r>
                <w:rPr>
                  <w:rFonts w:hAnsi="宋体" w:hint="eastAsia"/>
                </w:rPr>
                <w:t>进行查看审核。</w:t>
              </w:r>
            </w:ins>
          </w:p>
        </w:tc>
      </w:tr>
      <w:tr w:rsidR="009153B4" w:rsidRPr="00296214" w14:paraId="7917C1DC" w14:textId="77777777" w:rsidTr="00351BD1">
        <w:trPr>
          <w:ins w:id="13980" w:author="XuanWen Chen" w:date="2019-01-02T06:46:00Z"/>
        </w:trPr>
        <w:tc>
          <w:tcPr>
            <w:tcW w:w="1384" w:type="dxa"/>
          </w:tcPr>
          <w:p w14:paraId="777A70AB" w14:textId="77777777" w:rsidR="009153B4" w:rsidRDefault="009153B4" w:rsidP="00351BD1">
            <w:pPr>
              <w:rPr>
                <w:ins w:id="13981" w:author="XuanWen Chen" w:date="2019-01-02T06:46:00Z"/>
              </w:rPr>
            </w:pPr>
            <w:ins w:id="13982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138" w:type="dxa"/>
            <w:gridSpan w:val="3"/>
          </w:tcPr>
          <w:p w14:paraId="2F41599E" w14:textId="77777777" w:rsidR="009153B4" w:rsidRPr="00296214" w:rsidRDefault="009153B4" w:rsidP="00351BD1">
            <w:pPr>
              <w:jc w:val="left"/>
              <w:rPr>
                <w:ins w:id="13983" w:author="XuanWen Chen" w:date="2019-01-02T06:46:00Z"/>
                <w:rFonts w:hAnsi="宋体"/>
              </w:rPr>
            </w:pPr>
            <w:ins w:id="13984" w:author="XuanWen Chen" w:date="2019-01-02T06:46:00Z">
              <w:r>
                <w:rPr>
                  <w:rFonts w:hAnsi="宋体" w:hint="eastAsia"/>
                </w:rPr>
                <w:t>用户申请加入项目组的申请发出。</w:t>
              </w:r>
            </w:ins>
          </w:p>
        </w:tc>
      </w:tr>
      <w:tr w:rsidR="009153B4" w:rsidRPr="00237CE5" w14:paraId="26A246D1" w14:textId="77777777" w:rsidTr="00351BD1">
        <w:trPr>
          <w:ins w:id="13985" w:author="XuanWen Chen" w:date="2019-01-02T06:46:00Z"/>
        </w:trPr>
        <w:tc>
          <w:tcPr>
            <w:tcW w:w="1384" w:type="dxa"/>
          </w:tcPr>
          <w:p w14:paraId="1F750F5B" w14:textId="77777777" w:rsidR="009153B4" w:rsidRDefault="009153B4" w:rsidP="00351BD1">
            <w:pPr>
              <w:rPr>
                <w:ins w:id="13986" w:author="XuanWen Chen" w:date="2019-01-02T06:46:00Z"/>
              </w:rPr>
            </w:pPr>
            <w:ins w:id="13987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138" w:type="dxa"/>
            <w:gridSpan w:val="3"/>
          </w:tcPr>
          <w:p w14:paraId="68DAE867" w14:textId="09427F4F" w:rsidR="009153B4" w:rsidRPr="00237CE5" w:rsidRDefault="009153B4" w:rsidP="00351BD1">
            <w:pPr>
              <w:jc w:val="left"/>
              <w:rPr>
                <w:ins w:id="13988" w:author="XuanWen Chen" w:date="2019-01-02T06:46:00Z"/>
                <w:rFonts w:hAnsi="宋体"/>
              </w:rPr>
            </w:pPr>
            <w:ins w:id="13989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RE-1: </w:t>
              </w:r>
              <w:r>
                <w:rPr>
                  <w:rFonts w:hint="eastAsia"/>
                </w:rPr>
                <w:t>用户为</w:t>
              </w:r>
            </w:ins>
            <w:ins w:id="13990" w:author="XuanWen Chen" w:date="2019-01-02T06:48:00Z">
              <w:r>
                <w:rPr>
                  <w:rFonts w:hint="eastAsia"/>
                </w:rPr>
                <w:t>P</w:t>
              </w:r>
              <w:r>
                <w:t>M</w:t>
              </w:r>
            </w:ins>
          </w:p>
          <w:p w14:paraId="3112A929" w14:textId="77777777" w:rsidR="009153B4" w:rsidRDefault="009153B4" w:rsidP="00351BD1">
            <w:pPr>
              <w:jc w:val="left"/>
              <w:rPr>
                <w:ins w:id="13991" w:author="XuanWen Chen" w:date="2019-01-02T06:46:00Z"/>
              </w:rPr>
            </w:pPr>
            <w:ins w:id="13992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RE-2: </w:t>
              </w:r>
              <w:r>
                <w:rPr>
                  <w:rFonts w:hint="eastAsia"/>
                </w:rPr>
                <w:t>该项目状态正常</w:t>
              </w:r>
            </w:ins>
          </w:p>
          <w:p w14:paraId="33F05965" w14:textId="77777777" w:rsidR="009153B4" w:rsidRPr="00237CE5" w:rsidRDefault="009153B4" w:rsidP="00351BD1">
            <w:pPr>
              <w:jc w:val="left"/>
              <w:rPr>
                <w:ins w:id="13993" w:author="XuanWen Chen" w:date="2019-01-02T06:46:00Z"/>
                <w:rFonts w:hAnsi="宋体"/>
              </w:rPr>
            </w:pPr>
            <w:ins w:id="13994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RE</w:t>
              </w:r>
              <w:r>
                <w:rPr>
                  <w:rFonts w:hAnsi="宋体" w:hint="eastAsia"/>
                </w:rPr>
                <w:t>-3：用户申请加入项目组的申请发出</w:t>
              </w:r>
            </w:ins>
          </w:p>
        </w:tc>
      </w:tr>
      <w:tr w:rsidR="009153B4" w:rsidRPr="00237CE5" w14:paraId="7ACE48F6" w14:textId="77777777" w:rsidTr="00351BD1">
        <w:trPr>
          <w:ins w:id="13995" w:author="XuanWen Chen" w:date="2019-01-02T06:46:00Z"/>
        </w:trPr>
        <w:tc>
          <w:tcPr>
            <w:tcW w:w="1384" w:type="dxa"/>
          </w:tcPr>
          <w:p w14:paraId="3A839293" w14:textId="77777777" w:rsidR="009153B4" w:rsidRDefault="009153B4" w:rsidP="00351BD1">
            <w:pPr>
              <w:rPr>
                <w:ins w:id="13996" w:author="XuanWen Chen" w:date="2019-01-02T06:46:00Z"/>
              </w:rPr>
            </w:pPr>
            <w:ins w:id="13997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138" w:type="dxa"/>
            <w:gridSpan w:val="3"/>
          </w:tcPr>
          <w:p w14:paraId="649AD24A" w14:textId="77777777" w:rsidR="009153B4" w:rsidRDefault="009153B4" w:rsidP="00351BD1">
            <w:pPr>
              <w:jc w:val="left"/>
              <w:rPr>
                <w:ins w:id="13998" w:author="XuanWen Chen" w:date="2019-01-02T06:46:00Z"/>
              </w:rPr>
            </w:pPr>
            <w:ins w:id="13999" w:author="XuanWen Chen" w:date="2019-01-02T06:46:00Z">
              <w:r>
                <w:rPr>
                  <w:rFonts w:hint="eastAsia"/>
                </w:rPr>
                <w:t>P</w:t>
              </w:r>
              <w:r>
                <w:t>OST</w:t>
              </w:r>
              <w:r>
                <w:rPr>
                  <w:rFonts w:hint="eastAsia"/>
                </w:rPr>
                <w:t>-1：项目</w:t>
              </w:r>
              <w:proofErr w:type="gramStart"/>
              <w:r>
                <w:rPr>
                  <w:rFonts w:hint="eastAsia"/>
                </w:rPr>
                <w:t>组增加</w:t>
              </w:r>
              <w:proofErr w:type="gramEnd"/>
              <w:r>
                <w:rPr>
                  <w:rFonts w:hint="eastAsia"/>
                </w:rPr>
                <w:t>新成员</w:t>
              </w:r>
            </w:ins>
          </w:p>
          <w:p w14:paraId="22824643" w14:textId="77777777" w:rsidR="009153B4" w:rsidRPr="00237CE5" w:rsidRDefault="009153B4" w:rsidP="00351BD1">
            <w:pPr>
              <w:jc w:val="left"/>
              <w:rPr>
                <w:ins w:id="14000" w:author="XuanWen Chen" w:date="2019-01-02T06:46:00Z"/>
                <w:rFonts w:hAnsi="宋体"/>
              </w:rPr>
            </w:pPr>
            <w:ins w:id="14001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 xml:space="preserve">OST-2: </w:t>
              </w:r>
              <w:r>
                <w:rPr>
                  <w:rFonts w:hAnsi="宋体" w:hint="eastAsia"/>
                </w:rPr>
                <w:t>向申请人发送同意入队的站内信</w:t>
              </w:r>
            </w:ins>
          </w:p>
        </w:tc>
      </w:tr>
      <w:tr w:rsidR="009153B4" w:rsidRPr="00237CE5" w14:paraId="3AAB1D6E" w14:textId="77777777" w:rsidTr="00351BD1">
        <w:trPr>
          <w:ins w:id="14002" w:author="XuanWen Chen" w:date="2019-01-02T06:46:00Z"/>
        </w:trPr>
        <w:tc>
          <w:tcPr>
            <w:tcW w:w="1384" w:type="dxa"/>
          </w:tcPr>
          <w:p w14:paraId="56D1F04A" w14:textId="77777777" w:rsidR="009153B4" w:rsidRPr="008035F1" w:rsidRDefault="009153B4" w:rsidP="00351BD1">
            <w:pPr>
              <w:rPr>
                <w:ins w:id="14003" w:author="XuanWen Chen" w:date="2019-01-02T06:46:00Z"/>
                <w:rFonts w:hAnsi="宋体"/>
              </w:rPr>
            </w:pPr>
            <w:ins w:id="14004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4EFC2884" w14:textId="77777777" w:rsidR="009153B4" w:rsidRDefault="009153B4" w:rsidP="00351BD1">
            <w:pPr>
              <w:jc w:val="left"/>
              <w:rPr>
                <w:ins w:id="14005" w:author="XuanWen Chen" w:date="2019-01-02T06:46:00Z"/>
              </w:rPr>
            </w:pPr>
            <w:ins w:id="14006" w:author="XuanWen Chen" w:date="2019-01-02T06:46:00Z">
              <w:r>
                <w:rPr>
                  <w:rFonts w:hint="eastAsia"/>
                </w:rPr>
                <w:t>他人申请加入</w:t>
              </w:r>
            </w:ins>
          </w:p>
        </w:tc>
      </w:tr>
      <w:tr w:rsidR="009153B4" w:rsidRPr="00237CE5" w14:paraId="0A4CF31D" w14:textId="77777777" w:rsidTr="00351BD1">
        <w:trPr>
          <w:ins w:id="14007" w:author="XuanWen Chen" w:date="2019-01-02T06:46:00Z"/>
        </w:trPr>
        <w:tc>
          <w:tcPr>
            <w:tcW w:w="1384" w:type="dxa"/>
          </w:tcPr>
          <w:p w14:paraId="5194D7C2" w14:textId="77777777" w:rsidR="009153B4" w:rsidRPr="008035F1" w:rsidRDefault="009153B4" w:rsidP="00351BD1">
            <w:pPr>
              <w:rPr>
                <w:ins w:id="14008" w:author="XuanWen Chen" w:date="2019-01-02T06:46:00Z"/>
                <w:rFonts w:hAnsi="宋体"/>
              </w:rPr>
            </w:pPr>
            <w:ins w:id="14009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5625FC4D" w14:textId="77777777" w:rsidR="009153B4" w:rsidRDefault="009153B4" w:rsidP="00351BD1">
            <w:pPr>
              <w:jc w:val="left"/>
              <w:rPr>
                <w:ins w:id="14010" w:author="XuanWen Chen" w:date="2019-01-02T06:46:00Z"/>
              </w:rPr>
            </w:pPr>
            <w:ins w:id="14011" w:author="XuanWen Chen" w:date="2019-01-02T06:46:00Z">
              <w:r>
                <w:rPr>
                  <w:rFonts w:hint="eastAsia"/>
                </w:rPr>
                <w:t>他人加入项目</w:t>
              </w:r>
            </w:ins>
          </w:p>
        </w:tc>
      </w:tr>
      <w:tr w:rsidR="009153B4" w:rsidRPr="00296214" w14:paraId="2ED07A5C" w14:textId="77777777" w:rsidTr="00351BD1">
        <w:trPr>
          <w:ins w:id="14012" w:author="XuanWen Chen" w:date="2019-01-02T06:46:00Z"/>
        </w:trPr>
        <w:tc>
          <w:tcPr>
            <w:tcW w:w="1384" w:type="dxa"/>
          </w:tcPr>
          <w:p w14:paraId="45174A8B" w14:textId="77777777" w:rsidR="009153B4" w:rsidRDefault="009153B4" w:rsidP="00351BD1">
            <w:pPr>
              <w:rPr>
                <w:ins w:id="14013" w:author="XuanWen Chen" w:date="2019-01-02T06:46:00Z"/>
              </w:rPr>
            </w:pPr>
            <w:ins w:id="14014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138" w:type="dxa"/>
            <w:gridSpan w:val="3"/>
          </w:tcPr>
          <w:p w14:paraId="29939A61" w14:textId="77777777" w:rsidR="009153B4" w:rsidRDefault="009153B4" w:rsidP="00351BD1">
            <w:pPr>
              <w:pStyle w:val="a9"/>
              <w:numPr>
                <w:ilvl w:val="0"/>
                <w:numId w:val="151"/>
              </w:numPr>
              <w:ind w:firstLineChars="0"/>
              <w:rPr>
                <w:ins w:id="14015" w:author="XuanWen Chen" w:date="2019-01-02T06:46:00Z"/>
                <w:rFonts w:hAnsi="宋体"/>
              </w:rPr>
            </w:pPr>
            <w:ins w:id="14016" w:author="XuanWen Chen" w:date="2019-01-02T06:46:00Z">
              <w:r w:rsidRPr="00734BA0">
                <w:rPr>
                  <w:rFonts w:hAnsi="宋体" w:hint="eastAsia"/>
                </w:rPr>
                <w:t>打开我的项目内的项目团队</w:t>
              </w:r>
            </w:ins>
          </w:p>
          <w:p w14:paraId="1E963396" w14:textId="77777777" w:rsidR="009153B4" w:rsidRDefault="009153B4" w:rsidP="00351BD1">
            <w:pPr>
              <w:pStyle w:val="a9"/>
              <w:numPr>
                <w:ilvl w:val="0"/>
                <w:numId w:val="151"/>
              </w:numPr>
              <w:ind w:firstLineChars="0"/>
              <w:rPr>
                <w:ins w:id="14017" w:author="XuanWen Chen" w:date="2019-01-02T06:46:00Z"/>
                <w:rFonts w:hAnsi="宋体"/>
              </w:rPr>
            </w:pPr>
            <w:ins w:id="14018" w:author="XuanWen Chen" w:date="2019-01-02T06:46:00Z">
              <w:r w:rsidRPr="00734BA0">
                <w:rPr>
                  <w:rFonts w:hAnsi="宋体" w:hint="eastAsia"/>
                </w:rPr>
                <w:t>查看入队申请</w:t>
              </w:r>
            </w:ins>
          </w:p>
          <w:p w14:paraId="0345CBC0" w14:textId="77777777" w:rsidR="009153B4" w:rsidRDefault="009153B4" w:rsidP="00351BD1">
            <w:pPr>
              <w:pStyle w:val="a9"/>
              <w:numPr>
                <w:ilvl w:val="0"/>
                <w:numId w:val="151"/>
              </w:numPr>
              <w:ind w:firstLineChars="0"/>
              <w:rPr>
                <w:ins w:id="14019" w:author="XuanWen Chen" w:date="2019-01-02T06:46:00Z"/>
                <w:rFonts w:hAnsi="宋体"/>
              </w:rPr>
            </w:pPr>
            <w:ins w:id="14020" w:author="XuanWen Chen" w:date="2019-01-02T06:46:00Z">
              <w:r w:rsidRPr="00734BA0">
                <w:rPr>
                  <w:rFonts w:hAnsi="宋体" w:hint="eastAsia"/>
                </w:rPr>
                <w:t>通过入队申请</w:t>
              </w:r>
            </w:ins>
          </w:p>
          <w:p w14:paraId="27A63874" w14:textId="77777777" w:rsidR="009153B4" w:rsidRPr="00734BA0" w:rsidRDefault="009153B4" w:rsidP="00351BD1">
            <w:pPr>
              <w:pStyle w:val="a9"/>
              <w:ind w:firstLineChars="0" w:firstLine="0"/>
              <w:rPr>
                <w:ins w:id="14021" w:author="XuanWen Chen" w:date="2019-01-02T06:46:00Z"/>
              </w:rPr>
            </w:pPr>
          </w:p>
        </w:tc>
      </w:tr>
      <w:tr w:rsidR="009153B4" w:rsidRPr="00296214" w14:paraId="463B0E97" w14:textId="77777777" w:rsidTr="00351BD1">
        <w:trPr>
          <w:ins w:id="14022" w:author="XuanWen Chen" w:date="2019-01-02T06:46:00Z"/>
        </w:trPr>
        <w:tc>
          <w:tcPr>
            <w:tcW w:w="1384" w:type="dxa"/>
          </w:tcPr>
          <w:p w14:paraId="0EF2D917" w14:textId="77777777" w:rsidR="009153B4" w:rsidRPr="008035F1" w:rsidRDefault="009153B4" w:rsidP="00351BD1">
            <w:pPr>
              <w:rPr>
                <w:ins w:id="14023" w:author="XuanWen Chen" w:date="2019-01-02T06:46:00Z"/>
                <w:rFonts w:hAnsi="宋体"/>
              </w:rPr>
            </w:pPr>
            <w:ins w:id="14024" w:author="XuanWen Chen" w:date="2019-01-02T06:46:00Z">
              <w:r w:rsidRPr="008035F1"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7138" w:type="dxa"/>
            <w:gridSpan w:val="3"/>
          </w:tcPr>
          <w:p w14:paraId="157F0DA4" w14:textId="77777777" w:rsidR="009153B4" w:rsidRPr="00296214" w:rsidRDefault="009153B4" w:rsidP="00351BD1">
            <w:pPr>
              <w:jc w:val="left"/>
              <w:rPr>
                <w:ins w:id="14025" w:author="XuanWen Chen" w:date="2019-01-02T06:46:00Z"/>
                <w:rFonts w:hAnsi="宋体"/>
              </w:rPr>
            </w:pPr>
            <w:ins w:id="14026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296214" w14:paraId="00BDF337" w14:textId="77777777" w:rsidTr="00351BD1">
        <w:trPr>
          <w:ins w:id="14027" w:author="XuanWen Chen" w:date="2019-01-02T06:46:00Z"/>
        </w:trPr>
        <w:tc>
          <w:tcPr>
            <w:tcW w:w="1384" w:type="dxa"/>
          </w:tcPr>
          <w:p w14:paraId="62AB91AB" w14:textId="77777777" w:rsidR="009153B4" w:rsidRPr="008035F1" w:rsidRDefault="009153B4" w:rsidP="00351BD1">
            <w:pPr>
              <w:rPr>
                <w:ins w:id="14028" w:author="XuanWen Chen" w:date="2019-01-02T06:46:00Z"/>
                <w:rFonts w:hAnsi="宋体"/>
              </w:rPr>
            </w:pPr>
            <w:ins w:id="14029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138" w:type="dxa"/>
            <w:gridSpan w:val="3"/>
          </w:tcPr>
          <w:p w14:paraId="6B002CA7" w14:textId="77777777" w:rsidR="009153B4" w:rsidRPr="00296214" w:rsidRDefault="009153B4" w:rsidP="00351BD1">
            <w:pPr>
              <w:jc w:val="left"/>
              <w:rPr>
                <w:ins w:id="14030" w:author="XuanWen Chen" w:date="2019-01-02T06:46:00Z"/>
                <w:rFonts w:hAnsi="宋体"/>
              </w:rPr>
            </w:pPr>
            <w:ins w:id="14031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296214" w14:paraId="492DE6DC" w14:textId="77777777" w:rsidTr="00351BD1">
        <w:trPr>
          <w:ins w:id="14032" w:author="XuanWen Chen" w:date="2019-01-02T06:46:00Z"/>
        </w:trPr>
        <w:tc>
          <w:tcPr>
            <w:tcW w:w="1384" w:type="dxa"/>
          </w:tcPr>
          <w:p w14:paraId="122831DE" w14:textId="77777777" w:rsidR="009153B4" w:rsidRPr="008035F1" w:rsidRDefault="009153B4" w:rsidP="00351BD1">
            <w:pPr>
              <w:rPr>
                <w:ins w:id="14033" w:author="XuanWen Chen" w:date="2019-01-02T06:46:00Z"/>
                <w:rFonts w:hAnsi="宋体"/>
              </w:rPr>
            </w:pPr>
            <w:ins w:id="14034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138" w:type="dxa"/>
            <w:gridSpan w:val="3"/>
          </w:tcPr>
          <w:p w14:paraId="2B0DBD8F" w14:textId="77777777" w:rsidR="009153B4" w:rsidRPr="00296214" w:rsidRDefault="009153B4" w:rsidP="00351BD1">
            <w:pPr>
              <w:jc w:val="left"/>
              <w:rPr>
                <w:ins w:id="14035" w:author="XuanWen Chen" w:date="2019-01-02T06:46:00Z"/>
                <w:rFonts w:hAnsi="宋体"/>
              </w:rPr>
            </w:pPr>
          </w:p>
        </w:tc>
      </w:tr>
      <w:tr w:rsidR="009153B4" w:rsidRPr="00296214" w14:paraId="21ADCCBF" w14:textId="77777777" w:rsidTr="00351BD1">
        <w:trPr>
          <w:ins w:id="14036" w:author="XuanWen Chen" w:date="2019-01-02T06:46:00Z"/>
        </w:trPr>
        <w:tc>
          <w:tcPr>
            <w:tcW w:w="1384" w:type="dxa"/>
          </w:tcPr>
          <w:p w14:paraId="00FE6832" w14:textId="77777777" w:rsidR="009153B4" w:rsidRPr="008035F1" w:rsidRDefault="009153B4" w:rsidP="00351BD1">
            <w:pPr>
              <w:rPr>
                <w:ins w:id="14037" w:author="XuanWen Chen" w:date="2019-01-02T06:46:00Z"/>
                <w:rFonts w:hAnsi="宋体"/>
              </w:rPr>
            </w:pPr>
            <w:ins w:id="14038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138" w:type="dxa"/>
            <w:gridSpan w:val="3"/>
          </w:tcPr>
          <w:p w14:paraId="3AEFEEED" w14:textId="77777777" w:rsidR="009153B4" w:rsidRPr="00296214" w:rsidRDefault="009153B4" w:rsidP="00351BD1">
            <w:pPr>
              <w:jc w:val="left"/>
              <w:rPr>
                <w:ins w:id="14039" w:author="XuanWen Chen" w:date="2019-01-02T06:46:00Z"/>
                <w:rFonts w:hAnsi="宋体"/>
              </w:rPr>
            </w:pPr>
            <w:ins w:id="14040" w:author="XuanWen Chen" w:date="2019-01-02T06:46:00Z">
              <w:r>
                <w:rPr>
                  <w:rFonts w:hAnsi="宋体" w:hint="eastAsia"/>
                </w:rPr>
                <w:t>每天2</w:t>
              </w:r>
              <w:r>
                <w:rPr>
                  <w:rFonts w:hAnsi="宋体"/>
                </w:rPr>
                <w:t>00</w:t>
              </w:r>
              <w:r>
                <w:rPr>
                  <w:rFonts w:hAnsi="宋体" w:hint="eastAsia"/>
                </w:rPr>
                <w:t>次</w:t>
              </w:r>
            </w:ins>
          </w:p>
        </w:tc>
      </w:tr>
      <w:tr w:rsidR="009153B4" w:rsidRPr="00296214" w14:paraId="666D1517" w14:textId="77777777" w:rsidTr="00351BD1">
        <w:trPr>
          <w:ins w:id="14041" w:author="XuanWen Chen" w:date="2019-01-02T06:46:00Z"/>
        </w:trPr>
        <w:tc>
          <w:tcPr>
            <w:tcW w:w="1384" w:type="dxa"/>
          </w:tcPr>
          <w:p w14:paraId="239487BE" w14:textId="77777777" w:rsidR="009153B4" w:rsidRPr="008035F1" w:rsidRDefault="009153B4" w:rsidP="00351BD1">
            <w:pPr>
              <w:rPr>
                <w:ins w:id="14042" w:author="XuanWen Chen" w:date="2019-01-02T06:46:00Z"/>
                <w:rFonts w:hAnsi="宋体"/>
              </w:rPr>
            </w:pPr>
            <w:ins w:id="14043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138" w:type="dxa"/>
            <w:gridSpan w:val="3"/>
          </w:tcPr>
          <w:p w14:paraId="14283B06" w14:textId="77777777" w:rsidR="009153B4" w:rsidRPr="00296214" w:rsidRDefault="009153B4" w:rsidP="00351BD1">
            <w:pPr>
              <w:jc w:val="left"/>
              <w:rPr>
                <w:ins w:id="14044" w:author="XuanWen Chen" w:date="2019-01-02T06:46:00Z"/>
                <w:rFonts w:hAnsi="宋体"/>
              </w:rPr>
            </w:pPr>
          </w:p>
        </w:tc>
      </w:tr>
      <w:tr w:rsidR="009153B4" w:rsidRPr="00296214" w14:paraId="2B05A88B" w14:textId="77777777" w:rsidTr="00351BD1">
        <w:trPr>
          <w:ins w:id="14045" w:author="XuanWen Chen" w:date="2019-01-02T06:46:00Z"/>
        </w:trPr>
        <w:tc>
          <w:tcPr>
            <w:tcW w:w="1384" w:type="dxa"/>
          </w:tcPr>
          <w:p w14:paraId="01CF113D" w14:textId="77777777" w:rsidR="009153B4" w:rsidRPr="008035F1" w:rsidRDefault="009153B4" w:rsidP="00351BD1">
            <w:pPr>
              <w:rPr>
                <w:ins w:id="14046" w:author="XuanWen Chen" w:date="2019-01-02T06:46:00Z"/>
                <w:rFonts w:hAnsi="宋体"/>
              </w:rPr>
            </w:pPr>
            <w:ins w:id="14047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138" w:type="dxa"/>
            <w:gridSpan w:val="3"/>
          </w:tcPr>
          <w:p w14:paraId="7FD50AA0" w14:textId="77777777" w:rsidR="009153B4" w:rsidRPr="00296214" w:rsidRDefault="009153B4" w:rsidP="00351BD1">
            <w:pPr>
              <w:jc w:val="left"/>
              <w:rPr>
                <w:ins w:id="14048" w:author="XuanWen Chen" w:date="2019-01-02T06:46:00Z"/>
                <w:rFonts w:hAnsi="宋体"/>
              </w:rPr>
            </w:pPr>
            <w:ins w:id="14049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14:paraId="1EF5609E" w14:textId="77777777" w:rsidTr="00351BD1">
        <w:trPr>
          <w:ins w:id="14050" w:author="XuanWen Chen" w:date="2019-01-02T06:46:00Z"/>
        </w:trPr>
        <w:tc>
          <w:tcPr>
            <w:tcW w:w="1384" w:type="dxa"/>
          </w:tcPr>
          <w:p w14:paraId="131FB630" w14:textId="77777777" w:rsidR="009153B4" w:rsidRDefault="009153B4" w:rsidP="00351BD1">
            <w:pPr>
              <w:rPr>
                <w:ins w:id="14051" w:author="XuanWen Chen" w:date="2019-01-02T06:46:00Z"/>
              </w:rPr>
            </w:pPr>
            <w:ins w:id="14052" w:author="XuanWen Chen" w:date="2019-01-02T06:46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138" w:type="dxa"/>
            <w:gridSpan w:val="3"/>
          </w:tcPr>
          <w:p w14:paraId="429D132C" w14:textId="77777777" w:rsidR="009153B4" w:rsidRDefault="009153B4" w:rsidP="00351BD1">
            <w:pPr>
              <w:rPr>
                <w:ins w:id="14053" w:author="XuanWen Chen" w:date="2019-01-02T06:46:00Z"/>
              </w:rPr>
            </w:pPr>
            <w:ins w:id="14054" w:author="XuanWen Chen" w:date="2019-01-02T06:46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个用户发出申请，同意2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</w:tc>
      </w:tr>
    </w:tbl>
    <w:p w14:paraId="46885AE0" w14:textId="77777777" w:rsidR="009153B4" w:rsidRDefault="009153B4" w:rsidP="009153B4">
      <w:pPr>
        <w:pStyle w:val="4"/>
        <w:rPr>
          <w:ins w:id="14055" w:author="XuanWen Chen" w:date="2019-01-02T06:46:00Z"/>
        </w:rPr>
      </w:pPr>
      <w:ins w:id="14056" w:author="XuanWen Chen" w:date="2019-01-02T06:46:00Z">
        <w:r>
          <w:rPr>
            <w:rFonts w:hint="eastAsia"/>
          </w:rPr>
          <w:t>入队审核</w:t>
        </w:r>
        <w:r>
          <w:rPr>
            <w:rFonts w:hint="eastAsia"/>
          </w:rPr>
          <w:t>-</w:t>
        </w:r>
        <w:r>
          <w:rPr>
            <w:rFonts w:hint="eastAsia"/>
          </w:rPr>
          <w:t>拒绝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9153B4" w:rsidRPr="008035F1" w14:paraId="1A963656" w14:textId="77777777" w:rsidTr="00351BD1">
        <w:trPr>
          <w:ins w:id="14057" w:author="XuanWen Chen" w:date="2019-01-02T06:46:00Z"/>
        </w:trPr>
        <w:tc>
          <w:tcPr>
            <w:tcW w:w="1656" w:type="dxa"/>
          </w:tcPr>
          <w:p w14:paraId="7813162B" w14:textId="77777777" w:rsidR="009153B4" w:rsidRDefault="009153B4" w:rsidP="00351BD1">
            <w:pPr>
              <w:rPr>
                <w:ins w:id="14058" w:author="XuanWen Chen" w:date="2019-01-02T06:46:00Z"/>
              </w:rPr>
            </w:pPr>
            <w:ins w:id="14059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</w:tcPr>
          <w:p w14:paraId="0F4664D0" w14:textId="77777777" w:rsidR="009153B4" w:rsidRPr="008035F1" w:rsidRDefault="009153B4" w:rsidP="00351BD1">
            <w:pPr>
              <w:jc w:val="left"/>
              <w:rPr>
                <w:ins w:id="14060" w:author="XuanWen Chen" w:date="2019-01-02T06:46:00Z"/>
                <w:rFonts w:hAnsi="宋体"/>
                <w:b/>
              </w:rPr>
            </w:pPr>
            <w:ins w:id="14061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 w:hint="eastAsia"/>
                  <w:b/>
                </w:rPr>
                <w:t>4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入队审核-拒绝</w:t>
              </w:r>
            </w:ins>
          </w:p>
        </w:tc>
      </w:tr>
      <w:tr w:rsidR="009153B4" w:rsidRPr="008035F1" w14:paraId="74440D25" w14:textId="77777777" w:rsidTr="00351BD1">
        <w:trPr>
          <w:ins w:id="14062" w:author="XuanWen Chen" w:date="2019-01-02T06:46:00Z"/>
        </w:trPr>
        <w:tc>
          <w:tcPr>
            <w:tcW w:w="1656" w:type="dxa"/>
          </w:tcPr>
          <w:p w14:paraId="0FAF529E" w14:textId="77777777" w:rsidR="009153B4" w:rsidRDefault="009153B4" w:rsidP="00351BD1">
            <w:pPr>
              <w:rPr>
                <w:ins w:id="14063" w:author="XuanWen Chen" w:date="2019-01-02T06:46:00Z"/>
              </w:rPr>
            </w:pPr>
            <w:ins w:id="14064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</w:tcPr>
          <w:p w14:paraId="540134EA" w14:textId="77777777" w:rsidR="009153B4" w:rsidRPr="008035F1" w:rsidRDefault="009153B4" w:rsidP="00351BD1">
            <w:pPr>
              <w:jc w:val="left"/>
              <w:rPr>
                <w:ins w:id="14065" w:author="XuanWen Chen" w:date="2019-01-02T06:46:00Z"/>
                <w:rFonts w:hAnsi="宋体"/>
              </w:rPr>
            </w:pPr>
            <w:proofErr w:type="gramStart"/>
            <w:ins w:id="14066" w:author="XuanWen Chen" w:date="2019-01-02T06:46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</w:tcPr>
          <w:p w14:paraId="4D57D3B7" w14:textId="77777777" w:rsidR="009153B4" w:rsidRPr="008035F1" w:rsidRDefault="009153B4" w:rsidP="00351BD1">
            <w:pPr>
              <w:jc w:val="left"/>
              <w:rPr>
                <w:ins w:id="14067" w:author="XuanWen Chen" w:date="2019-01-02T06:46:00Z"/>
                <w:rFonts w:hAnsi="宋体"/>
              </w:rPr>
            </w:pPr>
            <w:ins w:id="14068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</w:tcPr>
          <w:p w14:paraId="3D620419" w14:textId="77777777" w:rsidR="009153B4" w:rsidRPr="008035F1" w:rsidRDefault="009153B4" w:rsidP="00351BD1">
            <w:pPr>
              <w:jc w:val="left"/>
              <w:rPr>
                <w:ins w:id="14069" w:author="XuanWen Chen" w:date="2019-01-02T06:46:00Z"/>
                <w:rFonts w:hAnsi="宋体"/>
              </w:rPr>
            </w:pPr>
            <w:ins w:id="14070" w:author="XuanWen Chen" w:date="2019-01-02T06:46:00Z">
              <w:r>
                <w:rPr>
                  <w:rFonts w:hAnsi="宋体" w:hint="eastAsia"/>
                </w:rPr>
                <w:t>2</w:t>
              </w:r>
              <w:r>
                <w:rPr>
                  <w:rFonts w:hAnsi="宋体"/>
                </w:rPr>
                <w:t>018</w:t>
              </w:r>
              <w:r>
                <w:rPr>
                  <w:rFonts w:hAnsi="宋体" w:hint="eastAsia"/>
                </w:rPr>
                <w:t>年1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月6日星期四</w:t>
              </w:r>
            </w:ins>
          </w:p>
        </w:tc>
      </w:tr>
      <w:tr w:rsidR="009153B4" w:rsidRPr="008035F1" w14:paraId="7906BE4C" w14:textId="77777777" w:rsidTr="00351BD1">
        <w:trPr>
          <w:ins w:id="14071" w:author="XuanWen Chen" w:date="2019-01-02T06:46:00Z"/>
        </w:trPr>
        <w:tc>
          <w:tcPr>
            <w:tcW w:w="1656" w:type="dxa"/>
          </w:tcPr>
          <w:p w14:paraId="71B92B04" w14:textId="77777777" w:rsidR="009153B4" w:rsidRDefault="009153B4" w:rsidP="00351BD1">
            <w:pPr>
              <w:rPr>
                <w:ins w:id="14072" w:author="XuanWen Chen" w:date="2019-01-02T06:46:00Z"/>
              </w:rPr>
            </w:pPr>
            <w:ins w:id="14073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</w:tcPr>
          <w:p w14:paraId="67B42BEA" w14:textId="41E16DB6" w:rsidR="009153B4" w:rsidRPr="008035F1" w:rsidRDefault="003D0319" w:rsidP="00351BD1">
            <w:pPr>
              <w:jc w:val="left"/>
              <w:rPr>
                <w:ins w:id="14074" w:author="XuanWen Chen" w:date="2019-01-02T06:46:00Z"/>
                <w:rFonts w:hAnsi="宋体"/>
              </w:rPr>
            </w:pPr>
            <w:ins w:id="14075" w:author="XuanWen Chen" w:date="2019-01-02T08:21:00Z">
              <w:r>
                <w:rPr>
                  <w:rFonts w:hAnsi="宋体" w:hint="eastAsia"/>
                </w:rPr>
                <w:t>PM</w:t>
              </w:r>
            </w:ins>
            <w:ins w:id="14076" w:author="XuanWen Chen" w:date="2019-01-02T11:20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1645" w:type="dxa"/>
          </w:tcPr>
          <w:p w14:paraId="0605ACC4" w14:textId="77777777" w:rsidR="009153B4" w:rsidRPr="008035F1" w:rsidRDefault="009153B4" w:rsidP="00351BD1">
            <w:pPr>
              <w:jc w:val="left"/>
              <w:rPr>
                <w:ins w:id="14077" w:author="XuanWen Chen" w:date="2019-01-02T06:46:00Z"/>
                <w:rFonts w:hAnsi="宋体"/>
              </w:rPr>
            </w:pPr>
            <w:ins w:id="14078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</w:tcPr>
          <w:p w14:paraId="22C19F3D" w14:textId="77777777" w:rsidR="009153B4" w:rsidRPr="008035F1" w:rsidRDefault="009153B4" w:rsidP="00351BD1">
            <w:pPr>
              <w:jc w:val="left"/>
              <w:rPr>
                <w:ins w:id="14079" w:author="XuanWen Chen" w:date="2019-01-02T06:46:00Z"/>
                <w:rFonts w:hAnsi="宋体"/>
              </w:rPr>
            </w:pPr>
            <w:ins w:id="14080" w:author="XuanWen Chen" w:date="2019-01-02T06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296214" w14:paraId="1661790B" w14:textId="77777777" w:rsidTr="00351BD1">
        <w:trPr>
          <w:ins w:id="14081" w:author="XuanWen Chen" w:date="2019-01-02T06:46:00Z"/>
        </w:trPr>
        <w:tc>
          <w:tcPr>
            <w:tcW w:w="1656" w:type="dxa"/>
          </w:tcPr>
          <w:p w14:paraId="12BF7355" w14:textId="77777777" w:rsidR="009153B4" w:rsidRDefault="009153B4" w:rsidP="00351BD1">
            <w:pPr>
              <w:rPr>
                <w:ins w:id="14082" w:author="XuanWen Chen" w:date="2019-01-02T06:46:00Z"/>
              </w:rPr>
            </w:pPr>
            <w:ins w:id="14083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</w:tcPr>
          <w:p w14:paraId="55B831F5" w14:textId="4DCEE137" w:rsidR="009153B4" w:rsidRPr="00296214" w:rsidRDefault="009153B4" w:rsidP="00351BD1">
            <w:pPr>
              <w:jc w:val="left"/>
              <w:rPr>
                <w:ins w:id="14084" w:author="XuanWen Chen" w:date="2019-01-02T06:46:00Z"/>
                <w:rFonts w:hAnsi="宋体"/>
              </w:rPr>
            </w:pPr>
            <w:ins w:id="14085" w:author="XuanWen Chen" w:date="2019-01-02T06:46:00Z">
              <w:r>
                <w:rPr>
                  <w:rFonts w:hAnsi="宋体" w:hint="eastAsia"/>
                </w:rPr>
                <w:t>用户申请加入项目组，收到加入请求，</w:t>
              </w:r>
            </w:ins>
            <w:ins w:id="14086" w:author="XuanWen Chen" w:date="2019-01-02T06:49:00Z">
              <w:r w:rsidR="00351BD1">
                <w:rPr>
                  <w:rFonts w:hAnsi="宋体" w:hint="eastAsia"/>
                </w:rPr>
                <w:t>P</w:t>
              </w:r>
              <w:r w:rsidR="00351BD1">
                <w:rPr>
                  <w:rFonts w:hAnsi="宋体"/>
                </w:rPr>
                <w:t>M</w:t>
              </w:r>
            </w:ins>
            <w:ins w:id="14087" w:author="XuanWen Chen" w:date="2019-01-02T06:46:00Z">
              <w:r>
                <w:rPr>
                  <w:rFonts w:hAnsi="宋体" w:hint="eastAsia"/>
                </w:rPr>
                <w:t>进行查看审核。</w:t>
              </w:r>
            </w:ins>
          </w:p>
        </w:tc>
      </w:tr>
      <w:tr w:rsidR="009153B4" w:rsidRPr="00296214" w14:paraId="7DA28A6B" w14:textId="77777777" w:rsidTr="00351BD1">
        <w:trPr>
          <w:ins w:id="14088" w:author="XuanWen Chen" w:date="2019-01-02T06:46:00Z"/>
        </w:trPr>
        <w:tc>
          <w:tcPr>
            <w:tcW w:w="1656" w:type="dxa"/>
          </w:tcPr>
          <w:p w14:paraId="346D6A32" w14:textId="77777777" w:rsidR="009153B4" w:rsidRDefault="009153B4" w:rsidP="00351BD1">
            <w:pPr>
              <w:rPr>
                <w:ins w:id="14089" w:author="XuanWen Chen" w:date="2019-01-02T06:46:00Z"/>
              </w:rPr>
            </w:pPr>
            <w:ins w:id="14090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</w:tcPr>
          <w:p w14:paraId="648FD9C7" w14:textId="77777777" w:rsidR="009153B4" w:rsidRPr="00296214" w:rsidRDefault="009153B4" w:rsidP="00351BD1">
            <w:pPr>
              <w:jc w:val="left"/>
              <w:rPr>
                <w:ins w:id="14091" w:author="XuanWen Chen" w:date="2019-01-02T06:46:00Z"/>
                <w:rFonts w:hAnsi="宋体"/>
              </w:rPr>
            </w:pPr>
            <w:ins w:id="14092" w:author="XuanWen Chen" w:date="2019-01-02T06:46:00Z">
              <w:r>
                <w:rPr>
                  <w:rFonts w:hAnsi="宋体" w:hint="eastAsia"/>
                </w:rPr>
                <w:t>用户申请加入项目组的申请发出。</w:t>
              </w:r>
            </w:ins>
          </w:p>
        </w:tc>
      </w:tr>
      <w:tr w:rsidR="009153B4" w:rsidRPr="00237CE5" w14:paraId="02DF824A" w14:textId="77777777" w:rsidTr="00351BD1">
        <w:trPr>
          <w:ins w:id="14093" w:author="XuanWen Chen" w:date="2019-01-02T06:46:00Z"/>
        </w:trPr>
        <w:tc>
          <w:tcPr>
            <w:tcW w:w="1656" w:type="dxa"/>
          </w:tcPr>
          <w:p w14:paraId="5FA536FC" w14:textId="77777777" w:rsidR="009153B4" w:rsidRDefault="009153B4" w:rsidP="00351BD1">
            <w:pPr>
              <w:rPr>
                <w:ins w:id="14094" w:author="XuanWen Chen" w:date="2019-01-02T06:46:00Z"/>
              </w:rPr>
            </w:pPr>
            <w:ins w:id="14095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</w:tcPr>
          <w:p w14:paraId="603B5529" w14:textId="4DAA1744" w:rsidR="009153B4" w:rsidRPr="00237CE5" w:rsidRDefault="009153B4" w:rsidP="00351BD1">
            <w:pPr>
              <w:jc w:val="left"/>
              <w:rPr>
                <w:ins w:id="14096" w:author="XuanWen Chen" w:date="2019-01-02T06:46:00Z"/>
                <w:rFonts w:hAnsi="宋体"/>
              </w:rPr>
            </w:pPr>
            <w:ins w:id="14097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RE-1: </w:t>
              </w:r>
              <w:r>
                <w:rPr>
                  <w:rFonts w:hint="eastAsia"/>
                </w:rPr>
                <w:t>用户为</w:t>
              </w:r>
            </w:ins>
            <w:ins w:id="14098" w:author="XuanWen Chen" w:date="2019-01-02T06:48:00Z">
              <w:r>
                <w:rPr>
                  <w:rFonts w:hint="eastAsia"/>
                </w:rPr>
                <w:t>P</w:t>
              </w:r>
              <w:r>
                <w:t>M</w:t>
              </w:r>
            </w:ins>
            <w:ins w:id="14099" w:author="XuanWen Chen" w:date="2019-01-02T06:46:00Z">
              <w:r>
                <w:rPr>
                  <w:rFonts w:hint="eastAsia"/>
                </w:rPr>
                <w:t>。</w:t>
              </w:r>
            </w:ins>
          </w:p>
          <w:p w14:paraId="5F3EEA26" w14:textId="77777777" w:rsidR="009153B4" w:rsidRDefault="009153B4" w:rsidP="00351BD1">
            <w:pPr>
              <w:jc w:val="left"/>
              <w:rPr>
                <w:ins w:id="14100" w:author="XuanWen Chen" w:date="2019-01-02T06:46:00Z"/>
              </w:rPr>
            </w:pPr>
            <w:ins w:id="14101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RE-2: </w:t>
              </w:r>
              <w:r>
                <w:rPr>
                  <w:rFonts w:hint="eastAsia"/>
                </w:rPr>
                <w:t>该项目状态未开始</w:t>
              </w:r>
            </w:ins>
          </w:p>
          <w:p w14:paraId="0BA98EFF" w14:textId="77777777" w:rsidR="009153B4" w:rsidRPr="00237CE5" w:rsidRDefault="009153B4" w:rsidP="00351BD1">
            <w:pPr>
              <w:jc w:val="left"/>
              <w:rPr>
                <w:ins w:id="14102" w:author="XuanWen Chen" w:date="2019-01-02T06:46:00Z"/>
                <w:rFonts w:hAnsi="宋体"/>
              </w:rPr>
            </w:pPr>
            <w:ins w:id="14103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RE</w:t>
              </w:r>
              <w:r>
                <w:rPr>
                  <w:rFonts w:hAnsi="宋体" w:hint="eastAsia"/>
                </w:rPr>
                <w:t>-3：用户申请加入项目组的申请发出</w:t>
              </w:r>
            </w:ins>
          </w:p>
        </w:tc>
      </w:tr>
      <w:tr w:rsidR="009153B4" w:rsidRPr="00237CE5" w14:paraId="542D910D" w14:textId="77777777" w:rsidTr="00351BD1">
        <w:trPr>
          <w:ins w:id="14104" w:author="XuanWen Chen" w:date="2019-01-02T06:46:00Z"/>
        </w:trPr>
        <w:tc>
          <w:tcPr>
            <w:tcW w:w="1656" w:type="dxa"/>
          </w:tcPr>
          <w:p w14:paraId="53960675" w14:textId="77777777" w:rsidR="009153B4" w:rsidRDefault="009153B4" w:rsidP="00351BD1">
            <w:pPr>
              <w:rPr>
                <w:ins w:id="14105" w:author="XuanWen Chen" w:date="2019-01-02T06:46:00Z"/>
              </w:rPr>
            </w:pPr>
            <w:ins w:id="14106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</w:tcPr>
          <w:p w14:paraId="3D828B7A" w14:textId="77777777" w:rsidR="009153B4" w:rsidRPr="00237CE5" w:rsidRDefault="009153B4" w:rsidP="00351BD1">
            <w:pPr>
              <w:jc w:val="left"/>
              <w:rPr>
                <w:ins w:id="14107" w:author="XuanWen Chen" w:date="2019-01-02T06:46:00Z"/>
                <w:rFonts w:hAnsi="宋体"/>
              </w:rPr>
            </w:pPr>
            <w:ins w:id="14108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OST-</w:t>
              </w:r>
              <w:r>
                <w:rPr>
                  <w:rFonts w:hAnsi="宋体" w:hint="eastAsia"/>
                </w:rPr>
                <w:t>1</w:t>
              </w:r>
              <w:r>
                <w:rPr>
                  <w:rFonts w:hAnsi="宋体"/>
                </w:rPr>
                <w:t xml:space="preserve">: </w:t>
              </w:r>
              <w:r>
                <w:rPr>
                  <w:rFonts w:hAnsi="宋体" w:hint="eastAsia"/>
                </w:rPr>
                <w:t>向申请人发送拒绝入队的站内信</w:t>
              </w:r>
            </w:ins>
          </w:p>
        </w:tc>
      </w:tr>
      <w:tr w:rsidR="009153B4" w:rsidRPr="00237CE5" w14:paraId="1CAD0DF5" w14:textId="77777777" w:rsidTr="00351BD1">
        <w:trPr>
          <w:ins w:id="14109" w:author="XuanWen Chen" w:date="2019-01-02T06:46:00Z"/>
        </w:trPr>
        <w:tc>
          <w:tcPr>
            <w:tcW w:w="1656" w:type="dxa"/>
          </w:tcPr>
          <w:p w14:paraId="73226F5E" w14:textId="77777777" w:rsidR="009153B4" w:rsidRPr="008035F1" w:rsidRDefault="009153B4" w:rsidP="00351BD1">
            <w:pPr>
              <w:rPr>
                <w:ins w:id="14110" w:author="XuanWen Chen" w:date="2019-01-02T06:46:00Z"/>
                <w:rFonts w:hAnsi="宋体"/>
              </w:rPr>
            </w:pPr>
            <w:ins w:id="14111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0B176C94" w14:textId="77777777" w:rsidR="009153B4" w:rsidDel="006E523D" w:rsidRDefault="009153B4" w:rsidP="00351BD1">
            <w:pPr>
              <w:jc w:val="left"/>
              <w:rPr>
                <w:ins w:id="14112" w:author="XuanWen Chen" w:date="2019-01-02T06:46:00Z"/>
              </w:rPr>
            </w:pPr>
            <w:ins w:id="14113" w:author="XuanWen Chen" w:date="2019-01-02T06:46:00Z">
              <w:r>
                <w:rPr>
                  <w:rFonts w:hint="eastAsia"/>
                </w:rPr>
                <w:t>他人申请加入</w:t>
              </w:r>
            </w:ins>
          </w:p>
        </w:tc>
      </w:tr>
      <w:tr w:rsidR="009153B4" w:rsidRPr="00237CE5" w14:paraId="05B15473" w14:textId="77777777" w:rsidTr="00351BD1">
        <w:trPr>
          <w:ins w:id="14114" w:author="XuanWen Chen" w:date="2019-01-02T06:46:00Z"/>
        </w:trPr>
        <w:tc>
          <w:tcPr>
            <w:tcW w:w="1656" w:type="dxa"/>
          </w:tcPr>
          <w:p w14:paraId="35FD3F94" w14:textId="77777777" w:rsidR="009153B4" w:rsidRPr="008035F1" w:rsidRDefault="009153B4" w:rsidP="00351BD1">
            <w:pPr>
              <w:rPr>
                <w:ins w:id="14115" w:author="XuanWen Chen" w:date="2019-01-02T06:46:00Z"/>
                <w:rFonts w:hAnsi="宋体"/>
              </w:rPr>
            </w:pPr>
            <w:ins w:id="14116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4F7CE6DC" w14:textId="77777777" w:rsidR="009153B4" w:rsidDel="006E523D" w:rsidRDefault="009153B4" w:rsidP="00351BD1">
            <w:pPr>
              <w:jc w:val="left"/>
              <w:rPr>
                <w:ins w:id="14117" w:author="XuanWen Chen" w:date="2019-01-02T06:46:00Z"/>
              </w:rPr>
            </w:pPr>
            <w:ins w:id="14118" w:author="XuanWen Chen" w:date="2019-01-02T06:46:00Z">
              <w:r>
                <w:rPr>
                  <w:rFonts w:hint="eastAsia"/>
                </w:rPr>
                <w:t>发送拒绝信息</w:t>
              </w:r>
            </w:ins>
          </w:p>
        </w:tc>
      </w:tr>
      <w:tr w:rsidR="009153B4" w:rsidRPr="00296214" w14:paraId="26AD0D50" w14:textId="77777777" w:rsidTr="00351BD1">
        <w:trPr>
          <w:ins w:id="14119" w:author="XuanWen Chen" w:date="2019-01-02T06:46:00Z"/>
        </w:trPr>
        <w:tc>
          <w:tcPr>
            <w:tcW w:w="1656" w:type="dxa"/>
          </w:tcPr>
          <w:p w14:paraId="7F018109" w14:textId="77777777" w:rsidR="009153B4" w:rsidRDefault="009153B4" w:rsidP="00351BD1">
            <w:pPr>
              <w:rPr>
                <w:ins w:id="14120" w:author="XuanWen Chen" w:date="2019-01-02T06:46:00Z"/>
              </w:rPr>
            </w:pPr>
            <w:ins w:id="14121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</w:tcPr>
          <w:p w14:paraId="77C03E7C" w14:textId="77777777" w:rsidR="009153B4" w:rsidRPr="00B433ED" w:rsidRDefault="009153B4" w:rsidP="00351BD1">
            <w:pPr>
              <w:jc w:val="left"/>
              <w:rPr>
                <w:ins w:id="14122" w:author="XuanWen Chen" w:date="2019-01-02T06:46:00Z"/>
                <w:rFonts w:hAnsi="宋体"/>
              </w:rPr>
            </w:pPr>
            <w:ins w:id="14123" w:author="XuanWen Chen" w:date="2019-01-02T06:46:00Z">
              <w:r>
                <w:rPr>
                  <w:rFonts w:hAnsi="宋体" w:hint="eastAsia"/>
                </w:rPr>
                <w:t>1.</w:t>
              </w:r>
              <w:r w:rsidRPr="00B433ED">
                <w:rPr>
                  <w:rFonts w:hAnsi="宋体" w:hint="eastAsia"/>
                </w:rPr>
                <w:t>打开我的项目内的项目团队</w:t>
              </w:r>
            </w:ins>
          </w:p>
          <w:p w14:paraId="252A23F1" w14:textId="77777777" w:rsidR="009153B4" w:rsidRPr="00B433ED" w:rsidRDefault="009153B4" w:rsidP="00351BD1">
            <w:pPr>
              <w:jc w:val="left"/>
              <w:rPr>
                <w:ins w:id="14124" w:author="XuanWen Chen" w:date="2019-01-02T06:46:00Z"/>
                <w:rFonts w:hAnsi="宋体"/>
              </w:rPr>
            </w:pPr>
            <w:ins w:id="14125" w:author="XuanWen Chen" w:date="2019-01-02T06:46:00Z">
              <w:r>
                <w:rPr>
                  <w:rFonts w:hAnsi="宋体" w:hint="eastAsia"/>
                </w:rPr>
                <w:t>2.</w:t>
              </w:r>
              <w:r w:rsidRPr="00B433ED">
                <w:rPr>
                  <w:rFonts w:hAnsi="宋体" w:hint="eastAsia"/>
                </w:rPr>
                <w:t>查看入队申请</w:t>
              </w:r>
            </w:ins>
          </w:p>
          <w:p w14:paraId="5CB1A8FE" w14:textId="77777777" w:rsidR="009153B4" w:rsidRPr="00B433ED" w:rsidRDefault="009153B4" w:rsidP="00351BD1">
            <w:pPr>
              <w:jc w:val="left"/>
              <w:rPr>
                <w:ins w:id="14126" w:author="XuanWen Chen" w:date="2019-01-02T06:46:00Z"/>
                <w:rFonts w:hAnsi="宋体"/>
              </w:rPr>
            </w:pPr>
            <w:ins w:id="14127" w:author="XuanWen Chen" w:date="2019-01-02T06:46:00Z">
              <w:r>
                <w:rPr>
                  <w:rFonts w:hAnsi="宋体" w:hint="eastAsia"/>
                </w:rPr>
                <w:t>3.拒绝</w:t>
              </w:r>
              <w:r w:rsidRPr="00B433ED">
                <w:rPr>
                  <w:rFonts w:hAnsi="宋体" w:hint="eastAsia"/>
                </w:rPr>
                <w:t>入队申请</w:t>
              </w:r>
            </w:ins>
          </w:p>
        </w:tc>
      </w:tr>
      <w:tr w:rsidR="009153B4" w:rsidRPr="00296214" w14:paraId="4BD157C5" w14:textId="77777777" w:rsidTr="00351BD1">
        <w:trPr>
          <w:ins w:id="14128" w:author="XuanWen Chen" w:date="2019-01-02T06:46:00Z"/>
        </w:trPr>
        <w:tc>
          <w:tcPr>
            <w:tcW w:w="1656" w:type="dxa"/>
          </w:tcPr>
          <w:p w14:paraId="57E48543" w14:textId="77777777" w:rsidR="009153B4" w:rsidRPr="008035F1" w:rsidRDefault="009153B4" w:rsidP="00351BD1">
            <w:pPr>
              <w:rPr>
                <w:ins w:id="14129" w:author="XuanWen Chen" w:date="2019-01-02T06:46:00Z"/>
                <w:rFonts w:hAnsi="宋体"/>
              </w:rPr>
            </w:pPr>
            <w:ins w:id="14130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</w:tcPr>
          <w:p w14:paraId="74D934F4" w14:textId="77777777" w:rsidR="009153B4" w:rsidRPr="00296214" w:rsidRDefault="009153B4" w:rsidP="00351BD1">
            <w:pPr>
              <w:jc w:val="left"/>
              <w:rPr>
                <w:ins w:id="14131" w:author="XuanWen Chen" w:date="2019-01-02T06:46:00Z"/>
                <w:rFonts w:hAnsi="宋体"/>
              </w:rPr>
            </w:pPr>
            <w:ins w:id="14132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296214" w14:paraId="51321F09" w14:textId="77777777" w:rsidTr="00351BD1">
        <w:trPr>
          <w:ins w:id="14133" w:author="XuanWen Chen" w:date="2019-01-02T06:46:00Z"/>
        </w:trPr>
        <w:tc>
          <w:tcPr>
            <w:tcW w:w="1656" w:type="dxa"/>
          </w:tcPr>
          <w:p w14:paraId="39210665" w14:textId="77777777" w:rsidR="009153B4" w:rsidRPr="008035F1" w:rsidRDefault="009153B4" w:rsidP="00351BD1">
            <w:pPr>
              <w:rPr>
                <w:ins w:id="14134" w:author="XuanWen Chen" w:date="2019-01-02T06:46:00Z"/>
                <w:rFonts w:hAnsi="宋体"/>
              </w:rPr>
            </w:pPr>
            <w:ins w:id="14135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</w:tcPr>
          <w:p w14:paraId="42FF24C3" w14:textId="77777777" w:rsidR="009153B4" w:rsidRPr="00296214" w:rsidRDefault="009153B4" w:rsidP="00351BD1">
            <w:pPr>
              <w:jc w:val="left"/>
              <w:rPr>
                <w:ins w:id="14136" w:author="XuanWen Chen" w:date="2019-01-02T06:46:00Z"/>
                <w:rFonts w:hAnsi="宋体"/>
              </w:rPr>
            </w:pPr>
            <w:ins w:id="14137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296214" w14:paraId="5361F851" w14:textId="77777777" w:rsidTr="00351BD1">
        <w:trPr>
          <w:ins w:id="14138" w:author="XuanWen Chen" w:date="2019-01-02T06:46:00Z"/>
        </w:trPr>
        <w:tc>
          <w:tcPr>
            <w:tcW w:w="1656" w:type="dxa"/>
          </w:tcPr>
          <w:p w14:paraId="0ADD8014" w14:textId="77777777" w:rsidR="009153B4" w:rsidRPr="008035F1" w:rsidRDefault="009153B4" w:rsidP="00351BD1">
            <w:pPr>
              <w:rPr>
                <w:ins w:id="14139" w:author="XuanWen Chen" w:date="2019-01-02T06:46:00Z"/>
                <w:rFonts w:hAnsi="宋体"/>
              </w:rPr>
            </w:pPr>
            <w:ins w:id="14140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</w:tcPr>
          <w:p w14:paraId="6E8730A4" w14:textId="77777777" w:rsidR="009153B4" w:rsidRPr="00296214" w:rsidRDefault="009153B4" w:rsidP="00351BD1">
            <w:pPr>
              <w:jc w:val="left"/>
              <w:rPr>
                <w:ins w:id="14141" w:author="XuanWen Chen" w:date="2019-01-02T06:46:00Z"/>
                <w:rFonts w:hAnsi="宋体"/>
              </w:rPr>
            </w:pPr>
          </w:p>
        </w:tc>
      </w:tr>
      <w:tr w:rsidR="009153B4" w:rsidRPr="00296214" w14:paraId="6BD47369" w14:textId="77777777" w:rsidTr="00351BD1">
        <w:trPr>
          <w:ins w:id="14142" w:author="XuanWen Chen" w:date="2019-01-02T06:46:00Z"/>
        </w:trPr>
        <w:tc>
          <w:tcPr>
            <w:tcW w:w="1656" w:type="dxa"/>
          </w:tcPr>
          <w:p w14:paraId="70801543" w14:textId="77777777" w:rsidR="009153B4" w:rsidRPr="008035F1" w:rsidRDefault="009153B4" w:rsidP="00351BD1">
            <w:pPr>
              <w:rPr>
                <w:ins w:id="14143" w:author="XuanWen Chen" w:date="2019-01-02T06:46:00Z"/>
                <w:rFonts w:hAnsi="宋体"/>
              </w:rPr>
            </w:pPr>
            <w:ins w:id="14144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</w:tcPr>
          <w:p w14:paraId="7CBCA35F" w14:textId="77777777" w:rsidR="009153B4" w:rsidRPr="00296214" w:rsidRDefault="009153B4" w:rsidP="00351BD1">
            <w:pPr>
              <w:jc w:val="left"/>
              <w:rPr>
                <w:ins w:id="14145" w:author="XuanWen Chen" w:date="2019-01-02T06:46:00Z"/>
                <w:rFonts w:hAnsi="宋体"/>
              </w:rPr>
            </w:pPr>
            <w:ins w:id="14146" w:author="XuanWen Chen" w:date="2019-01-02T06:46:00Z">
              <w:r>
                <w:rPr>
                  <w:rFonts w:hAnsi="宋体" w:hint="eastAsia"/>
                </w:rPr>
                <w:t>每天8</w:t>
              </w:r>
              <w:r>
                <w:rPr>
                  <w:rFonts w:hAnsi="宋体"/>
                </w:rPr>
                <w:t>00</w:t>
              </w:r>
              <w:r>
                <w:rPr>
                  <w:rFonts w:hAnsi="宋体" w:hint="eastAsia"/>
                </w:rPr>
                <w:t>次</w:t>
              </w:r>
            </w:ins>
          </w:p>
        </w:tc>
      </w:tr>
      <w:tr w:rsidR="009153B4" w:rsidRPr="00296214" w14:paraId="40A77F20" w14:textId="77777777" w:rsidTr="00351BD1">
        <w:trPr>
          <w:ins w:id="14147" w:author="XuanWen Chen" w:date="2019-01-02T06:46:00Z"/>
        </w:trPr>
        <w:tc>
          <w:tcPr>
            <w:tcW w:w="1656" w:type="dxa"/>
          </w:tcPr>
          <w:p w14:paraId="505C85BE" w14:textId="77777777" w:rsidR="009153B4" w:rsidRPr="008035F1" w:rsidRDefault="009153B4" w:rsidP="00351BD1">
            <w:pPr>
              <w:rPr>
                <w:ins w:id="14148" w:author="XuanWen Chen" w:date="2019-01-02T06:46:00Z"/>
                <w:rFonts w:hAnsi="宋体"/>
              </w:rPr>
            </w:pPr>
            <w:ins w:id="14149" w:author="XuanWen Chen" w:date="2019-01-02T06:46:00Z">
              <w:r w:rsidRPr="008035F1">
                <w:rPr>
                  <w:rFonts w:hAnsi="宋体" w:hint="eastAsia"/>
                </w:rPr>
                <w:lastRenderedPageBreak/>
                <w:t>业务规则：</w:t>
              </w:r>
            </w:ins>
          </w:p>
        </w:tc>
        <w:tc>
          <w:tcPr>
            <w:tcW w:w="6561" w:type="dxa"/>
            <w:gridSpan w:val="3"/>
          </w:tcPr>
          <w:p w14:paraId="0883BAF2" w14:textId="77777777" w:rsidR="009153B4" w:rsidRPr="00296214" w:rsidRDefault="009153B4" w:rsidP="00351BD1">
            <w:pPr>
              <w:jc w:val="left"/>
              <w:rPr>
                <w:ins w:id="14150" w:author="XuanWen Chen" w:date="2019-01-02T06:46:00Z"/>
                <w:rFonts w:hAnsi="宋体"/>
              </w:rPr>
            </w:pPr>
          </w:p>
        </w:tc>
      </w:tr>
      <w:tr w:rsidR="009153B4" w:rsidRPr="00296214" w14:paraId="265E1EC7" w14:textId="77777777" w:rsidTr="00351BD1">
        <w:trPr>
          <w:ins w:id="14151" w:author="XuanWen Chen" w:date="2019-01-02T06:46:00Z"/>
        </w:trPr>
        <w:tc>
          <w:tcPr>
            <w:tcW w:w="1656" w:type="dxa"/>
          </w:tcPr>
          <w:p w14:paraId="74C4C4B7" w14:textId="77777777" w:rsidR="009153B4" w:rsidRPr="008035F1" w:rsidRDefault="009153B4" w:rsidP="00351BD1">
            <w:pPr>
              <w:rPr>
                <w:ins w:id="14152" w:author="XuanWen Chen" w:date="2019-01-02T06:46:00Z"/>
                <w:rFonts w:hAnsi="宋体"/>
              </w:rPr>
            </w:pPr>
            <w:ins w:id="14153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</w:tcPr>
          <w:p w14:paraId="3BBB955F" w14:textId="77777777" w:rsidR="009153B4" w:rsidRPr="00296214" w:rsidRDefault="009153B4" w:rsidP="00351BD1">
            <w:pPr>
              <w:jc w:val="left"/>
              <w:rPr>
                <w:ins w:id="14154" w:author="XuanWen Chen" w:date="2019-01-02T06:46:00Z"/>
                <w:rFonts w:hAnsi="宋体"/>
              </w:rPr>
            </w:pPr>
            <w:ins w:id="14155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14:paraId="4EA9DDDA" w14:textId="77777777" w:rsidTr="00351BD1">
        <w:trPr>
          <w:ins w:id="14156" w:author="XuanWen Chen" w:date="2019-01-02T06:46:00Z"/>
        </w:trPr>
        <w:tc>
          <w:tcPr>
            <w:tcW w:w="1656" w:type="dxa"/>
          </w:tcPr>
          <w:p w14:paraId="03CF73CA" w14:textId="77777777" w:rsidR="009153B4" w:rsidRDefault="009153B4" w:rsidP="00351BD1">
            <w:pPr>
              <w:rPr>
                <w:ins w:id="14157" w:author="XuanWen Chen" w:date="2019-01-02T06:46:00Z"/>
              </w:rPr>
            </w:pPr>
            <w:ins w:id="14158" w:author="XuanWen Chen" w:date="2019-01-02T06:46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</w:tcPr>
          <w:p w14:paraId="4899C866" w14:textId="77777777" w:rsidR="009153B4" w:rsidRDefault="009153B4" w:rsidP="00351BD1">
            <w:pPr>
              <w:rPr>
                <w:ins w:id="14159" w:author="XuanWen Chen" w:date="2019-01-02T06:46:00Z"/>
              </w:rPr>
            </w:pPr>
            <w:ins w:id="14160" w:author="XuanWen Chen" w:date="2019-01-02T06:46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个用户发出申请，拒绝8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</w:tc>
      </w:tr>
    </w:tbl>
    <w:p w14:paraId="65B0C424" w14:textId="77777777" w:rsidR="009153B4" w:rsidRPr="00734BA0" w:rsidRDefault="009153B4" w:rsidP="009153B4">
      <w:pPr>
        <w:pStyle w:val="4"/>
        <w:rPr>
          <w:ins w:id="14161" w:author="XuanWen Chen" w:date="2019-01-02T06:46:00Z"/>
        </w:rPr>
      </w:pPr>
      <w:ins w:id="14162" w:author="XuanWen Chen" w:date="2019-01-02T06:46:00Z">
        <w:r w:rsidRPr="00734BA0">
          <w:rPr>
            <w:rFonts w:hint="eastAsia"/>
          </w:rPr>
          <w:t>邀请人加入项目</w:t>
        </w:r>
      </w:ins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734BA0" w14:paraId="7DA9EF02" w14:textId="77777777" w:rsidTr="00351BD1">
        <w:trPr>
          <w:ins w:id="14163" w:author="XuanWen Chen" w:date="2019-01-02T06:46:00Z"/>
        </w:trPr>
        <w:tc>
          <w:tcPr>
            <w:tcW w:w="1384" w:type="dxa"/>
          </w:tcPr>
          <w:p w14:paraId="49619203" w14:textId="77777777" w:rsidR="009153B4" w:rsidRPr="00734BA0" w:rsidRDefault="009153B4" w:rsidP="00351BD1">
            <w:pPr>
              <w:rPr>
                <w:ins w:id="14164" w:author="XuanWen Chen" w:date="2019-01-02T06:46:00Z"/>
              </w:rPr>
            </w:pPr>
            <w:ins w:id="14165" w:author="XuanWen Chen" w:date="2019-01-02T06:46:00Z">
              <w:r w:rsidRPr="00734BA0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138" w:type="dxa"/>
            <w:gridSpan w:val="3"/>
          </w:tcPr>
          <w:p w14:paraId="3F2B5D60" w14:textId="77777777" w:rsidR="009153B4" w:rsidRPr="00734BA0" w:rsidRDefault="009153B4" w:rsidP="00351BD1">
            <w:pPr>
              <w:jc w:val="left"/>
              <w:rPr>
                <w:ins w:id="14166" w:author="XuanWen Chen" w:date="2019-01-02T06:46:00Z"/>
                <w:rFonts w:hAnsi="宋体"/>
                <w:b/>
              </w:rPr>
            </w:pPr>
            <w:ins w:id="14167" w:author="XuanWen Chen" w:date="2019-01-02T06:46:00Z">
              <w:r w:rsidRPr="00734BA0">
                <w:rPr>
                  <w:rFonts w:hAnsi="宋体" w:hint="eastAsia"/>
                  <w:b/>
                </w:rPr>
                <w:t>UC-5：邀请人加入项目</w:t>
              </w:r>
            </w:ins>
          </w:p>
        </w:tc>
      </w:tr>
      <w:tr w:rsidR="009153B4" w:rsidRPr="00734BA0" w14:paraId="29E12CDE" w14:textId="77777777" w:rsidTr="00351BD1">
        <w:trPr>
          <w:ins w:id="14168" w:author="XuanWen Chen" w:date="2019-01-02T06:46:00Z"/>
        </w:trPr>
        <w:tc>
          <w:tcPr>
            <w:tcW w:w="1384" w:type="dxa"/>
          </w:tcPr>
          <w:p w14:paraId="7B431656" w14:textId="77777777" w:rsidR="009153B4" w:rsidRPr="00734BA0" w:rsidRDefault="009153B4" w:rsidP="00351BD1">
            <w:pPr>
              <w:rPr>
                <w:ins w:id="14169" w:author="XuanWen Chen" w:date="2019-01-02T06:46:00Z"/>
              </w:rPr>
            </w:pPr>
            <w:ins w:id="14170" w:author="XuanWen Chen" w:date="2019-01-02T06:46:00Z">
              <w:r w:rsidRPr="00734BA0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731" w:type="dxa"/>
          </w:tcPr>
          <w:p w14:paraId="57BCCFC3" w14:textId="77777777" w:rsidR="009153B4" w:rsidRPr="00734BA0" w:rsidRDefault="009153B4" w:rsidP="00351BD1">
            <w:pPr>
              <w:jc w:val="left"/>
              <w:rPr>
                <w:ins w:id="14171" w:author="XuanWen Chen" w:date="2019-01-02T06:46:00Z"/>
                <w:rFonts w:hAnsi="宋体"/>
              </w:rPr>
            </w:pPr>
            <w:proofErr w:type="gramStart"/>
            <w:ins w:id="14172" w:author="XuanWen Chen" w:date="2019-01-02T06:46:00Z">
              <w:r w:rsidRPr="00734BA0"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</w:tcPr>
          <w:p w14:paraId="017B42B0" w14:textId="77777777" w:rsidR="009153B4" w:rsidRPr="00734BA0" w:rsidRDefault="009153B4" w:rsidP="00351BD1">
            <w:pPr>
              <w:jc w:val="left"/>
              <w:rPr>
                <w:ins w:id="14173" w:author="XuanWen Chen" w:date="2019-01-02T06:46:00Z"/>
                <w:rFonts w:hAnsi="宋体"/>
              </w:rPr>
            </w:pPr>
            <w:ins w:id="14174" w:author="XuanWen Chen" w:date="2019-01-02T06:46:00Z">
              <w:r w:rsidRPr="00734BA0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</w:tcPr>
          <w:p w14:paraId="70B9FB0E" w14:textId="77777777" w:rsidR="009153B4" w:rsidRPr="00734BA0" w:rsidRDefault="009153B4" w:rsidP="00351BD1">
            <w:pPr>
              <w:jc w:val="left"/>
              <w:rPr>
                <w:ins w:id="14175" w:author="XuanWen Chen" w:date="2019-01-02T06:46:00Z"/>
                <w:rFonts w:hAnsi="宋体"/>
              </w:rPr>
            </w:pPr>
            <w:ins w:id="14176" w:author="XuanWen Chen" w:date="2019-01-02T06:46:00Z">
              <w:r w:rsidRPr="00734BA0">
                <w:rPr>
                  <w:rFonts w:hAnsi="宋体" w:hint="eastAsia"/>
                </w:rPr>
                <w:t>2</w:t>
              </w:r>
              <w:r w:rsidRPr="00734BA0">
                <w:rPr>
                  <w:rFonts w:hAnsi="宋体"/>
                </w:rPr>
                <w:t>018</w:t>
              </w:r>
              <w:r w:rsidRPr="00734BA0">
                <w:rPr>
                  <w:rFonts w:hAnsi="宋体" w:hint="eastAsia"/>
                </w:rPr>
                <w:t>年1</w:t>
              </w:r>
              <w:r w:rsidRPr="00734BA0">
                <w:rPr>
                  <w:rFonts w:hAnsi="宋体"/>
                </w:rPr>
                <w:t>2</w:t>
              </w:r>
              <w:r w:rsidRPr="00734BA0">
                <w:rPr>
                  <w:rFonts w:hAnsi="宋体" w:hint="eastAsia"/>
                </w:rPr>
                <w:t>月6日星期四</w:t>
              </w:r>
            </w:ins>
          </w:p>
        </w:tc>
      </w:tr>
      <w:tr w:rsidR="009153B4" w:rsidRPr="00734BA0" w14:paraId="017CF7F4" w14:textId="77777777" w:rsidTr="00351BD1">
        <w:trPr>
          <w:ins w:id="14177" w:author="XuanWen Chen" w:date="2019-01-02T06:46:00Z"/>
        </w:trPr>
        <w:tc>
          <w:tcPr>
            <w:tcW w:w="1384" w:type="dxa"/>
          </w:tcPr>
          <w:p w14:paraId="3E830B81" w14:textId="77777777" w:rsidR="009153B4" w:rsidRPr="00734BA0" w:rsidRDefault="009153B4" w:rsidP="00351BD1">
            <w:pPr>
              <w:rPr>
                <w:ins w:id="14178" w:author="XuanWen Chen" w:date="2019-01-02T06:46:00Z"/>
              </w:rPr>
            </w:pPr>
            <w:ins w:id="14179" w:author="XuanWen Chen" w:date="2019-01-02T06:46:00Z">
              <w:r w:rsidRPr="00734BA0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731" w:type="dxa"/>
          </w:tcPr>
          <w:p w14:paraId="445D18F2" w14:textId="6CC3A886" w:rsidR="009153B4" w:rsidRPr="00734BA0" w:rsidRDefault="003D0319" w:rsidP="00351BD1">
            <w:pPr>
              <w:jc w:val="left"/>
              <w:rPr>
                <w:ins w:id="14180" w:author="XuanWen Chen" w:date="2019-01-02T06:46:00Z"/>
                <w:rFonts w:hAnsi="宋体"/>
              </w:rPr>
            </w:pPr>
            <w:ins w:id="14181" w:author="XuanWen Chen" w:date="2019-01-02T08:21:00Z">
              <w:r>
                <w:rPr>
                  <w:rFonts w:hAnsi="宋体" w:hint="eastAsia"/>
                </w:rPr>
                <w:t>PM</w:t>
              </w:r>
            </w:ins>
            <w:ins w:id="14182" w:author="XuanWen Chen" w:date="2019-01-02T11:20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2073" w:type="dxa"/>
          </w:tcPr>
          <w:p w14:paraId="4292E7E3" w14:textId="77777777" w:rsidR="009153B4" w:rsidRPr="00734BA0" w:rsidRDefault="009153B4" w:rsidP="00351BD1">
            <w:pPr>
              <w:jc w:val="left"/>
              <w:rPr>
                <w:ins w:id="14183" w:author="XuanWen Chen" w:date="2019-01-02T06:46:00Z"/>
                <w:rFonts w:hAnsi="宋体"/>
              </w:rPr>
            </w:pPr>
            <w:ins w:id="14184" w:author="XuanWen Chen" w:date="2019-01-02T06:46:00Z">
              <w:r w:rsidRPr="00734BA0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</w:tcPr>
          <w:p w14:paraId="18D6BF7E" w14:textId="77777777" w:rsidR="009153B4" w:rsidRPr="00734BA0" w:rsidRDefault="009153B4" w:rsidP="00351BD1">
            <w:pPr>
              <w:jc w:val="left"/>
              <w:rPr>
                <w:ins w:id="14185" w:author="XuanWen Chen" w:date="2019-01-02T06:46:00Z"/>
                <w:rFonts w:hAnsi="宋体"/>
              </w:rPr>
            </w:pPr>
            <w:ins w:id="14186" w:author="XuanWen Chen" w:date="2019-01-02T06:46:00Z">
              <w:r w:rsidRPr="00734BA0"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734BA0" w14:paraId="0F1EDF8B" w14:textId="77777777" w:rsidTr="00351BD1">
        <w:trPr>
          <w:ins w:id="14187" w:author="XuanWen Chen" w:date="2019-01-02T06:46:00Z"/>
        </w:trPr>
        <w:tc>
          <w:tcPr>
            <w:tcW w:w="1384" w:type="dxa"/>
          </w:tcPr>
          <w:p w14:paraId="32410171" w14:textId="77777777" w:rsidR="009153B4" w:rsidRPr="00734BA0" w:rsidRDefault="009153B4" w:rsidP="00351BD1">
            <w:pPr>
              <w:rPr>
                <w:ins w:id="14188" w:author="XuanWen Chen" w:date="2019-01-02T06:46:00Z"/>
              </w:rPr>
            </w:pPr>
            <w:ins w:id="14189" w:author="XuanWen Chen" w:date="2019-01-02T06:46:00Z">
              <w:r w:rsidRPr="00734BA0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138" w:type="dxa"/>
            <w:gridSpan w:val="3"/>
          </w:tcPr>
          <w:p w14:paraId="02E10F91" w14:textId="292FA097" w:rsidR="009153B4" w:rsidRPr="00734BA0" w:rsidRDefault="003D0319" w:rsidP="00351BD1">
            <w:pPr>
              <w:jc w:val="left"/>
              <w:rPr>
                <w:ins w:id="14190" w:author="XuanWen Chen" w:date="2019-01-02T06:46:00Z"/>
                <w:rFonts w:hAnsi="宋体"/>
              </w:rPr>
            </w:pPr>
            <w:ins w:id="14191" w:author="XuanWen Chen" w:date="2019-01-02T08:21:00Z">
              <w:r>
                <w:rPr>
                  <w:rFonts w:hAnsi="宋体" w:hint="eastAsia"/>
                </w:rPr>
                <w:t>PM</w:t>
              </w:r>
            </w:ins>
            <w:ins w:id="14192" w:author="XuanWen Chen" w:date="2019-01-02T06:46:00Z">
              <w:r w:rsidR="009153B4" w:rsidRPr="00734BA0">
                <w:rPr>
                  <w:rFonts w:hAnsi="宋体" w:hint="eastAsia"/>
                </w:rPr>
                <w:t>邀请用户加入项目。</w:t>
              </w:r>
            </w:ins>
          </w:p>
        </w:tc>
      </w:tr>
      <w:tr w:rsidR="009153B4" w:rsidRPr="00734BA0" w14:paraId="255CD54D" w14:textId="77777777" w:rsidTr="00351BD1">
        <w:trPr>
          <w:ins w:id="14193" w:author="XuanWen Chen" w:date="2019-01-02T06:46:00Z"/>
        </w:trPr>
        <w:tc>
          <w:tcPr>
            <w:tcW w:w="1384" w:type="dxa"/>
          </w:tcPr>
          <w:p w14:paraId="2E7299A0" w14:textId="77777777" w:rsidR="009153B4" w:rsidRPr="00734BA0" w:rsidRDefault="009153B4" w:rsidP="00351BD1">
            <w:pPr>
              <w:rPr>
                <w:ins w:id="14194" w:author="XuanWen Chen" w:date="2019-01-02T06:46:00Z"/>
              </w:rPr>
            </w:pPr>
            <w:ins w:id="14195" w:author="XuanWen Chen" w:date="2019-01-02T06:46:00Z">
              <w:r w:rsidRPr="00734BA0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138" w:type="dxa"/>
            <w:gridSpan w:val="3"/>
          </w:tcPr>
          <w:p w14:paraId="7D7C51D8" w14:textId="77777777" w:rsidR="009153B4" w:rsidRPr="00734BA0" w:rsidRDefault="009153B4" w:rsidP="00351BD1">
            <w:pPr>
              <w:jc w:val="left"/>
              <w:rPr>
                <w:ins w:id="14196" w:author="XuanWen Chen" w:date="2019-01-02T06:46:00Z"/>
                <w:rFonts w:hAnsi="宋体"/>
              </w:rPr>
            </w:pPr>
            <w:ins w:id="14197" w:author="XuanWen Chen" w:date="2019-01-02T06:46:00Z">
              <w:r w:rsidRPr="00734BA0">
                <w:rPr>
                  <w:rFonts w:hAnsi="宋体" w:hint="eastAsia"/>
                </w:rPr>
                <w:t>用户申请加入项目组的申请发出。</w:t>
              </w:r>
            </w:ins>
          </w:p>
        </w:tc>
      </w:tr>
      <w:tr w:rsidR="009153B4" w:rsidRPr="00734BA0" w14:paraId="0F63D468" w14:textId="77777777" w:rsidTr="00351BD1">
        <w:trPr>
          <w:ins w:id="14198" w:author="XuanWen Chen" w:date="2019-01-02T06:46:00Z"/>
        </w:trPr>
        <w:tc>
          <w:tcPr>
            <w:tcW w:w="1384" w:type="dxa"/>
          </w:tcPr>
          <w:p w14:paraId="756FB693" w14:textId="77777777" w:rsidR="009153B4" w:rsidRPr="00734BA0" w:rsidRDefault="009153B4" w:rsidP="00351BD1">
            <w:pPr>
              <w:rPr>
                <w:ins w:id="14199" w:author="XuanWen Chen" w:date="2019-01-02T06:46:00Z"/>
              </w:rPr>
            </w:pPr>
            <w:ins w:id="14200" w:author="XuanWen Chen" w:date="2019-01-02T06:46:00Z">
              <w:r w:rsidRPr="00734BA0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138" w:type="dxa"/>
            <w:gridSpan w:val="3"/>
          </w:tcPr>
          <w:p w14:paraId="59BC09CE" w14:textId="0B6FAAA1" w:rsidR="009153B4" w:rsidRPr="00734BA0" w:rsidRDefault="009153B4" w:rsidP="00351BD1">
            <w:pPr>
              <w:jc w:val="left"/>
              <w:rPr>
                <w:ins w:id="14201" w:author="XuanWen Chen" w:date="2019-01-02T06:46:00Z"/>
                <w:rFonts w:hAnsi="宋体"/>
              </w:rPr>
            </w:pPr>
            <w:ins w:id="14202" w:author="XuanWen Chen" w:date="2019-01-02T06:46:00Z">
              <w:r w:rsidRPr="00734BA0">
                <w:rPr>
                  <w:rFonts w:hint="eastAsia"/>
                </w:rPr>
                <w:t>P</w:t>
              </w:r>
              <w:r w:rsidRPr="00734BA0">
                <w:t xml:space="preserve">RE-1: </w:t>
              </w:r>
              <w:r w:rsidRPr="00734BA0">
                <w:rPr>
                  <w:rFonts w:hint="eastAsia"/>
                </w:rPr>
                <w:t>用户为</w:t>
              </w:r>
            </w:ins>
            <w:ins w:id="14203" w:author="XuanWen Chen" w:date="2019-01-02T06:48:00Z">
              <w:r>
                <w:rPr>
                  <w:rFonts w:hint="eastAsia"/>
                </w:rPr>
                <w:t>P</w:t>
              </w:r>
              <w:r>
                <w:t>M</w:t>
              </w:r>
            </w:ins>
            <w:ins w:id="14204" w:author="XuanWen Chen" w:date="2019-01-02T06:46:00Z">
              <w:r w:rsidRPr="00734BA0">
                <w:rPr>
                  <w:rFonts w:hint="eastAsia"/>
                </w:rPr>
                <w:t>。</w:t>
              </w:r>
            </w:ins>
          </w:p>
          <w:p w14:paraId="1DD10CF6" w14:textId="77777777" w:rsidR="009153B4" w:rsidRPr="00734BA0" w:rsidRDefault="009153B4" w:rsidP="00351BD1">
            <w:pPr>
              <w:jc w:val="left"/>
              <w:rPr>
                <w:ins w:id="14205" w:author="XuanWen Chen" w:date="2019-01-02T06:46:00Z"/>
              </w:rPr>
            </w:pPr>
            <w:ins w:id="14206" w:author="XuanWen Chen" w:date="2019-01-02T06:46:00Z">
              <w:r w:rsidRPr="00734BA0">
                <w:rPr>
                  <w:rFonts w:hint="eastAsia"/>
                </w:rPr>
                <w:t>P</w:t>
              </w:r>
              <w:r w:rsidRPr="00734BA0">
                <w:t xml:space="preserve">RE-2: </w:t>
              </w:r>
              <w:r w:rsidRPr="00734BA0">
                <w:rPr>
                  <w:rFonts w:hint="eastAsia"/>
                </w:rPr>
                <w:t>该项目状态</w:t>
              </w:r>
              <w:r>
                <w:rPr>
                  <w:rFonts w:hint="eastAsia"/>
                </w:rPr>
                <w:t>未开始</w:t>
              </w:r>
            </w:ins>
          </w:p>
          <w:p w14:paraId="77EB0D22" w14:textId="77777777" w:rsidR="009153B4" w:rsidRPr="00734BA0" w:rsidRDefault="009153B4" w:rsidP="00351BD1">
            <w:pPr>
              <w:jc w:val="left"/>
              <w:rPr>
                <w:ins w:id="14207" w:author="XuanWen Chen" w:date="2019-01-02T06:46:00Z"/>
                <w:rFonts w:hAnsi="宋体"/>
              </w:rPr>
            </w:pPr>
            <w:ins w:id="14208" w:author="XuanWen Chen" w:date="2019-01-02T06:46:00Z">
              <w:r w:rsidRPr="00734BA0">
                <w:rPr>
                  <w:rFonts w:hAnsi="宋体" w:hint="eastAsia"/>
                </w:rPr>
                <w:t>P</w:t>
              </w:r>
              <w:r w:rsidRPr="00734BA0">
                <w:rPr>
                  <w:rFonts w:hAnsi="宋体"/>
                </w:rPr>
                <w:t>RE</w:t>
              </w:r>
              <w:r w:rsidRPr="00734BA0">
                <w:rPr>
                  <w:rFonts w:hAnsi="宋体" w:hint="eastAsia"/>
                </w:rPr>
                <w:t>-3：项目未满员</w:t>
              </w:r>
            </w:ins>
          </w:p>
        </w:tc>
      </w:tr>
      <w:tr w:rsidR="009153B4" w:rsidRPr="00734BA0" w14:paraId="6A7B94F8" w14:textId="77777777" w:rsidTr="00351BD1">
        <w:trPr>
          <w:ins w:id="14209" w:author="XuanWen Chen" w:date="2019-01-02T06:46:00Z"/>
        </w:trPr>
        <w:tc>
          <w:tcPr>
            <w:tcW w:w="1384" w:type="dxa"/>
          </w:tcPr>
          <w:p w14:paraId="03D8416C" w14:textId="77777777" w:rsidR="009153B4" w:rsidRPr="00734BA0" w:rsidRDefault="009153B4" w:rsidP="00351BD1">
            <w:pPr>
              <w:rPr>
                <w:ins w:id="14210" w:author="XuanWen Chen" w:date="2019-01-02T06:46:00Z"/>
              </w:rPr>
            </w:pPr>
            <w:ins w:id="14211" w:author="XuanWen Chen" w:date="2019-01-02T06:46:00Z">
              <w:r w:rsidRPr="00734BA0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138" w:type="dxa"/>
            <w:gridSpan w:val="3"/>
          </w:tcPr>
          <w:p w14:paraId="1A528316" w14:textId="77777777" w:rsidR="009153B4" w:rsidRPr="00734BA0" w:rsidRDefault="009153B4" w:rsidP="00351BD1">
            <w:pPr>
              <w:jc w:val="left"/>
              <w:rPr>
                <w:ins w:id="14212" w:author="XuanWen Chen" w:date="2019-01-02T06:46:00Z"/>
                <w:rFonts w:hAnsi="宋体"/>
              </w:rPr>
            </w:pPr>
            <w:ins w:id="14213" w:author="XuanWen Chen" w:date="2019-01-02T06:46:00Z">
              <w:r w:rsidRPr="00734BA0">
                <w:rPr>
                  <w:rFonts w:hAnsi="宋体" w:hint="eastAsia"/>
                </w:rPr>
                <w:t>P</w:t>
              </w:r>
              <w:r w:rsidRPr="00734BA0">
                <w:rPr>
                  <w:rFonts w:hAnsi="宋体"/>
                </w:rPr>
                <w:t>OST-</w:t>
              </w:r>
              <w:r w:rsidRPr="00734BA0">
                <w:rPr>
                  <w:rFonts w:hAnsi="宋体" w:hint="eastAsia"/>
                </w:rPr>
                <w:t>1</w:t>
              </w:r>
              <w:r w:rsidRPr="00734BA0">
                <w:rPr>
                  <w:rFonts w:hAnsi="宋体"/>
                </w:rPr>
                <w:t xml:space="preserve">: </w:t>
              </w:r>
              <w:r w:rsidRPr="00734BA0">
                <w:rPr>
                  <w:rFonts w:hAnsi="宋体" w:hint="eastAsia"/>
                </w:rPr>
                <w:t>向申请人发送邀请入队的站内信</w:t>
              </w:r>
            </w:ins>
          </w:p>
        </w:tc>
      </w:tr>
      <w:tr w:rsidR="003D0319" w:rsidRPr="00734BA0" w14:paraId="6FA47389" w14:textId="77777777" w:rsidTr="00351BD1">
        <w:trPr>
          <w:ins w:id="14214" w:author="XuanWen Chen" w:date="2019-01-02T08:18:00Z"/>
        </w:trPr>
        <w:tc>
          <w:tcPr>
            <w:tcW w:w="1384" w:type="dxa"/>
          </w:tcPr>
          <w:p w14:paraId="07107BB8" w14:textId="3191E591" w:rsidR="003D0319" w:rsidRPr="00734BA0" w:rsidRDefault="003D0319" w:rsidP="00351BD1">
            <w:pPr>
              <w:rPr>
                <w:ins w:id="14215" w:author="XuanWen Chen" w:date="2019-01-02T08:18:00Z"/>
                <w:rFonts w:hAnsi="宋体"/>
              </w:rPr>
            </w:pPr>
            <w:ins w:id="14216" w:author="XuanWen Chen" w:date="2019-01-02T08:18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1E66FA7E" w14:textId="112D1592" w:rsidR="003D0319" w:rsidRPr="00734BA0" w:rsidRDefault="003D0319" w:rsidP="00351BD1">
            <w:pPr>
              <w:jc w:val="left"/>
              <w:rPr>
                <w:ins w:id="14217" w:author="XuanWen Chen" w:date="2019-01-02T08:18:00Z"/>
                <w:rFonts w:hAnsi="宋体"/>
              </w:rPr>
            </w:pPr>
            <w:ins w:id="14218" w:author="XuanWen Chen" w:date="2019-01-02T08:19:00Z">
              <w:r>
                <w:rPr>
                  <w:rFonts w:hAnsi="宋体" w:hint="eastAsia"/>
                </w:rPr>
                <w:t>邀请的目标用户</w:t>
              </w:r>
            </w:ins>
          </w:p>
        </w:tc>
      </w:tr>
      <w:tr w:rsidR="003D0319" w:rsidRPr="00734BA0" w14:paraId="49FE0851" w14:textId="77777777" w:rsidTr="00351BD1">
        <w:trPr>
          <w:ins w:id="14219" w:author="XuanWen Chen" w:date="2019-01-02T08:18:00Z"/>
        </w:trPr>
        <w:tc>
          <w:tcPr>
            <w:tcW w:w="1384" w:type="dxa"/>
          </w:tcPr>
          <w:p w14:paraId="2BB660D9" w14:textId="4520B2DC" w:rsidR="003D0319" w:rsidRPr="00734BA0" w:rsidRDefault="003D0319" w:rsidP="00351BD1">
            <w:pPr>
              <w:rPr>
                <w:ins w:id="14220" w:author="XuanWen Chen" w:date="2019-01-02T08:18:00Z"/>
                <w:rFonts w:hAnsi="宋体"/>
              </w:rPr>
            </w:pPr>
            <w:ins w:id="14221" w:author="XuanWen Chen" w:date="2019-01-02T08:18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0EAE263F" w14:textId="0977B027" w:rsidR="003D0319" w:rsidRPr="00734BA0" w:rsidRDefault="003D0319" w:rsidP="00351BD1">
            <w:pPr>
              <w:jc w:val="left"/>
              <w:rPr>
                <w:ins w:id="14222" w:author="XuanWen Chen" w:date="2019-01-02T08:18:00Z"/>
                <w:rFonts w:hAnsi="宋体"/>
              </w:rPr>
            </w:pPr>
            <w:ins w:id="14223" w:author="XuanWen Chen" w:date="2019-01-02T08:19:00Z">
              <w:r>
                <w:rPr>
                  <w:rFonts w:hAnsi="宋体" w:hint="eastAsia"/>
                </w:rPr>
                <w:t>发出邀请</w:t>
              </w:r>
            </w:ins>
          </w:p>
        </w:tc>
      </w:tr>
      <w:tr w:rsidR="009153B4" w:rsidRPr="00734BA0" w14:paraId="49CA13C3" w14:textId="77777777" w:rsidTr="00351BD1">
        <w:trPr>
          <w:ins w:id="14224" w:author="XuanWen Chen" w:date="2019-01-02T06:46:00Z"/>
        </w:trPr>
        <w:tc>
          <w:tcPr>
            <w:tcW w:w="1384" w:type="dxa"/>
          </w:tcPr>
          <w:p w14:paraId="220ECDDB" w14:textId="77777777" w:rsidR="009153B4" w:rsidRPr="00734BA0" w:rsidRDefault="009153B4" w:rsidP="00351BD1">
            <w:pPr>
              <w:rPr>
                <w:ins w:id="14225" w:author="XuanWen Chen" w:date="2019-01-02T06:46:00Z"/>
              </w:rPr>
            </w:pPr>
            <w:ins w:id="14226" w:author="XuanWen Chen" w:date="2019-01-02T06:46:00Z">
              <w:r w:rsidRPr="00734BA0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138" w:type="dxa"/>
            <w:gridSpan w:val="3"/>
          </w:tcPr>
          <w:p w14:paraId="2CFC0348" w14:textId="77777777" w:rsidR="009153B4" w:rsidRPr="00734BA0" w:rsidRDefault="009153B4" w:rsidP="00351BD1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4227" w:author="XuanWen Chen" w:date="2019-01-02T06:46:00Z"/>
                <w:rFonts w:hAnsi="宋体"/>
              </w:rPr>
            </w:pPr>
            <w:ins w:id="14228" w:author="XuanWen Chen" w:date="2019-01-02T06:46:00Z">
              <w:r w:rsidRPr="00734BA0">
                <w:rPr>
                  <w:rFonts w:hAnsi="宋体" w:hint="eastAsia"/>
                </w:rPr>
                <w:t>打开我的项目的团队管理</w:t>
              </w:r>
            </w:ins>
          </w:p>
          <w:p w14:paraId="5B16A7E3" w14:textId="77777777" w:rsidR="009153B4" w:rsidRPr="00734BA0" w:rsidRDefault="009153B4" w:rsidP="00351BD1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4229" w:author="XuanWen Chen" w:date="2019-01-02T06:46:00Z"/>
                <w:rFonts w:hAnsi="宋体"/>
              </w:rPr>
            </w:pPr>
            <w:ins w:id="14230" w:author="XuanWen Chen" w:date="2019-01-02T06:46:00Z">
              <w:r w:rsidRPr="00734BA0">
                <w:rPr>
                  <w:rFonts w:hAnsi="宋体" w:hint="eastAsia"/>
                </w:rPr>
                <w:t>点击邀请</w:t>
              </w:r>
            </w:ins>
          </w:p>
          <w:p w14:paraId="0F339B4A" w14:textId="77777777" w:rsidR="009153B4" w:rsidRPr="00734BA0" w:rsidRDefault="009153B4" w:rsidP="00351BD1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4231" w:author="XuanWen Chen" w:date="2019-01-02T06:46:00Z"/>
                <w:rFonts w:hAnsi="宋体"/>
              </w:rPr>
            </w:pPr>
            <w:ins w:id="14232" w:author="XuanWen Chen" w:date="2019-01-02T06:46:00Z">
              <w:r w:rsidRPr="00734BA0">
                <w:rPr>
                  <w:rFonts w:hAnsi="宋体" w:hint="eastAsia"/>
                </w:rPr>
                <w:t>输入需要邀请的用户的昵称</w:t>
              </w:r>
            </w:ins>
          </w:p>
          <w:p w14:paraId="49D927F8" w14:textId="77777777" w:rsidR="009153B4" w:rsidRPr="00734BA0" w:rsidRDefault="009153B4" w:rsidP="00351BD1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4233" w:author="XuanWen Chen" w:date="2019-01-02T06:46:00Z"/>
                <w:rFonts w:hAnsi="宋体"/>
              </w:rPr>
            </w:pPr>
            <w:ins w:id="14234" w:author="XuanWen Chen" w:date="2019-01-02T06:46:00Z">
              <w:r w:rsidRPr="00734BA0">
                <w:rPr>
                  <w:rFonts w:hAnsi="宋体" w:hint="eastAsia"/>
                </w:rPr>
                <w:t>搜索</w:t>
              </w:r>
            </w:ins>
          </w:p>
          <w:p w14:paraId="2ADF36E0" w14:textId="77777777" w:rsidR="009153B4" w:rsidRPr="00734BA0" w:rsidRDefault="009153B4" w:rsidP="00351BD1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4235" w:author="XuanWen Chen" w:date="2019-01-02T06:46:00Z"/>
                <w:rFonts w:hAnsi="宋体"/>
              </w:rPr>
            </w:pPr>
            <w:ins w:id="14236" w:author="XuanWen Chen" w:date="2019-01-02T06:46:00Z">
              <w:r w:rsidRPr="00734BA0">
                <w:rPr>
                  <w:rFonts w:hAnsi="宋体" w:hint="eastAsia"/>
                </w:rPr>
                <w:t>点击确认用户</w:t>
              </w:r>
            </w:ins>
          </w:p>
          <w:p w14:paraId="50490AC9" w14:textId="77777777" w:rsidR="009153B4" w:rsidRPr="00734BA0" w:rsidRDefault="009153B4" w:rsidP="00351BD1">
            <w:pPr>
              <w:pStyle w:val="a9"/>
              <w:numPr>
                <w:ilvl w:val="0"/>
                <w:numId w:val="152"/>
              </w:numPr>
              <w:ind w:firstLineChars="0"/>
              <w:rPr>
                <w:ins w:id="14237" w:author="XuanWen Chen" w:date="2019-01-02T06:46:00Z"/>
                <w:rFonts w:hAnsi="宋体"/>
              </w:rPr>
            </w:pPr>
            <w:ins w:id="14238" w:author="XuanWen Chen" w:date="2019-01-02T06:46:00Z">
              <w:r w:rsidRPr="00734BA0">
                <w:rPr>
                  <w:rFonts w:hAnsi="宋体" w:hint="eastAsia"/>
                </w:rPr>
                <w:t>点击发送邀请</w:t>
              </w:r>
            </w:ins>
          </w:p>
          <w:p w14:paraId="1D2FB1F0" w14:textId="77777777" w:rsidR="009153B4" w:rsidRPr="00734BA0" w:rsidRDefault="009153B4" w:rsidP="00351BD1">
            <w:pPr>
              <w:spacing w:line="240" w:lineRule="auto"/>
              <w:jc w:val="left"/>
              <w:rPr>
                <w:ins w:id="14239" w:author="XuanWen Chen" w:date="2019-01-02T06:46:00Z"/>
                <w:rFonts w:hAnsi="宋体"/>
              </w:rPr>
            </w:pPr>
          </w:p>
        </w:tc>
      </w:tr>
      <w:tr w:rsidR="009153B4" w:rsidRPr="00734BA0" w14:paraId="7E835DF4" w14:textId="77777777" w:rsidTr="00351BD1">
        <w:trPr>
          <w:ins w:id="14240" w:author="XuanWen Chen" w:date="2019-01-02T06:46:00Z"/>
        </w:trPr>
        <w:tc>
          <w:tcPr>
            <w:tcW w:w="1384" w:type="dxa"/>
          </w:tcPr>
          <w:p w14:paraId="6864F5EE" w14:textId="77777777" w:rsidR="009153B4" w:rsidRPr="00734BA0" w:rsidRDefault="009153B4" w:rsidP="00351BD1">
            <w:pPr>
              <w:rPr>
                <w:ins w:id="14241" w:author="XuanWen Chen" w:date="2019-01-02T06:46:00Z"/>
                <w:rFonts w:hAnsi="宋体"/>
              </w:rPr>
            </w:pPr>
            <w:ins w:id="14242" w:author="XuanWen Chen" w:date="2019-01-02T06:46:00Z">
              <w:r w:rsidRPr="00734BA0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138" w:type="dxa"/>
            <w:gridSpan w:val="3"/>
          </w:tcPr>
          <w:p w14:paraId="043BA05A" w14:textId="77777777" w:rsidR="009153B4" w:rsidRPr="00734BA0" w:rsidRDefault="009153B4" w:rsidP="00351BD1">
            <w:pPr>
              <w:jc w:val="left"/>
              <w:rPr>
                <w:ins w:id="14243" w:author="XuanWen Chen" w:date="2019-01-02T06:46:00Z"/>
                <w:rFonts w:hAnsi="宋体"/>
              </w:rPr>
            </w:pPr>
            <w:ins w:id="14244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734BA0" w14:paraId="68839182" w14:textId="77777777" w:rsidTr="00351BD1">
        <w:trPr>
          <w:ins w:id="14245" w:author="XuanWen Chen" w:date="2019-01-02T06:46:00Z"/>
        </w:trPr>
        <w:tc>
          <w:tcPr>
            <w:tcW w:w="1384" w:type="dxa"/>
          </w:tcPr>
          <w:p w14:paraId="10B861DD" w14:textId="77777777" w:rsidR="009153B4" w:rsidRPr="00734BA0" w:rsidRDefault="009153B4" w:rsidP="00351BD1">
            <w:pPr>
              <w:rPr>
                <w:ins w:id="14246" w:author="XuanWen Chen" w:date="2019-01-02T06:46:00Z"/>
                <w:rFonts w:hAnsi="宋体"/>
              </w:rPr>
            </w:pPr>
            <w:ins w:id="14247" w:author="XuanWen Chen" w:date="2019-01-02T06:46:00Z">
              <w:r w:rsidRPr="00734BA0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138" w:type="dxa"/>
            <w:gridSpan w:val="3"/>
          </w:tcPr>
          <w:p w14:paraId="0C8F1775" w14:textId="77777777" w:rsidR="009153B4" w:rsidRPr="00734BA0" w:rsidRDefault="009153B4" w:rsidP="00351BD1">
            <w:pPr>
              <w:jc w:val="left"/>
              <w:rPr>
                <w:ins w:id="14248" w:author="XuanWen Chen" w:date="2019-01-02T06:46:00Z"/>
                <w:rFonts w:hAnsi="宋体"/>
              </w:rPr>
            </w:pPr>
            <w:ins w:id="14249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734BA0" w14:paraId="72D167B3" w14:textId="77777777" w:rsidTr="00351BD1">
        <w:trPr>
          <w:ins w:id="14250" w:author="XuanWen Chen" w:date="2019-01-02T06:46:00Z"/>
        </w:trPr>
        <w:tc>
          <w:tcPr>
            <w:tcW w:w="1384" w:type="dxa"/>
          </w:tcPr>
          <w:p w14:paraId="1A72164D" w14:textId="77777777" w:rsidR="009153B4" w:rsidRPr="00734BA0" w:rsidRDefault="009153B4" w:rsidP="00351BD1">
            <w:pPr>
              <w:rPr>
                <w:ins w:id="14251" w:author="XuanWen Chen" w:date="2019-01-02T06:46:00Z"/>
                <w:rFonts w:hAnsi="宋体"/>
              </w:rPr>
            </w:pPr>
            <w:ins w:id="14252" w:author="XuanWen Chen" w:date="2019-01-02T06:46:00Z">
              <w:r w:rsidRPr="00734BA0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138" w:type="dxa"/>
            <w:gridSpan w:val="3"/>
          </w:tcPr>
          <w:p w14:paraId="25CE34EE" w14:textId="77777777" w:rsidR="009153B4" w:rsidRPr="00734BA0" w:rsidRDefault="009153B4" w:rsidP="00351BD1">
            <w:pPr>
              <w:jc w:val="left"/>
              <w:rPr>
                <w:ins w:id="14253" w:author="XuanWen Chen" w:date="2019-01-02T06:46:00Z"/>
                <w:rFonts w:hAnsi="宋体"/>
              </w:rPr>
            </w:pPr>
          </w:p>
        </w:tc>
      </w:tr>
      <w:tr w:rsidR="009153B4" w:rsidRPr="00734BA0" w14:paraId="26DAAB3A" w14:textId="77777777" w:rsidTr="00351BD1">
        <w:trPr>
          <w:ins w:id="14254" w:author="XuanWen Chen" w:date="2019-01-02T06:46:00Z"/>
        </w:trPr>
        <w:tc>
          <w:tcPr>
            <w:tcW w:w="1384" w:type="dxa"/>
          </w:tcPr>
          <w:p w14:paraId="668424AD" w14:textId="77777777" w:rsidR="009153B4" w:rsidRPr="00734BA0" w:rsidRDefault="009153B4" w:rsidP="00351BD1">
            <w:pPr>
              <w:rPr>
                <w:ins w:id="14255" w:author="XuanWen Chen" w:date="2019-01-02T06:46:00Z"/>
                <w:rFonts w:hAnsi="宋体"/>
              </w:rPr>
            </w:pPr>
            <w:ins w:id="14256" w:author="XuanWen Chen" w:date="2019-01-02T06:46:00Z">
              <w:r w:rsidRPr="00734BA0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138" w:type="dxa"/>
            <w:gridSpan w:val="3"/>
          </w:tcPr>
          <w:p w14:paraId="767FFB5A" w14:textId="77777777" w:rsidR="009153B4" w:rsidRPr="00734BA0" w:rsidRDefault="009153B4" w:rsidP="00351BD1">
            <w:pPr>
              <w:jc w:val="left"/>
              <w:rPr>
                <w:ins w:id="14257" w:author="XuanWen Chen" w:date="2019-01-02T06:46:00Z"/>
                <w:rFonts w:hAnsi="宋体"/>
              </w:rPr>
            </w:pPr>
            <w:ins w:id="14258" w:author="XuanWen Chen" w:date="2019-01-02T06:46:00Z">
              <w:r>
                <w:rPr>
                  <w:rFonts w:hAnsi="宋体" w:hint="eastAsia"/>
                </w:rPr>
                <w:t>每天5</w:t>
              </w:r>
              <w:r>
                <w:rPr>
                  <w:rFonts w:hAnsi="宋体"/>
                </w:rPr>
                <w:t>0</w:t>
              </w:r>
              <w:r>
                <w:rPr>
                  <w:rFonts w:hAnsi="宋体" w:hint="eastAsia"/>
                </w:rPr>
                <w:t>次</w:t>
              </w:r>
            </w:ins>
          </w:p>
        </w:tc>
      </w:tr>
      <w:tr w:rsidR="009153B4" w:rsidRPr="00734BA0" w14:paraId="242E490D" w14:textId="77777777" w:rsidTr="00351BD1">
        <w:trPr>
          <w:ins w:id="14259" w:author="XuanWen Chen" w:date="2019-01-02T06:46:00Z"/>
        </w:trPr>
        <w:tc>
          <w:tcPr>
            <w:tcW w:w="1384" w:type="dxa"/>
          </w:tcPr>
          <w:p w14:paraId="2DE7898B" w14:textId="77777777" w:rsidR="009153B4" w:rsidRPr="00734BA0" w:rsidRDefault="009153B4" w:rsidP="00351BD1">
            <w:pPr>
              <w:rPr>
                <w:ins w:id="14260" w:author="XuanWen Chen" w:date="2019-01-02T06:46:00Z"/>
                <w:rFonts w:hAnsi="宋体"/>
              </w:rPr>
            </w:pPr>
            <w:ins w:id="14261" w:author="XuanWen Chen" w:date="2019-01-02T06:46:00Z">
              <w:r w:rsidRPr="00734BA0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138" w:type="dxa"/>
            <w:gridSpan w:val="3"/>
          </w:tcPr>
          <w:p w14:paraId="26945930" w14:textId="77777777" w:rsidR="009153B4" w:rsidRPr="00734BA0" w:rsidRDefault="009153B4" w:rsidP="00351BD1">
            <w:pPr>
              <w:jc w:val="left"/>
              <w:rPr>
                <w:ins w:id="14262" w:author="XuanWen Chen" w:date="2019-01-02T06:46:00Z"/>
                <w:rFonts w:hAnsi="宋体"/>
              </w:rPr>
            </w:pPr>
          </w:p>
        </w:tc>
      </w:tr>
      <w:tr w:rsidR="009153B4" w:rsidRPr="00734BA0" w14:paraId="76687620" w14:textId="77777777" w:rsidTr="00351BD1">
        <w:trPr>
          <w:ins w:id="14263" w:author="XuanWen Chen" w:date="2019-01-02T06:46:00Z"/>
        </w:trPr>
        <w:tc>
          <w:tcPr>
            <w:tcW w:w="1384" w:type="dxa"/>
          </w:tcPr>
          <w:p w14:paraId="1EB53D8F" w14:textId="77777777" w:rsidR="009153B4" w:rsidRPr="00734BA0" w:rsidRDefault="009153B4" w:rsidP="00351BD1">
            <w:pPr>
              <w:rPr>
                <w:ins w:id="14264" w:author="XuanWen Chen" w:date="2019-01-02T06:46:00Z"/>
                <w:rFonts w:hAnsi="宋体"/>
              </w:rPr>
            </w:pPr>
            <w:ins w:id="14265" w:author="XuanWen Chen" w:date="2019-01-02T06:46:00Z">
              <w:r w:rsidRPr="00734BA0">
                <w:rPr>
                  <w:rFonts w:hAnsi="宋体" w:hint="eastAsia"/>
                </w:rPr>
                <w:lastRenderedPageBreak/>
                <w:t>其他信息：</w:t>
              </w:r>
            </w:ins>
          </w:p>
        </w:tc>
        <w:tc>
          <w:tcPr>
            <w:tcW w:w="7138" w:type="dxa"/>
            <w:gridSpan w:val="3"/>
          </w:tcPr>
          <w:p w14:paraId="2A075584" w14:textId="77777777" w:rsidR="009153B4" w:rsidRPr="00734BA0" w:rsidRDefault="009153B4" w:rsidP="00351BD1">
            <w:pPr>
              <w:jc w:val="left"/>
              <w:rPr>
                <w:ins w:id="14266" w:author="XuanWen Chen" w:date="2019-01-02T06:46:00Z"/>
                <w:rFonts w:hAnsi="宋体"/>
              </w:rPr>
            </w:pPr>
            <w:ins w:id="14267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734BA0" w14:paraId="70594F2A" w14:textId="77777777" w:rsidTr="00351BD1">
        <w:trPr>
          <w:ins w:id="14268" w:author="XuanWen Chen" w:date="2019-01-02T06:46:00Z"/>
        </w:trPr>
        <w:tc>
          <w:tcPr>
            <w:tcW w:w="1384" w:type="dxa"/>
          </w:tcPr>
          <w:p w14:paraId="2088AD47" w14:textId="77777777" w:rsidR="009153B4" w:rsidRPr="00734BA0" w:rsidRDefault="009153B4" w:rsidP="00351BD1">
            <w:pPr>
              <w:rPr>
                <w:ins w:id="14269" w:author="XuanWen Chen" w:date="2019-01-02T06:46:00Z"/>
              </w:rPr>
            </w:pPr>
            <w:ins w:id="14270" w:author="XuanWen Chen" w:date="2019-01-02T06:46:00Z">
              <w:r w:rsidRPr="00734BA0">
                <w:rPr>
                  <w:rFonts w:hint="eastAsia"/>
                </w:rPr>
                <w:t>假设：</w:t>
              </w:r>
            </w:ins>
          </w:p>
        </w:tc>
        <w:tc>
          <w:tcPr>
            <w:tcW w:w="7138" w:type="dxa"/>
            <w:gridSpan w:val="3"/>
          </w:tcPr>
          <w:p w14:paraId="366C35D0" w14:textId="77777777" w:rsidR="009153B4" w:rsidRPr="00734BA0" w:rsidRDefault="009153B4" w:rsidP="00351BD1">
            <w:pPr>
              <w:rPr>
                <w:ins w:id="14271" w:author="XuanWen Chen" w:date="2019-01-02T06:46:00Z"/>
              </w:rPr>
            </w:pPr>
            <w:ins w:id="14272" w:author="XuanWen Chen" w:date="2019-01-02T06:46:00Z">
              <w:r>
                <w:rPr>
                  <w:rFonts w:hint="eastAsia"/>
                </w:rPr>
                <w:t>每天创建项目的用户中有1/</w:t>
              </w:r>
              <w:r>
                <w:t>10</w:t>
              </w:r>
              <w:r>
                <w:rPr>
                  <w:rFonts w:hint="eastAsia"/>
                </w:rPr>
                <w:t>的选择自己邀请队友</w:t>
              </w:r>
            </w:ins>
          </w:p>
        </w:tc>
      </w:tr>
    </w:tbl>
    <w:p w14:paraId="2D3EFFF6" w14:textId="77777777" w:rsidR="009153B4" w:rsidRDefault="009153B4" w:rsidP="009153B4">
      <w:pPr>
        <w:pStyle w:val="4"/>
        <w:rPr>
          <w:ins w:id="14273" w:author="XuanWen Chen" w:date="2019-01-02T06:46:00Z"/>
        </w:rPr>
      </w:pPr>
      <w:ins w:id="14274" w:author="XuanWen Chen" w:date="2019-01-02T06:46:00Z">
        <w:r>
          <w:rPr>
            <w:rFonts w:hint="eastAsia"/>
          </w:rPr>
          <w:t>角色审核</w:t>
        </w:r>
        <w:r>
          <w:rPr>
            <w:rFonts w:hint="eastAsia"/>
          </w:rPr>
          <w:t>-</w:t>
        </w:r>
        <w:r>
          <w:rPr>
            <w:rFonts w:hint="eastAsia"/>
          </w:rPr>
          <w:t>同意</w:t>
        </w:r>
      </w:ins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8035F1" w14:paraId="62B311D9" w14:textId="77777777" w:rsidTr="00351BD1">
        <w:trPr>
          <w:ins w:id="14275" w:author="XuanWen Chen" w:date="2019-01-02T06:46:00Z"/>
        </w:trPr>
        <w:tc>
          <w:tcPr>
            <w:tcW w:w="1384" w:type="dxa"/>
          </w:tcPr>
          <w:p w14:paraId="64EE4407" w14:textId="77777777" w:rsidR="009153B4" w:rsidRDefault="009153B4" w:rsidP="00351BD1">
            <w:pPr>
              <w:rPr>
                <w:ins w:id="14276" w:author="XuanWen Chen" w:date="2019-01-02T06:46:00Z"/>
              </w:rPr>
            </w:pPr>
            <w:ins w:id="14277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138" w:type="dxa"/>
            <w:gridSpan w:val="3"/>
          </w:tcPr>
          <w:p w14:paraId="23B49B35" w14:textId="77777777" w:rsidR="009153B4" w:rsidRPr="008035F1" w:rsidRDefault="009153B4" w:rsidP="00351BD1">
            <w:pPr>
              <w:jc w:val="left"/>
              <w:rPr>
                <w:ins w:id="14278" w:author="XuanWen Chen" w:date="2019-01-02T06:46:00Z"/>
                <w:rFonts w:hAnsi="宋体"/>
                <w:b/>
              </w:rPr>
            </w:pPr>
            <w:ins w:id="14279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 w:hint="eastAsia"/>
                  <w:b/>
                </w:rPr>
                <w:t>5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角色审核-同意</w:t>
              </w:r>
            </w:ins>
          </w:p>
        </w:tc>
      </w:tr>
      <w:tr w:rsidR="009153B4" w:rsidRPr="008035F1" w14:paraId="7CB3FD83" w14:textId="77777777" w:rsidTr="00351BD1">
        <w:trPr>
          <w:ins w:id="14280" w:author="XuanWen Chen" w:date="2019-01-02T06:46:00Z"/>
        </w:trPr>
        <w:tc>
          <w:tcPr>
            <w:tcW w:w="1384" w:type="dxa"/>
          </w:tcPr>
          <w:p w14:paraId="0AC0AA9F" w14:textId="77777777" w:rsidR="009153B4" w:rsidRDefault="009153B4" w:rsidP="00351BD1">
            <w:pPr>
              <w:rPr>
                <w:ins w:id="14281" w:author="XuanWen Chen" w:date="2019-01-02T06:46:00Z"/>
              </w:rPr>
            </w:pPr>
            <w:ins w:id="14282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731" w:type="dxa"/>
          </w:tcPr>
          <w:p w14:paraId="1C5E41BF" w14:textId="77777777" w:rsidR="009153B4" w:rsidRPr="008035F1" w:rsidRDefault="009153B4" w:rsidP="00351BD1">
            <w:pPr>
              <w:jc w:val="left"/>
              <w:rPr>
                <w:ins w:id="14283" w:author="XuanWen Chen" w:date="2019-01-02T06:46:00Z"/>
                <w:rFonts w:hAnsi="宋体"/>
              </w:rPr>
            </w:pPr>
            <w:proofErr w:type="gramStart"/>
            <w:ins w:id="14284" w:author="XuanWen Chen" w:date="2019-01-02T06:46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</w:tcPr>
          <w:p w14:paraId="670D07C3" w14:textId="77777777" w:rsidR="009153B4" w:rsidRPr="008035F1" w:rsidRDefault="009153B4" w:rsidP="00351BD1">
            <w:pPr>
              <w:jc w:val="left"/>
              <w:rPr>
                <w:ins w:id="14285" w:author="XuanWen Chen" w:date="2019-01-02T06:46:00Z"/>
                <w:rFonts w:hAnsi="宋体"/>
              </w:rPr>
            </w:pPr>
            <w:ins w:id="14286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</w:tcPr>
          <w:p w14:paraId="79EFB9B3" w14:textId="77777777" w:rsidR="009153B4" w:rsidRPr="008035F1" w:rsidRDefault="009153B4" w:rsidP="00351BD1">
            <w:pPr>
              <w:jc w:val="left"/>
              <w:rPr>
                <w:ins w:id="14287" w:author="XuanWen Chen" w:date="2019-01-02T06:46:00Z"/>
                <w:rFonts w:hAnsi="宋体"/>
              </w:rPr>
            </w:pPr>
            <w:ins w:id="14288" w:author="XuanWen Chen" w:date="2019-01-02T06:46:00Z">
              <w:r>
                <w:rPr>
                  <w:rFonts w:hAnsi="宋体" w:hint="eastAsia"/>
                </w:rPr>
                <w:t>2</w:t>
              </w:r>
              <w:r>
                <w:rPr>
                  <w:rFonts w:hAnsi="宋体"/>
                </w:rPr>
                <w:t>018</w:t>
              </w:r>
              <w:r>
                <w:rPr>
                  <w:rFonts w:hAnsi="宋体" w:hint="eastAsia"/>
                </w:rPr>
                <w:t>年1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月6日星期四</w:t>
              </w:r>
            </w:ins>
          </w:p>
        </w:tc>
      </w:tr>
      <w:tr w:rsidR="009153B4" w:rsidRPr="008035F1" w14:paraId="2B59D836" w14:textId="77777777" w:rsidTr="00351BD1">
        <w:trPr>
          <w:ins w:id="14289" w:author="XuanWen Chen" w:date="2019-01-02T06:46:00Z"/>
        </w:trPr>
        <w:tc>
          <w:tcPr>
            <w:tcW w:w="1384" w:type="dxa"/>
          </w:tcPr>
          <w:p w14:paraId="2011839A" w14:textId="77777777" w:rsidR="009153B4" w:rsidRDefault="009153B4" w:rsidP="00351BD1">
            <w:pPr>
              <w:rPr>
                <w:ins w:id="14290" w:author="XuanWen Chen" w:date="2019-01-02T06:46:00Z"/>
              </w:rPr>
            </w:pPr>
            <w:ins w:id="14291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731" w:type="dxa"/>
          </w:tcPr>
          <w:p w14:paraId="5AF26BE8" w14:textId="29250A3B" w:rsidR="009153B4" w:rsidRPr="008035F1" w:rsidRDefault="003D0319" w:rsidP="00351BD1">
            <w:pPr>
              <w:jc w:val="left"/>
              <w:rPr>
                <w:ins w:id="14292" w:author="XuanWen Chen" w:date="2019-01-02T06:46:00Z"/>
                <w:rFonts w:hAnsi="宋体"/>
              </w:rPr>
            </w:pPr>
            <w:ins w:id="14293" w:author="XuanWen Chen" w:date="2019-01-02T08:21:00Z">
              <w:r>
                <w:rPr>
                  <w:rFonts w:hAnsi="宋体" w:hint="eastAsia"/>
                </w:rPr>
                <w:t>PM</w:t>
              </w:r>
            </w:ins>
            <w:ins w:id="14294" w:author="XuanWen Chen" w:date="2019-01-02T11:20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2073" w:type="dxa"/>
          </w:tcPr>
          <w:p w14:paraId="21228FA1" w14:textId="77777777" w:rsidR="009153B4" w:rsidRPr="008035F1" w:rsidRDefault="009153B4" w:rsidP="00351BD1">
            <w:pPr>
              <w:jc w:val="left"/>
              <w:rPr>
                <w:ins w:id="14295" w:author="XuanWen Chen" w:date="2019-01-02T06:46:00Z"/>
                <w:rFonts w:hAnsi="宋体"/>
              </w:rPr>
            </w:pPr>
            <w:ins w:id="14296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</w:tcPr>
          <w:p w14:paraId="45ECDFFD" w14:textId="77777777" w:rsidR="009153B4" w:rsidRPr="008035F1" w:rsidRDefault="009153B4" w:rsidP="00351BD1">
            <w:pPr>
              <w:jc w:val="left"/>
              <w:rPr>
                <w:ins w:id="14297" w:author="XuanWen Chen" w:date="2019-01-02T06:46:00Z"/>
                <w:rFonts w:hAnsi="宋体"/>
              </w:rPr>
            </w:pPr>
            <w:ins w:id="14298" w:author="XuanWen Chen" w:date="2019-01-02T06:46:00Z">
              <w:r w:rsidRPr="00734BA0"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296214" w14:paraId="22E91C99" w14:textId="77777777" w:rsidTr="00351BD1">
        <w:trPr>
          <w:ins w:id="14299" w:author="XuanWen Chen" w:date="2019-01-02T06:46:00Z"/>
        </w:trPr>
        <w:tc>
          <w:tcPr>
            <w:tcW w:w="1384" w:type="dxa"/>
          </w:tcPr>
          <w:p w14:paraId="30C8474A" w14:textId="77777777" w:rsidR="009153B4" w:rsidRDefault="009153B4" w:rsidP="00351BD1">
            <w:pPr>
              <w:rPr>
                <w:ins w:id="14300" w:author="XuanWen Chen" w:date="2019-01-02T06:46:00Z"/>
              </w:rPr>
            </w:pPr>
            <w:ins w:id="14301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138" w:type="dxa"/>
            <w:gridSpan w:val="3"/>
          </w:tcPr>
          <w:p w14:paraId="0E63BA27" w14:textId="77777777" w:rsidR="009153B4" w:rsidRPr="00296214" w:rsidRDefault="009153B4" w:rsidP="00351BD1">
            <w:pPr>
              <w:jc w:val="left"/>
              <w:rPr>
                <w:ins w:id="14302" w:author="XuanWen Chen" w:date="2019-01-02T06:46:00Z"/>
                <w:rFonts w:hAnsi="宋体"/>
              </w:rPr>
            </w:pPr>
            <w:ins w:id="14303" w:author="XuanWen Chen" w:date="2019-01-02T06:46:00Z">
              <w:r>
                <w:rPr>
                  <w:rFonts w:hAnsi="宋体" w:hint="eastAsia"/>
                </w:rPr>
                <w:t>项目组成员要求在项目中扮演角色，提出扮演角色的申请，对其神奇进行审核，允许其担任此角色。</w:t>
              </w:r>
            </w:ins>
          </w:p>
        </w:tc>
      </w:tr>
      <w:tr w:rsidR="009153B4" w:rsidRPr="00296214" w14:paraId="20B654FC" w14:textId="77777777" w:rsidTr="00351BD1">
        <w:trPr>
          <w:ins w:id="14304" w:author="XuanWen Chen" w:date="2019-01-02T06:46:00Z"/>
        </w:trPr>
        <w:tc>
          <w:tcPr>
            <w:tcW w:w="1384" w:type="dxa"/>
          </w:tcPr>
          <w:p w14:paraId="63FAD66C" w14:textId="77777777" w:rsidR="009153B4" w:rsidRDefault="009153B4" w:rsidP="00351BD1">
            <w:pPr>
              <w:rPr>
                <w:ins w:id="14305" w:author="XuanWen Chen" w:date="2019-01-02T06:46:00Z"/>
              </w:rPr>
            </w:pPr>
            <w:ins w:id="14306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138" w:type="dxa"/>
            <w:gridSpan w:val="3"/>
          </w:tcPr>
          <w:p w14:paraId="2900D9F5" w14:textId="77777777" w:rsidR="009153B4" w:rsidRPr="00296214" w:rsidRDefault="009153B4" w:rsidP="00351BD1">
            <w:pPr>
              <w:jc w:val="left"/>
              <w:rPr>
                <w:ins w:id="14307" w:author="XuanWen Chen" w:date="2019-01-02T06:46:00Z"/>
                <w:rFonts w:hAnsi="宋体"/>
              </w:rPr>
            </w:pPr>
            <w:ins w:id="14308" w:author="XuanWen Chen" w:date="2019-01-02T06:46:00Z">
              <w:r>
                <w:rPr>
                  <w:rFonts w:hAnsi="宋体" w:hint="eastAsia"/>
                </w:rPr>
                <w:t>用户申请扮演角色的申请发出。</w:t>
              </w:r>
            </w:ins>
          </w:p>
        </w:tc>
      </w:tr>
      <w:tr w:rsidR="009153B4" w:rsidRPr="00237CE5" w14:paraId="07F4EFE6" w14:textId="77777777" w:rsidTr="00351BD1">
        <w:trPr>
          <w:ins w:id="14309" w:author="XuanWen Chen" w:date="2019-01-02T06:46:00Z"/>
        </w:trPr>
        <w:tc>
          <w:tcPr>
            <w:tcW w:w="1384" w:type="dxa"/>
          </w:tcPr>
          <w:p w14:paraId="0DE71E3E" w14:textId="77777777" w:rsidR="009153B4" w:rsidRDefault="009153B4" w:rsidP="00351BD1">
            <w:pPr>
              <w:rPr>
                <w:ins w:id="14310" w:author="XuanWen Chen" w:date="2019-01-02T06:46:00Z"/>
              </w:rPr>
            </w:pPr>
            <w:ins w:id="14311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138" w:type="dxa"/>
            <w:gridSpan w:val="3"/>
          </w:tcPr>
          <w:p w14:paraId="767FEA11" w14:textId="77777777" w:rsidR="009153B4" w:rsidRPr="00237CE5" w:rsidRDefault="009153B4" w:rsidP="00351BD1">
            <w:pPr>
              <w:jc w:val="left"/>
              <w:rPr>
                <w:ins w:id="14312" w:author="XuanWen Chen" w:date="2019-01-02T06:46:00Z"/>
                <w:rFonts w:hAnsi="宋体"/>
              </w:rPr>
            </w:pPr>
            <w:ins w:id="14313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RE-1: </w:t>
              </w:r>
              <w:r>
                <w:rPr>
                  <w:rFonts w:hint="eastAsia"/>
                </w:rPr>
                <w:t>用户为项目发起人。</w:t>
              </w:r>
            </w:ins>
          </w:p>
          <w:p w14:paraId="24437B33" w14:textId="77777777" w:rsidR="009153B4" w:rsidRDefault="009153B4" w:rsidP="00351BD1">
            <w:pPr>
              <w:jc w:val="left"/>
              <w:rPr>
                <w:ins w:id="14314" w:author="XuanWen Chen" w:date="2019-01-02T06:46:00Z"/>
              </w:rPr>
            </w:pPr>
            <w:ins w:id="14315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RE-2: </w:t>
              </w:r>
              <w:r>
                <w:rPr>
                  <w:rFonts w:hint="eastAsia"/>
                </w:rPr>
                <w:t>该项目状态未开始</w:t>
              </w:r>
            </w:ins>
          </w:p>
          <w:p w14:paraId="4BDA1218" w14:textId="77777777" w:rsidR="009153B4" w:rsidRPr="00237CE5" w:rsidRDefault="009153B4" w:rsidP="00351BD1">
            <w:pPr>
              <w:jc w:val="left"/>
              <w:rPr>
                <w:ins w:id="14316" w:author="XuanWen Chen" w:date="2019-01-02T06:46:00Z"/>
                <w:rFonts w:hAnsi="宋体"/>
              </w:rPr>
            </w:pPr>
            <w:ins w:id="14317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RE</w:t>
              </w:r>
              <w:r>
                <w:rPr>
                  <w:rFonts w:hAnsi="宋体" w:hint="eastAsia"/>
                </w:rPr>
                <w:t>-3：申请扮演的角色未满员</w:t>
              </w:r>
            </w:ins>
          </w:p>
        </w:tc>
      </w:tr>
      <w:tr w:rsidR="009153B4" w:rsidRPr="00237CE5" w14:paraId="13C1F021" w14:textId="77777777" w:rsidTr="00351BD1">
        <w:trPr>
          <w:ins w:id="14318" w:author="XuanWen Chen" w:date="2019-01-02T06:46:00Z"/>
        </w:trPr>
        <w:tc>
          <w:tcPr>
            <w:tcW w:w="1384" w:type="dxa"/>
          </w:tcPr>
          <w:p w14:paraId="5AA4017A" w14:textId="77777777" w:rsidR="009153B4" w:rsidRDefault="009153B4" w:rsidP="00351BD1">
            <w:pPr>
              <w:rPr>
                <w:ins w:id="14319" w:author="XuanWen Chen" w:date="2019-01-02T06:46:00Z"/>
              </w:rPr>
            </w:pPr>
            <w:ins w:id="14320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138" w:type="dxa"/>
            <w:gridSpan w:val="3"/>
          </w:tcPr>
          <w:p w14:paraId="60D984A1" w14:textId="77777777" w:rsidR="009153B4" w:rsidRPr="00237CE5" w:rsidRDefault="009153B4" w:rsidP="00351BD1">
            <w:pPr>
              <w:jc w:val="left"/>
              <w:rPr>
                <w:ins w:id="14321" w:author="XuanWen Chen" w:date="2019-01-02T06:46:00Z"/>
                <w:rFonts w:hAnsi="宋体"/>
              </w:rPr>
            </w:pPr>
            <w:ins w:id="14322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OST-</w:t>
              </w:r>
              <w:r>
                <w:rPr>
                  <w:rFonts w:hAnsi="宋体" w:hint="eastAsia"/>
                </w:rPr>
                <w:t>1</w:t>
              </w:r>
              <w:r>
                <w:rPr>
                  <w:rFonts w:hAnsi="宋体"/>
                </w:rPr>
                <w:t xml:space="preserve">: </w:t>
              </w:r>
              <w:r>
                <w:rPr>
                  <w:rFonts w:hAnsi="宋体" w:hint="eastAsia"/>
                </w:rPr>
                <w:t>向申请人发送成功更改的站内信</w:t>
              </w:r>
            </w:ins>
          </w:p>
        </w:tc>
      </w:tr>
      <w:tr w:rsidR="009153B4" w:rsidRPr="00237CE5" w14:paraId="698C081B" w14:textId="77777777" w:rsidTr="00351BD1">
        <w:trPr>
          <w:ins w:id="14323" w:author="XuanWen Chen" w:date="2019-01-02T06:46:00Z"/>
        </w:trPr>
        <w:tc>
          <w:tcPr>
            <w:tcW w:w="1384" w:type="dxa"/>
          </w:tcPr>
          <w:p w14:paraId="1225DB16" w14:textId="77777777" w:rsidR="009153B4" w:rsidRPr="008035F1" w:rsidRDefault="009153B4" w:rsidP="00351BD1">
            <w:pPr>
              <w:rPr>
                <w:ins w:id="14324" w:author="XuanWen Chen" w:date="2019-01-02T06:46:00Z"/>
                <w:rFonts w:hAnsi="宋体"/>
              </w:rPr>
            </w:pPr>
            <w:ins w:id="14325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51529E34" w14:textId="77777777" w:rsidR="009153B4" w:rsidDel="00FC27BC" w:rsidRDefault="009153B4" w:rsidP="00351BD1">
            <w:pPr>
              <w:jc w:val="left"/>
              <w:rPr>
                <w:ins w:id="14326" w:author="XuanWen Chen" w:date="2019-01-02T06:46:00Z"/>
              </w:rPr>
            </w:pPr>
            <w:ins w:id="14327" w:author="XuanWen Chen" w:date="2019-01-02T06:46:00Z">
              <w:r>
                <w:rPr>
                  <w:rFonts w:hint="eastAsia"/>
                </w:rPr>
                <w:t>其他人的申请</w:t>
              </w:r>
            </w:ins>
          </w:p>
        </w:tc>
      </w:tr>
      <w:tr w:rsidR="009153B4" w:rsidRPr="00237CE5" w14:paraId="76FD9227" w14:textId="77777777" w:rsidTr="00351BD1">
        <w:trPr>
          <w:ins w:id="14328" w:author="XuanWen Chen" w:date="2019-01-02T06:46:00Z"/>
        </w:trPr>
        <w:tc>
          <w:tcPr>
            <w:tcW w:w="1384" w:type="dxa"/>
          </w:tcPr>
          <w:p w14:paraId="3C1FDE22" w14:textId="77777777" w:rsidR="009153B4" w:rsidRPr="008035F1" w:rsidRDefault="009153B4" w:rsidP="00351BD1">
            <w:pPr>
              <w:rPr>
                <w:ins w:id="14329" w:author="XuanWen Chen" w:date="2019-01-02T06:46:00Z"/>
                <w:rFonts w:hAnsi="宋体"/>
              </w:rPr>
            </w:pPr>
            <w:ins w:id="14330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2D998E87" w14:textId="77777777" w:rsidR="009153B4" w:rsidDel="00FC27BC" w:rsidRDefault="009153B4" w:rsidP="00351BD1">
            <w:pPr>
              <w:jc w:val="left"/>
              <w:rPr>
                <w:ins w:id="14331" w:author="XuanWen Chen" w:date="2019-01-02T06:46:00Z"/>
              </w:rPr>
            </w:pPr>
            <w:ins w:id="14332" w:author="XuanWen Chen" w:date="2019-01-02T06:46:00Z">
              <w:r>
                <w:rPr>
                  <w:rFonts w:hint="eastAsia"/>
                </w:rPr>
                <w:t>其他人扮演角色</w:t>
              </w:r>
            </w:ins>
          </w:p>
        </w:tc>
      </w:tr>
      <w:tr w:rsidR="009153B4" w:rsidRPr="00296214" w14:paraId="71C14AFE" w14:textId="77777777" w:rsidTr="00351BD1">
        <w:trPr>
          <w:ins w:id="14333" w:author="XuanWen Chen" w:date="2019-01-02T06:46:00Z"/>
        </w:trPr>
        <w:tc>
          <w:tcPr>
            <w:tcW w:w="1384" w:type="dxa"/>
          </w:tcPr>
          <w:p w14:paraId="78DCDC73" w14:textId="77777777" w:rsidR="009153B4" w:rsidRDefault="009153B4" w:rsidP="00351BD1">
            <w:pPr>
              <w:rPr>
                <w:ins w:id="14334" w:author="XuanWen Chen" w:date="2019-01-02T06:46:00Z"/>
              </w:rPr>
            </w:pPr>
            <w:ins w:id="14335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138" w:type="dxa"/>
            <w:gridSpan w:val="3"/>
          </w:tcPr>
          <w:p w14:paraId="4C021266" w14:textId="77777777" w:rsidR="009153B4" w:rsidRPr="00734BA0" w:rsidRDefault="009153B4" w:rsidP="00351BD1">
            <w:pPr>
              <w:pStyle w:val="a9"/>
              <w:numPr>
                <w:ilvl w:val="0"/>
                <w:numId w:val="160"/>
              </w:numPr>
              <w:ind w:firstLineChars="0"/>
              <w:jc w:val="left"/>
              <w:rPr>
                <w:ins w:id="14336" w:author="XuanWen Chen" w:date="2019-01-02T06:46:00Z"/>
                <w:rFonts w:hAnsi="宋体"/>
              </w:rPr>
            </w:pPr>
            <w:ins w:id="14337" w:author="XuanWen Chen" w:date="2019-01-02T06:46:00Z">
              <w:r w:rsidRPr="00734BA0">
                <w:rPr>
                  <w:rFonts w:hAnsi="宋体" w:hint="eastAsia"/>
                </w:rPr>
                <w:t>打开我的项目的团队管理</w:t>
              </w:r>
            </w:ins>
          </w:p>
          <w:p w14:paraId="0688BF2E" w14:textId="77777777" w:rsidR="009153B4" w:rsidRPr="00734BA0" w:rsidRDefault="009153B4" w:rsidP="00351BD1">
            <w:pPr>
              <w:pStyle w:val="a9"/>
              <w:numPr>
                <w:ilvl w:val="0"/>
                <w:numId w:val="160"/>
              </w:numPr>
              <w:ind w:firstLineChars="0"/>
              <w:jc w:val="left"/>
              <w:rPr>
                <w:ins w:id="14338" w:author="XuanWen Chen" w:date="2019-01-02T06:46:00Z"/>
                <w:rFonts w:hAnsi="宋体"/>
              </w:rPr>
            </w:pPr>
            <w:ins w:id="14339" w:author="XuanWen Chen" w:date="2019-01-02T06:46:00Z">
              <w:r w:rsidRPr="00734BA0">
                <w:rPr>
                  <w:rFonts w:hAnsi="宋体" w:hint="eastAsia"/>
                </w:rPr>
                <w:t>点击角色扮演申请通知</w:t>
              </w:r>
            </w:ins>
          </w:p>
          <w:p w14:paraId="471AFF4F" w14:textId="77777777" w:rsidR="009153B4" w:rsidRPr="0048174B" w:rsidRDefault="009153B4" w:rsidP="00351BD1">
            <w:pPr>
              <w:pStyle w:val="a9"/>
              <w:numPr>
                <w:ilvl w:val="0"/>
                <w:numId w:val="160"/>
              </w:numPr>
              <w:ind w:firstLineChars="0"/>
              <w:jc w:val="left"/>
              <w:rPr>
                <w:ins w:id="14340" w:author="XuanWen Chen" w:date="2019-01-02T06:46:00Z"/>
              </w:rPr>
            </w:pPr>
            <w:ins w:id="14341" w:author="XuanWen Chen" w:date="2019-01-02T06:46:00Z">
              <w:r w:rsidRPr="00734BA0">
                <w:rPr>
                  <w:rFonts w:hAnsi="宋体" w:hint="eastAsia"/>
                </w:rPr>
                <w:t>点击同意</w:t>
              </w:r>
            </w:ins>
          </w:p>
        </w:tc>
      </w:tr>
      <w:tr w:rsidR="009153B4" w:rsidRPr="00296214" w14:paraId="3AF1D881" w14:textId="77777777" w:rsidTr="00351BD1">
        <w:trPr>
          <w:ins w:id="14342" w:author="XuanWen Chen" w:date="2019-01-02T06:46:00Z"/>
        </w:trPr>
        <w:tc>
          <w:tcPr>
            <w:tcW w:w="1384" w:type="dxa"/>
          </w:tcPr>
          <w:p w14:paraId="1F66F58D" w14:textId="77777777" w:rsidR="009153B4" w:rsidRPr="008035F1" w:rsidRDefault="009153B4" w:rsidP="00351BD1">
            <w:pPr>
              <w:rPr>
                <w:ins w:id="14343" w:author="XuanWen Chen" w:date="2019-01-02T06:46:00Z"/>
                <w:rFonts w:hAnsi="宋体"/>
              </w:rPr>
            </w:pPr>
            <w:ins w:id="14344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138" w:type="dxa"/>
            <w:gridSpan w:val="3"/>
          </w:tcPr>
          <w:p w14:paraId="4BE6DEB0" w14:textId="77777777" w:rsidR="009153B4" w:rsidRPr="00734BA0" w:rsidRDefault="009153B4" w:rsidP="00351BD1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ins w:id="14345" w:author="XuanWen Chen" w:date="2019-01-02T06:46:00Z"/>
                <w:rFonts w:hAnsi="宋体"/>
              </w:rPr>
            </w:pPr>
            <w:ins w:id="14346" w:author="XuanWen Chen" w:date="2019-01-02T06:46:00Z">
              <w:r w:rsidRPr="00734BA0">
                <w:rPr>
                  <w:rFonts w:hAnsi="宋体" w:hint="eastAsia"/>
                </w:rPr>
                <w:t>打开我的通知</w:t>
              </w:r>
            </w:ins>
          </w:p>
          <w:p w14:paraId="72F9F62D" w14:textId="77777777" w:rsidR="009153B4" w:rsidRPr="00734BA0" w:rsidRDefault="009153B4" w:rsidP="00351BD1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ins w:id="14347" w:author="XuanWen Chen" w:date="2019-01-02T06:46:00Z"/>
                <w:rFonts w:hAnsi="宋体"/>
              </w:rPr>
            </w:pPr>
            <w:ins w:id="14348" w:author="XuanWen Chen" w:date="2019-01-02T06:46:00Z">
              <w:r w:rsidRPr="00734BA0">
                <w:rPr>
                  <w:rFonts w:hAnsi="宋体" w:hint="eastAsia"/>
                </w:rPr>
                <w:t>点击角色扮演申请通知</w:t>
              </w:r>
            </w:ins>
          </w:p>
          <w:p w14:paraId="7A66204B" w14:textId="77777777" w:rsidR="009153B4" w:rsidRPr="00734BA0" w:rsidRDefault="009153B4" w:rsidP="00351BD1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ins w:id="14349" w:author="XuanWen Chen" w:date="2019-01-02T06:46:00Z"/>
                <w:rFonts w:hAnsi="宋体"/>
              </w:rPr>
            </w:pPr>
            <w:ins w:id="14350" w:author="XuanWen Chen" w:date="2019-01-02T06:46:00Z">
              <w:r w:rsidRPr="00734BA0">
                <w:rPr>
                  <w:rFonts w:hAnsi="宋体" w:hint="eastAsia"/>
                </w:rPr>
                <w:t>点击同意</w:t>
              </w:r>
            </w:ins>
          </w:p>
        </w:tc>
      </w:tr>
      <w:tr w:rsidR="009153B4" w:rsidRPr="00296214" w14:paraId="704B235A" w14:textId="77777777" w:rsidTr="00351BD1">
        <w:trPr>
          <w:ins w:id="14351" w:author="XuanWen Chen" w:date="2019-01-02T06:46:00Z"/>
        </w:trPr>
        <w:tc>
          <w:tcPr>
            <w:tcW w:w="1384" w:type="dxa"/>
          </w:tcPr>
          <w:p w14:paraId="6B0B9F0F" w14:textId="77777777" w:rsidR="009153B4" w:rsidRPr="008035F1" w:rsidRDefault="009153B4" w:rsidP="00351BD1">
            <w:pPr>
              <w:rPr>
                <w:ins w:id="14352" w:author="XuanWen Chen" w:date="2019-01-02T06:46:00Z"/>
                <w:rFonts w:hAnsi="宋体"/>
              </w:rPr>
            </w:pPr>
            <w:ins w:id="14353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138" w:type="dxa"/>
            <w:gridSpan w:val="3"/>
          </w:tcPr>
          <w:p w14:paraId="37E1E641" w14:textId="77777777" w:rsidR="009153B4" w:rsidRPr="00296214" w:rsidRDefault="009153B4" w:rsidP="00351BD1">
            <w:pPr>
              <w:jc w:val="left"/>
              <w:rPr>
                <w:ins w:id="14354" w:author="XuanWen Chen" w:date="2019-01-02T06:46:00Z"/>
                <w:rFonts w:hAnsi="宋体"/>
              </w:rPr>
            </w:pPr>
            <w:ins w:id="14355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296214" w14:paraId="2F3090EE" w14:textId="77777777" w:rsidTr="00351BD1">
        <w:trPr>
          <w:ins w:id="14356" w:author="XuanWen Chen" w:date="2019-01-02T06:46:00Z"/>
        </w:trPr>
        <w:tc>
          <w:tcPr>
            <w:tcW w:w="1384" w:type="dxa"/>
          </w:tcPr>
          <w:p w14:paraId="0D982870" w14:textId="77777777" w:rsidR="009153B4" w:rsidRPr="008035F1" w:rsidRDefault="009153B4" w:rsidP="00351BD1">
            <w:pPr>
              <w:rPr>
                <w:ins w:id="14357" w:author="XuanWen Chen" w:date="2019-01-02T06:46:00Z"/>
                <w:rFonts w:hAnsi="宋体"/>
              </w:rPr>
            </w:pPr>
            <w:ins w:id="14358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138" w:type="dxa"/>
            <w:gridSpan w:val="3"/>
          </w:tcPr>
          <w:p w14:paraId="2154042A" w14:textId="77777777" w:rsidR="009153B4" w:rsidRPr="00296214" w:rsidRDefault="009153B4" w:rsidP="00351BD1">
            <w:pPr>
              <w:jc w:val="left"/>
              <w:rPr>
                <w:ins w:id="14359" w:author="XuanWen Chen" w:date="2019-01-02T06:46:00Z"/>
                <w:rFonts w:hAnsi="宋体"/>
              </w:rPr>
            </w:pPr>
          </w:p>
        </w:tc>
      </w:tr>
      <w:tr w:rsidR="009153B4" w:rsidRPr="00296214" w14:paraId="2DD89AFD" w14:textId="77777777" w:rsidTr="00351BD1">
        <w:trPr>
          <w:ins w:id="14360" w:author="XuanWen Chen" w:date="2019-01-02T06:46:00Z"/>
        </w:trPr>
        <w:tc>
          <w:tcPr>
            <w:tcW w:w="1384" w:type="dxa"/>
          </w:tcPr>
          <w:p w14:paraId="7534D3D9" w14:textId="77777777" w:rsidR="009153B4" w:rsidRPr="008035F1" w:rsidRDefault="009153B4" w:rsidP="00351BD1">
            <w:pPr>
              <w:rPr>
                <w:ins w:id="14361" w:author="XuanWen Chen" w:date="2019-01-02T06:46:00Z"/>
                <w:rFonts w:hAnsi="宋体"/>
              </w:rPr>
            </w:pPr>
            <w:ins w:id="14362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138" w:type="dxa"/>
            <w:gridSpan w:val="3"/>
          </w:tcPr>
          <w:p w14:paraId="06B0206D" w14:textId="77777777" w:rsidR="009153B4" w:rsidRPr="00296214" w:rsidRDefault="009153B4" w:rsidP="00351BD1">
            <w:pPr>
              <w:jc w:val="left"/>
              <w:rPr>
                <w:ins w:id="14363" w:author="XuanWen Chen" w:date="2019-01-02T06:46:00Z"/>
                <w:rFonts w:hAnsi="宋体"/>
              </w:rPr>
            </w:pPr>
            <w:ins w:id="14364" w:author="XuanWen Chen" w:date="2019-01-02T06:46:00Z">
              <w:r>
                <w:rPr>
                  <w:rFonts w:hAnsi="宋体" w:hint="eastAsia"/>
                </w:rPr>
                <w:t>每天200次</w:t>
              </w:r>
            </w:ins>
          </w:p>
        </w:tc>
      </w:tr>
      <w:tr w:rsidR="009153B4" w:rsidRPr="00296214" w14:paraId="521D7ADA" w14:textId="77777777" w:rsidTr="00351BD1">
        <w:trPr>
          <w:ins w:id="14365" w:author="XuanWen Chen" w:date="2019-01-02T06:46:00Z"/>
        </w:trPr>
        <w:tc>
          <w:tcPr>
            <w:tcW w:w="1384" w:type="dxa"/>
          </w:tcPr>
          <w:p w14:paraId="69BEA7E3" w14:textId="77777777" w:rsidR="009153B4" w:rsidRPr="008035F1" w:rsidRDefault="009153B4" w:rsidP="00351BD1">
            <w:pPr>
              <w:rPr>
                <w:ins w:id="14366" w:author="XuanWen Chen" w:date="2019-01-02T06:46:00Z"/>
                <w:rFonts w:hAnsi="宋体"/>
              </w:rPr>
            </w:pPr>
            <w:ins w:id="14367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138" w:type="dxa"/>
            <w:gridSpan w:val="3"/>
          </w:tcPr>
          <w:p w14:paraId="523B9059" w14:textId="77777777" w:rsidR="009153B4" w:rsidRPr="00296214" w:rsidRDefault="009153B4" w:rsidP="00351BD1">
            <w:pPr>
              <w:jc w:val="left"/>
              <w:rPr>
                <w:ins w:id="14368" w:author="XuanWen Chen" w:date="2019-01-02T06:46:00Z"/>
                <w:rFonts w:hAnsi="宋体"/>
              </w:rPr>
            </w:pPr>
          </w:p>
        </w:tc>
      </w:tr>
      <w:tr w:rsidR="009153B4" w:rsidRPr="00296214" w14:paraId="46FCDE10" w14:textId="77777777" w:rsidTr="00351BD1">
        <w:trPr>
          <w:ins w:id="14369" w:author="XuanWen Chen" w:date="2019-01-02T06:46:00Z"/>
        </w:trPr>
        <w:tc>
          <w:tcPr>
            <w:tcW w:w="1384" w:type="dxa"/>
          </w:tcPr>
          <w:p w14:paraId="4FFED2D6" w14:textId="77777777" w:rsidR="009153B4" w:rsidRPr="008035F1" w:rsidRDefault="009153B4" w:rsidP="00351BD1">
            <w:pPr>
              <w:rPr>
                <w:ins w:id="14370" w:author="XuanWen Chen" w:date="2019-01-02T06:46:00Z"/>
                <w:rFonts w:hAnsi="宋体"/>
              </w:rPr>
            </w:pPr>
            <w:ins w:id="14371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138" w:type="dxa"/>
            <w:gridSpan w:val="3"/>
          </w:tcPr>
          <w:p w14:paraId="7DEB4D2E" w14:textId="77777777" w:rsidR="009153B4" w:rsidRPr="00296214" w:rsidRDefault="009153B4" w:rsidP="00351BD1">
            <w:pPr>
              <w:jc w:val="left"/>
              <w:rPr>
                <w:ins w:id="14372" w:author="XuanWen Chen" w:date="2019-01-02T06:46:00Z"/>
                <w:rFonts w:hAnsi="宋体"/>
              </w:rPr>
            </w:pPr>
            <w:ins w:id="14373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14:paraId="1B396B78" w14:textId="77777777" w:rsidTr="00351BD1">
        <w:trPr>
          <w:ins w:id="14374" w:author="XuanWen Chen" w:date="2019-01-02T06:46:00Z"/>
        </w:trPr>
        <w:tc>
          <w:tcPr>
            <w:tcW w:w="1384" w:type="dxa"/>
          </w:tcPr>
          <w:p w14:paraId="6DDFEB7E" w14:textId="77777777" w:rsidR="009153B4" w:rsidRDefault="009153B4" w:rsidP="00351BD1">
            <w:pPr>
              <w:rPr>
                <w:ins w:id="14375" w:author="XuanWen Chen" w:date="2019-01-02T06:46:00Z"/>
              </w:rPr>
            </w:pPr>
            <w:ins w:id="14376" w:author="XuanWen Chen" w:date="2019-01-02T06:46:00Z">
              <w:r>
                <w:rPr>
                  <w:rFonts w:hint="eastAsia"/>
                </w:rPr>
                <w:lastRenderedPageBreak/>
                <w:t>假设：</w:t>
              </w:r>
            </w:ins>
          </w:p>
        </w:tc>
        <w:tc>
          <w:tcPr>
            <w:tcW w:w="7138" w:type="dxa"/>
            <w:gridSpan w:val="3"/>
          </w:tcPr>
          <w:p w14:paraId="425A3F41" w14:textId="77777777" w:rsidR="009153B4" w:rsidRDefault="009153B4" w:rsidP="00351BD1">
            <w:pPr>
              <w:rPr>
                <w:ins w:id="14377" w:author="XuanWen Chen" w:date="2019-01-02T06:46:00Z"/>
              </w:rPr>
            </w:pPr>
            <w:ins w:id="14378" w:author="XuanWen Chen" w:date="2019-01-02T06:46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个用户发出申请，同意2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</w:tc>
      </w:tr>
    </w:tbl>
    <w:p w14:paraId="04DC9FAE" w14:textId="77777777" w:rsidR="009153B4" w:rsidRDefault="009153B4" w:rsidP="009153B4">
      <w:pPr>
        <w:pStyle w:val="4"/>
        <w:rPr>
          <w:ins w:id="14379" w:author="XuanWen Chen" w:date="2019-01-02T06:46:00Z"/>
        </w:rPr>
      </w:pPr>
      <w:ins w:id="14380" w:author="XuanWen Chen" w:date="2019-01-02T06:46:00Z">
        <w:r>
          <w:rPr>
            <w:rFonts w:hint="eastAsia"/>
          </w:rPr>
          <w:t>角色审核</w:t>
        </w:r>
        <w:r>
          <w:rPr>
            <w:rFonts w:hint="eastAsia"/>
          </w:rPr>
          <w:t>-</w:t>
        </w:r>
        <w:r>
          <w:rPr>
            <w:rFonts w:hint="eastAsia"/>
          </w:rPr>
          <w:t>拒绝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8035F1" w14:paraId="355DB19A" w14:textId="77777777" w:rsidTr="00351BD1">
        <w:trPr>
          <w:ins w:id="14381" w:author="XuanWen Chen" w:date="2019-01-02T06:46:00Z"/>
        </w:trPr>
        <w:tc>
          <w:tcPr>
            <w:tcW w:w="1384" w:type="dxa"/>
          </w:tcPr>
          <w:p w14:paraId="1EE69BD2" w14:textId="77777777" w:rsidR="009153B4" w:rsidRDefault="009153B4" w:rsidP="00351BD1">
            <w:pPr>
              <w:rPr>
                <w:ins w:id="14382" w:author="XuanWen Chen" w:date="2019-01-02T06:46:00Z"/>
              </w:rPr>
            </w:pPr>
            <w:ins w:id="14383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138" w:type="dxa"/>
            <w:gridSpan w:val="3"/>
          </w:tcPr>
          <w:p w14:paraId="0FF49751" w14:textId="77777777" w:rsidR="009153B4" w:rsidRPr="008035F1" w:rsidRDefault="009153B4" w:rsidP="00351BD1">
            <w:pPr>
              <w:jc w:val="left"/>
              <w:rPr>
                <w:ins w:id="14384" w:author="XuanWen Chen" w:date="2019-01-02T06:46:00Z"/>
                <w:rFonts w:hAnsi="宋体"/>
                <w:b/>
              </w:rPr>
            </w:pPr>
            <w:ins w:id="14385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 w:hint="eastAsia"/>
                  <w:b/>
                </w:rPr>
                <w:t>5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角色审核-拒绝</w:t>
              </w:r>
            </w:ins>
          </w:p>
        </w:tc>
      </w:tr>
      <w:tr w:rsidR="009153B4" w:rsidRPr="008035F1" w14:paraId="04284050" w14:textId="77777777" w:rsidTr="00351BD1">
        <w:trPr>
          <w:ins w:id="14386" w:author="XuanWen Chen" w:date="2019-01-02T06:46:00Z"/>
        </w:trPr>
        <w:tc>
          <w:tcPr>
            <w:tcW w:w="1384" w:type="dxa"/>
          </w:tcPr>
          <w:p w14:paraId="66733D1B" w14:textId="77777777" w:rsidR="009153B4" w:rsidRDefault="009153B4" w:rsidP="00351BD1">
            <w:pPr>
              <w:rPr>
                <w:ins w:id="14387" w:author="XuanWen Chen" w:date="2019-01-02T06:46:00Z"/>
              </w:rPr>
            </w:pPr>
            <w:ins w:id="14388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731" w:type="dxa"/>
          </w:tcPr>
          <w:p w14:paraId="6DFC1EAE" w14:textId="77777777" w:rsidR="009153B4" w:rsidRPr="008035F1" w:rsidRDefault="009153B4" w:rsidP="00351BD1">
            <w:pPr>
              <w:jc w:val="left"/>
              <w:rPr>
                <w:ins w:id="14389" w:author="XuanWen Chen" w:date="2019-01-02T06:46:00Z"/>
                <w:rFonts w:hAnsi="宋体"/>
              </w:rPr>
            </w:pPr>
            <w:proofErr w:type="gramStart"/>
            <w:ins w:id="14390" w:author="XuanWen Chen" w:date="2019-01-02T06:46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2073" w:type="dxa"/>
          </w:tcPr>
          <w:p w14:paraId="7C31EC4C" w14:textId="77777777" w:rsidR="009153B4" w:rsidRPr="008035F1" w:rsidRDefault="009153B4" w:rsidP="00351BD1">
            <w:pPr>
              <w:jc w:val="left"/>
              <w:rPr>
                <w:ins w:id="14391" w:author="XuanWen Chen" w:date="2019-01-02T06:46:00Z"/>
                <w:rFonts w:hAnsi="宋体"/>
              </w:rPr>
            </w:pPr>
            <w:ins w:id="14392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334" w:type="dxa"/>
          </w:tcPr>
          <w:p w14:paraId="22431FD0" w14:textId="77777777" w:rsidR="009153B4" w:rsidRPr="008035F1" w:rsidRDefault="009153B4" w:rsidP="00351BD1">
            <w:pPr>
              <w:jc w:val="left"/>
              <w:rPr>
                <w:ins w:id="14393" w:author="XuanWen Chen" w:date="2019-01-02T06:46:00Z"/>
                <w:rFonts w:hAnsi="宋体"/>
              </w:rPr>
            </w:pPr>
            <w:ins w:id="14394" w:author="XuanWen Chen" w:date="2019-01-02T06:46:00Z">
              <w:r>
                <w:rPr>
                  <w:rFonts w:hAnsi="宋体" w:hint="eastAsia"/>
                </w:rPr>
                <w:t>2</w:t>
              </w:r>
              <w:r>
                <w:rPr>
                  <w:rFonts w:hAnsi="宋体"/>
                </w:rPr>
                <w:t>018</w:t>
              </w:r>
              <w:r>
                <w:rPr>
                  <w:rFonts w:hAnsi="宋体" w:hint="eastAsia"/>
                </w:rPr>
                <w:t>年1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月6日星期四</w:t>
              </w:r>
            </w:ins>
          </w:p>
        </w:tc>
      </w:tr>
      <w:tr w:rsidR="009153B4" w:rsidRPr="008035F1" w14:paraId="1DB06678" w14:textId="77777777" w:rsidTr="00351BD1">
        <w:trPr>
          <w:ins w:id="14395" w:author="XuanWen Chen" w:date="2019-01-02T06:46:00Z"/>
        </w:trPr>
        <w:tc>
          <w:tcPr>
            <w:tcW w:w="1384" w:type="dxa"/>
          </w:tcPr>
          <w:p w14:paraId="1737F70F" w14:textId="77777777" w:rsidR="009153B4" w:rsidRDefault="009153B4" w:rsidP="00351BD1">
            <w:pPr>
              <w:rPr>
                <w:ins w:id="14396" w:author="XuanWen Chen" w:date="2019-01-02T06:46:00Z"/>
              </w:rPr>
            </w:pPr>
            <w:ins w:id="14397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731" w:type="dxa"/>
          </w:tcPr>
          <w:p w14:paraId="590DC48D" w14:textId="6FEA1484" w:rsidR="009153B4" w:rsidRPr="008035F1" w:rsidRDefault="003D0319" w:rsidP="00351BD1">
            <w:pPr>
              <w:jc w:val="left"/>
              <w:rPr>
                <w:ins w:id="14398" w:author="XuanWen Chen" w:date="2019-01-02T06:46:00Z"/>
                <w:rFonts w:hAnsi="宋体"/>
              </w:rPr>
            </w:pPr>
            <w:ins w:id="14399" w:author="XuanWen Chen" w:date="2019-01-02T08:22:00Z">
              <w:r>
                <w:rPr>
                  <w:rFonts w:hAnsi="宋体" w:hint="eastAsia"/>
                </w:rPr>
                <w:t>PM</w:t>
              </w:r>
            </w:ins>
            <w:ins w:id="14400" w:author="XuanWen Chen" w:date="2019-01-02T11:20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2073" w:type="dxa"/>
          </w:tcPr>
          <w:p w14:paraId="003A47B8" w14:textId="77777777" w:rsidR="009153B4" w:rsidRPr="008035F1" w:rsidRDefault="009153B4" w:rsidP="00351BD1">
            <w:pPr>
              <w:jc w:val="left"/>
              <w:rPr>
                <w:ins w:id="14401" w:author="XuanWen Chen" w:date="2019-01-02T06:46:00Z"/>
                <w:rFonts w:hAnsi="宋体"/>
              </w:rPr>
            </w:pPr>
            <w:ins w:id="14402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334" w:type="dxa"/>
          </w:tcPr>
          <w:p w14:paraId="56DDFFEF" w14:textId="77777777" w:rsidR="009153B4" w:rsidRPr="008035F1" w:rsidRDefault="009153B4" w:rsidP="00351BD1">
            <w:pPr>
              <w:jc w:val="left"/>
              <w:rPr>
                <w:ins w:id="14403" w:author="XuanWen Chen" w:date="2019-01-02T06:46:00Z"/>
                <w:rFonts w:hAnsi="宋体"/>
              </w:rPr>
            </w:pPr>
            <w:ins w:id="14404" w:author="XuanWen Chen" w:date="2019-01-02T06:46:00Z">
              <w:r w:rsidRPr="00734BA0"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296214" w14:paraId="1AE4AE0C" w14:textId="77777777" w:rsidTr="00351BD1">
        <w:trPr>
          <w:ins w:id="14405" w:author="XuanWen Chen" w:date="2019-01-02T06:46:00Z"/>
        </w:trPr>
        <w:tc>
          <w:tcPr>
            <w:tcW w:w="1384" w:type="dxa"/>
          </w:tcPr>
          <w:p w14:paraId="1357C803" w14:textId="77777777" w:rsidR="009153B4" w:rsidRDefault="009153B4" w:rsidP="00351BD1">
            <w:pPr>
              <w:rPr>
                <w:ins w:id="14406" w:author="XuanWen Chen" w:date="2019-01-02T06:46:00Z"/>
              </w:rPr>
            </w:pPr>
            <w:ins w:id="14407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138" w:type="dxa"/>
            <w:gridSpan w:val="3"/>
          </w:tcPr>
          <w:p w14:paraId="29A0DA55" w14:textId="77777777" w:rsidR="009153B4" w:rsidRPr="00296214" w:rsidRDefault="009153B4" w:rsidP="00351BD1">
            <w:pPr>
              <w:jc w:val="left"/>
              <w:rPr>
                <w:ins w:id="14408" w:author="XuanWen Chen" w:date="2019-01-02T06:46:00Z"/>
                <w:rFonts w:hAnsi="宋体"/>
              </w:rPr>
            </w:pPr>
            <w:ins w:id="14409" w:author="XuanWen Chen" w:date="2019-01-02T06:46:00Z">
              <w:r>
                <w:rPr>
                  <w:rFonts w:hAnsi="宋体" w:hint="eastAsia"/>
                </w:rPr>
                <w:t>项目组成员要求在项目中扮演角色，提出扮演角色的申请，对其神奇进行审核，拒绝其担任此角色。</w:t>
              </w:r>
            </w:ins>
          </w:p>
        </w:tc>
      </w:tr>
      <w:tr w:rsidR="009153B4" w:rsidRPr="00296214" w14:paraId="12FD5F03" w14:textId="77777777" w:rsidTr="00351BD1">
        <w:trPr>
          <w:ins w:id="14410" w:author="XuanWen Chen" w:date="2019-01-02T06:46:00Z"/>
        </w:trPr>
        <w:tc>
          <w:tcPr>
            <w:tcW w:w="1384" w:type="dxa"/>
          </w:tcPr>
          <w:p w14:paraId="51F5BA8E" w14:textId="77777777" w:rsidR="009153B4" w:rsidRDefault="009153B4" w:rsidP="00351BD1">
            <w:pPr>
              <w:rPr>
                <w:ins w:id="14411" w:author="XuanWen Chen" w:date="2019-01-02T06:46:00Z"/>
              </w:rPr>
            </w:pPr>
            <w:ins w:id="14412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138" w:type="dxa"/>
            <w:gridSpan w:val="3"/>
          </w:tcPr>
          <w:p w14:paraId="5B02BC44" w14:textId="77777777" w:rsidR="009153B4" w:rsidRPr="00296214" w:rsidRDefault="009153B4" w:rsidP="00351BD1">
            <w:pPr>
              <w:jc w:val="left"/>
              <w:rPr>
                <w:ins w:id="14413" w:author="XuanWen Chen" w:date="2019-01-02T06:46:00Z"/>
                <w:rFonts w:hAnsi="宋体"/>
              </w:rPr>
            </w:pPr>
            <w:ins w:id="14414" w:author="XuanWen Chen" w:date="2019-01-02T06:46:00Z">
              <w:r>
                <w:rPr>
                  <w:rFonts w:hAnsi="宋体" w:hint="eastAsia"/>
                </w:rPr>
                <w:t>用户申请扮演角色的申请发出。</w:t>
              </w:r>
            </w:ins>
          </w:p>
        </w:tc>
      </w:tr>
      <w:tr w:rsidR="009153B4" w:rsidRPr="00237CE5" w14:paraId="1010B01F" w14:textId="77777777" w:rsidTr="00351BD1">
        <w:trPr>
          <w:ins w:id="14415" w:author="XuanWen Chen" w:date="2019-01-02T06:46:00Z"/>
        </w:trPr>
        <w:tc>
          <w:tcPr>
            <w:tcW w:w="1384" w:type="dxa"/>
          </w:tcPr>
          <w:p w14:paraId="1D32B58E" w14:textId="77777777" w:rsidR="009153B4" w:rsidRDefault="009153B4" w:rsidP="00351BD1">
            <w:pPr>
              <w:rPr>
                <w:ins w:id="14416" w:author="XuanWen Chen" w:date="2019-01-02T06:46:00Z"/>
              </w:rPr>
            </w:pPr>
            <w:ins w:id="14417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138" w:type="dxa"/>
            <w:gridSpan w:val="3"/>
          </w:tcPr>
          <w:p w14:paraId="3D6BDCA8" w14:textId="77777777" w:rsidR="009153B4" w:rsidRPr="00237CE5" w:rsidRDefault="009153B4" w:rsidP="00351BD1">
            <w:pPr>
              <w:jc w:val="left"/>
              <w:rPr>
                <w:ins w:id="14418" w:author="XuanWen Chen" w:date="2019-01-02T06:46:00Z"/>
                <w:rFonts w:hAnsi="宋体"/>
              </w:rPr>
            </w:pPr>
            <w:ins w:id="14419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RE-1: </w:t>
              </w:r>
              <w:r>
                <w:rPr>
                  <w:rFonts w:hint="eastAsia"/>
                </w:rPr>
                <w:t>用户为项目发起人。</w:t>
              </w:r>
            </w:ins>
          </w:p>
          <w:p w14:paraId="6DFCEB3A" w14:textId="77777777" w:rsidR="009153B4" w:rsidRDefault="009153B4" w:rsidP="00351BD1">
            <w:pPr>
              <w:jc w:val="left"/>
              <w:rPr>
                <w:ins w:id="14420" w:author="XuanWen Chen" w:date="2019-01-02T06:46:00Z"/>
              </w:rPr>
            </w:pPr>
            <w:ins w:id="14421" w:author="XuanWen Chen" w:date="2019-01-02T06:46:00Z">
              <w:r>
                <w:rPr>
                  <w:rFonts w:hint="eastAsia"/>
                </w:rPr>
                <w:t>P</w:t>
              </w:r>
              <w:r>
                <w:t xml:space="preserve">RE-2: </w:t>
              </w:r>
              <w:r>
                <w:rPr>
                  <w:rFonts w:hint="eastAsia"/>
                </w:rPr>
                <w:t>该项目状态未开始</w:t>
              </w:r>
            </w:ins>
          </w:p>
          <w:p w14:paraId="1AD8F3E1" w14:textId="77777777" w:rsidR="009153B4" w:rsidRPr="00237CE5" w:rsidRDefault="009153B4" w:rsidP="00351BD1">
            <w:pPr>
              <w:jc w:val="left"/>
              <w:rPr>
                <w:ins w:id="14422" w:author="XuanWen Chen" w:date="2019-01-02T06:46:00Z"/>
                <w:rFonts w:hAnsi="宋体"/>
              </w:rPr>
            </w:pPr>
            <w:ins w:id="14423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RE</w:t>
              </w:r>
              <w:r>
                <w:rPr>
                  <w:rFonts w:hAnsi="宋体" w:hint="eastAsia"/>
                </w:rPr>
                <w:t>-3：申请扮演的角色未满员</w:t>
              </w:r>
            </w:ins>
          </w:p>
        </w:tc>
      </w:tr>
      <w:tr w:rsidR="009153B4" w:rsidRPr="00237CE5" w14:paraId="4CB7E912" w14:textId="77777777" w:rsidTr="00351BD1">
        <w:trPr>
          <w:ins w:id="14424" w:author="XuanWen Chen" w:date="2019-01-02T06:46:00Z"/>
        </w:trPr>
        <w:tc>
          <w:tcPr>
            <w:tcW w:w="1384" w:type="dxa"/>
          </w:tcPr>
          <w:p w14:paraId="6B413D45" w14:textId="77777777" w:rsidR="009153B4" w:rsidRDefault="009153B4" w:rsidP="00351BD1">
            <w:pPr>
              <w:rPr>
                <w:ins w:id="14425" w:author="XuanWen Chen" w:date="2019-01-02T06:46:00Z"/>
              </w:rPr>
            </w:pPr>
            <w:ins w:id="14426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138" w:type="dxa"/>
            <w:gridSpan w:val="3"/>
          </w:tcPr>
          <w:p w14:paraId="40D8801E" w14:textId="77777777" w:rsidR="009153B4" w:rsidRPr="00237CE5" w:rsidRDefault="009153B4" w:rsidP="00351BD1">
            <w:pPr>
              <w:jc w:val="left"/>
              <w:rPr>
                <w:ins w:id="14427" w:author="XuanWen Chen" w:date="2019-01-02T06:46:00Z"/>
                <w:rFonts w:hAnsi="宋体"/>
              </w:rPr>
            </w:pPr>
            <w:ins w:id="14428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OST-</w:t>
              </w:r>
              <w:r>
                <w:rPr>
                  <w:rFonts w:hAnsi="宋体" w:hint="eastAsia"/>
                </w:rPr>
                <w:t>1</w:t>
              </w:r>
              <w:r>
                <w:rPr>
                  <w:rFonts w:hAnsi="宋体"/>
                </w:rPr>
                <w:t xml:space="preserve">: </w:t>
              </w:r>
              <w:r>
                <w:rPr>
                  <w:rFonts w:hAnsi="宋体" w:hint="eastAsia"/>
                </w:rPr>
                <w:t>向申请人发送拒绝更改的站内信</w:t>
              </w:r>
            </w:ins>
          </w:p>
        </w:tc>
      </w:tr>
      <w:tr w:rsidR="009153B4" w:rsidRPr="00237CE5" w14:paraId="45DB6B7F" w14:textId="77777777" w:rsidTr="00351BD1">
        <w:trPr>
          <w:ins w:id="14429" w:author="XuanWen Chen" w:date="2019-01-02T06:46:00Z"/>
        </w:trPr>
        <w:tc>
          <w:tcPr>
            <w:tcW w:w="1384" w:type="dxa"/>
          </w:tcPr>
          <w:p w14:paraId="46754024" w14:textId="77777777" w:rsidR="009153B4" w:rsidRPr="008035F1" w:rsidRDefault="009153B4" w:rsidP="00351BD1">
            <w:pPr>
              <w:rPr>
                <w:ins w:id="14430" w:author="XuanWen Chen" w:date="2019-01-02T06:46:00Z"/>
                <w:rFonts w:hAnsi="宋体"/>
              </w:rPr>
            </w:pPr>
            <w:ins w:id="14431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1B2A6E6F" w14:textId="77777777" w:rsidR="009153B4" w:rsidDel="00FC27BC" w:rsidRDefault="009153B4" w:rsidP="00351BD1">
            <w:pPr>
              <w:jc w:val="left"/>
              <w:rPr>
                <w:ins w:id="14432" w:author="XuanWen Chen" w:date="2019-01-02T06:46:00Z"/>
              </w:rPr>
            </w:pPr>
            <w:ins w:id="14433" w:author="XuanWen Chen" w:date="2019-01-02T06:46:00Z">
              <w:r>
                <w:rPr>
                  <w:rFonts w:hint="eastAsia"/>
                </w:rPr>
                <w:t>其他人的申请</w:t>
              </w:r>
            </w:ins>
          </w:p>
        </w:tc>
      </w:tr>
      <w:tr w:rsidR="009153B4" w:rsidRPr="00237CE5" w14:paraId="0FBD6461" w14:textId="77777777" w:rsidTr="00351BD1">
        <w:trPr>
          <w:ins w:id="14434" w:author="XuanWen Chen" w:date="2019-01-02T06:46:00Z"/>
        </w:trPr>
        <w:tc>
          <w:tcPr>
            <w:tcW w:w="1384" w:type="dxa"/>
          </w:tcPr>
          <w:p w14:paraId="0DB7B271" w14:textId="77777777" w:rsidR="009153B4" w:rsidRPr="008035F1" w:rsidRDefault="009153B4" w:rsidP="00351BD1">
            <w:pPr>
              <w:rPr>
                <w:ins w:id="14435" w:author="XuanWen Chen" w:date="2019-01-02T06:46:00Z"/>
                <w:rFonts w:hAnsi="宋体"/>
              </w:rPr>
            </w:pPr>
            <w:ins w:id="14436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5B456194" w14:textId="77777777" w:rsidR="009153B4" w:rsidDel="00FC27BC" w:rsidRDefault="009153B4" w:rsidP="00351BD1">
            <w:pPr>
              <w:jc w:val="left"/>
              <w:rPr>
                <w:ins w:id="14437" w:author="XuanWen Chen" w:date="2019-01-02T06:46:00Z"/>
              </w:rPr>
            </w:pPr>
            <w:ins w:id="14438" w:author="XuanWen Chen" w:date="2019-01-02T06:46:00Z">
              <w:r>
                <w:rPr>
                  <w:rFonts w:hint="eastAsia"/>
                </w:rPr>
                <w:t>发送拒绝信息</w:t>
              </w:r>
            </w:ins>
          </w:p>
        </w:tc>
      </w:tr>
      <w:tr w:rsidR="009153B4" w:rsidRPr="00296214" w14:paraId="41F586B9" w14:textId="77777777" w:rsidTr="00351BD1">
        <w:trPr>
          <w:ins w:id="14439" w:author="XuanWen Chen" w:date="2019-01-02T06:46:00Z"/>
        </w:trPr>
        <w:tc>
          <w:tcPr>
            <w:tcW w:w="1384" w:type="dxa"/>
          </w:tcPr>
          <w:p w14:paraId="6FC08925" w14:textId="77777777" w:rsidR="009153B4" w:rsidRDefault="009153B4" w:rsidP="00351BD1">
            <w:pPr>
              <w:rPr>
                <w:ins w:id="14440" w:author="XuanWen Chen" w:date="2019-01-02T06:46:00Z"/>
              </w:rPr>
            </w:pPr>
            <w:ins w:id="14441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138" w:type="dxa"/>
            <w:gridSpan w:val="3"/>
          </w:tcPr>
          <w:p w14:paraId="485A3B37" w14:textId="77777777" w:rsidR="009153B4" w:rsidRPr="00734BA0" w:rsidRDefault="009153B4" w:rsidP="00351BD1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ins w:id="14442" w:author="XuanWen Chen" w:date="2019-01-02T06:46:00Z"/>
                <w:rFonts w:hAnsi="宋体"/>
              </w:rPr>
            </w:pPr>
            <w:ins w:id="14443" w:author="XuanWen Chen" w:date="2019-01-02T06:46:00Z">
              <w:r w:rsidRPr="00734BA0">
                <w:rPr>
                  <w:rFonts w:hAnsi="宋体" w:hint="eastAsia"/>
                </w:rPr>
                <w:t>打开我的项目的团队管理</w:t>
              </w:r>
            </w:ins>
          </w:p>
          <w:p w14:paraId="489E80AD" w14:textId="77777777" w:rsidR="009153B4" w:rsidRDefault="009153B4" w:rsidP="00351BD1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ins w:id="14444" w:author="XuanWen Chen" w:date="2019-01-02T06:46:00Z"/>
                <w:rFonts w:hAnsi="宋体"/>
              </w:rPr>
            </w:pPr>
            <w:ins w:id="14445" w:author="XuanWen Chen" w:date="2019-01-02T06:46:00Z">
              <w:r w:rsidRPr="00734BA0">
                <w:rPr>
                  <w:rFonts w:hAnsi="宋体" w:hint="eastAsia"/>
                </w:rPr>
                <w:t>点击角色扮演申请通知</w:t>
              </w:r>
            </w:ins>
          </w:p>
          <w:p w14:paraId="03BB4292" w14:textId="77777777" w:rsidR="009153B4" w:rsidRPr="0048174B" w:rsidRDefault="009153B4" w:rsidP="00351BD1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ins w:id="14446" w:author="XuanWen Chen" w:date="2019-01-02T06:46:00Z"/>
                <w:rFonts w:hAnsi="宋体"/>
              </w:rPr>
            </w:pPr>
            <w:ins w:id="14447" w:author="XuanWen Chen" w:date="2019-01-02T06:46:00Z">
              <w:r w:rsidRPr="00734BA0">
                <w:rPr>
                  <w:rFonts w:hAnsi="宋体" w:hint="eastAsia"/>
                </w:rPr>
                <w:t>点击拒绝</w:t>
              </w:r>
            </w:ins>
          </w:p>
        </w:tc>
      </w:tr>
      <w:tr w:rsidR="009153B4" w:rsidRPr="00296214" w14:paraId="3DF8C339" w14:textId="77777777" w:rsidTr="00351BD1">
        <w:trPr>
          <w:ins w:id="14448" w:author="XuanWen Chen" w:date="2019-01-02T06:46:00Z"/>
        </w:trPr>
        <w:tc>
          <w:tcPr>
            <w:tcW w:w="1384" w:type="dxa"/>
          </w:tcPr>
          <w:p w14:paraId="033E3D14" w14:textId="77777777" w:rsidR="009153B4" w:rsidRPr="008035F1" w:rsidRDefault="009153B4" w:rsidP="00351BD1">
            <w:pPr>
              <w:rPr>
                <w:ins w:id="14449" w:author="XuanWen Chen" w:date="2019-01-02T06:46:00Z"/>
                <w:rFonts w:hAnsi="宋体"/>
              </w:rPr>
            </w:pPr>
            <w:ins w:id="14450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138" w:type="dxa"/>
            <w:gridSpan w:val="3"/>
          </w:tcPr>
          <w:p w14:paraId="05B9E1E4" w14:textId="77777777" w:rsidR="009153B4" w:rsidRPr="00734BA0" w:rsidRDefault="009153B4" w:rsidP="00351BD1">
            <w:pPr>
              <w:pStyle w:val="a9"/>
              <w:numPr>
                <w:ilvl w:val="0"/>
                <w:numId w:val="161"/>
              </w:numPr>
              <w:ind w:firstLineChars="0"/>
              <w:jc w:val="left"/>
              <w:rPr>
                <w:ins w:id="14451" w:author="XuanWen Chen" w:date="2019-01-02T06:46:00Z"/>
                <w:rFonts w:hAnsi="宋体"/>
              </w:rPr>
            </w:pPr>
            <w:ins w:id="14452" w:author="XuanWen Chen" w:date="2019-01-02T06:46:00Z">
              <w:r w:rsidRPr="00734BA0">
                <w:rPr>
                  <w:rFonts w:hAnsi="宋体" w:hint="eastAsia"/>
                </w:rPr>
                <w:t>打开我的通知</w:t>
              </w:r>
            </w:ins>
          </w:p>
          <w:p w14:paraId="471B8F18" w14:textId="77777777" w:rsidR="009153B4" w:rsidRPr="00734BA0" w:rsidRDefault="009153B4" w:rsidP="00351BD1">
            <w:pPr>
              <w:pStyle w:val="a9"/>
              <w:numPr>
                <w:ilvl w:val="0"/>
                <w:numId w:val="161"/>
              </w:numPr>
              <w:ind w:firstLineChars="0"/>
              <w:jc w:val="left"/>
              <w:rPr>
                <w:ins w:id="14453" w:author="XuanWen Chen" w:date="2019-01-02T06:46:00Z"/>
                <w:rFonts w:hAnsi="宋体"/>
              </w:rPr>
            </w:pPr>
            <w:ins w:id="14454" w:author="XuanWen Chen" w:date="2019-01-02T06:46:00Z">
              <w:r w:rsidRPr="00734BA0">
                <w:rPr>
                  <w:rFonts w:hAnsi="宋体" w:hint="eastAsia"/>
                </w:rPr>
                <w:t>点击角色扮演申请通知</w:t>
              </w:r>
            </w:ins>
          </w:p>
          <w:p w14:paraId="074D5D16" w14:textId="77777777" w:rsidR="009153B4" w:rsidRPr="00734BA0" w:rsidRDefault="009153B4" w:rsidP="00351BD1">
            <w:pPr>
              <w:pStyle w:val="a9"/>
              <w:numPr>
                <w:ilvl w:val="0"/>
                <w:numId w:val="161"/>
              </w:numPr>
              <w:ind w:firstLineChars="0"/>
              <w:jc w:val="left"/>
              <w:rPr>
                <w:ins w:id="14455" w:author="XuanWen Chen" w:date="2019-01-02T06:46:00Z"/>
                <w:rFonts w:hAnsi="宋体"/>
              </w:rPr>
            </w:pPr>
            <w:ins w:id="14456" w:author="XuanWen Chen" w:date="2019-01-02T06:46:00Z">
              <w:r w:rsidRPr="00734BA0">
                <w:rPr>
                  <w:rFonts w:hAnsi="宋体" w:hint="eastAsia"/>
                </w:rPr>
                <w:t>点击拒绝</w:t>
              </w:r>
            </w:ins>
          </w:p>
        </w:tc>
      </w:tr>
      <w:tr w:rsidR="009153B4" w:rsidRPr="00296214" w14:paraId="5CB0F7C0" w14:textId="77777777" w:rsidTr="00351BD1">
        <w:trPr>
          <w:ins w:id="14457" w:author="XuanWen Chen" w:date="2019-01-02T06:46:00Z"/>
        </w:trPr>
        <w:tc>
          <w:tcPr>
            <w:tcW w:w="1384" w:type="dxa"/>
          </w:tcPr>
          <w:p w14:paraId="0B663E52" w14:textId="77777777" w:rsidR="009153B4" w:rsidRPr="008035F1" w:rsidRDefault="009153B4" w:rsidP="00351BD1">
            <w:pPr>
              <w:rPr>
                <w:ins w:id="14458" w:author="XuanWen Chen" w:date="2019-01-02T06:46:00Z"/>
                <w:rFonts w:hAnsi="宋体"/>
              </w:rPr>
            </w:pPr>
            <w:ins w:id="14459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138" w:type="dxa"/>
            <w:gridSpan w:val="3"/>
          </w:tcPr>
          <w:p w14:paraId="6C7196BE" w14:textId="77777777" w:rsidR="009153B4" w:rsidRPr="00296214" w:rsidRDefault="009153B4" w:rsidP="00351BD1">
            <w:pPr>
              <w:jc w:val="left"/>
              <w:rPr>
                <w:ins w:id="14460" w:author="XuanWen Chen" w:date="2019-01-02T06:46:00Z"/>
                <w:rFonts w:hAnsi="宋体"/>
              </w:rPr>
            </w:pPr>
          </w:p>
        </w:tc>
      </w:tr>
      <w:tr w:rsidR="009153B4" w:rsidRPr="00296214" w14:paraId="573864EF" w14:textId="77777777" w:rsidTr="00351BD1">
        <w:trPr>
          <w:ins w:id="14461" w:author="XuanWen Chen" w:date="2019-01-02T06:46:00Z"/>
        </w:trPr>
        <w:tc>
          <w:tcPr>
            <w:tcW w:w="1384" w:type="dxa"/>
          </w:tcPr>
          <w:p w14:paraId="0C1D5CFD" w14:textId="77777777" w:rsidR="009153B4" w:rsidRPr="008035F1" w:rsidRDefault="009153B4" w:rsidP="00351BD1">
            <w:pPr>
              <w:rPr>
                <w:ins w:id="14462" w:author="XuanWen Chen" w:date="2019-01-02T06:46:00Z"/>
                <w:rFonts w:hAnsi="宋体"/>
              </w:rPr>
            </w:pPr>
            <w:ins w:id="14463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138" w:type="dxa"/>
            <w:gridSpan w:val="3"/>
          </w:tcPr>
          <w:p w14:paraId="5D852063" w14:textId="77777777" w:rsidR="009153B4" w:rsidRPr="00296214" w:rsidRDefault="009153B4" w:rsidP="00351BD1">
            <w:pPr>
              <w:jc w:val="left"/>
              <w:rPr>
                <w:ins w:id="14464" w:author="XuanWen Chen" w:date="2019-01-02T06:46:00Z"/>
                <w:rFonts w:hAnsi="宋体"/>
              </w:rPr>
            </w:pPr>
            <w:ins w:id="14465" w:author="XuanWen Chen" w:date="2019-01-02T06:46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9153B4" w:rsidRPr="00296214" w14:paraId="197A13CE" w14:textId="77777777" w:rsidTr="00351BD1">
        <w:trPr>
          <w:ins w:id="14466" w:author="XuanWen Chen" w:date="2019-01-02T06:46:00Z"/>
        </w:trPr>
        <w:tc>
          <w:tcPr>
            <w:tcW w:w="1384" w:type="dxa"/>
          </w:tcPr>
          <w:p w14:paraId="2984FF0A" w14:textId="77777777" w:rsidR="009153B4" w:rsidRPr="008035F1" w:rsidRDefault="009153B4" w:rsidP="00351BD1">
            <w:pPr>
              <w:rPr>
                <w:ins w:id="14467" w:author="XuanWen Chen" w:date="2019-01-02T06:46:00Z"/>
                <w:rFonts w:hAnsi="宋体"/>
              </w:rPr>
            </w:pPr>
            <w:ins w:id="14468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138" w:type="dxa"/>
            <w:gridSpan w:val="3"/>
          </w:tcPr>
          <w:p w14:paraId="6E38F0C8" w14:textId="77777777" w:rsidR="009153B4" w:rsidRPr="00296214" w:rsidRDefault="009153B4" w:rsidP="00351BD1">
            <w:pPr>
              <w:jc w:val="left"/>
              <w:rPr>
                <w:ins w:id="14469" w:author="XuanWen Chen" w:date="2019-01-02T06:46:00Z"/>
                <w:rFonts w:hAnsi="宋体"/>
              </w:rPr>
            </w:pPr>
            <w:ins w:id="14470" w:author="XuanWen Chen" w:date="2019-01-02T06:46:00Z">
              <w:r>
                <w:rPr>
                  <w:rFonts w:hAnsi="宋体" w:hint="eastAsia"/>
                </w:rPr>
                <w:t>每天800次</w:t>
              </w:r>
            </w:ins>
          </w:p>
        </w:tc>
      </w:tr>
      <w:tr w:rsidR="009153B4" w:rsidRPr="00296214" w14:paraId="0098B2DB" w14:textId="77777777" w:rsidTr="00351BD1">
        <w:trPr>
          <w:ins w:id="14471" w:author="XuanWen Chen" w:date="2019-01-02T06:46:00Z"/>
        </w:trPr>
        <w:tc>
          <w:tcPr>
            <w:tcW w:w="1384" w:type="dxa"/>
          </w:tcPr>
          <w:p w14:paraId="7B569615" w14:textId="77777777" w:rsidR="009153B4" w:rsidRPr="008035F1" w:rsidRDefault="009153B4" w:rsidP="00351BD1">
            <w:pPr>
              <w:rPr>
                <w:ins w:id="14472" w:author="XuanWen Chen" w:date="2019-01-02T06:46:00Z"/>
                <w:rFonts w:hAnsi="宋体"/>
              </w:rPr>
            </w:pPr>
            <w:ins w:id="14473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138" w:type="dxa"/>
            <w:gridSpan w:val="3"/>
          </w:tcPr>
          <w:p w14:paraId="43C89213" w14:textId="77777777" w:rsidR="009153B4" w:rsidRPr="00296214" w:rsidRDefault="009153B4" w:rsidP="00351BD1">
            <w:pPr>
              <w:jc w:val="left"/>
              <w:rPr>
                <w:ins w:id="14474" w:author="XuanWen Chen" w:date="2019-01-02T06:46:00Z"/>
                <w:rFonts w:hAnsi="宋体"/>
              </w:rPr>
            </w:pPr>
          </w:p>
        </w:tc>
      </w:tr>
      <w:tr w:rsidR="009153B4" w:rsidRPr="00296214" w14:paraId="71DE0C28" w14:textId="77777777" w:rsidTr="00351BD1">
        <w:trPr>
          <w:ins w:id="14475" w:author="XuanWen Chen" w:date="2019-01-02T06:46:00Z"/>
        </w:trPr>
        <w:tc>
          <w:tcPr>
            <w:tcW w:w="1384" w:type="dxa"/>
          </w:tcPr>
          <w:p w14:paraId="7D1227C3" w14:textId="77777777" w:rsidR="009153B4" w:rsidRPr="008035F1" w:rsidRDefault="009153B4" w:rsidP="00351BD1">
            <w:pPr>
              <w:rPr>
                <w:ins w:id="14476" w:author="XuanWen Chen" w:date="2019-01-02T06:46:00Z"/>
                <w:rFonts w:hAnsi="宋体"/>
              </w:rPr>
            </w:pPr>
            <w:ins w:id="14477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138" w:type="dxa"/>
            <w:gridSpan w:val="3"/>
          </w:tcPr>
          <w:p w14:paraId="3C8C6A7D" w14:textId="77777777" w:rsidR="009153B4" w:rsidRPr="00296214" w:rsidRDefault="009153B4" w:rsidP="00351BD1">
            <w:pPr>
              <w:jc w:val="left"/>
              <w:rPr>
                <w:ins w:id="14478" w:author="XuanWen Chen" w:date="2019-01-02T06:46:00Z"/>
                <w:rFonts w:hAnsi="宋体"/>
              </w:rPr>
            </w:pPr>
            <w:ins w:id="14479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14:paraId="535511A8" w14:textId="77777777" w:rsidTr="00351BD1">
        <w:trPr>
          <w:ins w:id="14480" w:author="XuanWen Chen" w:date="2019-01-02T06:46:00Z"/>
        </w:trPr>
        <w:tc>
          <w:tcPr>
            <w:tcW w:w="1384" w:type="dxa"/>
          </w:tcPr>
          <w:p w14:paraId="6E85570F" w14:textId="77777777" w:rsidR="009153B4" w:rsidRDefault="009153B4" w:rsidP="00351BD1">
            <w:pPr>
              <w:rPr>
                <w:ins w:id="14481" w:author="XuanWen Chen" w:date="2019-01-02T06:46:00Z"/>
              </w:rPr>
            </w:pPr>
            <w:ins w:id="14482" w:author="XuanWen Chen" w:date="2019-01-02T06:46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7138" w:type="dxa"/>
            <w:gridSpan w:val="3"/>
          </w:tcPr>
          <w:p w14:paraId="0C69D676" w14:textId="77777777" w:rsidR="009153B4" w:rsidRDefault="009153B4" w:rsidP="00351BD1">
            <w:pPr>
              <w:rPr>
                <w:ins w:id="14483" w:author="XuanWen Chen" w:date="2019-01-02T06:46:00Z"/>
              </w:rPr>
            </w:pPr>
            <w:ins w:id="14484" w:author="XuanWen Chen" w:date="2019-01-02T06:46:00Z">
              <w:r>
                <w:rPr>
                  <w:rFonts w:hint="eastAsia"/>
                </w:rPr>
                <w:t>每天有1</w:t>
              </w:r>
              <w:r>
                <w:t>000</w:t>
              </w:r>
              <w:r>
                <w:rPr>
                  <w:rFonts w:hint="eastAsia"/>
                </w:rPr>
                <w:t>个用户发出申请，拒绝8</w:t>
              </w:r>
              <w:r>
                <w:t>00</w:t>
              </w:r>
              <w:r>
                <w:rPr>
                  <w:rFonts w:hint="eastAsia"/>
                </w:rPr>
                <w:t>次</w:t>
              </w:r>
            </w:ins>
          </w:p>
        </w:tc>
      </w:tr>
    </w:tbl>
    <w:p w14:paraId="01933AFE" w14:textId="77777777" w:rsidR="009153B4" w:rsidRDefault="009153B4" w:rsidP="009153B4">
      <w:pPr>
        <w:pStyle w:val="4"/>
        <w:rPr>
          <w:ins w:id="14485" w:author="XuanWen Chen" w:date="2019-01-02T06:46:00Z"/>
        </w:rPr>
      </w:pPr>
      <w:ins w:id="14486" w:author="XuanWen Chen" w:date="2019-01-02T06:46:00Z">
        <w:r>
          <w:rPr>
            <w:rFonts w:hint="eastAsia"/>
          </w:rPr>
          <w:lastRenderedPageBreak/>
          <w:t>申请扮演角色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9153B4" w:rsidRPr="008035F1" w14:paraId="4CB245B8" w14:textId="77777777" w:rsidTr="00351BD1">
        <w:trPr>
          <w:ins w:id="14487" w:author="XuanWen Chen" w:date="2019-01-02T06:46:00Z"/>
        </w:trPr>
        <w:tc>
          <w:tcPr>
            <w:tcW w:w="1656" w:type="dxa"/>
          </w:tcPr>
          <w:p w14:paraId="084AD767" w14:textId="77777777" w:rsidR="009153B4" w:rsidRDefault="009153B4" w:rsidP="00351BD1">
            <w:pPr>
              <w:rPr>
                <w:ins w:id="14488" w:author="XuanWen Chen" w:date="2019-01-02T06:46:00Z"/>
              </w:rPr>
            </w:pPr>
            <w:ins w:id="14489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</w:tcPr>
          <w:p w14:paraId="3A363594" w14:textId="77777777" w:rsidR="009153B4" w:rsidRPr="008035F1" w:rsidRDefault="009153B4" w:rsidP="00351BD1">
            <w:pPr>
              <w:jc w:val="left"/>
              <w:rPr>
                <w:ins w:id="14490" w:author="XuanWen Chen" w:date="2019-01-02T06:46:00Z"/>
                <w:rFonts w:hAnsi="宋体"/>
                <w:b/>
              </w:rPr>
            </w:pPr>
            <w:ins w:id="14491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 w:hint="eastAsia"/>
                  <w:b/>
                </w:rPr>
                <w:t>5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申请扮演角色</w:t>
              </w:r>
            </w:ins>
          </w:p>
        </w:tc>
      </w:tr>
      <w:tr w:rsidR="009153B4" w:rsidRPr="008035F1" w14:paraId="0E4AC62E" w14:textId="77777777" w:rsidTr="00351BD1">
        <w:trPr>
          <w:ins w:id="14492" w:author="XuanWen Chen" w:date="2019-01-02T06:46:00Z"/>
        </w:trPr>
        <w:tc>
          <w:tcPr>
            <w:tcW w:w="1656" w:type="dxa"/>
          </w:tcPr>
          <w:p w14:paraId="6E2988FF" w14:textId="77777777" w:rsidR="009153B4" w:rsidRDefault="009153B4" w:rsidP="00351BD1">
            <w:pPr>
              <w:rPr>
                <w:ins w:id="14493" w:author="XuanWen Chen" w:date="2019-01-02T06:46:00Z"/>
              </w:rPr>
            </w:pPr>
            <w:ins w:id="14494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</w:tcPr>
          <w:p w14:paraId="4A7980B8" w14:textId="77777777" w:rsidR="009153B4" w:rsidRPr="008035F1" w:rsidRDefault="009153B4" w:rsidP="00351BD1">
            <w:pPr>
              <w:jc w:val="left"/>
              <w:rPr>
                <w:ins w:id="14495" w:author="XuanWen Chen" w:date="2019-01-02T06:46:00Z"/>
                <w:rFonts w:hAnsi="宋体"/>
              </w:rPr>
            </w:pPr>
            <w:proofErr w:type="gramStart"/>
            <w:ins w:id="14496" w:author="XuanWen Chen" w:date="2019-01-02T06:46:00Z">
              <w:r>
                <w:rPr>
                  <w:rFonts w:hAnsi="宋体" w:hint="eastAsia"/>
                </w:rPr>
                <w:t>张威杰</w:t>
              </w:r>
              <w:proofErr w:type="gramEnd"/>
            </w:ins>
          </w:p>
        </w:tc>
        <w:tc>
          <w:tcPr>
            <w:tcW w:w="1645" w:type="dxa"/>
          </w:tcPr>
          <w:p w14:paraId="324BE3D8" w14:textId="77777777" w:rsidR="009153B4" w:rsidRPr="008035F1" w:rsidRDefault="009153B4" w:rsidP="00351BD1">
            <w:pPr>
              <w:jc w:val="left"/>
              <w:rPr>
                <w:ins w:id="14497" w:author="XuanWen Chen" w:date="2019-01-02T06:46:00Z"/>
                <w:rFonts w:hAnsi="宋体"/>
              </w:rPr>
            </w:pPr>
            <w:ins w:id="14498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</w:tcPr>
          <w:p w14:paraId="24709682" w14:textId="77777777" w:rsidR="009153B4" w:rsidRPr="008035F1" w:rsidRDefault="009153B4" w:rsidP="00351BD1">
            <w:pPr>
              <w:jc w:val="left"/>
              <w:rPr>
                <w:ins w:id="14499" w:author="XuanWen Chen" w:date="2019-01-02T06:46:00Z"/>
                <w:rFonts w:hAnsi="宋体"/>
              </w:rPr>
            </w:pPr>
            <w:ins w:id="14500" w:author="XuanWen Chen" w:date="2019-01-02T06:46:00Z">
              <w:r>
                <w:rPr>
                  <w:rFonts w:hAnsi="宋体" w:hint="eastAsia"/>
                </w:rPr>
                <w:t>2</w:t>
              </w:r>
              <w:r>
                <w:rPr>
                  <w:rFonts w:hAnsi="宋体"/>
                </w:rPr>
                <w:t>018</w:t>
              </w:r>
              <w:r>
                <w:rPr>
                  <w:rFonts w:hAnsi="宋体" w:hint="eastAsia"/>
                </w:rPr>
                <w:t>年1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月6日星期四</w:t>
              </w:r>
            </w:ins>
          </w:p>
        </w:tc>
      </w:tr>
      <w:tr w:rsidR="009153B4" w:rsidRPr="008035F1" w14:paraId="2D7AE3D6" w14:textId="77777777" w:rsidTr="00351BD1">
        <w:trPr>
          <w:ins w:id="14501" w:author="XuanWen Chen" w:date="2019-01-02T06:46:00Z"/>
        </w:trPr>
        <w:tc>
          <w:tcPr>
            <w:tcW w:w="1656" w:type="dxa"/>
          </w:tcPr>
          <w:p w14:paraId="65A19B17" w14:textId="77777777" w:rsidR="009153B4" w:rsidRDefault="009153B4" w:rsidP="00351BD1">
            <w:pPr>
              <w:rPr>
                <w:ins w:id="14502" w:author="XuanWen Chen" w:date="2019-01-02T06:46:00Z"/>
              </w:rPr>
            </w:pPr>
            <w:ins w:id="14503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</w:tcPr>
          <w:p w14:paraId="03C7AD08" w14:textId="0221FBC0" w:rsidR="009153B4" w:rsidRPr="008035F1" w:rsidRDefault="003D0319" w:rsidP="00351BD1">
            <w:pPr>
              <w:jc w:val="left"/>
              <w:rPr>
                <w:ins w:id="14504" w:author="XuanWen Chen" w:date="2019-01-02T06:46:00Z"/>
                <w:rFonts w:hAnsi="宋体"/>
              </w:rPr>
            </w:pPr>
            <w:ins w:id="14505" w:author="XuanWen Chen" w:date="2019-01-02T08:22:00Z">
              <w:r>
                <w:rPr>
                  <w:rFonts w:hAnsi="宋体" w:hint="eastAsia"/>
                </w:rPr>
                <w:t>PM</w:t>
              </w:r>
            </w:ins>
            <w:ins w:id="14506" w:author="XuanWen Chen" w:date="2019-01-02T11:20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1645" w:type="dxa"/>
          </w:tcPr>
          <w:p w14:paraId="1E45C00F" w14:textId="77777777" w:rsidR="009153B4" w:rsidRPr="008035F1" w:rsidRDefault="009153B4" w:rsidP="00351BD1">
            <w:pPr>
              <w:jc w:val="left"/>
              <w:rPr>
                <w:ins w:id="14507" w:author="XuanWen Chen" w:date="2019-01-02T06:46:00Z"/>
                <w:rFonts w:hAnsi="宋体"/>
              </w:rPr>
            </w:pPr>
            <w:ins w:id="14508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</w:tcPr>
          <w:p w14:paraId="74E5C31B" w14:textId="77777777" w:rsidR="009153B4" w:rsidRPr="008035F1" w:rsidRDefault="009153B4" w:rsidP="00351BD1">
            <w:pPr>
              <w:jc w:val="left"/>
              <w:rPr>
                <w:ins w:id="14509" w:author="XuanWen Chen" w:date="2019-01-02T06:46:00Z"/>
                <w:rFonts w:hAnsi="宋体"/>
              </w:rPr>
            </w:pPr>
            <w:ins w:id="14510" w:author="XuanWen Chen" w:date="2019-01-02T06:46:00Z">
              <w:r>
                <w:rPr>
                  <w:rFonts w:hAnsi="宋体" w:hint="eastAsia"/>
                </w:rPr>
                <w:t>案例数据库</w:t>
              </w:r>
            </w:ins>
          </w:p>
        </w:tc>
      </w:tr>
      <w:tr w:rsidR="009153B4" w:rsidRPr="00296214" w14:paraId="7B3B48AB" w14:textId="77777777" w:rsidTr="00351BD1">
        <w:trPr>
          <w:ins w:id="14511" w:author="XuanWen Chen" w:date="2019-01-02T06:46:00Z"/>
        </w:trPr>
        <w:tc>
          <w:tcPr>
            <w:tcW w:w="1656" w:type="dxa"/>
          </w:tcPr>
          <w:p w14:paraId="5E835A7D" w14:textId="77777777" w:rsidR="009153B4" w:rsidRDefault="009153B4" w:rsidP="00351BD1">
            <w:pPr>
              <w:rPr>
                <w:ins w:id="14512" w:author="XuanWen Chen" w:date="2019-01-02T06:46:00Z"/>
              </w:rPr>
            </w:pPr>
            <w:ins w:id="14513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</w:tcPr>
          <w:p w14:paraId="70334DC4" w14:textId="21880275" w:rsidR="009153B4" w:rsidRPr="00296214" w:rsidRDefault="003D0319" w:rsidP="00351BD1">
            <w:pPr>
              <w:jc w:val="left"/>
              <w:rPr>
                <w:ins w:id="14514" w:author="XuanWen Chen" w:date="2019-01-02T06:46:00Z"/>
                <w:rFonts w:hAnsi="宋体"/>
              </w:rPr>
            </w:pPr>
            <w:ins w:id="14515" w:author="XuanWen Chen" w:date="2019-01-02T08:22:00Z">
              <w:r>
                <w:rPr>
                  <w:rFonts w:hAnsi="宋体" w:hint="eastAsia"/>
                </w:rPr>
                <w:t>PM</w:t>
              </w:r>
            </w:ins>
            <w:ins w:id="14516" w:author="XuanWen Chen" w:date="2019-01-02T06:46:00Z">
              <w:r w:rsidR="009153B4">
                <w:rPr>
                  <w:rFonts w:hAnsi="宋体" w:hint="eastAsia"/>
                </w:rPr>
                <w:t>如果在项目中要扮演角色，则需要点击申请扮演角色，系统自动通过。</w:t>
              </w:r>
            </w:ins>
          </w:p>
        </w:tc>
      </w:tr>
      <w:tr w:rsidR="009153B4" w:rsidRPr="00296214" w14:paraId="12CEB4D1" w14:textId="77777777" w:rsidTr="00351BD1">
        <w:trPr>
          <w:ins w:id="14517" w:author="XuanWen Chen" w:date="2019-01-02T06:46:00Z"/>
        </w:trPr>
        <w:tc>
          <w:tcPr>
            <w:tcW w:w="1656" w:type="dxa"/>
          </w:tcPr>
          <w:p w14:paraId="2C5FBAB0" w14:textId="77777777" w:rsidR="009153B4" w:rsidRDefault="009153B4" w:rsidP="00351BD1">
            <w:pPr>
              <w:rPr>
                <w:ins w:id="14518" w:author="XuanWen Chen" w:date="2019-01-02T06:46:00Z"/>
              </w:rPr>
            </w:pPr>
            <w:ins w:id="14519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</w:tcPr>
          <w:p w14:paraId="6F89C16F" w14:textId="77777777" w:rsidR="009153B4" w:rsidRPr="00296214" w:rsidRDefault="009153B4" w:rsidP="00351BD1">
            <w:pPr>
              <w:jc w:val="left"/>
              <w:rPr>
                <w:ins w:id="14520" w:author="XuanWen Chen" w:date="2019-01-02T06:46:00Z"/>
                <w:rFonts w:hAnsi="宋体"/>
              </w:rPr>
            </w:pPr>
            <w:ins w:id="14521" w:author="XuanWen Chen" w:date="2019-01-02T06:46:00Z">
              <w:r>
                <w:rPr>
                  <w:rFonts w:hAnsi="宋体" w:hint="eastAsia"/>
                </w:rPr>
                <w:t>项目发起人需要在项目中扮演角色</w:t>
              </w:r>
            </w:ins>
          </w:p>
        </w:tc>
      </w:tr>
      <w:tr w:rsidR="009153B4" w:rsidRPr="00237CE5" w14:paraId="52B5AF25" w14:textId="77777777" w:rsidTr="00351BD1">
        <w:trPr>
          <w:ins w:id="14522" w:author="XuanWen Chen" w:date="2019-01-02T06:46:00Z"/>
        </w:trPr>
        <w:tc>
          <w:tcPr>
            <w:tcW w:w="1656" w:type="dxa"/>
          </w:tcPr>
          <w:p w14:paraId="1EFB6236" w14:textId="77777777" w:rsidR="009153B4" w:rsidRDefault="009153B4" w:rsidP="00351BD1">
            <w:pPr>
              <w:rPr>
                <w:ins w:id="14523" w:author="XuanWen Chen" w:date="2019-01-02T06:46:00Z"/>
              </w:rPr>
            </w:pPr>
            <w:ins w:id="14524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</w:tcPr>
          <w:p w14:paraId="2CF37282" w14:textId="77777777" w:rsidR="009153B4" w:rsidRDefault="009153B4" w:rsidP="00351BD1">
            <w:pPr>
              <w:jc w:val="left"/>
              <w:rPr>
                <w:ins w:id="14525" w:author="XuanWen Chen" w:date="2019-01-02T06:46:00Z"/>
              </w:rPr>
            </w:pPr>
            <w:ins w:id="14526" w:author="XuanWen Chen" w:date="2019-01-02T06:46:00Z">
              <w:r>
                <w:rPr>
                  <w:rFonts w:hint="eastAsia"/>
                </w:rPr>
                <w:t>P</w:t>
              </w:r>
              <w:r>
                <w:t>RE-</w:t>
              </w:r>
              <w:r>
                <w:rPr>
                  <w:rFonts w:hint="eastAsia"/>
                </w:rPr>
                <w:t>1</w:t>
              </w:r>
              <w:r>
                <w:t xml:space="preserve">: </w:t>
              </w:r>
              <w:r>
                <w:rPr>
                  <w:rFonts w:hint="eastAsia"/>
                </w:rPr>
                <w:t>该项目状态未开始</w:t>
              </w:r>
            </w:ins>
          </w:p>
          <w:p w14:paraId="127CA43F" w14:textId="77777777" w:rsidR="009153B4" w:rsidRPr="00237CE5" w:rsidRDefault="009153B4" w:rsidP="00351BD1">
            <w:pPr>
              <w:jc w:val="left"/>
              <w:rPr>
                <w:ins w:id="14527" w:author="XuanWen Chen" w:date="2019-01-02T06:46:00Z"/>
                <w:rFonts w:hAnsi="宋体"/>
              </w:rPr>
            </w:pPr>
            <w:ins w:id="14528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RE</w:t>
              </w:r>
              <w:r>
                <w:rPr>
                  <w:rFonts w:hAnsi="宋体" w:hint="eastAsia"/>
                </w:rPr>
                <w:t>-2：更改扮演的角色未满员</w:t>
              </w:r>
            </w:ins>
          </w:p>
        </w:tc>
      </w:tr>
      <w:tr w:rsidR="009153B4" w:rsidRPr="00237CE5" w14:paraId="26BEF47A" w14:textId="77777777" w:rsidTr="00351BD1">
        <w:trPr>
          <w:ins w:id="14529" w:author="XuanWen Chen" w:date="2019-01-02T06:46:00Z"/>
        </w:trPr>
        <w:tc>
          <w:tcPr>
            <w:tcW w:w="1656" w:type="dxa"/>
          </w:tcPr>
          <w:p w14:paraId="1F0D095E" w14:textId="77777777" w:rsidR="009153B4" w:rsidRDefault="009153B4" w:rsidP="00351BD1">
            <w:pPr>
              <w:rPr>
                <w:ins w:id="14530" w:author="XuanWen Chen" w:date="2019-01-02T06:46:00Z"/>
              </w:rPr>
            </w:pPr>
            <w:ins w:id="14531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</w:tcPr>
          <w:p w14:paraId="522D1657" w14:textId="77777777" w:rsidR="009153B4" w:rsidRPr="00237CE5" w:rsidRDefault="009153B4" w:rsidP="00351BD1">
            <w:pPr>
              <w:jc w:val="left"/>
              <w:rPr>
                <w:ins w:id="14532" w:author="XuanWen Chen" w:date="2019-01-02T06:46:00Z"/>
                <w:rFonts w:hAnsi="宋体"/>
              </w:rPr>
            </w:pPr>
            <w:ins w:id="14533" w:author="XuanWen Chen" w:date="2019-01-02T06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OST-</w:t>
              </w:r>
              <w:r>
                <w:rPr>
                  <w:rFonts w:hAnsi="宋体" w:hint="eastAsia"/>
                </w:rPr>
                <w:t>1</w:t>
              </w:r>
              <w:r>
                <w:rPr>
                  <w:rFonts w:hAnsi="宋体"/>
                </w:rPr>
                <w:t xml:space="preserve">: </w:t>
              </w:r>
              <w:r>
                <w:rPr>
                  <w:rFonts w:hAnsi="宋体" w:hint="eastAsia"/>
                </w:rPr>
                <w:t>向申请人发送角色重新分配的站内信</w:t>
              </w:r>
            </w:ins>
          </w:p>
        </w:tc>
      </w:tr>
      <w:tr w:rsidR="009153B4" w:rsidRPr="00237CE5" w14:paraId="26B64655" w14:textId="77777777" w:rsidTr="00351BD1">
        <w:trPr>
          <w:ins w:id="14534" w:author="XuanWen Chen" w:date="2019-01-02T06:46:00Z"/>
        </w:trPr>
        <w:tc>
          <w:tcPr>
            <w:tcW w:w="1656" w:type="dxa"/>
          </w:tcPr>
          <w:p w14:paraId="06B5C33E" w14:textId="77777777" w:rsidR="009153B4" w:rsidRPr="008035F1" w:rsidRDefault="009153B4" w:rsidP="00351BD1">
            <w:pPr>
              <w:rPr>
                <w:ins w:id="14535" w:author="XuanWen Chen" w:date="2019-01-02T06:46:00Z"/>
                <w:rFonts w:hAnsi="宋体"/>
              </w:rPr>
            </w:pPr>
            <w:ins w:id="14536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060FC99D" w14:textId="77777777" w:rsidR="009153B4" w:rsidDel="0035353B" w:rsidRDefault="009153B4" w:rsidP="00351BD1">
            <w:pPr>
              <w:jc w:val="left"/>
              <w:rPr>
                <w:ins w:id="14537" w:author="XuanWen Chen" w:date="2019-01-02T06:46:00Z"/>
              </w:rPr>
            </w:pPr>
            <w:ins w:id="14538" w:author="XuanWen Chen" w:date="2019-01-02T06:46:00Z">
              <w:r>
                <w:rPr>
                  <w:rFonts w:hint="eastAsia"/>
                </w:rPr>
                <w:t>要申请的角色</w:t>
              </w:r>
            </w:ins>
          </w:p>
        </w:tc>
      </w:tr>
      <w:tr w:rsidR="009153B4" w:rsidRPr="00237CE5" w14:paraId="2274539D" w14:textId="77777777" w:rsidTr="00351BD1">
        <w:trPr>
          <w:ins w:id="14539" w:author="XuanWen Chen" w:date="2019-01-02T06:46:00Z"/>
        </w:trPr>
        <w:tc>
          <w:tcPr>
            <w:tcW w:w="1656" w:type="dxa"/>
          </w:tcPr>
          <w:p w14:paraId="39B4EA7E" w14:textId="77777777" w:rsidR="009153B4" w:rsidRPr="008035F1" w:rsidRDefault="009153B4" w:rsidP="00351BD1">
            <w:pPr>
              <w:rPr>
                <w:ins w:id="14540" w:author="XuanWen Chen" w:date="2019-01-02T06:46:00Z"/>
                <w:rFonts w:hAnsi="宋体"/>
              </w:rPr>
            </w:pPr>
            <w:ins w:id="14541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6C94C5C7" w14:textId="77777777" w:rsidR="009153B4" w:rsidDel="0035353B" w:rsidRDefault="009153B4" w:rsidP="00351BD1">
            <w:pPr>
              <w:jc w:val="left"/>
              <w:rPr>
                <w:ins w:id="14542" w:author="XuanWen Chen" w:date="2019-01-02T06:46:00Z"/>
              </w:rPr>
            </w:pPr>
            <w:ins w:id="14543" w:author="XuanWen Chen" w:date="2019-01-02T06:46:00Z">
              <w:r>
                <w:rPr>
                  <w:rFonts w:hint="eastAsia"/>
                </w:rPr>
                <w:t>发出申请</w:t>
              </w:r>
            </w:ins>
          </w:p>
        </w:tc>
      </w:tr>
      <w:tr w:rsidR="009153B4" w:rsidRPr="00296214" w14:paraId="00CA1449" w14:textId="77777777" w:rsidTr="00351BD1">
        <w:trPr>
          <w:ins w:id="14544" w:author="XuanWen Chen" w:date="2019-01-02T06:46:00Z"/>
        </w:trPr>
        <w:tc>
          <w:tcPr>
            <w:tcW w:w="1656" w:type="dxa"/>
          </w:tcPr>
          <w:p w14:paraId="63B86C4C" w14:textId="77777777" w:rsidR="009153B4" w:rsidRDefault="009153B4" w:rsidP="00351BD1">
            <w:pPr>
              <w:rPr>
                <w:ins w:id="14545" w:author="XuanWen Chen" w:date="2019-01-02T06:46:00Z"/>
              </w:rPr>
            </w:pPr>
            <w:ins w:id="14546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</w:tcPr>
          <w:p w14:paraId="351F9DA4" w14:textId="77777777" w:rsidR="009153B4" w:rsidRPr="0048174B" w:rsidRDefault="009153B4" w:rsidP="00351BD1">
            <w:pPr>
              <w:jc w:val="left"/>
              <w:rPr>
                <w:ins w:id="14547" w:author="XuanWen Chen" w:date="2019-01-02T06:46:00Z"/>
                <w:rFonts w:hAnsi="宋体"/>
              </w:rPr>
            </w:pPr>
            <w:ins w:id="14548" w:author="XuanWen Chen" w:date="2019-01-02T06:46:00Z">
              <w:r>
                <w:rPr>
                  <w:rFonts w:hAnsi="宋体" w:hint="eastAsia"/>
                </w:rPr>
                <w:t>1.</w:t>
              </w:r>
              <w:r w:rsidRPr="0048174B">
                <w:rPr>
                  <w:rFonts w:hAnsi="宋体" w:hint="eastAsia"/>
                </w:rPr>
                <w:t>打开我的项目</w:t>
              </w:r>
            </w:ins>
          </w:p>
          <w:p w14:paraId="18EF63FD" w14:textId="77777777" w:rsidR="009153B4" w:rsidRDefault="009153B4" w:rsidP="00351BD1">
            <w:pPr>
              <w:jc w:val="left"/>
              <w:rPr>
                <w:ins w:id="14549" w:author="XuanWen Chen" w:date="2019-01-02T06:46:00Z"/>
                <w:rFonts w:hAnsi="宋体"/>
              </w:rPr>
            </w:pPr>
            <w:ins w:id="14550" w:author="XuanWen Chen" w:date="2019-01-02T06:46:00Z">
              <w:r>
                <w:rPr>
                  <w:rFonts w:hAnsi="宋体" w:hint="eastAsia"/>
                </w:rPr>
                <w:t>2.查看我扮演的角色</w:t>
              </w:r>
            </w:ins>
          </w:p>
          <w:p w14:paraId="32DB985C" w14:textId="77777777" w:rsidR="009153B4" w:rsidRDefault="009153B4" w:rsidP="00351BD1">
            <w:pPr>
              <w:jc w:val="left"/>
              <w:rPr>
                <w:ins w:id="14551" w:author="XuanWen Chen" w:date="2019-01-02T06:46:00Z"/>
                <w:rFonts w:hAnsi="宋体"/>
              </w:rPr>
            </w:pPr>
            <w:ins w:id="14552" w:author="XuanWen Chen" w:date="2019-01-02T06:46:00Z">
              <w:r>
                <w:rPr>
                  <w:rFonts w:hAnsi="宋体" w:hint="eastAsia"/>
                </w:rPr>
                <w:t>3.选择我想要扮演的角色</w:t>
              </w:r>
            </w:ins>
          </w:p>
          <w:p w14:paraId="2D70C4C9" w14:textId="77777777" w:rsidR="009153B4" w:rsidRPr="0048174B" w:rsidRDefault="009153B4" w:rsidP="00351BD1">
            <w:pPr>
              <w:jc w:val="left"/>
              <w:rPr>
                <w:ins w:id="14553" w:author="XuanWen Chen" w:date="2019-01-02T06:46:00Z"/>
                <w:rFonts w:hAnsi="宋体"/>
              </w:rPr>
            </w:pPr>
            <w:ins w:id="14554" w:author="XuanWen Chen" w:date="2019-01-02T06:46:00Z">
              <w:r>
                <w:rPr>
                  <w:rFonts w:hAnsi="宋体" w:hint="eastAsia"/>
                </w:rPr>
                <w:t>4.点击确定</w:t>
              </w:r>
            </w:ins>
          </w:p>
          <w:p w14:paraId="5A3A11CF" w14:textId="77777777" w:rsidR="009153B4" w:rsidRPr="0048174B" w:rsidRDefault="009153B4" w:rsidP="00351BD1">
            <w:pPr>
              <w:jc w:val="left"/>
              <w:rPr>
                <w:ins w:id="14555" w:author="XuanWen Chen" w:date="2019-01-02T06:46:00Z"/>
                <w:rFonts w:hAnsi="宋体"/>
              </w:rPr>
            </w:pPr>
          </w:p>
        </w:tc>
      </w:tr>
      <w:tr w:rsidR="009153B4" w:rsidRPr="00296214" w14:paraId="028FC991" w14:textId="77777777" w:rsidTr="00351BD1">
        <w:trPr>
          <w:ins w:id="14556" w:author="XuanWen Chen" w:date="2019-01-02T06:46:00Z"/>
        </w:trPr>
        <w:tc>
          <w:tcPr>
            <w:tcW w:w="1656" w:type="dxa"/>
          </w:tcPr>
          <w:p w14:paraId="6378DF14" w14:textId="77777777" w:rsidR="009153B4" w:rsidRPr="008035F1" w:rsidRDefault="009153B4" w:rsidP="00351BD1">
            <w:pPr>
              <w:rPr>
                <w:ins w:id="14557" w:author="XuanWen Chen" w:date="2019-01-02T06:46:00Z"/>
                <w:rFonts w:hAnsi="宋体"/>
              </w:rPr>
            </w:pPr>
            <w:ins w:id="14558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</w:tcPr>
          <w:p w14:paraId="2F12E2B3" w14:textId="77777777" w:rsidR="009153B4" w:rsidRPr="00C71F42" w:rsidRDefault="009153B4" w:rsidP="00351BD1">
            <w:pPr>
              <w:jc w:val="left"/>
              <w:rPr>
                <w:ins w:id="14559" w:author="XuanWen Chen" w:date="2019-01-02T06:46:00Z"/>
                <w:rFonts w:hAnsi="宋体"/>
              </w:rPr>
            </w:pPr>
          </w:p>
        </w:tc>
      </w:tr>
      <w:tr w:rsidR="009153B4" w:rsidRPr="00296214" w14:paraId="7E0EEC3C" w14:textId="77777777" w:rsidTr="00351BD1">
        <w:trPr>
          <w:ins w:id="14560" w:author="XuanWen Chen" w:date="2019-01-02T06:46:00Z"/>
        </w:trPr>
        <w:tc>
          <w:tcPr>
            <w:tcW w:w="1656" w:type="dxa"/>
          </w:tcPr>
          <w:p w14:paraId="61347FAA" w14:textId="77777777" w:rsidR="009153B4" w:rsidRPr="008035F1" w:rsidRDefault="009153B4" w:rsidP="00351BD1">
            <w:pPr>
              <w:rPr>
                <w:ins w:id="14561" w:author="XuanWen Chen" w:date="2019-01-02T06:46:00Z"/>
                <w:rFonts w:hAnsi="宋体"/>
              </w:rPr>
            </w:pPr>
            <w:ins w:id="14562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</w:tcPr>
          <w:p w14:paraId="36127B3F" w14:textId="77777777" w:rsidR="009153B4" w:rsidRPr="00296214" w:rsidRDefault="009153B4" w:rsidP="00351BD1">
            <w:pPr>
              <w:jc w:val="left"/>
              <w:rPr>
                <w:ins w:id="14563" w:author="XuanWen Chen" w:date="2019-01-02T06:46:00Z"/>
                <w:rFonts w:hAnsi="宋体"/>
              </w:rPr>
            </w:pPr>
            <w:ins w:id="14564" w:author="XuanWen Chen" w:date="2019-01-02T06:46:00Z">
              <w:r>
                <w:rPr>
                  <w:rFonts w:hAnsi="宋体" w:hint="eastAsia"/>
                </w:rPr>
                <w:t>已经有人扮演了角色</w:t>
              </w:r>
            </w:ins>
          </w:p>
        </w:tc>
      </w:tr>
      <w:tr w:rsidR="009153B4" w:rsidRPr="00296214" w14:paraId="3A3CC77A" w14:textId="77777777" w:rsidTr="00351BD1">
        <w:trPr>
          <w:ins w:id="14565" w:author="XuanWen Chen" w:date="2019-01-02T06:46:00Z"/>
        </w:trPr>
        <w:tc>
          <w:tcPr>
            <w:tcW w:w="1656" w:type="dxa"/>
          </w:tcPr>
          <w:p w14:paraId="1D89BD86" w14:textId="77777777" w:rsidR="009153B4" w:rsidRPr="008035F1" w:rsidRDefault="009153B4" w:rsidP="00351BD1">
            <w:pPr>
              <w:rPr>
                <w:ins w:id="14566" w:author="XuanWen Chen" w:date="2019-01-02T06:46:00Z"/>
                <w:rFonts w:hAnsi="宋体"/>
              </w:rPr>
            </w:pPr>
            <w:ins w:id="14567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</w:tcPr>
          <w:p w14:paraId="48387DBE" w14:textId="77777777" w:rsidR="009153B4" w:rsidRPr="00296214" w:rsidRDefault="009153B4" w:rsidP="00351BD1">
            <w:pPr>
              <w:jc w:val="left"/>
              <w:rPr>
                <w:ins w:id="14568" w:author="XuanWen Chen" w:date="2019-01-02T06:46:00Z"/>
                <w:rFonts w:hAnsi="宋体"/>
              </w:rPr>
            </w:pPr>
            <w:ins w:id="14569" w:author="XuanWen Chen" w:date="2019-01-02T06:46:00Z">
              <w:r>
                <w:rPr>
                  <w:rFonts w:hAnsi="宋体" w:hint="eastAsia"/>
                </w:rPr>
                <w:t>高</w:t>
              </w:r>
            </w:ins>
          </w:p>
        </w:tc>
      </w:tr>
      <w:tr w:rsidR="009153B4" w:rsidRPr="00296214" w14:paraId="1E7D1E59" w14:textId="77777777" w:rsidTr="00351BD1">
        <w:trPr>
          <w:ins w:id="14570" w:author="XuanWen Chen" w:date="2019-01-02T06:46:00Z"/>
        </w:trPr>
        <w:tc>
          <w:tcPr>
            <w:tcW w:w="1656" w:type="dxa"/>
          </w:tcPr>
          <w:p w14:paraId="48BD6AE9" w14:textId="77777777" w:rsidR="009153B4" w:rsidRPr="008035F1" w:rsidRDefault="009153B4" w:rsidP="00351BD1">
            <w:pPr>
              <w:rPr>
                <w:ins w:id="14571" w:author="XuanWen Chen" w:date="2019-01-02T06:46:00Z"/>
                <w:rFonts w:hAnsi="宋体"/>
              </w:rPr>
            </w:pPr>
            <w:ins w:id="14572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</w:tcPr>
          <w:p w14:paraId="25BB5373" w14:textId="77777777" w:rsidR="009153B4" w:rsidRPr="00296214" w:rsidRDefault="009153B4" w:rsidP="00351BD1">
            <w:pPr>
              <w:jc w:val="left"/>
              <w:rPr>
                <w:ins w:id="14573" w:author="XuanWen Chen" w:date="2019-01-02T06:46:00Z"/>
                <w:rFonts w:hAnsi="宋体"/>
              </w:rPr>
            </w:pPr>
            <w:ins w:id="14574" w:author="XuanWen Chen" w:date="2019-01-02T06:46:00Z">
              <w:r>
                <w:rPr>
                  <w:rFonts w:hAnsi="宋体" w:hint="eastAsia"/>
                </w:rPr>
                <w:t>每天100次</w:t>
              </w:r>
            </w:ins>
          </w:p>
        </w:tc>
      </w:tr>
      <w:tr w:rsidR="009153B4" w:rsidRPr="00296214" w14:paraId="6FC648C4" w14:textId="77777777" w:rsidTr="00351BD1">
        <w:trPr>
          <w:ins w:id="14575" w:author="XuanWen Chen" w:date="2019-01-02T06:46:00Z"/>
        </w:trPr>
        <w:tc>
          <w:tcPr>
            <w:tcW w:w="1656" w:type="dxa"/>
          </w:tcPr>
          <w:p w14:paraId="4101FF51" w14:textId="77777777" w:rsidR="009153B4" w:rsidRPr="008035F1" w:rsidRDefault="009153B4" w:rsidP="00351BD1">
            <w:pPr>
              <w:rPr>
                <w:ins w:id="14576" w:author="XuanWen Chen" w:date="2019-01-02T06:46:00Z"/>
                <w:rFonts w:hAnsi="宋体"/>
              </w:rPr>
            </w:pPr>
            <w:ins w:id="14577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</w:tcPr>
          <w:p w14:paraId="04ACAF1B" w14:textId="77777777" w:rsidR="009153B4" w:rsidRPr="00296214" w:rsidRDefault="009153B4" w:rsidP="00351BD1">
            <w:pPr>
              <w:jc w:val="left"/>
              <w:rPr>
                <w:ins w:id="14578" w:author="XuanWen Chen" w:date="2019-01-02T06:46:00Z"/>
                <w:rFonts w:hAnsi="宋体"/>
              </w:rPr>
            </w:pPr>
          </w:p>
        </w:tc>
      </w:tr>
      <w:tr w:rsidR="009153B4" w:rsidRPr="00296214" w14:paraId="10A7F526" w14:textId="77777777" w:rsidTr="00351BD1">
        <w:trPr>
          <w:ins w:id="14579" w:author="XuanWen Chen" w:date="2019-01-02T06:46:00Z"/>
        </w:trPr>
        <w:tc>
          <w:tcPr>
            <w:tcW w:w="1656" w:type="dxa"/>
          </w:tcPr>
          <w:p w14:paraId="24E27C9E" w14:textId="77777777" w:rsidR="009153B4" w:rsidRPr="008035F1" w:rsidRDefault="009153B4" w:rsidP="00351BD1">
            <w:pPr>
              <w:rPr>
                <w:ins w:id="14580" w:author="XuanWen Chen" w:date="2019-01-02T06:46:00Z"/>
                <w:rFonts w:hAnsi="宋体"/>
              </w:rPr>
            </w:pPr>
            <w:ins w:id="14581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</w:tcPr>
          <w:p w14:paraId="1FD38527" w14:textId="77777777" w:rsidR="009153B4" w:rsidRPr="00296214" w:rsidRDefault="009153B4" w:rsidP="00351BD1">
            <w:pPr>
              <w:jc w:val="left"/>
              <w:rPr>
                <w:ins w:id="14582" w:author="XuanWen Chen" w:date="2019-01-02T06:46:00Z"/>
                <w:rFonts w:hAnsi="宋体"/>
              </w:rPr>
            </w:pPr>
            <w:ins w:id="14583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14:paraId="1C4EE521" w14:textId="77777777" w:rsidTr="00351BD1">
        <w:trPr>
          <w:ins w:id="14584" w:author="XuanWen Chen" w:date="2019-01-02T06:46:00Z"/>
        </w:trPr>
        <w:tc>
          <w:tcPr>
            <w:tcW w:w="1656" w:type="dxa"/>
          </w:tcPr>
          <w:p w14:paraId="16746D54" w14:textId="77777777" w:rsidR="009153B4" w:rsidRDefault="009153B4" w:rsidP="00351BD1">
            <w:pPr>
              <w:rPr>
                <w:ins w:id="14585" w:author="XuanWen Chen" w:date="2019-01-02T06:46:00Z"/>
              </w:rPr>
            </w:pPr>
            <w:ins w:id="14586" w:author="XuanWen Chen" w:date="2019-01-02T06:46:00Z">
              <w:r>
                <w:rPr>
                  <w:rFonts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</w:tcPr>
          <w:p w14:paraId="0B92DDAD" w14:textId="77777777" w:rsidR="009153B4" w:rsidRDefault="009153B4" w:rsidP="00351BD1">
            <w:pPr>
              <w:rPr>
                <w:ins w:id="14587" w:author="XuanWen Chen" w:date="2019-01-02T06:46:00Z"/>
              </w:rPr>
            </w:pPr>
            <w:ins w:id="14588" w:author="XuanWen Chen" w:date="2019-01-02T06:46:00Z">
              <w:r>
                <w:rPr>
                  <w:rFonts w:hint="eastAsia"/>
                </w:rPr>
                <w:t>每天有100位用户申请扮演角色</w:t>
              </w:r>
            </w:ins>
          </w:p>
        </w:tc>
      </w:tr>
    </w:tbl>
    <w:p w14:paraId="19B8EE12" w14:textId="77777777" w:rsidR="009153B4" w:rsidRDefault="009153B4" w:rsidP="009153B4">
      <w:pPr>
        <w:pStyle w:val="4"/>
        <w:rPr>
          <w:ins w:id="14589" w:author="XuanWen Chen" w:date="2019-01-02T06:46:00Z"/>
        </w:rPr>
      </w:pPr>
      <w:ins w:id="14590" w:author="XuanWen Chen" w:date="2019-01-02T06:46:00Z">
        <w:r>
          <w:rPr>
            <w:rFonts w:hint="eastAsia"/>
          </w:rPr>
          <w:lastRenderedPageBreak/>
          <w:t>项目开始</w:t>
        </w:r>
        <w:r>
          <w:rPr>
            <w:rFonts w:hint="eastAsia"/>
          </w:rPr>
          <w:t>-</w:t>
        </w:r>
        <w:r>
          <w:rPr>
            <w:rFonts w:hint="eastAsia"/>
          </w:rPr>
          <w:t>自动开始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126"/>
        <w:gridCol w:w="1938"/>
        <w:gridCol w:w="2932"/>
      </w:tblGrid>
      <w:tr w:rsidR="009153B4" w:rsidRPr="008035F1" w14:paraId="255213CC" w14:textId="77777777" w:rsidTr="00351BD1">
        <w:trPr>
          <w:ins w:id="14591" w:author="XuanWen Chen" w:date="2019-01-02T06:46:00Z"/>
        </w:trPr>
        <w:tc>
          <w:tcPr>
            <w:tcW w:w="1526" w:type="dxa"/>
          </w:tcPr>
          <w:p w14:paraId="6691DC2A" w14:textId="77777777" w:rsidR="009153B4" w:rsidRPr="008035F1" w:rsidRDefault="009153B4" w:rsidP="00351BD1">
            <w:pPr>
              <w:rPr>
                <w:ins w:id="14592" w:author="XuanWen Chen" w:date="2019-01-02T06:46:00Z"/>
                <w:rFonts w:hAnsi="宋体"/>
                <w:b/>
              </w:rPr>
            </w:pPr>
            <w:ins w:id="14593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996" w:type="dxa"/>
            <w:gridSpan w:val="3"/>
          </w:tcPr>
          <w:p w14:paraId="04B816DF" w14:textId="5EDCE869" w:rsidR="009153B4" w:rsidRPr="008035F1" w:rsidRDefault="009153B4" w:rsidP="00351BD1">
            <w:pPr>
              <w:rPr>
                <w:ins w:id="14594" w:author="XuanWen Chen" w:date="2019-01-02T06:46:00Z"/>
                <w:rFonts w:hAnsi="宋体"/>
                <w:b/>
              </w:rPr>
            </w:pPr>
            <w:ins w:id="14595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</w:ins>
            <w:ins w:id="14596" w:author="XuanWen Chen" w:date="2019-01-02T08:23:00Z">
              <w:r w:rsidR="003D0319" w:rsidRPr="003D0319">
                <w:rPr>
                  <w:rFonts w:hAnsi="宋体"/>
                  <w:b/>
                </w:rPr>
                <w:t>PM</w:t>
              </w:r>
            </w:ins>
            <w:ins w:id="14597" w:author="XuanWen Chen" w:date="2019-01-02T06:46:00Z">
              <w:r>
                <w:rPr>
                  <w:rFonts w:hAnsi="宋体" w:hint="eastAsia"/>
                  <w:b/>
                </w:rPr>
                <w:t>确认项目开始-自动开始</w:t>
              </w:r>
            </w:ins>
          </w:p>
        </w:tc>
      </w:tr>
      <w:tr w:rsidR="009153B4" w:rsidRPr="008035F1" w14:paraId="02EBCF96" w14:textId="77777777" w:rsidTr="00351BD1">
        <w:trPr>
          <w:ins w:id="14598" w:author="XuanWen Chen" w:date="2019-01-02T06:46:00Z"/>
        </w:trPr>
        <w:tc>
          <w:tcPr>
            <w:tcW w:w="1526" w:type="dxa"/>
          </w:tcPr>
          <w:p w14:paraId="58CE4815" w14:textId="77777777" w:rsidR="009153B4" w:rsidRPr="008035F1" w:rsidRDefault="009153B4" w:rsidP="00351BD1">
            <w:pPr>
              <w:jc w:val="left"/>
              <w:rPr>
                <w:ins w:id="14599" w:author="XuanWen Chen" w:date="2019-01-02T06:46:00Z"/>
                <w:rFonts w:hAnsi="宋体"/>
              </w:rPr>
            </w:pPr>
            <w:ins w:id="14600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126" w:type="dxa"/>
          </w:tcPr>
          <w:p w14:paraId="7CB038B3" w14:textId="77777777" w:rsidR="009153B4" w:rsidRPr="008035F1" w:rsidRDefault="009153B4" w:rsidP="00351BD1">
            <w:pPr>
              <w:jc w:val="left"/>
              <w:rPr>
                <w:ins w:id="14601" w:author="XuanWen Chen" w:date="2019-01-02T06:46:00Z"/>
                <w:rFonts w:hAnsi="宋体"/>
              </w:rPr>
            </w:pPr>
            <w:ins w:id="14602" w:author="XuanWen Chen" w:date="2019-01-02T06:46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938" w:type="dxa"/>
          </w:tcPr>
          <w:p w14:paraId="0F7C1A86" w14:textId="77777777" w:rsidR="009153B4" w:rsidRPr="008035F1" w:rsidRDefault="009153B4" w:rsidP="00351BD1">
            <w:pPr>
              <w:jc w:val="left"/>
              <w:rPr>
                <w:ins w:id="14603" w:author="XuanWen Chen" w:date="2019-01-02T06:46:00Z"/>
                <w:rFonts w:hAnsi="宋体"/>
              </w:rPr>
            </w:pPr>
            <w:ins w:id="14604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32" w:type="dxa"/>
          </w:tcPr>
          <w:p w14:paraId="271244F2" w14:textId="77777777" w:rsidR="009153B4" w:rsidRPr="008035F1" w:rsidRDefault="009153B4" w:rsidP="00351BD1">
            <w:pPr>
              <w:jc w:val="left"/>
              <w:rPr>
                <w:ins w:id="14605" w:author="XuanWen Chen" w:date="2019-01-02T06:46:00Z"/>
                <w:rFonts w:hAnsi="宋体"/>
              </w:rPr>
            </w:pPr>
            <w:ins w:id="14606" w:author="XuanWen Chen" w:date="2019-01-02T06:46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/11/24</w:t>
              </w:r>
            </w:ins>
          </w:p>
        </w:tc>
      </w:tr>
      <w:tr w:rsidR="009153B4" w:rsidRPr="008035F1" w14:paraId="5CC05454" w14:textId="77777777" w:rsidTr="00351BD1">
        <w:trPr>
          <w:ins w:id="14607" w:author="XuanWen Chen" w:date="2019-01-02T06:46:00Z"/>
        </w:trPr>
        <w:tc>
          <w:tcPr>
            <w:tcW w:w="1526" w:type="dxa"/>
          </w:tcPr>
          <w:p w14:paraId="2B874E8A" w14:textId="77777777" w:rsidR="009153B4" w:rsidRPr="008035F1" w:rsidRDefault="009153B4" w:rsidP="00351BD1">
            <w:pPr>
              <w:jc w:val="left"/>
              <w:rPr>
                <w:ins w:id="14608" w:author="XuanWen Chen" w:date="2019-01-02T06:46:00Z"/>
                <w:rFonts w:hAnsi="宋体"/>
              </w:rPr>
            </w:pPr>
            <w:ins w:id="14609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126" w:type="dxa"/>
          </w:tcPr>
          <w:p w14:paraId="00DCBB96" w14:textId="7AEDEA7E" w:rsidR="009153B4" w:rsidRPr="008035F1" w:rsidRDefault="003D0319" w:rsidP="00351BD1">
            <w:pPr>
              <w:jc w:val="left"/>
              <w:rPr>
                <w:ins w:id="14610" w:author="XuanWen Chen" w:date="2019-01-02T06:46:00Z"/>
                <w:rFonts w:hAnsi="宋体"/>
              </w:rPr>
            </w:pPr>
            <w:ins w:id="14611" w:author="XuanWen Chen" w:date="2019-01-02T08:23:00Z">
              <w:r>
                <w:rPr>
                  <w:rFonts w:hAnsi="宋体" w:hint="eastAsia"/>
                </w:rPr>
                <w:t>PM</w:t>
              </w:r>
            </w:ins>
            <w:ins w:id="14612" w:author="XuanWen Chen" w:date="2019-01-02T11:19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1938" w:type="dxa"/>
          </w:tcPr>
          <w:p w14:paraId="2F151D7E" w14:textId="77777777" w:rsidR="009153B4" w:rsidRPr="008035F1" w:rsidRDefault="009153B4" w:rsidP="00351BD1">
            <w:pPr>
              <w:jc w:val="left"/>
              <w:rPr>
                <w:ins w:id="14613" w:author="XuanWen Chen" w:date="2019-01-02T06:46:00Z"/>
                <w:rFonts w:hAnsi="宋体"/>
              </w:rPr>
            </w:pPr>
            <w:ins w:id="14614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32" w:type="dxa"/>
          </w:tcPr>
          <w:p w14:paraId="581946DC" w14:textId="77777777" w:rsidR="009153B4" w:rsidRPr="008035F1" w:rsidRDefault="009153B4" w:rsidP="00351BD1">
            <w:pPr>
              <w:jc w:val="left"/>
              <w:rPr>
                <w:ins w:id="14615" w:author="XuanWen Chen" w:date="2019-01-02T06:46:00Z"/>
                <w:rFonts w:hAnsi="宋体"/>
              </w:rPr>
            </w:pPr>
            <w:ins w:id="14616" w:author="XuanWen Chen" w:date="2019-01-02T06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8035F1" w14:paraId="1BA89D20" w14:textId="77777777" w:rsidTr="00351BD1">
        <w:trPr>
          <w:ins w:id="14617" w:author="XuanWen Chen" w:date="2019-01-02T06:46:00Z"/>
        </w:trPr>
        <w:tc>
          <w:tcPr>
            <w:tcW w:w="1526" w:type="dxa"/>
          </w:tcPr>
          <w:p w14:paraId="596FF9F9" w14:textId="77777777" w:rsidR="009153B4" w:rsidRPr="008035F1" w:rsidRDefault="009153B4" w:rsidP="00351BD1">
            <w:pPr>
              <w:jc w:val="left"/>
              <w:rPr>
                <w:ins w:id="14618" w:author="XuanWen Chen" w:date="2019-01-02T06:46:00Z"/>
                <w:rFonts w:hAnsi="宋体"/>
              </w:rPr>
            </w:pPr>
            <w:ins w:id="14619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996" w:type="dxa"/>
            <w:gridSpan w:val="3"/>
          </w:tcPr>
          <w:p w14:paraId="37D5AF08" w14:textId="0A88116A" w:rsidR="009153B4" w:rsidRPr="008035F1" w:rsidRDefault="009153B4" w:rsidP="00351BD1">
            <w:pPr>
              <w:jc w:val="left"/>
              <w:rPr>
                <w:ins w:id="14620" w:author="XuanWen Chen" w:date="2019-01-02T06:46:00Z"/>
                <w:rFonts w:hAnsi="宋体"/>
              </w:rPr>
            </w:pPr>
            <w:ins w:id="14621" w:author="XuanWen Chen" w:date="2019-01-02T06:46:00Z">
              <w:r>
                <w:rPr>
                  <w:rFonts w:hAnsi="宋体" w:hint="eastAsia"/>
                </w:rPr>
                <w:t>项目</w:t>
              </w:r>
            </w:ins>
            <w:ins w:id="14622" w:author="XuanWen Chen" w:date="2019-01-02T08:23:00Z">
              <w:r w:rsidR="003D0319">
                <w:rPr>
                  <w:rFonts w:hAnsi="宋体" w:hint="eastAsia"/>
                </w:rPr>
                <w:t>自动开始</w:t>
              </w:r>
            </w:ins>
          </w:p>
        </w:tc>
      </w:tr>
      <w:tr w:rsidR="009153B4" w:rsidRPr="008035F1" w14:paraId="48439B3C" w14:textId="77777777" w:rsidTr="00351BD1">
        <w:trPr>
          <w:ins w:id="14623" w:author="XuanWen Chen" w:date="2019-01-02T06:46:00Z"/>
        </w:trPr>
        <w:tc>
          <w:tcPr>
            <w:tcW w:w="1526" w:type="dxa"/>
          </w:tcPr>
          <w:p w14:paraId="2EA09896" w14:textId="77777777" w:rsidR="009153B4" w:rsidRPr="008035F1" w:rsidRDefault="009153B4" w:rsidP="00351BD1">
            <w:pPr>
              <w:jc w:val="left"/>
              <w:rPr>
                <w:ins w:id="14624" w:author="XuanWen Chen" w:date="2019-01-02T06:46:00Z"/>
                <w:rFonts w:hAnsi="宋体"/>
              </w:rPr>
            </w:pPr>
            <w:ins w:id="14625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996" w:type="dxa"/>
            <w:gridSpan w:val="3"/>
          </w:tcPr>
          <w:p w14:paraId="620A82AA" w14:textId="5B82333B" w:rsidR="009153B4" w:rsidRPr="008035F1" w:rsidRDefault="009153B4" w:rsidP="00351BD1">
            <w:pPr>
              <w:jc w:val="left"/>
              <w:rPr>
                <w:ins w:id="14626" w:author="XuanWen Chen" w:date="2019-01-02T06:46:00Z"/>
                <w:rFonts w:hAnsi="宋体"/>
              </w:rPr>
            </w:pPr>
            <w:ins w:id="14627" w:author="XuanWen Chen" w:date="2019-01-02T06:46:00Z">
              <w:r>
                <w:rPr>
                  <w:rFonts w:hAnsi="宋体" w:hint="eastAsia"/>
                </w:rPr>
                <w:t>角色分配全部完成</w:t>
              </w:r>
            </w:ins>
          </w:p>
        </w:tc>
      </w:tr>
      <w:tr w:rsidR="009153B4" w:rsidRPr="000D31F2" w14:paraId="77429C14" w14:textId="77777777" w:rsidTr="00351BD1">
        <w:trPr>
          <w:ins w:id="14628" w:author="XuanWen Chen" w:date="2019-01-02T06:46:00Z"/>
        </w:trPr>
        <w:tc>
          <w:tcPr>
            <w:tcW w:w="1526" w:type="dxa"/>
          </w:tcPr>
          <w:p w14:paraId="64A720B7" w14:textId="77777777" w:rsidR="009153B4" w:rsidRPr="008035F1" w:rsidRDefault="009153B4" w:rsidP="00351BD1">
            <w:pPr>
              <w:jc w:val="left"/>
              <w:rPr>
                <w:ins w:id="14629" w:author="XuanWen Chen" w:date="2019-01-02T06:46:00Z"/>
                <w:rFonts w:hAnsi="宋体"/>
              </w:rPr>
            </w:pPr>
            <w:ins w:id="14630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996" w:type="dxa"/>
            <w:gridSpan w:val="3"/>
          </w:tcPr>
          <w:p w14:paraId="7A9EF71A" w14:textId="77777777" w:rsidR="009153B4" w:rsidRPr="000D31F2" w:rsidRDefault="009153B4" w:rsidP="00351BD1">
            <w:pPr>
              <w:rPr>
                <w:ins w:id="14631" w:author="XuanWen Chen" w:date="2019-01-02T06:46:00Z"/>
              </w:rPr>
            </w:pPr>
            <w:ins w:id="14632" w:author="XuanWen Chen" w:date="2019-01-02T06:46:00Z">
              <w:r w:rsidRPr="000D31F2">
                <w:rPr>
                  <w:rFonts w:hint="eastAsia"/>
                </w:rPr>
                <w:t>PRE-1：登录系统</w:t>
              </w:r>
              <w:r>
                <w:rPr>
                  <w:rFonts w:hint="eastAsia"/>
                </w:rPr>
                <w:t>。</w:t>
              </w:r>
            </w:ins>
          </w:p>
          <w:p w14:paraId="3F7A8C7E" w14:textId="77777777" w:rsidR="009153B4" w:rsidRPr="003818F6" w:rsidRDefault="009153B4" w:rsidP="00351BD1">
            <w:pPr>
              <w:rPr>
                <w:ins w:id="14633" w:author="XuanWen Chen" w:date="2019-01-02T06:46:00Z"/>
              </w:rPr>
            </w:pPr>
            <w:ins w:id="14634" w:author="XuanWen Chen" w:date="2019-01-02T06:46:00Z">
              <w:r w:rsidRPr="000D31F2">
                <w:rPr>
                  <w:rFonts w:hint="eastAsia"/>
                </w:rPr>
                <w:t>PRE-2：为当前</w:t>
              </w:r>
              <w:proofErr w:type="gramStart"/>
              <w:r w:rsidRPr="000D31F2">
                <w:rPr>
                  <w:rFonts w:hint="eastAsia"/>
                </w:rPr>
                <w:t>项目</w:t>
              </w:r>
              <w:r>
                <w:rPr>
                  <w:rFonts w:hint="eastAsia"/>
                </w:rPr>
                <w:t>项目</w:t>
              </w:r>
              <w:proofErr w:type="gramEnd"/>
              <w:r>
                <w:rPr>
                  <w:rFonts w:hint="eastAsia"/>
                </w:rPr>
                <w:t>发起人</w:t>
              </w:r>
              <w:r w:rsidRPr="000D31F2">
                <w:rPr>
                  <w:rFonts w:hint="eastAsia"/>
                </w:rPr>
                <w:t>的扮演者</w:t>
              </w:r>
              <w:r>
                <w:rPr>
                  <w:rFonts w:hint="eastAsia"/>
                </w:rPr>
                <w:t>。</w:t>
              </w:r>
            </w:ins>
          </w:p>
          <w:p w14:paraId="5B6C94EA" w14:textId="77777777" w:rsidR="009153B4" w:rsidRDefault="009153B4" w:rsidP="00351BD1">
            <w:pPr>
              <w:rPr>
                <w:ins w:id="14635" w:author="XuanWen Chen" w:date="2019-01-02T06:46:00Z"/>
              </w:rPr>
            </w:pPr>
            <w:ins w:id="14636" w:author="XuanWen Chen" w:date="2019-01-02T06:46:00Z">
              <w:r w:rsidRPr="000D31F2">
                <w:rPr>
                  <w:rFonts w:hint="eastAsia"/>
                </w:rPr>
                <w:t>PRE-3：</w:t>
              </w:r>
              <w:r>
                <w:rPr>
                  <w:rFonts w:hint="eastAsia"/>
                </w:rPr>
                <w:t>项目组满员。</w:t>
              </w:r>
            </w:ins>
          </w:p>
          <w:p w14:paraId="6F99B85C" w14:textId="77777777" w:rsidR="009153B4" w:rsidRPr="000D31F2" w:rsidRDefault="009153B4" w:rsidP="00351BD1">
            <w:pPr>
              <w:rPr>
                <w:ins w:id="14637" w:author="XuanWen Chen" w:date="2019-01-02T06:46:00Z"/>
              </w:rPr>
            </w:pPr>
            <w:ins w:id="14638" w:author="XuanWen Chen" w:date="2019-01-02T06:46:00Z">
              <w:r>
                <w:rPr>
                  <w:rFonts w:hint="eastAsia"/>
                </w:rPr>
                <w:t>P</w:t>
              </w:r>
              <w:r>
                <w:t>RE-4</w:t>
              </w:r>
              <w:r>
                <w:rPr>
                  <w:rFonts w:hint="eastAsia"/>
                </w:rPr>
                <w:t>：角色分配完成。</w:t>
              </w:r>
            </w:ins>
          </w:p>
        </w:tc>
      </w:tr>
      <w:tr w:rsidR="009153B4" w:rsidRPr="000D31F2" w14:paraId="69D97E7B" w14:textId="77777777" w:rsidTr="00351BD1">
        <w:trPr>
          <w:ins w:id="14639" w:author="XuanWen Chen" w:date="2019-01-02T06:46:00Z"/>
        </w:trPr>
        <w:tc>
          <w:tcPr>
            <w:tcW w:w="1526" w:type="dxa"/>
          </w:tcPr>
          <w:p w14:paraId="516A9271" w14:textId="77777777" w:rsidR="009153B4" w:rsidRPr="008035F1" w:rsidRDefault="009153B4" w:rsidP="00351BD1">
            <w:pPr>
              <w:jc w:val="left"/>
              <w:rPr>
                <w:ins w:id="14640" w:author="XuanWen Chen" w:date="2019-01-02T06:46:00Z"/>
                <w:rFonts w:hAnsi="宋体"/>
              </w:rPr>
            </w:pPr>
            <w:ins w:id="14641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996" w:type="dxa"/>
            <w:gridSpan w:val="3"/>
          </w:tcPr>
          <w:p w14:paraId="0080D78A" w14:textId="77777777" w:rsidR="009153B4" w:rsidRPr="000D31F2" w:rsidRDefault="009153B4" w:rsidP="00351BD1">
            <w:pPr>
              <w:rPr>
                <w:ins w:id="14642" w:author="XuanWen Chen" w:date="2019-01-02T06:46:00Z"/>
              </w:rPr>
            </w:pPr>
            <w:ins w:id="14643" w:author="XuanWen Chen" w:date="2019-01-02T06:46:00Z">
              <w:r w:rsidRPr="000D31F2">
                <w:rPr>
                  <w:rFonts w:hint="eastAsia"/>
                </w:rPr>
                <w:t>POST-1：通知给</w:t>
              </w:r>
              <w:r>
                <w:rPr>
                  <w:rFonts w:hint="eastAsia"/>
                </w:rPr>
                <w:t>全项目组的人</w:t>
              </w:r>
            </w:ins>
          </w:p>
        </w:tc>
      </w:tr>
      <w:tr w:rsidR="009153B4" w:rsidRPr="000D31F2" w14:paraId="29862BEE" w14:textId="77777777" w:rsidTr="00351BD1">
        <w:trPr>
          <w:ins w:id="14644" w:author="XuanWen Chen" w:date="2019-01-02T06:46:00Z"/>
        </w:trPr>
        <w:tc>
          <w:tcPr>
            <w:tcW w:w="1526" w:type="dxa"/>
          </w:tcPr>
          <w:p w14:paraId="57D61B1C" w14:textId="77777777" w:rsidR="009153B4" w:rsidRPr="008035F1" w:rsidRDefault="009153B4" w:rsidP="00351BD1">
            <w:pPr>
              <w:jc w:val="left"/>
              <w:rPr>
                <w:ins w:id="14645" w:author="XuanWen Chen" w:date="2019-01-02T06:46:00Z"/>
                <w:rFonts w:hAnsi="宋体"/>
              </w:rPr>
            </w:pPr>
            <w:ins w:id="14646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996" w:type="dxa"/>
            <w:gridSpan w:val="3"/>
          </w:tcPr>
          <w:p w14:paraId="4BDAF217" w14:textId="77777777" w:rsidR="009153B4" w:rsidRPr="000D31F2" w:rsidRDefault="009153B4" w:rsidP="00351BD1">
            <w:pPr>
              <w:rPr>
                <w:ins w:id="14647" w:author="XuanWen Chen" w:date="2019-01-02T06:46:00Z"/>
              </w:rPr>
            </w:pPr>
            <w:ins w:id="14648" w:author="XuanWen Chen" w:date="2019-01-02T06:46:00Z">
              <w:r>
                <w:rPr>
                  <w:rFonts w:hint="eastAsia"/>
                </w:rPr>
                <w:t>设置开始方式</w:t>
              </w:r>
            </w:ins>
          </w:p>
        </w:tc>
      </w:tr>
      <w:tr w:rsidR="009153B4" w:rsidRPr="000D31F2" w14:paraId="3F826ECC" w14:textId="77777777" w:rsidTr="00351BD1">
        <w:trPr>
          <w:ins w:id="14649" w:author="XuanWen Chen" w:date="2019-01-02T06:46:00Z"/>
        </w:trPr>
        <w:tc>
          <w:tcPr>
            <w:tcW w:w="1526" w:type="dxa"/>
          </w:tcPr>
          <w:p w14:paraId="1B501F8E" w14:textId="77777777" w:rsidR="009153B4" w:rsidRPr="008035F1" w:rsidRDefault="009153B4" w:rsidP="00351BD1">
            <w:pPr>
              <w:jc w:val="left"/>
              <w:rPr>
                <w:ins w:id="14650" w:author="XuanWen Chen" w:date="2019-01-02T06:46:00Z"/>
                <w:rFonts w:hAnsi="宋体"/>
              </w:rPr>
            </w:pPr>
            <w:ins w:id="14651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996" w:type="dxa"/>
            <w:gridSpan w:val="3"/>
          </w:tcPr>
          <w:p w14:paraId="6BD7591C" w14:textId="77777777" w:rsidR="009153B4" w:rsidRPr="000D31F2" w:rsidRDefault="009153B4" w:rsidP="00351BD1">
            <w:pPr>
              <w:rPr>
                <w:ins w:id="14652" w:author="XuanWen Chen" w:date="2019-01-02T06:46:00Z"/>
              </w:rPr>
            </w:pPr>
            <w:ins w:id="14653" w:author="XuanWen Chen" w:date="2019-01-02T06:46:00Z">
              <w:r>
                <w:rPr>
                  <w:rFonts w:hint="eastAsia"/>
                </w:rPr>
                <w:t>项目开始并通知</w:t>
              </w:r>
            </w:ins>
          </w:p>
        </w:tc>
      </w:tr>
      <w:tr w:rsidR="009153B4" w:rsidRPr="002B179C" w14:paraId="584050DD" w14:textId="77777777" w:rsidTr="00351BD1">
        <w:trPr>
          <w:ins w:id="14654" w:author="XuanWen Chen" w:date="2019-01-02T06:46:00Z"/>
        </w:trPr>
        <w:tc>
          <w:tcPr>
            <w:tcW w:w="1526" w:type="dxa"/>
          </w:tcPr>
          <w:p w14:paraId="09E16A0B" w14:textId="77777777" w:rsidR="009153B4" w:rsidRPr="008035F1" w:rsidRDefault="009153B4" w:rsidP="00351BD1">
            <w:pPr>
              <w:rPr>
                <w:ins w:id="14655" w:author="XuanWen Chen" w:date="2019-01-02T06:46:00Z"/>
                <w:rFonts w:hAnsi="宋体"/>
              </w:rPr>
            </w:pPr>
            <w:ins w:id="14656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996" w:type="dxa"/>
            <w:gridSpan w:val="3"/>
          </w:tcPr>
          <w:p w14:paraId="27ADEAFC" w14:textId="77777777" w:rsidR="009153B4" w:rsidRDefault="009153B4" w:rsidP="00351BD1">
            <w:pPr>
              <w:pStyle w:val="a9"/>
              <w:numPr>
                <w:ilvl w:val="0"/>
                <w:numId w:val="163"/>
              </w:numPr>
              <w:ind w:firstLineChars="0"/>
              <w:rPr>
                <w:ins w:id="14657" w:author="XuanWen Chen" w:date="2019-01-02T06:46:00Z"/>
                <w:rFonts w:hAnsi="宋体"/>
              </w:rPr>
            </w:pPr>
            <w:ins w:id="14658" w:author="XuanWen Chen" w:date="2019-01-02T06:46:00Z">
              <w:r w:rsidRPr="00734BA0">
                <w:rPr>
                  <w:rFonts w:hAnsi="宋体" w:hint="eastAsia"/>
                </w:rPr>
                <w:t>项目发起人创建项目实例。</w:t>
              </w:r>
            </w:ins>
          </w:p>
          <w:p w14:paraId="561C87DB" w14:textId="77777777" w:rsidR="009153B4" w:rsidRDefault="009153B4" w:rsidP="00351BD1">
            <w:pPr>
              <w:pStyle w:val="a9"/>
              <w:numPr>
                <w:ilvl w:val="0"/>
                <w:numId w:val="163"/>
              </w:numPr>
              <w:ind w:firstLineChars="0"/>
              <w:rPr>
                <w:ins w:id="14659" w:author="XuanWen Chen" w:date="2019-01-02T06:46:00Z"/>
                <w:rFonts w:hAnsi="宋体"/>
              </w:rPr>
            </w:pPr>
            <w:ins w:id="14660" w:author="XuanWen Chen" w:date="2019-01-02T06:46:00Z">
              <w:r w:rsidRPr="00734BA0">
                <w:rPr>
                  <w:rFonts w:hAnsi="宋体" w:hint="eastAsia"/>
                </w:rPr>
                <w:t>项目发起人选择项目开始条件—自动开始。</w:t>
              </w:r>
            </w:ins>
          </w:p>
          <w:p w14:paraId="1F94D33F" w14:textId="77777777" w:rsidR="009153B4" w:rsidRDefault="009153B4" w:rsidP="00351BD1">
            <w:pPr>
              <w:pStyle w:val="a9"/>
              <w:numPr>
                <w:ilvl w:val="0"/>
                <w:numId w:val="163"/>
              </w:numPr>
              <w:ind w:firstLineChars="0"/>
              <w:rPr>
                <w:ins w:id="14661" w:author="XuanWen Chen" w:date="2019-01-02T06:46:00Z"/>
                <w:rFonts w:hAnsi="宋体"/>
              </w:rPr>
            </w:pPr>
            <w:ins w:id="14662" w:author="XuanWen Chen" w:date="2019-01-02T06:46:00Z">
              <w:r w:rsidRPr="00D36627">
                <w:rPr>
                  <w:rFonts w:hAnsi="宋体" w:hint="eastAsia"/>
                </w:rPr>
                <w:t>系统自动判断项目开始</w:t>
              </w:r>
            </w:ins>
          </w:p>
          <w:p w14:paraId="2B78E6F0" w14:textId="77777777" w:rsidR="009153B4" w:rsidRPr="00734BA0" w:rsidRDefault="009153B4" w:rsidP="00351BD1">
            <w:pPr>
              <w:pStyle w:val="a9"/>
              <w:ind w:firstLineChars="0" w:firstLine="0"/>
              <w:rPr>
                <w:ins w:id="14663" w:author="XuanWen Chen" w:date="2019-01-02T06:46:00Z"/>
                <w:rFonts w:hAnsi="宋体"/>
              </w:rPr>
            </w:pPr>
          </w:p>
        </w:tc>
      </w:tr>
      <w:tr w:rsidR="009153B4" w:rsidRPr="003818F6" w14:paraId="111A586B" w14:textId="77777777" w:rsidTr="00351BD1">
        <w:trPr>
          <w:trHeight w:val="203"/>
          <w:ins w:id="14664" w:author="XuanWen Chen" w:date="2019-01-02T06:46:00Z"/>
        </w:trPr>
        <w:tc>
          <w:tcPr>
            <w:tcW w:w="1526" w:type="dxa"/>
          </w:tcPr>
          <w:p w14:paraId="366B19A9" w14:textId="77777777" w:rsidR="009153B4" w:rsidRPr="008035F1" w:rsidRDefault="009153B4" w:rsidP="00351BD1">
            <w:pPr>
              <w:jc w:val="left"/>
              <w:rPr>
                <w:ins w:id="14665" w:author="XuanWen Chen" w:date="2019-01-02T06:46:00Z"/>
                <w:rFonts w:hAnsi="宋体"/>
              </w:rPr>
            </w:pPr>
            <w:ins w:id="14666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996" w:type="dxa"/>
            <w:gridSpan w:val="3"/>
          </w:tcPr>
          <w:p w14:paraId="45C42709" w14:textId="77777777" w:rsidR="009153B4" w:rsidRPr="000A5E07" w:rsidRDefault="009153B4" w:rsidP="00351BD1">
            <w:pPr>
              <w:jc w:val="left"/>
              <w:rPr>
                <w:ins w:id="14667" w:author="XuanWen Chen" w:date="2019-01-02T06:46:00Z"/>
                <w:rFonts w:hAnsi="宋体"/>
              </w:rPr>
            </w:pPr>
            <w:ins w:id="14668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FD6E19" w14:paraId="2BA322BD" w14:textId="77777777" w:rsidTr="00351BD1">
        <w:trPr>
          <w:ins w:id="14669" w:author="XuanWen Chen" w:date="2019-01-02T06:46:00Z"/>
        </w:trPr>
        <w:tc>
          <w:tcPr>
            <w:tcW w:w="1526" w:type="dxa"/>
          </w:tcPr>
          <w:p w14:paraId="3ABEB3AC" w14:textId="77777777" w:rsidR="009153B4" w:rsidRPr="008035F1" w:rsidRDefault="009153B4" w:rsidP="00351BD1">
            <w:pPr>
              <w:jc w:val="left"/>
              <w:rPr>
                <w:ins w:id="14670" w:author="XuanWen Chen" w:date="2019-01-02T06:46:00Z"/>
                <w:rFonts w:hAnsi="宋体"/>
              </w:rPr>
            </w:pPr>
            <w:ins w:id="14671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996" w:type="dxa"/>
            <w:gridSpan w:val="3"/>
          </w:tcPr>
          <w:p w14:paraId="40FFAD2B" w14:textId="77777777" w:rsidR="009153B4" w:rsidRPr="00FD6E19" w:rsidRDefault="009153B4" w:rsidP="00351BD1">
            <w:pPr>
              <w:jc w:val="left"/>
              <w:rPr>
                <w:ins w:id="14672" w:author="XuanWen Chen" w:date="2019-01-02T06:46:00Z"/>
                <w:rFonts w:hAnsi="宋体"/>
              </w:rPr>
            </w:pPr>
            <w:ins w:id="14673" w:author="XuanWen Chen" w:date="2019-01-02T06:46:00Z">
              <w:r>
                <w:rPr>
                  <w:rFonts w:hAnsi="宋体" w:hint="eastAsia"/>
                </w:rPr>
                <w:t>当前案例已无权限参加</w:t>
              </w:r>
            </w:ins>
          </w:p>
        </w:tc>
      </w:tr>
      <w:tr w:rsidR="009153B4" w:rsidRPr="008035F1" w14:paraId="6E3FED3D" w14:textId="77777777" w:rsidTr="00351BD1">
        <w:trPr>
          <w:ins w:id="14674" w:author="XuanWen Chen" w:date="2019-01-02T06:46:00Z"/>
        </w:trPr>
        <w:tc>
          <w:tcPr>
            <w:tcW w:w="1526" w:type="dxa"/>
          </w:tcPr>
          <w:p w14:paraId="2C787784" w14:textId="77777777" w:rsidR="009153B4" w:rsidRPr="008035F1" w:rsidRDefault="009153B4" w:rsidP="00351BD1">
            <w:pPr>
              <w:jc w:val="left"/>
              <w:rPr>
                <w:ins w:id="14675" w:author="XuanWen Chen" w:date="2019-01-02T06:46:00Z"/>
                <w:rFonts w:hAnsi="宋体"/>
              </w:rPr>
            </w:pPr>
            <w:ins w:id="14676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996" w:type="dxa"/>
            <w:gridSpan w:val="3"/>
          </w:tcPr>
          <w:p w14:paraId="248DC80A" w14:textId="77777777" w:rsidR="009153B4" w:rsidRPr="008035F1" w:rsidRDefault="009153B4" w:rsidP="00351BD1">
            <w:pPr>
              <w:jc w:val="left"/>
              <w:rPr>
                <w:ins w:id="14677" w:author="XuanWen Chen" w:date="2019-01-02T06:46:00Z"/>
                <w:rFonts w:hAnsi="宋体"/>
              </w:rPr>
            </w:pPr>
          </w:p>
        </w:tc>
      </w:tr>
      <w:tr w:rsidR="009153B4" w:rsidRPr="008035F1" w14:paraId="66D23437" w14:textId="77777777" w:rsidTr="00351BD1">
        <w:trPr>
          <w:ins w:id="14678" w:author="XuanWen Chen" w:date="2019-01-02T06:46:00Z"/>
        </w:trPr>
        <w:tc>
          <w:tcPr>
            <w:tcW w:w="1526" w:type="dxa"/>
          </w:tcPr>
          <w:p w14:paraId="257D338C" w14:textId="77777777" w:rsidR="009153B4" w:rsidRPr="008035F1" w:rsidRDefault="009153B4" w:rsidP="00351BD1">
            <w:pPr>
              <w:jc w:val="left"/>
              <w:rPr>
                <w:ins w:id="14679" w:author="XuanWen Chen" w:date="2019-01-02T06:46:00Z"/>
                <w:rFonts w:hAnsi="宋体"/>
              </w:rPr>
            </w:pPr>
            <w:ins w:id="14680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996" w:type="dxa"/>
            <w:gridSpan w:val="3"/>
          </w:tcPr>
          <w:p w14:paraId="4F2F5B66" w14:textId="77777777" w:rsidR="009153B4" w:rsidRPr="008035F1" w:rsidRDefault="009153B4" w:rsidP="00351BD1">
            <w:pPr>
              <w:jc w:val="left"/>
              <w:rPr>
                <w:ins w:id="14681" w:author="XuanWen Chen" w:date="2019-01-02T06:46:00Z"/>
                <w:rFonts w:hAnsi="宋体"/>
              </w:rPr>
            </w:pPr>
            <w:ins w:id="14682" w:author="XuanWen Chen" w:date="2019-01-02T06:46:00Z">
              <w:r>
                <w:rPr>
                  <w:rFonts w:hAnsi="宋体" w:hint="eastAsia"/>
                </w:rPr>
                <w:t>每天20次</w:t>
              </w:r>
            </w:ins>
          </w:p>
        </w:tc>
      </w:tr>
      <w:tr w:rsidR="009153B4" w:rsidRPr="008035F1" w14:paraId="513FD35C" w14:textId="77777777" w:rsidTr="00351BD1">
        <w:trPr>
          <w:ins w:id="14683" w:author="XuanWen Chen" w:date="2019-01-02T06:46:00Z"/>
        </w:trPr>
        <w:tc>
          <w:tcPr>
            <w:tcW w:w="1526" w:type="dxa"/>
          </w:tcPr>
          <w:p w14:paraId="292A0BDB" w14:textId="77777777" w:rsidR="009153B4" w:rsidRPr="008035F1" w:rsidRDefault="009153B4" w:rsidP="00351BD1">
            <w:pPr>
              <w:jc w:val="left"/>
              <w:rPr>
                <w:ins w:id="14684" w:author="XuanWen Chen" w:date="2019-01-02T06:46:00Z"/>
                <w:rFonts w:hAnsi="宋体"/>
              </w:rPr>
            </w:pPr>
            <w:ins w:id="14685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996" w:type="dxa"/>
            <w:gridSpan w:val="3"/>
          </w:tcPr>
          <w:p w14:paraId="4D159D49" w14:textId="77777777" w:rsidR="009153B4" w:rsidRPr="008035F1" w:rsidRDefault="009153B4" w:rsidP="00351BD1">
            <w:pPr>
              <w:jc w:val="left"/>
              <w:rPr>
                <w:ins w:id="14686" w:author="XuanWen Chen" w:date="2019-01-02T06:46:00Z"/>
                <w:rFonts w:hAnsi="宋体"/>
              </w:rPr>
            </w:pPr>
          </w:p>
        </w:tc>
      </w:tr>
      <w:tr w:rsidR="009153B4" w:rsidRPr="002E6A2F" w14:paraId="4E603C65" w14:textId="77777777" w:rsidTr="00351BD1">
        <w:trPr>
          <w:ins w:id="14687" w:author="XuanWen Chen" w:date="2019-01-02T06:46:00Z"/>
        </w:trPr>
        <w:tc>
          <w:tcPr>
            <w:tcW w:w="1526" w:type="dxa"/>
          </w:tcPr>
          <w:p w14:paraId="189C4219" w14:textId="77777777" w:rsidR="009153B4" w:rsidRPr="008035F1" w:rsidRDefault="009153B4" w:rsidP="00351BD1">
            <w:pPr>
              <w:jc w:val="left"/>
              <w:rPr>
                <w:ins w:id="14688" w:author="XuanWen Chen" w:date="2019-01-02T06:46:00Z"/>
                <w:rFonts w:hAnsi="宋体"/>
              </w:rPr>
            </w:pPr>
            <w:ins w:id="14689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996" w:type="dxa"/>
            <w:gridSpan w:val="3"/>
          </w:tcPr>
          <w:p w14:paraId="3DA06C1C" w14:textId="77777777" w:rsidR="009153B4" w:rsidRPr="002E6A2F" w:rsidRDefault="009153B4" w:rsidP="00351BD1">
            <w:pPr>
              <w:jc w:val="left"/>
              <w:rPr>
                <w:ins w:id="14690" w:author="XuanWen Chen" w:date="2019-01-02T06:46:00Z"/>
                <w:rFonts w:hAnsi="宋体"/>
              </w:rPr>
            </w:pPr>
            <w:ins w:id="14691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8035F1" w14:paraId="15956C3C" w14:textId="77777777" w:rsidTr="00351BD1">
        <w:trPr>
          <w:ins w:id="14692" w:author="XuanWen Chen" w:date="2019-01-02T06:46:00Z"/>
        </w:trPr>
        <w:tc>
          <w:tcPr>
            <w:tcW w:w="1526" w:type="dxa"/>
          </w:tcPr>
          <w:p w14:paraId="5CF9E0CE" w14:textId="77777777" w:rsidR="009153B4" w:rsidRPr="008035F1" w:rsidRDefault="009153B4" w:rsidP="00351BD1">
            <w:pPr>
              <w:jc w:val="left"/>
              <w:rPr>
                <w:ins w:id="14693" w:author="XuanWen Chen" w:date="2019-01-02T06:46:00Z"/>
                <w:rFonts w:hAnsi="宋体"/>
              </w:rPr>
            </w:pPr>
            <w:ins w:id="14694" w:author="XuanWen Chen" w:date="2019-01-02T06:46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996" w:type="dxa"/>
            <w:gridSpan w:val="3"/>
          </w:tcPr>
          <w:p w14:paraId="7932312C" w14:textId="77777777" w:rsidR="009153B4" w:rsidRPr="008035F1" w:rsidRDefault="009153B4" w:rsidP="00351BD1">
            <w:pPr>
              <w:jc w:val="left"/>
              <w:rPr>
                <w:ins w:id="14695" w:author="XuanWen Chen" w:date="2019-01-02T06:46:00Z"/>
                <w:rFonts w:hAnsi="宋体"/>
              </w:rPr>
            </w:pPr>
            <w:ins w:id="14696" w:author="XuanWen Chen" w:date="2019-01-02T06:46:00Z">
              <w:r>
                <w:rPr>
                  <w:rFonts w:hAnsi="宋体" w:hint="eastAsia"/>
                </w:rPr>
                <w:t>每天20个项目自动开始</w:t>
              </w:r>
            </w:ins>
          </w:p>
        </w:tc>
      </w:tr>
    </w:tbl>
    <w:p w14:paraId="2065E808" w14:textId="29042A3B" w:rsidR="009153B4" w:rsidRDefault="003D0319" w:rsidP="009153B4">
      <w:pPr>
        <w:pStyle w:val="4"/>
        <w:rPr>
          <w:ins w:id="14697" w:author="XuanWen Chen" w:date="2019-01-02T06:46:00Z"/>
        </w:rPr>
      </w:pPr>
      <w:ins w:id="14698" w:author="XuanWen Chen" w:date="2019-01-02T08:23:00Z">
        <w:r w:rsidRPr="003D0319">
          <w:lastRenderedPageBreak/>
          <w:t>PM</w:t>
        </w:r>
      </w:ins>
      <w:ins w:id="14699" w:author="XuanWen Chen" w:date="2019-01-02T06:46:00Z">
        <w:r w:rsidR="009153B4">
          <w:rPr>
            <w:rFonts w:hint="eastAsia"/>
          </w:rPr>
          <w:t>确认项目开始</w:t>
        </w:r>
        <w:r w:rsidR="009153B4">
          <w:rPr>
            <w:rFonts w:hint="eastAsia"/>
          </w:rPr>
          <w:t>-</w:t>
        </w:r>
        <w:r w:rsidR="009153B4">
          <w:rPr>
            <w:rFonts w:hint="eastAsia"/>
          </w:rPr>
          <w:t>手动开始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9153B4" w:rsidRPr="008035F1" w14:paraId="0B5D9FC7" w14:textId="77777777" w:rsidTr="00351BD1">
        <w:trPr>
          <w:ins w:id="14700" w:author="XuanWen Chen" w:date="2019-01-02T06:46:00Z"/>
        </w:trPr>
        <w:tc>
          <w:tcPr>
            <w:tcW w:w="2074" w:type="dxa"/>
          </w:tcPr>
          <w:p w14:paraId="00833129" w14:textId="77777777" w:rsidR="009153B4" w:rsidRPr="008035F1" w:rsidRDefault="009153B4" w:rsidP="00351BD1">
            <w:pPr>
              <w:rPr>
                <w:ins w:id="14701" w:author="XuanWen Chen" w:date="2019-01-02T06:46:00Z"/>
                <w:rFonts w:hAnsi="宋体"/>
                <w:b/>
              </w:rPr>
            </w:pPr>
            <w:ins w:id="14702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</w:tcPr>
          <w:p w14:paraId="4401927D" w14:textId="6E7B1129" w:rsidR="009153B4" w:rsidRPr="008035F1" w:rsidRDefault="009153B4" w:rsidP="00351BD1">
            <w:pPr>
              <w:rPr>
                <w:ins w:id="14703" w:author="XuanWen Chen" w:date="2019-01-02T06:46:00Z"/>
                <w:rFonts w:hAnsi="宋体"/>
                <w:b/>
              </w:rPr>
            </w:pPr>
            <w:ins w:id="14704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</w:ins>
            <w:ins w:id="14705" w:author="XuanWen Chen" w:date="2019-01-02T08:23:00Z">
              <w:r w:rsidR="003D0319" w:rsidRPr="003D0319">
                <w:rPr>
                  <w:rFonts w:hAnsi="宋体"/>
                  <w:b/>
                </w:rPr>
                <w:t>PM</w:t>
              </w:r>
            </w:ins>
            <w:ins w:id="14706" w:author="XuanWen Chen" w:date="2019-01-02T06:46:00Z">
              <w:r>
                <w:rPr>
                  <w:rFonts w:hAnsi="宋体" w:hint="eastAsia"/>
                  <w:b/>
                </w:rPr>
                <w:t>确认项目开始-手动开始</w:t>
              </w:r>
            </w:ins>
          </w:p>
        </w:tc>
      </w:tr>
      <w:tr w:rsidR="009153B4" w:rsidRPr="008035F1" w14:paraId="1267EF22" w14:textId="77777777" w:rsidTr="00351BD1">
        <w:trPr>
          <w:ins w:id="14707" w:author="XuanWen Chen" w:date="2019-01-02T06:46:00Z"/>
        </w:trPr>
        <w:tc>
          <w:tcPr>
            <w:tcW w:w="2074" w:type="dxa"/>
          </w:tcPr>
          <w:p w14:paraId="21C7567C" w14:textId="77777777" w:rsidR="009153B4" w:rsidRPr="008035F1" w:rsidRDefault="009153B4" w:rsidP="00351BD1">
            <w:pPr>
              <w:jc w:val="left"/>
              <w:rPr>
                <w:ins w:id="14708" w:author="XuanWen Chen" w:date="2019-01-02T06:46:00Z"/>
                <w:rFonts w:hAnsi="宋体"/>
              </w:rPr>
            </w:pPr>
            <w:ins w:id="14709" w:author="XuanWen Chen" w:date="2019-01-02T06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</w:tcPr>
          <w:p w14:paraId="774D8792" w14:textId="77777777" w:rsidR="009153B4" w:rsidRPr="008035F1" w:rsidRDefault="009153B4" w:rsidP="00351BD1">
            <w:pPr>
              <w:jc w:val="left"/>
              <w:rPr>
                <w:ins w:id="14710" w:author="XuanWen Chen" w:date="2019-01-02T06:46:00Z"/>
                <w:rFonts w:hAnsi="宋体"/>
              </w:rPr>
            </w:pPr>
            <w:ins w:id="14711" w:author="XuanWen Chen" w:date="2019-01-02T06:46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489" w:type="dxa"/>
          </w:tcPr>
          <w:p w14:paraId="7456D28A" w14:textId="77777777" w:rsidR="009153B4" w:rsidRPr="008035F1" w:rsidRDefault="009153B4" w:rsidP="00351BD1">
            <w:pPr>
              <w:jc w:val="left"/>
              <w:rPr>
                <w:ins w:id="14712" w:author="XuanWen Chen" w:date="2019-01-02T06:46:00Z"/>
                <w:rFonts w:hAnsi="宋体"/>
              </w:rPr>
            </w:pPr>
            <w:ins w:id="14713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659" w:type="dxa"/>
          </w:tcPr>
          <w:p w14:paraId="41D7E48E" w14:textId="77777777" w:rsidR="009153B4" w:rsidRPr="008035F1" w:rsidRDefault="009153B4" w:rsidP="00351BD1">
            <w:pPr>
              <w:jc w:val="left"/>
              <w:rPr>
                <w:ins w:id="14714" w:author="XuanWen Chen" w:date="2019-01-02T06:46:00Z"/>
                <w:rFonts w:hAnsi="宋体"/>
              </w:rPr>
            </w:pPr>
            <w:ins w:id="14715" w:author="XuanWen Chen" w:date="2019-01-02T06:46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/11/24</w:t>
              </w:r>
            </w:ins>
          </w:p>
        </w:tc>
      </w:tr>
      <w:tr w:rsidR="009153B4" w:rsidRPr="008035F1" w14:paraId="7B5E42C5" w14:textId="77777777" w:rsidTr="00351BD1">
        <w:trPr>
          <w:ins w:id="14716" w:author="XuanWen Chen" w:date="2019-01-02T06:46:00Z"/>
        </w:trPr>
        <w:tc>
          <w:tcPr>
            <w:tcW w:w="2074" w:type="dxa"/>
          </w:tcPr>
          <w:p w14:paraId="384DB322" w14:textId="77777777" w:rsidR="009153B4" w:rsidRPr="008035F1" w:rsidRDefault="009153B4" w:rsidP="00351BD1">
            <w:pPr>
              <w:jc w:val="left"/>
              <w:rPr>
                <w:ins w:id="14717" w:author="XuanWen Chen" w:date="2019-01-02T06:46:00Z"/>
                <w:rFonts w:hAnsi="宋体"/>
              </w:rPr>
            </w:pPr>
            <w:ins w:id="14718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</w:tcPr>
          <w:p w14:paraId="17DDF9A5" w14:textId="1449D7D7" w:rsidR="009153B4" w:rsidRPr="008035F1" w:rsidRDefault="003D0319" w:rsidP="00351BD1">
            <w:pPr>
              <w:jc w:val="left"/>
              <w:rPr>
                <w:ins w:id="14719" w:author="XuanWen Chen" w:date="2019-01-02T06:46:00Z"/>
                <w:rFonts w:hAnsi="宋体"/>
              </w:rPr>
            </w:pPr>
            <w:ins w:id="14720" w:author="XuanWen Chen" w:date="2019-01-02T08:23:00Z">
              <w:r>
                <w:rPr>
                  <w:rFonts w:hAnsi="宋体" w:hint="eastAsia"/>
                </w:rPr>
                <w:t>PM</w:t>
              </w:r>
            </w:ins>
            <w:ins w:id="14721" w:author="XuanWen Chen" w:date="2019-01-02T11:19:00Z">
              <w:r w:rsidR="00EF617E">
                <w:rPr>
                  <w:rFonts w:hAnsi="宋体" w:hint="eastAsia"/>
                </w:rPr>
                <w:t>扮演者</w:t>
              </w:r>
            </w:ins>
          </w:p>
        </w:tc>
        <w:tc>
          <w:tcPr>
            <w:tcW w:w="1489" w:type="dxa"/>
          </w:tcPr>
          <w:p w14:paraId="39BEDDB3" w14:textId="77777777" w:rsidR="009153B4" w:rsidRPr="008035F1" w:rsidRDefault="009153B4" w:rsidP="00351BD1">
            <w:pPr>
              <w:jc w:val="left"/>
              <w:rPr>
                <w:ins w:id="14722" w:author="XuanWen Chen" w:date="2019-01-02T06:46:00Z"/>
                <w:rFonts w:hAnsi="宋体"/>
              </w:rPr>
            </w:pPr>
            <w:ins w:id="14723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659" w:type="dxa"/>
          </w:tcPr>
          <w:p w14:paraId="6A4BDCB0" w14:textId="77777777" w:rsidR="009153B4" w:rsidRPr="008035F1" w:rsidRDefault="009153B4" w:rsidP="00351BD1">
            <w:pPr>
              <w:jc w:val="left"/>
              <w:rPr>
                <w:ins w:id="14724" w:author="XuanWen Chen" w:date="2019-01-02T06:46:00Z"/>
                <w:rFonts w:hAnsi="宋体"/>
              </w:rPr>
            </w:pPr>
            <w:ins w:id="14725" w:author="XuanWen Chen" w:date="2019-01-02T06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8035F1" w14:paraId="3FEC8ED4" w14:textId="77777777" w:rsidTr="00351BD1">
        <w:trPr>
          <w:ins w:id="14726" w:author="XuanWen Chen" w:date="2019-01-02T06:46:00Z"/>
        </w:trPr>
        <w:tc>
          <w:tcPr>
            <w:tcW w:w="2074" w:type="dxa"/>
          </w:tcPr>
          <w:p w14:paraId="6A3482EA" w14:textId="77777777" w:rsidR="009153B4" w:rsidRPr="008035F1" w:rsidRDefault="009153B4" w:rsidP="00351BD1">
            <w:pPr>
              <w:jc w:val="left"/>
              <w:rPr>
                <w:ins w:id="14727" w:author="XuanWen Chen" w:date="2019-01-02T06:46:00Z"/>
                <w:rFonts w:hAnsi="宋体"/>
              </w:rPr>
            </w:pPr>
            <w:ins w:id="14728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</w:tcPr>
          <w:p w14:paraId="7B8F34E1" w14:textId="27329BD3" w:rsidR="009153B4" w:rsidRPr="008035F1" w:rsidRDefault="009153B4" w:rsidP="00351BD1">
            <w:pPr>
              <w:jc w:val="left"/>
              <w:rPr>
                <w:ins w:id="14729" w:author="XuanWen Chen" w:date="2019-01-02T06:46:00Z"/>
                <w:rFonts w:hAnsi="宋体"/>
              </w:rPr>
            </w:pPr>
            <w:ins w:id="14730" w:author="XuanWen Chen" w:date="2019-01-02T06:46:00Z">
              <w:r>
                <w:rPr>
                  <w:rFonts w:hAnsi="宋体" w:hint="eastAsia"/>
                </w:rPr>
                <w:t>项目</w:t>
              </w:r>
            </w:ins>
            <w:ins w:id="14731" w:author="XuanWen Chen" w:date="2019-01-02T08:23:00Z">
              <w:r w:rsidR="003D0319">
                <w:rPr>
                  <w:rFonts w:hAnsi="宋体" w:hint="eastAsia"/>
                </w:rPr>
                <w:t>手动开始</w:t>
              </w:r>
            </w:ins>
          </w:p>
        </w:tc>
      </w:tr>
      <w:tr w:rsidR="009153B4" w:rsidRPr="008035F1" w14:paraId="0218BBFA" w14:textId="77777777" w:rsidTr="00351BD1">
        <w:trPr>
          <w:ins w:id="14732" w:author="XuanWen Chen" w:date="2019-01-02T06:46:00Z"/>
        </w:trPr>
        <w:tc>
          <w:tcPr>
            <w:tcW w:w="2074" w:type="dxa"/>
          </w:tcPr>
          <w:p w14:paraId="713034DA" w14:textId="77777777" w:rsidR="009153B4" w:rsidRPr="008035F1" w:rsidRDefault="009153B4" w:rsidP="00351BD1">
            <w:pPr>
              <w:jc w:val="left"/>
              <w:rPr>
                <w:ins w:id="14733" w:author="XuanWen Chen" w:date="2019-01-02T06:46:00Z"/>
                <w:rFonts w:hAnsi="宋体"/>
              </w:rPr>
            </w:pPr>
            <w:ins w:id="14734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</w:tcPr>
          <w:p w14:paraId="6168873B" w14:textId="34F68F5D" w:rsidR="009153B4" w:rsidRPr="008035F1" w:rsidRDefault="009153B4" w:rsidP="00351BD1">
            <w:pPr>
              <w:jc w:val="left"/>
              <w:rPr>
                <w:ins w:id="14735" w:author="XuanWen Chen" w:date="2019-01-02T06:46:00Z"/>
                <w:rFonts w:hAnsi="宋体"/>
              </w:rPr>
            </w:pPr>
            <w:ins w:id="14736" w:author="XuanWen Chen" w:date="2019-01-02T06:46:00Z">
              <w:r>
                <w:rPr>
                  <w:rFonts w:hAnsi="宋体" w:hint="eastAsia"/>
                </w:rPr>
                <w:t>角色分配全部完成</w:t>
              </w:r>
            </w:ins>
          </w:p>
        </w:tc>
      </w:tr>
      <w:tr w:rsidR="009153B4" w:rsidRPr="000D31F2" w14:paraId="4527B96E" w14:textId="77777777" w:rsidTr="00351BD1">
        <w:trPr>
          <w:ins w:id="14737" w:author="XuanWen Chen" w:date="2019-01-02T06:46:00Z"/>
        </w:trPr>
        <w:tc>
          <w:tcPr>
            <w:tcW w:w="2074" w:type="dxa"/>
          </w:tcPr>
          <w:p w14:paraId="09F01B9F" w14:textId="77777777" w:rsidR="009153B4" w:rsidRPr="008035F1" w:rsidRDefault="009153B4" w:rsidP="00351BD1">
            <w:pPr>
              <w:jc w:val="left"/>
              <w:rPr>
                <w:ins w:id="14738" w:author="XuanWen Chen" w:date="2019-01-02T06:46:00Z"/>
                <w:rFonts w:hAnsi="宋体"/>
              </w:rPr>
            </w:pPr>
            <w:ins w:id="14739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</w:tcPr>
          <w:p w14:paraId="5B606646" w14:textId="77777777" w:rsidR="009153B4" w:rsidRPr="000D31F2" w:rsidRDefault="009153B4" w:rsidP="00351BD1">
            <w:pPr>
              <w:rPr>
                <w:ins w:id="14740" w:author="XuanWen Chen" w:date="2019-01-02T06:46:00Z"/>
              </w:rPr>
            </w:pPr>
            <w:ins w:id="14741" w:author="XuanWen Chen" w:date="2019-01-02T06:46:00Z">
              <w:r w:rsidRPr="000D31F2">
                <w:rPr>
                  <w:rFonts w:hint="eastAsia"/>
                </w:rPr>
                <w:t>PRE-1：登录系统</w:t>
              </w:r>
              <w:r>
                <w:rPr>
                  <w:rFonts w:hint="eastAsia"/>
                </w:rPr>
                <w:t>。</w:t>
              </w:r>
            </w:ins>
          </w:p>
          <w:p w14:paraId="1C406F27" w14:textId="77777777" w:rsidR="009153B4" w:rsidRPr="003818F6" w:rsidRDefault="009153B4" w:rsidP="00351BD1">
            <w:pPr>
              <w:rPr>
                <w:ins w:id="14742" w:author="XuanWen Chen" w:date="2019-01-02T06:46:00Z"/>
              </w:rPr>
            </w:pPr>
            <w:ins w:id="14743" w:author="XuanWen Chen" w:date="2019-01-02T06:46:00Z">
              <w:r w:rsidRPr="000D31F2">
                <w:rPr>
                  <w:rFonts w:hint="eastAsia"/>
                </w:rPr>
                <w:t>PRE-2：为当前</w:t>
              </w:r>
              <w:proofErr w:type="gramStart"/>
              <w:r w:rsidRPr="000D31F2">
                <w:rPr>
                  <w:rFonts w:hint="eastAsia"/>
                </w:rPr>
                <w:t>项目</w:t>
              </w:r>
              <w:r>
                <w:rPr>
                  <w:rFonts w:hint="eastAsia"/>
                </w:rPr>
                <w:t>项目</w:t>
              </w:r>
              <w:proofErr w:type="gramEnd"/>
              <w:r>
                <w:rPr>
                  <w:rFonts w:hint="eastAsia"/>
                </w:rPr>
                <w:t>发起人</w:t>
              </w:r>
              <w:r w:rsidRPr="000D31F2">
                <w:rPr>
                  <w:rFonts w:hint="eastAsia"/>
                </w:rPr>
                <w:t>的扮演者</w:t>
              </w:r>
              <w:r>
                <w:rPr>
                  <w:rFonts w:hint="eastAsia"/>
                </w:rPr>
                <w:t>。</w:t>
              </w:r>
            </w:ins>
          </w:p>
          <w:p w14:paraId="6EF4ECA7" w14:textId="77777777" w:rsidR="009153B4" w:rsidRPr="000D31F2" w:rsidRDefault="009153B4" w:rsidP="00351BD1">
            <w:pPr>
              <w:rPr>
                <w:ins w:id="14744" w:author="XuanWen Chen" w:date="2019-01-02T06:46:00Z"/>
              </w:rPr>
            </w:pPr>
            <w:ins w:id="14745" w:author="XuanWen Chen" w:date="2019-01-02T06:46:00Z">
              <w:r>
                <w:rPr>
                  <w:rFonts w:hint="eastAsia"/>
                </w:rPr>
                <w:t>P</w:t>
              </w:r>
              <w:r>
                <w:t>RE-4</w:t>
              </w:r>
              <w:r>
                <w:rPr>
                  <w:rFonts w:hint="eastAsia"/>
                </w:rPr>
                <w:t>：角色分配完成。</w:t>
              </w:r>
            </w:ins>
          </w:p>
        </w:tc>
      </w:tr>
      <w:tr w:rsidR="009153B4" w:rsidRPr="000D31F2" w14:paraId="20B6324D" w14:textId="77777777" w:rsidTr="00351BD1">
        <w:trPr>
          <w:ins w:id="14746" w:author="XuanWen Chen" w:date="2019-01-02T06:46:00Z"/>
        </w:trPr>
        <w:tc>
          <w:tcPr>
            <w:tcW w:w="2074" w:type="dxa"/>
          </w:tcPr>
          <w:p w14:paraId="2001870E" w14:textId="77777777" w:rsidR="009153B4" w:rsidRPr="008035F1" w:rsidRDefault="009153B4" w:rsidP="00351BD1">
            <w:pPr>
              <w:jc w:val="left"/>
              <w:rPr>
                <w:ins w:id="14747" w:author="XuanWen Chen" w:date="2019-01-02T06:46:00Z"/>
                <w:rFonts w:hAnsi="宋体"/>
              </w:rPr>
            </w:pPr>
            <w:ins w:id="14748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</w:tcPr>
          <w:p w14:paraId="75A6F29C" w14:textId="77777777" w:rsidR="009153B4" w:rsidRPr="000D31F2" w:rsidRDefault="009153B4" w:rsidP="00351BD1">
            <w:pPr>
              <w:rPr>
                <w:ins w:id="14749" w:author="XuanWen Chen" w:date="2019-01-02T06:46:00Z"/>
              </w:rPr>
            </w:pPr>
            <w:ins w:id="14750" w:author="XuanWen Chen" w:date="2019-01-02T06:46:00Z">
              <w:r w:rsidRPr="000D31F2">
                <w:rPr>
                  <w:rFonts w:hint="eastAsia"/>
                </w:rPr>
                <w:t>POST-1：通知给</w:t>
              </w:r>
              <w:r>
                <w:rPr>
                  <w:rFonts w:hint="eastAsia"/>
                </w:rPr>
                <w:t>全项目组的人</w:t>
              </w:r>
            </w:ins>
          </w:p>
        </w:tc>
      </w:tr>
      <w:tr w:rsidR="009153B4" w:rsidRPr="000D31F2" w14:paraId="4F5B595C" w14:textId="77777777" w:rsidTr="00351BD1">
        <w:trPr>
          <w:ins w:id="14751" w:author="XuanWen Chen" w:date="2019-01-02T06:46:00Z"/>
        </w:trPr>
        <w:tc>
          <w:tcPr>
            <w:tcW w:w="2074" w:type="dxa"/>
          </w:tcPr>
          <w:p w14:paraId="08B46F8B" w14:textId="77777777" w:rsidR="009153B4" w:rsidRPr="008035F1" w:rsidRDefault="009153B4" w:rsidP="00351BD1">
            <w:pPr>
              <w:jc w:val="left"/>
              <w:rPr>
                <w:ins w:id="14752" w:author="XuanWen Chen" w:date="2019-01-02T06:46:00Z"/>
                <w:rFonts w:hAnsi="宋体"/>
              </w:rPr>
            </w:pPr>
            <w:ins w:id="14753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0D27EA7C" w14:textId="77777777" w:rsidR="009153B4" w:rsidRPr="000D31F2" w:rsidRDefault="009153B4" w:rsidP="00351BD1">
            <w:pPr>
              <w:rPr>
                <w:ins w:id="14754" w:author="XuanWen Chen" w:date="2019-01-02T06:46:00Z"/>
              </w:rPr>
            </w:pPr>
            <w:ins w:id="14755" w:author="XuanWen Chen" w:date="2019-01-02T06:46:00Z">
              <w:r>
                <w:rPr>
                  <w:rFonts w:hint="eastAsia"/>
                </w:rPr>
                <w:t>项目发起人点击开始</w:t>
              </w:r>
            </w:ins>
          </w:p>
        </w:tc>
      </w:tr>
      <w:tr w:rsidR="009153B4" w:rsidRPr="000D31F2" w14:paraId="76A66870" w14:textId="77777777" w:rsidTr="00351BD1">
        <w:trPr>
          <w:ins w:id="14756" w:author="XuanWen Chen" w:date="2019-01-02T06:46:00Z"/>
        </w:trPr>
        <w:tc>
          <w:tcPr>
            <w:tcW w:w="2074" w:type="dxa"/>
          </w:tcPr>
          <w:p w14:paraId="7E7FEEBE" w14:textId="77777777" w:rsidR="009153B4" w:rsidRPr="008035F1" w:rsidRDefault="009153B4" w:rsidP="00351BD1">
            <w:pPr>
              <w:jc w:val="left"/>
              <w:rPr>
                <w:ins w:id="14757" w:author="XuanWen Chen" w:date="2019-01-02T06:46:00Z"/>
                <w:rFonts w:hAnsi="宋体"/>
              </w:rPr>
            </w:pPr>
            <w:ins w:id="14758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0CF6E471" w14:textId="77777777" w:rsidR="009153B4" w:rsidRPr="000D31F2" w:rsidRDefault="009153B4" w:rsidP="00351BD1">
            <w:pPr>
              <w:rPr>
                <w:ins w:id="14759" w:author="XuanWen Chen" w:date="2019-01-02T06:46:00Z"/>
              </w:rPr>
            </w:pPr>
            <w:ins w:id="14760" w:author="XuanWen Chen" w:date="2019-01-02T06:46:00Z">
              <w:r>
                <w:rPr>
                  <w:rFonts w:hint="eastAsia"/>
                </w:rPr>
                <w:t>项目开始</w:t>
              </w:r>
            </w:ins>
          </w:p>
        </w:tc>
      </w:tr>
      <w:tr w:rsidR="009153B4" w:rsidRPr="002B179C" w14:paraId="26CA11B9" w14:textId="77777777" w:rsidTr="00351BD1">
        <w:trPr>
          <w:ins w:id="14761" w:author="XuanWen Chen" w:date="2019-01-02T06:46:00Z"/>
        </w:trPr>
        <w:tc>
          <w:tcPr>
            <w:tcW w:w="2074" w:type="dxa"/>
          </w:tcPr>
          <w:p w14:paraId="69018307" w14:textId="77777777" w:rsidR="009153B4" w:rsidRPr="008035F1" w:rsidRDefault="009153B4" w:rsidP="00351BD1">
            <w:pPr>
              <w:rPr>
                <w:ins w:id="14762" w:author="XuanWen Chen" w:date="2019-01-02T06:46:00Z"/>
                <w:rFonts w:hAnsi="宋体"/>
              </w:rPr>
            </w:pPr>
            <w:ins w:id="14763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</w:tcPr>
          <w:p w14:paraId="7A0C8492" w14:textId="77777777" w:rsidR="009153B4" w:rsidRPr="001D3A6A" w:rsidRDefault="009153B4" w:rsidP="00351BD1">
            <w:pPr>
              <w:rPr>
                <w:ins w:id="14764" w:author="XuanWen Chen" w:date="2019-01-02T06:46:00Z"/>
                <w:rFonts w:hAnsi="宋体"/>
              </w:rPr>
            </w:pPr>
            <w:ins w:id="14765" w:author="XuanWen Chen" w:date="2019-01-02T06:46:00Z">
              <w:r>
                <w:rPr>
                  <w:rFonts w:hAnsi="宋体" w:hint="eastAsia"/>
                </w:rPr>
                <w:t>1.</w:t>
              </w:r>
              <w:r>
                <w:rPr>
                  <w:rFonts w:hAnsi="宋体"/>
                </w:rPr>
                <w:t xml:space="preserve"> 项目发起人</w:t>
              </w:r>
              <w:r w:rsidRPr="001D3A6A">
                <w:rPr>
                  <w:rFonts w:hAnsi="宋体" w:hint="eastAsia"/>
                </w:rPr>
                <w:t>创建项目实例。</w:t>
              </w:r>
            </w:ins>
          </w:p>
          <w:p w14:paraId="4D46DDDC" w14:textId="77777777" w:rsidR="009153B4" w:rsidRPr="001D3A6A" w:rsidRDefault="009153B4" w:rsidP="00351BD1">
            <w:pPr>
              <w:rPr>
                <w:ins w:id="14766" w:author="XuanWen Chen" w:date="2019-01-02T06:46:00Z"/>
                <w:rFonts w:hAnsi="宋体"/>
              </w:rPr>
            </w:pPr>
            <w:ins w:id="14767" w:author="XuanWen Chen" w:date="2019-01-02T06:46:00Z">
              <w:r>
                <w:rPr>
                  <w:rFonts w:hAnsi="宋体" w:hint="eastAsia"/>
                </w:rPr>
                <w:t>2.</w:t>
              </w:r>
              <w:r>
                <w:rPr>
                  <w:rFonts w:hAnsi="宋体"/>
                </w:rPr>
                <w:t xml:space="preserve"> </w:t>
              </w:r>
              <w:r>
                <w:rPr>
                  <w:rFonts w:hAnsi="宋体" w:hint="eastAsia"/>
                </w:rPr>
                <w:t>项目发起人</w:t>
              </w:r>
              <w:r w:rsidRPr="001D3A6A">
                <w:rPr>
                  <w:rFonts w:hAnsi="宋体" w:hint="eastAsia"/>
                </w:rPr>
                <w:t>选择项目开始条件</w:t>
              </w:r>
              <w:r w:rsidRPr="001D3A6A">
                <w:rPr>
                  <w:rFonts w:hAnsi="宋体"/>
                </w:rPr>
                <w:t>—</w:t>
              </w:r>
              <w:r w:rsidRPr="001D3A6A">
                <w:rPr>
                  <w:rFonts w:hAnsi="宋体" w:hint="eastAsia"/>
                </w:rPr>
                <w:t>手动开始。</w:t>
              </w:r>
            </w:ins>
          </w:p>
          <w:p w14:paraId="32BA0E79" w14:textId="77777777" w:rsidR="009153B4" w:rsidRPr="001D3A6A" w:rsidRDefault="009153B4" w:rsidP="00351BD1">
            <w:pPr>
              <w:rPr>
                <w:ins w:id="14768" w:author="XuanWen Chen" w:date="2019-01-02T06:46:00Z"/>
                <w:rFonts w:hAnsi="宋体"/>
              </w:rPr>
            </w:pPr>
            <w:ins w:id="14769" w:author="XuanWen Chen" w:date="2019-01-02T06:46:00Z">
              <w:r>
                <w:rPr>
                  <w:rFonts w:hAnsi="宋体" w:hint="eastAsia"/>
                </w:rPr>
                <w:t>3.</w:t>
              </w:r>
              <w:r>
                <w:rPr>
                  <w:rFonts w:hAnsi="宋体"/>
                </w:rPr>
                <w:t>项目发起人</w:t>
              </w:r>
              <w:r w:rsidRPr="001D3A6A">
                <w:rPr>
                  <w:rFonts w:hAnsi="宋体" w:hint="eastAsia"/>
                </w:rPr>
                <w:t>点击项目开始按钮。</w:t>
              </w:r>
            </w:ins>
          </w:p>
        </w:tc>
      </w:tr>
      <w:tr w:rsidR="009153B4" w:rsidRPr="003818F6" w14:paraId="2DDEA462" w14:textId="77777777" w:rsidTr="00351BD1">
        <w:trPr>
          <w:trHeight w:val="494"/>
          <w:ins w:id="14770" w:author="XuanWen Chen" w:date="2019-01-02T06:46:00Z"/>
        </w:trPr>
        <w:tc>
          <w:tcPr>
            <w:tcW w:w="2074" w:type="dxa"/>
          </w:tcPr>
          <w:p w14:paraId="3116B0E9" w14:textId="77777777" w:rsidR="009153B4" w:rsidRPr="008035F1" w:rsidRDefault="009153B4" w:rsidP="00351BD1">
            <w:pPr>
              <w:jc w:val="left"/>
              <w:rPr>
                <w:ins w:id="14771" w:author="XuanWen Chen" w:date="2019-01-02T06:46:00Z"/>
                <w:rFonts w:hAnsi="宋体"/>
              </w:rPr>
            </w:pPr>
            <w:ins w:id="14772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</w:tcPr>
          <w:p w14:paraId="4E8DB828" w14:textId="77777777" w:rsidR="009153B4" w:rsidRPr="001D3A6A" w:rsidRDefault="009153B4" w:rsidP="00351BD1">
            <w:pPr>
              <w:jc w:val="left"/>
              <w:rPr>
                <w:ins w:id="14773" w:author="XuanWen Chen" w:date="2019-01-02T06:46:00Z"/>
                <w:rFonts w:hAnsi="宋体"/>
              </w:rPr>
            </w:pPr>
            <w:ins w:id="14774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FD6E19" w14:paraId="77EBC503" w14:textId="77777777" w:rsidTr="00351BD1">
        <w:trPr>
          <w:ins w:id="14775" w:author="XuanWen Chen" w:date="2019-01-02T06:46:00Z"/>
        </w:trPr>
        <w:tc>
          <w:tcPr>
            <w:tcW w:w="2074" w:type="dxa"/>
          </w:tcPr>
          <w:p w14:paraId="515512E0" w14:textId="77777777" w:rsidR="009153B4" w:rsidRPr="008035F1" w:rsidRDefault="009153B4" w:rsidP="00351BD1">
            <w:pPr>
              <w:jc w:val="left"/>
              <w:rPr>
                <w:ins w:id="14776" w:author="XuanWen Chen" w:date="2019-01-02T06:46:00Z"/>
                <w:rFonts w:hAnsi="宋体"/>
              </w:rPr>
            </w:pPr>
            <w:ins w:id="14777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</w:tcPr>
          <w:p w14:paraId="47C1FBF5" w14:textId="77777777" w:rsidR="009153B4" w:rsidRPr="00FD6E19" w:rsidRDefault="009153B4" w:rsidP="00351BD1">
            <w:pPr>
              <w:jc w:val="left"/>
              <w:rPr>
                <w:ins w:id="14778" w:author="XuanWen Chen" w:date="2019-01-02T06:46:00Z"/>
                <w:rFonts w:hAnsi="宋体"/>
              </w:rPr>
            </w:pPr>
            <w:ins w:id="14779" w:author="XuanWen Chen" w:date="2019-01-02T06:46:00Z">
              <w:r>
                <w:rPr>
                  <w:rFonts w:hAnsi="宋体" w:hint="eastAsia"/>
                </w:rPr>
                <w:t>当前案例已无权限参加</w:t>
              </w:r>
            </w:ins>
          </w:p>
        </w:tc>
      </w:tr>
      <w:tr w:rsidR="009153B4" w:rsidRPr="008035F1" w14:paraId="7E4538AD" w14:textId="77777777" w:rsidTr="00351BD1">
        <w:trPr>
          <w:ins w:id="14780" w:author="XuanWen Chen" w:date="2019-01-02T06:46:00Z"/>
        </w:trPr>
        <w:tc>
          <w:tcPr>
            <w:tcW w:w="2074" w:type="dxa"/>
          </w:tcPr>
          <w:p w14:paraId="2AF1EA38" w14:textId="77777777" w:rsidR="009153B4" w:rsidRPr="008035F1" w:rsidRDefault="009153B4" w:rsidP="00351BD1">
            <w:pPr>
              <w:jc w:val="left"/>
              <w:rPr>
                <w:ins w:id="14781" w:author="XuanWen Chen" w:date="2019-01-02T06:46:00Z"/>
                <w:rFonts w:hAnsi="宋体"/>
              </w:rPr>
            </w:pPr>
            <w:ins w:id="14782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</w:tcPr>
          <w:p w14:paraId="1DB33000" w14:textId="77777777" w:rsidR="009153B4" w:rsidRPr="008035F1" w:rsidRDefault="009153B4" w:rsidP="00351BD1">
            <w:pPr>
              <w:jc w:val="left"/>
              <w:rPr>
                <w:ins w:id="14783" w:author="XuanWen Chen" w:date="2019-01-02T06:46:00Z"/>
                <w:rFonts w:hAnsi="宋体"/>
              </w:rPr>
            </w:pPr>
          </w:p>
        </w:tc>
      </w:tr>
      <w:tr w:rsidR="009153B4" w:rsidRPr="008035F1" w14:paraId="6C2BC63C" w14:textId="77777777" w:rsidTr="00351BD1">
        <w:trPr>
          <w:ins w:id="14784" w:author="XuanWen Chen" w:date="2019-01-02T06:46:00Z"/>
        </w:trPr>
        <w:tc>
          <w:tcPr>
            <w:tcW w:w="2074" w:type="dxa"/>
          </w:tcPr>
          <w:p w14:paraId="409C4C65" w14:textId="77777777" w:rsidR="009153B4" w:rsidRPr="008035F1" w:rsidRDefault="009153B4" w:rsidP="00351BD1">
            <w:pPr>
              <w:jc w:val="left"/>
              <w:rPr>
                <w:ins w:id="14785" w:author="XuanWen Chen" w:date="2019-01-02T06:46:00Z"/>
                <w:rFonts w:hAnsi="宋体"/>
              </w:rPr>
            </w:pPr>
            <w:ins w:id="14786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</w:tcPr>
          <w:p w14:paraId="472B88CC" w14:textId="77777777" w:rsidR="009153B4" w:rsidRPr="008035F1" w:rsidRDefault="009153B4" w:rsidP="00351BD1">
            <w:pPr>
              <w:jc w:val="left"/>
              <w:rPr>
                <w:ins w:id="14787" w:author="XuanWen Chen" w:date="2019-01-02T06:46:00Z"/>
                <w:rFonts w:hAnsi="宋体"/>
              </w:rPr>
            </w:pPr>
            <w:ins w:id="14788" w:author="XuanWen Chen" w:date="2019-01-02T06:46:00Z">
              <w:r>
                <w:rPr>
                  <w:rFonts w:hAnsi="宋体" w:hint="eastAsia"/>
                </w:rPr>
                <w:t>每天40次</w:t>
              </w:r>
            </w:ins>
          </w:p>
        </w:tc>
      </w:tr>
      <w:tr w:rsidR="009153B4" w:rsidRPr="008035F1" w14:paraId="6A5CC21C" w14:textId="77777777" w:rsidTr="00351BD1">
        <w:trPr>
          <w:ins w:id="14789" w:author="XuanWen Chen" w:date="2019-01-02T06:46:00Z"/>
        </w:trPr>
        <w:tc>
          <w:tcPr>
            <w:tcW w:w="2074" w:type="dxa"/>
          </w:tcPr>
          <w:p w14:paraId="6660DA9D" w14:textId="77777777" w:rsidR="009153B4" w:rsidRPr="008035F1" w:rsidRDefault="009153B4" w:rsidP="00351BD1">
            <w:pPr>
              <w:jc w:val="left"/>
              <w:rPr>
                <w:ins w:id="14790" w:author="XuanWen Chen" w:date="2019-01-02T06:46:00Z"/>
                <w:rFonts w:hAnsi="宋体"/>
              </w:rPr>
            </w:pPr>
            <w:ins w:id="14791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</w:tcPr>
          <w:p w14:paraId="2CAFABC0" w14:textId="77777777" w:rsidR="009153B4" w:rsidRPr="008035F1" w:rsidRDefault="009153B4" w:rsidP="00351BD1">
            <w:pPr>
              <w:jc w:val="left"/>
              <w:rPr>
                <w:ins w:id="14792" w:author="XuanWen Chen" w:date="2019-01-02T06:46:00Z"/>
                <w:rFonts w:hAnsi="宋体"/>
              </w:rPr>
            </w:pPr>
          </w:p>
        </w:tc>
      </w:tr>
      <w:tr w:rsidR="009153B4" w:rsidRPr="002E6A2F" w14:paraId="245AA615" w14:textId="77777777" w:rsidTr="00351BD1">
        <w:trPr>
          <w:ins w:id="14793" w:author="XuanWen Chen" w:date="2019-01-02T06:46:00Z"/>
        </w:trPr>
        <w:tc>
          <w:tcPr>
            <w:tcW w:w="2074" w:type="dxa"/>
          </w:tcPr>
          <w:p w14:paraId="038F9274" w14:textId="77777777" w:rsidR="009153B4" w:rsidRPr="008035F1" w:rsidRDefault="009153B4" w:rsidP="00351BD1">
            <w:pPr>
              <w:jc w:val="left"/>
              <w:rPr>
                <w:ins w:id="14794" w:author="XuanWen Chen" w:date="2019-01-02T06:46:00Z"/>
                <w:rFonts w:hAnsi="宋体"/>
              </w:rPr>
            </w:pPr>
            <w:ins w:id="14795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</w:tcPr>
          <w:p w14:paraId="35F21D4B" w14:textId="77777777" w:rsidR="009153B4" w:rsidRPr="002E6A2F" w:rsidRDefault="009153B4" w:rsidP="00351BD1">
            <w:pPr>
              <w:jc w:val="left"/>
              <w:rPr>
                <w:ins w:id="14796" w:author="XuanWen Chen" w:date="2019-01-02T06:46:00Z"/>
                <w:rFonts w:hAnsi="宋体"/>
              </w:rPr>
            </w:pPr>
            <w:ins w:id="14797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8035F1" w14:paraId="5AFE9C40" w14:textId="77777777" w:rsidTr="00351BD1">
        <w:trPr>
          <w:ins w:id="14798" w:author="XuanWen Chen" w:date="2019-01-02T06:46:00Z"/>
        </w:trPr>
        <w:tc>
          <w:tcPr>
            <w:tcW w:w="2074" w:type="dxa"/>
          </w:tcPr>
          <w:p w14:paraId="44A23351" w14:textId="77777777" w:rsidR="009153B4" w:rsidRPr="008035F1" w:rsidRDefault="009153B4" w:rsidP="00351BD1">
            <w:pPr>
              <w:jc w:val="left"/>
              <w:rPr>
                <w:ins w:id="14799" w:author="XuanWen Chen" w:date="2019-01-02T06:46:00Z"/>
                <w:rFonts w:hAnsi="宋体"/>
              </w:rPr>
            </w:pPr>
            <w:ins w:id="14800" w:author="XuanWen Chen" w:date="2019-01-02T06:46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</w:tcPr>
          <w:p w14:paraId="1D979367" w14:textId="77777777" w:rsidR="009153B4" w:rsidRPr="008035F1" w:rsidRDefault="009153B4" w:rsidP="00351BD1">
            <w:pPr>
              <w:jc w:val="left"/>
              <w:rPr>
                <w:ins w:id="14801" w:author="XuanWen Chen" w:date="2019-01-02T06:46:00Z"/>
                <w:rFonts w:hAnsi="宋体"/>
              </w:rPr>
            </w:pPr>
            <w:ins w:id="14802" w:author="XuanWen Chen" w:date="2019-01-02T06:46:00Z">
              <w:r>
                <w:rPr>
                  <w:rFonts w:hAnsi="宋体" w:hint="eastAsia"/>
                </w:rPr>
                <w:t>每天有20个项目为项目发起人手动开始</w:t>
              </w:r>
            </w:ins>
          </w:p>
        </w:tc>
      </w:tr>
    </w:tbl>
    <w:p w14:paraId="74BD282D" w14:textId="77777777" w:rsidR="009153B4" w:rsidRDefault="009153B4" w:rsidP="009153B4">
      <w:pPr>
        <w:pStyle w:val="4"/>
        <w:rPr>
          <w:ins w:id="14803" w:author="XuanWen Chen" w:date="2019-01-02T06:46:00Z"/>
        </w:rPr>
      </w:pPr>
      <w:ins w:id="14804" w:author="XuanWen Chen" w:date="2019-01-02T06:46:00Z">
        <w:r>
          <w:rPr>
            <w:rFonts w:hint="eastAsia"/>
          </w:rPr>
          <w:t>项目开始</w:t>
        </w:r>
        <w:r>
          <w:rPr>
            <w:rFonts w:hint="eastAsia"/>
          </w:rPr>
          <w:t>---</w:t>
        </w:r>
        <w:r>
          <w:rPr>
            <w:rFonts w:hint="eastAsia"/>
          </w:rPr>
          <w:t>延时开始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</w:tblGrid>
      <w:tr w:rsidR="009153B4" w:rsidRPr="008035F1" w14:paraId="52B1E2CD" w14:textId="77777777" w:rsidTr="00351BD1">
        <w:trPr>
          <w:ins w:id="14805" w:author="XuanWen Chen" w:date="2019-01-02T06:46:00Z"/>
        </w:trPr>
        <w:tc>
          <w:tcPr>
            <w:tcW w:w="1384" w:type="dxa"/>
          </w:tcPr>
          <w:p w14:paraId="17BB39E4" w14:textId="77777777" w:rsidR="009153B4" w:rsidRPr="008035F1" w:rsidRDefault="009153B4" w:rsidP="00351BD1">
            <w:pPr>
              <w:rPr>
                <w:ins w:id="14806" w:author="XuanWen Chen" w:date="2019-01-02T06:46:00Z"/>
                <w:rFonts w:hAnsi="宋体"/>
                <w:b/>
              </w:rPr>
            </w:pPr>
            <w:ins w:id="14807" w:author="XuanWen Chen" w:date="2019-01-02T06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138" w:type="dxa"/>
            <w:gridSpan w:val="3"/>
          </w:tcPr>
          <w:p w14:paraId="04A896E8" w14:textId="77777777" w:rsidR="009153B4" w:rsidRPr="008035F1" w:rsidRDefault="009153B4" w:rsidP="00351BD1">
            <w:pPr>
              <w:rPr>
                <w:ins w:id="14808" w:author="XuanWen Chen" w:date="2019-01-02T06:46:00Z"/>
                <w:rFonts w:hAnsi="宋体"/>
                <w:b/>
              </w:rPr>
            </w:pPr>
            <w:ins w:id="14809" w:author="XuanWen Chen" w:date="2019-01-02T06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项目发起人确认项目开始---延时开始</w:t>
              </w:r>
            </w:ins>
          </w:p>
        </w:tc>
      </w:tr>
      <w:tr w:rsidR="009153B4" w:rsidRPr="008035F1" w14:paraId="5B62D246" w14:textId="77777777" w:rsidTr="00351BD1">
        <w:trPr>
          <w:ins w:id="14810" w:author="XuanWen Chen" w:date="2019-01-02T06:46:00Z"/>
        </w:trPr>
        <w:tc>
          <w:tcPr>
            <w:tcW w:w="1384" w:type="dxa"/>
          </w:tcPr>
          <w:p w14:paraId="0D56A5DF" w14:textId="77777777" w:rsidR="009153B4" w:rsidRPr="008035F1" w:rsidRDefault="009153B4" w:rsidP="00351BD1">
            <w:pPr>
              <w:jc w:val="left"/>
              <w:rPr>
                <w:ins w:id="14811" w:author="XuanWen Chen" w:date="2019-01-02T06:46:00Z"/>
                <w:rFonts w:hAnsi="宋体"/>
              </w:rPr>
            </w:pPr>
            <w:ins w:id="14812" w:author="XuanWen Chen" w:date="2019-01-02T06:46:00Z">
              <w:r w:rsidRPr="008035F1">
                <w:rPr>
                  <w:rFonts w:hAnsi="宋体" w:hint="eastAsia"/>
                </w:rPr>
                <w:lastRenderedPageBreak/>
                <w:t>创建人：</w:t>
              </w:r>
            </w:ins>
          </w:p>
        </w:tc>
        <w:tc>
          <w:tcPr>
            <w:tcW w:w="1985" w:type="dxa"/>
          </w:tcPr>
          <w:p w14:paraId="502615DB" w14:textId="77777777" w:rsidR="009153B4" w:rsidRPr="008035F1" w:rsidRDefault="009153B4" w:rsidP="00351BD1">
            <w:pPr>
              <w:jc w:val="left"/>
              <w:rPr>
                <w:ins w:id="14813" w:author="XuanWen Chen" w:date="2019-01-02T06:46:00Z"/>
                <w:rFonts w:hAnsi="宋体"/>
              </w:rPr>
            </w:pPr>
            <w:ins w:id="14814" w:author="XuanWen Chen" w:date="2019-01-02T06:46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198" w:type="dxa"/>
          </w:tcPr>
          <w:p w14:paraId="60215516" w14:textId="77777777" w:rsidR="009153B4" w:rsidRPr="008035F1" w:rsidRDefault="009153B4" w:rsidP="00351BD1">
            <w:pPr>
              <w:jc w:val="left"/>
              <w:rPr>
                <w:ins w:id="14815" w:author="XuanWen Chen" w:date="2019-01-02T06:46:00Z"/>
                <w:rFonts w:hAnsi="宋体"/>
              </w:rPr>
            </w:pPr>
            <w:ins w:id="14816" w:author="XuanWen Chen" w:date="2019-01-02T06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55" w:type="dxa"/>
          </w:tcPr>
          <w:p w14:paraId="79CA27B9" w14:textId="77777777" w:rsidR="009153B4" w:rsidRPr="008035F1" w:rsidRDefault="009153B4" w:rsidP="00351BD1">
            <w:pPr>
              <w:jc w:val="left"/>
              <w:rPr>
                <w:ins w:id="14817" w:author="XuanWen Chen" w:date="2019-01-02T06:46:00Z"/>
                <w:rFonts w:hAnsi="宋体"/>
              </w:rPr>
            </w:pPr>
            <w:ins w:id="14818" w:author="XuanWen Chen" w:date="2019-01-02T06:46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/11/24</w:t>
              </w:r>
            </w:ins>
          </w:p>
        </w:tc>
      </w:tr>
      <w:tr w:rsidR="009153B4" w:rsidRPr="008035F1" w14:paraId="15FA1E3A" w14:textId="77777777" w:rsidTr="00351BD1">
        <w:trPr>
          <w:ins w:id="14819" w:author="XuanWen Chen" w:date="2019-01-02T06:46:00Z"/>
        </w:trPr>
        <w:tc>
          <w:tcPr>
            <w:tcW w:w="1384" w:type="dxa"/>
          </w:tcPr>
          <w:p w14:paraId="7929C12F" w14:textId="77777777" w:rsidR="009153B4" w:rsidRPr="008035F1" w:rsidRDefault="009153B4" w:rsidP="00351BD1">
            <w:pPr>
              <w:jc w:val="left"/>
              <w:rPr>
                <w:ins w:id="14820" w:author="XuanWen Chen" w:date="2019-01-02T06:46:00Z"/>
                <w:rFonts w:hAnsi="宋体"/>
              </w:rPr>
            </w:pPr>
            <w:ins w:id="14821" w:author="XuanWen Chen" w:date="2019-01-02T06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985" w:type="dxa"/>
          </w:tcPr>
          <w:p w14:paraId="51E52EA5" w14:textId="61BF174E" w:rsidR="009153B4" w:rsidRPr="008035F1" w:rsidRDefault="00EF617E" w:rsidP="00351BD1">
            <w:pPr>
              <w:jc w:val="left"/>
              <w:rPr>
                <w:ins w:id="14822" w:author="XuanWen Chen" w:date="2019-01-02T06:46:00Z"/>
                <w:rFonts w:hAnsi="宋体"/>
              </w:rPr>
            </w:pPr>
            <w:ins w:id="14823" w:author="XuanWen Chen" w:date="2019-01-02T11:19:00Z">
              <w:r>
                <w:rPr>
                  <w:rFonts w:hAnsi="宋体" w:hint="eastAsia"/>
                </w:rPr>
                <w:t>PM扮演者</w:t>
              </w:r>
            </w:ins>
          </w:p>
        </w:tc>
        <w:tc>
          <w:tcPr>
            <w:tcW w:w="2198" w:type="dxa"/>
          </w:tcPr>
          <w:p w14:paraId="603B5278" w14:textId="77777777" w:rsidR="009153B4" w:rsidRPr="008035F1" w:rsidRDefault="009153B4" w:rsidP="00351BD1">
            <w:pPr>
              <w:jc w:val="left"/>
              <w:rPr>
                <w:ins w:id="14824" w:author="XuanWen Chen" w:date="2019-01-02T06:46:00Z"/>
                <w:rFonts w:hAnsi="宋体"/>
              </w:rPr>
            </w:pPr>
            <w:ins w:id="14825" w:author="XuanWen Chen" w:date="2019-01-02T06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55" w:type="dxa"/>
          </w:tcPr>
          <w:p w14:paraId="5ED7C053" w14:textId="77777777" w:rsidR="009153B4" w:rsidRPr="008035F1" w:rsidRDefault="009153B4" w:rsidP="00351BD1">
            <w:pPr>
              <w:jc w:val="left"/>
              <w:rPr>
                <w:ins w:id="14826" w:author="XuanWen Chen" w:date="2019-01-02T06:46:00Z"/>
                <w:rFonts w:hAnsi="宋体"/>
              </w:rPr>
            </w:pPr>
            <w:ins w:id="14827" w:author="XuanWen Chen" w:date="2019-01-02T06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8035F1" w14:paraId="3AB4744F" w14:textId="77777777" w:rsidTr="00351BD1">
        <w:trPr>
          <w:ins w:id="14828" w:author="XuanWen Chen" w:date="2019-01-02T06:46:00Z"/>
        </w:trPr>
        <w:tc>
          <w:tcPr>
            <w:tcW w:w="1384" w:type="dxa"/>
          </w:tcPr>
          <w:p w14:paraId="37664407" w14:textId="77777777" w:rsidR="009153B4" w:rsidRPr="008035F1" w:rsidRDefault="009153B4" w:rsidP="00351BD1">
            <w:pPr>
              <w:jc w:val="left"/>
              <w:rPr>
                <w:ins w:id="14829" w:author="XuanWen Chen" w:date="2019-01-02T06:46:00Z"/>
                <w:rFonts w:hAnsi="宋体"/>
              </w:rPr>
            </w:pPr>
            <w:ins w:id="14830" w:author="XuanWen Chen" w:date="2019-01-02T06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138" w:type="dxa"/>
            <w:gridSpan w:val="3"/>
          </w:tcPr>
          <w:p w14:paraId="694C99C8" w14:textId="0CEB1EA4" w:rsidR="009153B4" w:rsidRPr="008035F1" w:rsidRDefault="009153B4" w:rsidP="00351BD1">
            <w:pPr>
              <w:jc w:val="left"/>
              <w:rPr>
                <w:ins w:id="14831" w:author="XuanWen Chen" w:date="2019-01-02T06:46:00Z"/>
                <w:rFonts w:hAnsi="宋体"/>
              </w:rPr>
            </w:pPr>
            <w:ins w:id="14832" w:author="XuanWen Chen" w:date="2019-01-02T06:46:00Z">
              <w:r>
                <w:rPr>
                  <w:rFonts w:hAnsi="宋体" w:hint="eastAsia"/>
                </w:rPr>
                <w:t>项目</w:t>
              </w:r>
            </w:ins>
            <w:ins w:id="14833" w:author="XuanWen Chen" w:date="2019-01-02T08:24:00Z">
              <w:r w:rsidR="00265F99">
                <w:rPr>
                  <w:rFonts w:hAnsi="宋体" w:hint="eastAsia"/>
                </w:rPr>
                <w:t>延时开始</w:t>
              </w:r>
            </w:ins>
          </w:p>
        </w:tc>
      </w:tr>
      <w:tr w:rsidR="009153B4" w:rsidRPr="008035F1" w14:paraId="62350BC0" w14:textId="77777777" w:rsidTr="00351BD1">
        <w:trPr>
          <w:ins w:id="14834" w:author="XuanWen Chen" w:date="2019-01-02T06:46:00Z"/>
        </w:trPr>
        <w:tc>
          <w:tcPr>
            <w:tcW w:w="1384" w:type="dxa"/>
          </w:tcPr>
          <w:p w14:paraId="37DECEB2" w14:textId="77777777" w:rsidR="009153B4" w:rsidRPr="008035F1" w:rsidRDefault="009153B4" w:rsidP="00351BD1">
            <w:pPr>
              <w:jc w:val="left"/>
              <w:rPr>
                <w:ins w:id="14835" w:author="XuanWen Chen" w:date="2019-01-02T06:46:00Z"/>
                <w:rFonts w:hAnsi="宋体"/>
              </w:rPr>
            </w:pPr>
            <w:ins w:id="14836" w:author="XuanWen Chen" w:date="2019-01-02T06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138" w:type="dxa"/>
            <w:gridSpan w:val="3"/>
          </w:tcPr>
          <w:p w14:paraId="79AC4DE4" w14:textId="3A160C5C" w:rsidR="009153B4" w:rsidRPr="008035F1" w:rsidRDefault="009153B4" w:rsidP="00351BD1">
            <w:pPr>
              <w:jc w:val="left"/>
              <w:rPr>
                <w:ins w:id="14837" w:author="XuanWen Chen" w:date="2019-01-02T06:46:00Z"/>
                <w:rFonts w:hAnsi="宋体"/>
              </w:rPr>
            </w:pPr>
            <w:ins w:id="14838" w:author="XuanWen Chen" w:date="2019-01-02T06:46:00Z">
              <w:r>
                <w:rPr>
                  <w:rFonts w:hAnsi="宋体" w:hint="eastAsia"/>
                </w:rPr>
                <w:t>角色分配全部完成</w:t>
              </w:r>
            </w:ins>
          </w:p>
        </w:tc>
      </w:tr>
      <w:tr w:rsidR="009153B4" w:rsidRPr="000D31F2" w14:paraId="19A617F4" w14:textId="77777777" w:rsidTr="00351BD1">
        <w:trPr>
          <w:ins w:id="14839" w:author="XuanWen Chen" w:date="2019-01-02T06:46:00Z"/>
        </w:trPr>
        <w:tc>
          <w:tcPr>
            <w:tcW w:w="1384" w:type="dxa"/>
          </w:tcPr>
          <w:p w14:paraId="2810C28E" w14:textId="77777777" w:rsidR="009153B4" w:rsidRPr="008035F1" w:rsidRDefault="009153B4" w:rsidP="00351BD1">
            <w:pPr>
              <w:jc w:val="left"/>
              <w:rPr>
                <w:ins w:id="14840" w:author="XuanWen Chen" w:date="2019-01-02T06:46:00Z"/>
                <w:rFonts w:hAnsi="宋体"/>
              </w:rPr>
            </w:pPr>
            <w:ins w:id="14841" w:author="XuanWen Chen" w:date="2019-01-02T06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138" w:type="dxa"/>
            <w:gridSpan w:val="3"/>
          </w:tcPr>
          <w:p w14:paraId="26049A74" w14:textId="77777777" w:rsidR="009153B4" w:rsidRPr="000D31F2" w:rsidRDefault="009153B4" w:rsidP="00351BD1">
            <w:pPr>
              <w:rPr>
                <w:ins w:id="14842" w:author="XuanWen Chen" w:date="2019-01-02T06:46:00Z"/>
              </w:rPr>
            </w:pPr>
            <w:ins w:id="14843" w:author="XuanWen Chen" w:date="2019-01-02T06:46:00Z">
              <w:r w:rsidRPr="000D31F2">
                <w:rPr>
                  <w:rFonts w:hint="eastAsia"/>
                </w:rPr>
                <w:t>PRE-1</w:t>
              </w:r>
              <w:r>
                <w:rPr>
                  <w:rFonts w:hint="eastAsia"/>
                </w:rPr>
                <w:t>：为该项目组成员</w:t>
              </w:r>
            </w:ins>
          </w:p>
        </w:tc>
      </w:tr>
      <w:tr w:rsidR="009153B4" w:rsidRPr="000D31F2" w14:paraId="0A951DE5" w14:textId="77777777" w:rsidTr="00351BD1">
        <w:trPr>
          <w:ins w:id="14844" w:author="XuanWen Chen" w:date="2019-01-02T06:46:00Z"/>
        </w:trPr>
        <w:tc>
          <w:tcPr>
            <w:tcW w:w="1384" w:type="dxa"/>
          </w:tcPr>
          <w:p w14:paraId="13F1ADE1" w14:textId="77777777" w:rsidR="009153B4" w:rsidRPr="008035F1" w:rsidRDefault="009153B4" w:rsidP="00351BD1">
            <w:pPr>
              <w:jc w:val="left"/>
              <w:rPr>
                <w:ins w:id="14845" w:author="XuanWen Chen" w:date="2019-01-02T06:46:00Z"/>
                <w:rFonts w:hAnsi="宋体"/>
              </w:rPr>
            </w:pPr>
            <w:ins w:id="14846" w:author="XuanWen Chen" w:date="2019-01-02T06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138" w:type="dxa"/>
            <w:gridSpan w:val="3"/>
          </w:tcPr>
          <w:p w14:paraId="39A85A18" w14:textId="77777777" w:rsidR="009153B4" w:rsidRPr="000D31F2" w:rsidRDefault="009153B4" w:rsidP="00351BD1">
            <w:pPr>
              <w:rPr>
                <w:ins w:id="14847" w:author="XuanWen Chen" w:date="2019-01-02T06:46:00Z"/>
              </w:rPr>
            </w:pPr>
            <w:ins w:id="14848" w:author="XuanWen Chen" w:date="2019-01-02T06:46:00Z">
              <w:r w:rsidRPr="000D31F2">
                <w:rPr>
                  <w:rFonts w:hint="eastAsia"/>
                </w:rPr>
                <w:t>POST-1：通知给</w:t>
              </w:r>
              <w:r>
                <w:rPr>
                  <w:rFonts w:hint="eastAsia"/>
                </w:rPr>
                <w:t>全项目组的人</w:t>
              </w:r>
            </w:ins>
          </w:p>
        </w:tc>
      </w:tr>
      <w:tr w:rsidR="009153B4" w:rsidRPr="000D31F2" w14:paraId="3FFBC859" w14:textId="77777777" w:rsidTr="00351BD1">
        <w:trPr>
          <w:ins w:id="14849" w:author="XuanWen Chen" w:date="2019-01-02T06:46:00Z"/>
        </w:trPr>
        <w:tc>
          <w:tcPr>
            <w:tcW w:w="1384" w:type="dxa"/>
          </w:tcPr>
          <w:p w14:paraId="15A87F22" w14:textId="77777777" w:rsidR="009153B4" w:rsidRPr="008035F1" w:rsidRDefault="009153B4" w:rsidP="00351BD1">
            <w:pPr>
              <w:jc w:val="left"/>
              <w:rPr>
                <w:ins w:id="14850" w:author="XuanWen Chen" w:date="2019-01-02T06:46:00Z"/>
                <w:rFonts w:hAnsi="宋体"/>
              </w:rPr>
            </w:pPr>
            <w:ins w:id="14851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7C2203E1" w14:textId="77777777" w:rsidR="009153B4" w:rsidRPr="000D31F2" w:rsidRDefault="009153B4" w:rsidP="00351BD1">
            <w:pPr>
              <w:rPr>
                <w:ins w:id="14852" w:author="XuanWen Chen" w:date="2019-01-02T06:46:00Z"/>
              </w:rPr>
            </w:pPr>
            <w:ins w:id="14853" w:author="XuanWen Chen" w:date="2019-01-02T06:46:00Z">
              <w:r>
                <w:rPr>
                  <w:rFonts w:hint="eastAsia"/>
                </w:rPr>
                <w:t>设置开始方式</w:t>
              </w:r>
            </w:ins>
          </w:p>
        </w:tc>
      </w:tr>
      <w:tr w:rsidR="009153B4" w:rsidRPr="000D31F2" w14:paraId="7872665A" w14:textId="77777777" w:rsidTr="00351BD1">
        <w:trPr>
          <w:ins w:id="14854" w:author="XuanWen Chen" w:date="2019-01-02T06:46:00Z"/>
        </w:trPr>
        <w:tc>
          <w:tcPr>
            <w:tcW w:w="1384" w:type="dxa"/>
          </w:tcPr>
          <w:p w14:paraId="3941D0AE" w14:textId="77777777" w:rsidR="009153B4" w:rsidRPr="008035F1" w:rsidRDefault="009153B4" w:rsidP="00351BD1">
            <w:pPr>
              <w:jc w:val="left"/>
              <w:rPr>
                <w:ins w:id="14855" w:author="XuanWen Chen" w:date="2019-01-02T06:46:00Z"/>
                <w:rFonts w:hAnsi="宋体"/>
              </w:rPr>
            </w:pPr>
            <w:ins w:id="14856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2CEF6E97" w14:textId="77777777" w:rsidR="009153B4" w:rsidRPr="000D31F2" w:rsidRDefault="009153B4" w:rsidP="00351BD1">
            <w:pPr>
              <w:rPr>
                <w:ins w:id="14857" w:author="XuanWen Chen" w:date="2019-01-02T06:46:00Z"/>
              </w:rPr>
            </w:pPr>
            <w:ins w:id="14858" w:author="XuanWen Chen" w:date="2019-01-02T06:46:00Z">
              <w:r>
                <w:rPr>
                  <w:rFonts w:hint="eastAsia"/>
                </w:rPr>
                <w:t>项目延时开始</w:t>
              </w:r>
            </w:ins>
          </w:p>
        </w:tc>
      </w:tr>
      <w:tr w:rsidR="009153B4" w:rsidRPr="002B179C" w14:paraId="08CB65C5" w14:textId="77777777" w:rsidTr="00351BD1">
        <w:trPr>
          <w:ins w:id="14859" w:author="XuanWen Chen" w:date="2019-01-02T06:46:00Z"/>
        </w:trPr>
        <w:tc>
          <w:tcPr>
            <w:tcW w:w="1384" w:type="dxa"/>
          </w:tcPr>
          <w:p w14:paraId="57CD802F" w14:textId="77777777" w:rsidR="009153B4" w:rsidRPr="008035F1" w:rsidRDefault="009153B4" w:rsidP="00351BD1">
            <w:pPr>
              <w:rPr>
                <w:ins w:id="14860" w:author="XuanWen Chen" w:date="2019-01-02T06:46:00Z"/>
                <w:rFonts w:hAnsi="宋体"/>
              </w:rPr>
            </w:pPr>
            <w:ins w:id="14861" w:author="XuanWen Chen" w:date="2019-01-02T06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138" w:type="dxa"/>
            <w:gridSpan w:val="3"/>
          </w:tcPr>
          <w:p w14:paraId="01BB5DB9" w14:textId="77777777" w:rsidR="009153B4" w:rsidRPr="001D3A6A" w:rsidRDefault="009153B4" w:rsidP="00351BD1">
            <w:pPr>
              <w:rPr>
                <w:ins w:id="14862" w:author="XuanWen Chen" w:date="2019-01-02T06:46:00Z"/>
                <w:rFonts w:hAnsi="宋体"/>
              </w:rPr>
            </w:pPr>
            <w:ins w:id="14863" w:author="XuanWen Chen" w:date="2019-01-02T06:46:00Z">
              <w:r>
                <w:rPr>
                  <w:rFonts w:hAnsi="宋体" w:hint="eastAsia"/>
                </w:rPr>
                <w:t>1.</w:t>
              </w:r>
              <w:r>
                <w:rPr>
                  <w:rFonts w:hAnsi="宋体"/>
                </w:rPr>
                <w:t xml:space="preserve"> 项目发起人</w:t>
              </w:r>
              <w:r w:rsidRPr="001D3A6A">
                <w:rPr>
                  <w:rFonts w:hAnsi="宋体" w:hint="eastAsia"/>
                </w:rPr>
                <w:t>创建项目实例。</w:t>
              </w:r>
            </w:ins>
          </w:p>
          <w:p w14:paraId="0C074319" w14:textId="77777777" w:rsidR="009153B4" w:rsidRDefault="009153B4" w:rsidP="00351BD1">
            <w:pPr>
              <w:rPr>
                <w:ins w:id="14864" w:author="XuanWen Chen" w:date="2019-01-02T06:46:00Z"/>
                <w:rFonts w:hAnsi="宋体"/>
              </w:rPr>
            </w:pPr>
            <w:ins w:id="14865" w:author="XuanWen Chen" w:date="2019-01-02T06:46:00Z">
              <w:r>
                <w:rPr>
                  <w:rFonts w:hAnsi="宋体" w:hint="eastAsia"/>
                </w:rPr>
                <w:t>2. 项目发起人</w:t>
              </w:r>
              <w:r w:rsidRPr="001D3A6A">
                <w:rPr>
                  <w:rFonts w:hAnsi="宋体" w:hint="eastAsia"/>
                </w:rPr>
                <w:t>选择项目开始条件</w:t>
              </w:r>
              <w:r w:rsidRPr="001D3A6A">
                <w:rPr>
                  <w:rFonts w:hAnsi="宋体"/>
                </w:rPr>
                <w:t>—</w:t>
              </w:r>
              <w:r>
                <w:rPr>
                  <w:rFonts w:hAnsi="宋体" w:hint="eastAsia"/>
                </w:rPr>
                <w:t>延时</w:t>
              </w:r>
              <w:r w:rsidRPr="001D3A6A">
                <w:rPr>
                  <w:rFonts w:hAnsi="宋体" w:hint="eastAsia"/>
                </w:rPr>
                <w:t>开始。</w:t>
              </w:r>
            </w:ins>
          </w:p>
          <w:p w14:paraId="0DA5D51A" w14:textId="77777777" w:rsidR="009153B4" w:rsidRDefault="009153B4" w:rsidP="00351BD1">
            <w:pPr>
              <w:rPr>
                <w:ins w:id="14866" w:author="XuanWen Chen" w:date="2019-01-02T06:46:00Z"/>
                <w:rFonts w:hAnsi="宋体"/>
              </w:rPr>
            </w:pPr>
            <w:ins w:id="14867" w:author="XuanWen Chen" w:date="2019-01-02T06:46:00Z">
              <w:r>
                <w:rPr>
                  <w:rFonts w:hAnsi="宋体" w:hint="eastAsia"/>
                </w:rPr>
                <w:t>3.设置延时开始的时间。</w:t>
              </w:r>
            </w:ins>
          </w:p>
          <w:p w14:paraId="2DED07B3" w14:textId="77777777" w:rsidR="009153B4" w:rsidRDefault="009153B4" w:rsidP="00351BD1">
            <w:pPr>
              <w:rPr>
                <w:ins w:id="14868" w:author="XuanWen Chen" w:date="2019-01-02T06:46:00Z"/>
                <w:rFonts w:hAnsi="宋体"/>
              </w:rPr>
            </w:pPr>
            <w:ins w:id="14869" w:author="XuanWen Chen" w:date="2019-01-02T06:46:00Z">
              <w:r>
                <w:rPr>
                  <w:rFonts w:hAnsi="宋体" w:hint="eastAsia"/>
                </w:rPr>
                <w:t>4.</w:t>
              </w:r>
              <w:r>
                <w:rPr>
                  <w:rFonts w:hAnsi="宋体"/>
                </w:rPr>
                <w:t xml:space="preserve"> </w:t>
              </w:r>
              <w:r>
                <w:rPr>
                  <w:rFonts w:hAnsi="宋体" w:hint="eastAsia"/>
                </w:rPr>
                <w:t>项目组</w:t>
              </w:r>
              <w:proofErr w:type="gramStart"/>
              <w:r>
                <w:rPr>
                  <w:rFonts w:hAnsi="宋体" w:hint="eastAsia"/>
                </w:rPr>
                <w:t>满人且</w:t>
              </w:r>
              <w:proofErr w:type="gramEnd"/>
              <w:r>
                <w:rPr>
                  <w:rFonts w:hAnsi="宋体" w:hint="eastAsia"/>
                </w:rPr>
                <w:t>角色分配完成</w:t>
              </w:r>
            </w:ins>
          </w:p>
          <w:p w14:paraId="794D30A2" w14:textId="77777777" w:rsidR="009153B4" w:rsidRDefault="009153B4" w:rsidP="00351BD1">
            <w:pPr>
              <w:rPr>
                <w:ins w:id="14870" w:author="XuanWen Chen" w:date="2019-01-02T06:46:00Z"/>
                <w:rFonts w:hAnsi="宋体"/>
              </w:rPr>
            </w:pPr>
            <w:ins w:id="14871" w:author="XuanWen Chen" w:date="2019-01-02T06:46:00Z">
              <w:r>
                <w:rPr>
                  <w:rFonts w:hAnsi="宋体" w:hint="eastAsia"/>
                </w:rPr>
                <w:t>5.</w:t>
              </w:r>
              <w:r>
                <w:rPr>
                  <w:rFonts w:hAnsi="宋体"/>
                </w:rPr>
                <w:t xml:space="preserve"> </w:t>
              </w:r>
              <w:r>
                <w:rPr>
                  <w:rFonts w:hAnsi="宋体" w:hint="eastAsia"/>
                </w:rPr>
                <w:t>达到延时设定的时间</w:t>
              </w:r>
            </w:ins>
          </w:p>
          <w:p w14:paraId="214FADCD" w14:textId="77777777" w:rsidR="009153B4" w:rsidRPr="001D3A6A" w:rsidRDefault="009153B4" w:rsidP="00351BD1">
            <w:pPr>
              <w:rPr>
                <w:ins w:id="14872" w:author="XuanWen Chen" w:date="2019-01-02T06:46:00Z"/>
                <w:rFonts w:hAnsi="宋体"/>
              </w:rPr>
            </w:pPr>
            <w:ins w:id="14873" w:author="XuanWen Chen" w:date="2019-01-02T06:46:00Z">
              <w:r>
                <w:rPr>
                  <w:rFonts w:hAnsi="宋体" w:hint="eastAsia"/>
                </w:rPr>
                <w:t>6.</w:t>
              </w:r>
              <w:r>
                <w:rPr>
                  <w:rFonts w:hAnsi="宋体"/>
                </w:rPr>
                <w:t xml:space="preserve"> </w:t>
              </w:r>
              <w:r>
                <w:rPr>
                  <w:rFonts w:hAnsi="宋体" w:hint="eastAsia"/>
                </w:rPr>
                <w:t>系统自动开始项目</w:t>
              </w:r>
            </w:ins>
          </w:p>
        </w:tc>
      </w:tr>
      <w:tr w:rsidR="009153B4" w:rsidRPr="003818F6" w14:paraId="6CA7311E" w14:textId="77777777" w:rsidTr="00351BD1">
        <w:trPr>
          <w:trHeight w:val="405"/>
          <w:ins w:id="14874" w:author="XuanWen Chen" w:date="2019-01-02T06:46:00Z"/>
        </w:trPr>
        <w:tc>
          <w:tcPr>
            <w:tcW w:w="1384" w:type="dxa"/>
          </w:tcPr>
          <w:p w14:paraId="7E0BF74D" w14:textId="77777777" w:rsidR="009153B4" w:rsidRPr="008035F1" w:rsidRDefault="009153B4" w:rsidP="00351BD1">
            <w:pPr>
              <w:jc w:val="left"/>
              <w:rPr>
                <w:ins w:id="14875" w:author="XuanWen Chen" w:date="2019-01-02T06:46:00Z"/>
                <w:rFonts w:hAnsi="宋体"/>
              </w:rPr>
            </w:pPr>
            <w:ins w:id="14876" w:author="XuanWen Chen" w:date="2019-01-02T06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138" w:type="dxa"/>
            <w:gridSpan w:val="3"/>
          </w:tcPr>
          <w:p w14:paraId="2C1B42C7" w14:textId="77777777" w:rsidR="009153B4" w:rsidRPr="00734BA0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77" w:author="XuanWen Chen" w:date="2019-01-02T06:46:00Z"/>
                <w:rFonts w:hAnsi="宋体"/>
              </w:rPr>
            </w:pPr>
            <w:ins w:id="14878" w:author="XuanWen Chen" w:date="2019-01-02T06:46:00Z">
              <w:r w:rsidRPr="00734BA0">
                <w:rPr>
                  <w:rFonts w:hAnsi="宋体" w:hint="eastAsia"/>
                </w:rPr>
                <w:t>项目发起人创建项目实例。</w:t>
              </w:r>
            </w:ins>
          </w:p>
          <w:p w14:paraId="2CDDA53C" w14:textId="77777777" w:rsidR="009153B4" w:rsidRPr="00734BA0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79" w:author="XuanWen Chen" w:date="2019-01-02T06:46:00Z"/>
                <w:rFonts w:hAnsi="宋体"/>
              </w:rPr>
            </w:pPr>
            <w:ins w:id="14880" w:author="XuanWen Chen" w:date="2019-01-02T06:46:00Z">
              <w:r w:rsidRPr="00734BA0">
                <w:rPr>
                  <w:rFonts w:hAnsi="宋体" w:hint="eastAsia"/>
                </w:rPr>
                <w:t>项目发起人选择项目开始条件-延时开始</w:t>
              </w:r>
            </w:ins>
          </w:p>
          <w:p w14:paraId="4E18B993" w14:textId="77777777" w:rsidR="009153B4" w:rsidRPr="00734BA0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81" w:author="XuanWen Chen" w:date="2019-01-02T06:46:00Z"/>
                <w:rFonts w:hAnsi="宋体"/>
              </w:rPr>
            </w:pPr>
            <w:ins w:id="14882" w:author="XuanWen Chen" w:date="2019-01-02T06:46:00Z">
              <w:r w:rsidRPr="00734BA0">
                <w:rPr>
                  <w:rFonts w:hAnsi="宋体" w:hint="eastAsia"/>
                </w:rPr>
                <w:t>设置延时开始的时间。</w:t>
              </w:r>
            </w:ins>
          </w:p>
          <w:p w14:paraId="259420E2" w14:textId="77777777" w:rsidR="009153B4" w:rsidRPr="00734BA0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83" w:author="XuanWen Chen" w:date="2019-01-02T06:46:00Z"/>
                <w:rFonts w:hAnsi="宋体"/>
              </w:rPr>
            </w:pPr>
            <w:ins w:id="14884" w:author="XuanWen Chen" w:date="2019-01-02T06:46:00Z">
              <w:r w:rsidRPr="00734BA0">
                <w:rPr>
                  <w:rFonts w:hAnsi="宋体" w:hint="eastAsia"/>
                </w:rPr>
                <w:t>项目组没有满人</w:t>
              </w:r>
            </w:ins>
          </w:p>
          <w:p w14:paraId="3EBE47D5" w14:textId="77777777" w:rsidR="009153B4" w:rsidRPr="00734BA0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85" w:author="XuanWen Chen" w:date="2019-01-02T06:46:00Z"/>
                <w:rFonts w:hAnsi="宋体"/>
              </w:rPr>
            </w:pPr>
            <w:ins w:id="14886" w:author="XuanWen Chen" w:date="2019-01-02T06:46:00Z">
              <w:r w:rsidRPr="00734BA0">
                <w:rPr>
                  <w:rFonts w:hAnsi="宋体" w:hint="eastAsia"/>
                </w:rPr>
                <w:t>到达延时设定的时间</w:t>
              </w:r>
            </w:ins>
          </w:p>
          <w:p w14:paraId="24D68608" w14:textId="77777777" w:rsidR="009153B4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87" w:author="XuanWen Chen" w:date="2019-01-02T06:46:00Z"/>
                <w:rFonts w:hAnsi="宋体"/>
              </w:rPr>
            </w:pPr>
            <w:ins w:id="14888" w:author="XuanWen Chen" w:date="2019-01-02T06:46:00Z">
              <w:r w:rsidRPr="00734BA0">
                <w:rPr>
                  <w:rFonts w:hAnsi="宋体" w:hint="eastAsia"/>
                </w:rPr>
                <w:t>系统讲没有分配人员的角色用计算机代替。</w:t>
              </w:r>
            </w:ins>
          </w:p>
          <w:p w14:paraId="54E0979A" w14:textId="77777777" w:rsidR="009153B4" w:rsidRPr="00734BA0" w:rsidRDefault="009153B4" w:rsidP="00351BD1">
            <w:pPr>
              <w:pStyle w:val="a9"/>
              <w:numPr>
                <w:ilvl w:val="0"/>
                <w:numId w:val="164"/>
              </w:numPr>
              <w:ind w:firstLineChars="0"/>
              <w:jc w:val="left"/>
              <w:rPr>
                <w:ins w:id="14889" w:author="XuanWen Chen" w:date="2019-01-02T06:46:00Z"/>
                <w:rFonts w:hAnsi="宋体"/>
              </w:rPr>
            </w:pPr>
            <w:ins w:id="14890" w:author="XuanWen Chen" w:date="2019-01-02T06:46:00Z">
              <w:r w:rsidRPr="008F180E">
                <w:rPr>
                  <w:rFonts w:hAnsi="宋体" w:hint="eastAsia"/>
                </w:rPr>
                <w:t>系统自动开始项目。</w:t>
              </w:r>
            </w:ins>
          </w:p>
          <w:p w14:paraId="4724DFB6" w14:textId="77777777" w:rsidR="009153B4" w:rsidRPr="00734BA0" w:rsidRDefault="009153B4" w:rsidP="00351BD1">
            <w:pPr>
              <w:spacing w:line="240" w:lineRule="auto"/>
              <w:jc w:val="left"/>
              <w:rPr>
                <w:ins w:id="14891" w:author="XuanWen Chen" w:date="2019-01-02T06:46:00Z"/>
                <w:rFonts w:hAnsi="宋体"/>
              </w:rPr>
            </w:pPr>
          </w:p>
        </w:tc>
      </w:tr>
      <w:tr w:rsidR="009153B4" w:rsidRPr="00FD6E19" w14:paraId="37FDD659" w14:textId="77777777" w:rsidTr="00351BD1">
        <w:trPr>
          <w:ins w:id="14892" w:author="XuanWen Chen" w:date="2019-01-02T06:46:00Z"/>
        </w:trPr>
        <w:tc>
          <w:tcPr>
            <w:tcW w:w="1384" w:type="dxa"/>
          </w:tcPr>
          <w:p w14:paraId="65142A3B" w14:textId="77777777" w:rsidR="009153B4" w:rsidRPr="008035F1" w:rsidRDefault="009153B4" w:rsidP="00351BD1">
            <w:pPr>
              <w:jc w:val="left"/>
              <w:rPr>
                <w:ins w:id="14893" w:author="XuanWen Chen" w:date="2019-01-02T06:46:00Z"/>
                <w:rFonts w:hAnsi="宋体"/>
              </w:rPr>
            </w:pPr>
            <w:ins w:id="14894" w:author="XuanWen Chen" w:date="2019-01-02T06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138" w:type="dxa"/>
            <w:gridSpan w:val="3"/>
          </w:tcPr>
          <w:p w14:paraId="51A50DA6" w14:textId="77777777" w:rsidR="009153B4" w:rsidRPr="00734BA0" w:rsidRDefault="009153B4" w:rsidP="00351BD1">
            <w:pPr>
              <w:spacing w:line="240" w:lineRule="auto"/>
              <w:jc w:val="left"/>
              <w:rPr>
                <w:ins w:id="14895" w:author="XuanWen Chen" w:date="2019-01-02T06:46:00Z"/>
                <w:rFonts w:hAnsi="宋体"/>
              </w:rPr>
            </w:pPr>
            <w:ins w:id="14896" w:author="XuanWen Chen" w:date="2019-01-02T06:46:00Z">
              <w:r w:rsidRPr="00734BA0">
                <w:rPr>
                  <w:rFonts w:hAnsi="宋体" w:hint="eastAsia"/>
                </w:rPr>
                <w:t>当前案例已无权限参加</w:t>
              </w:r>
            </w:ins>
          </w:p>
          <w:p w14:paraId="44096894" w14:textId="77777777" w:rsidR="009153B4" w:rsidRPr="00FD6E19" w:rsidRDefault="009153B4" w:rsidP="00351BD1">
            <w:pPr>
              <w:spacing w:line="240" w:lineRule="auto"/>
              <w:jc w:val="left"/>
              <w:rPr>
                <w:ins w:id="14897" w:author="XuanWen Chen" w:date="2019-01-02T06:46:00Z"/>
                <w:rFonts w:hAnsi="宋体"/>
              </w:rPr>
            </w:pPr>
            <w:ins w:id="14898" w:author="XuanWen Chen" w:date="2019-01-02T06:46:00Z">
              <w:r w:rsidRPr="00734BA0">
                <w:rPr>
                  <w:rFonts w:hAnsi="宋体" w:hint="eastAsia"/>
                </w:rPr>
                <w:t>当前项目组已无人员。</w:t>
              </w:r>
            </w:ins>
          </w:p>
        </w:tc>
      </w:tr>
      <w:tr w:rsidR="009153B4" w:rsidRPr="008035F1" w14:paraId="41E893E0" w14:textId="77777777" w:rsidTr="00351BD1">
        <w:trPr>
          <w:ins w:id="14899" w:author="XuanWen Chen" w:date="2019-01-02T06:46:00Z"/>
        </w:trPr>
        <w:tc>
          <w:tcPr>
            <w:tcW w:w="1384" w:type="dxa"/>
          </w:tcPr>
          <w:p w14:paraId="2014F358" w14:textId="77777777" w:rsidR="009153B4" w:rsidRPr="008035F1" w:rsidRDefault="009153B4" w:rsidP="00351BD1">
            <w:pPr>
              <w:jc w:val="left"/>
              <w:rPr>
                <w:ins w:id="14900" w:author="XuanWen Chen" w:date="2019-01-02T06:46:00Z"/>
                <w:rFonts w:hAnsi="宋体"/>
              </w:rPr>
            </w:pPr>
            <w:ins w:id="14901" w:author="XuanWen Chen" w:date="2019-01-02T06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138" w:type="dxa"/>
            <w:gridSpan w:val="3"/>
          </w:tcPr>
          <w:p w14:paraId="5EC836BB" w14:textId="77777777" w:rsidR="009153B4" w:rsidRPr="008035F1" w:rsidRDefault="009153B4" w:rsidP="00351BD1">
            <w:pPr>
              <w:jc w:val="left"/>
              <w:rPr>
                <w:ins w:id="14902" w:author="XuanWen Chen" w:date="2019-01-02T06:46:00Z"/>
                <w:rFonts w:hAnsi="宋体"/>
              </w:rPr>
            </w:pPr>
          </w:p>
        </w:tc>
      </w:tr>
      <w:tr w:rsidR="009153B4" w:rsidRPr="008035F1" w14:paraId="011CCC4A" w14:textId="77777777" w:rsidTr="00351BD1">
        <w:trPr>
          <w:ins w:id="14903" w:author="XuanWen Chen" w:date="2019-01-02T06:46:00Z"/>
        </w:trPr>
        <w:tc>
          <w:tcPr>
            <w:tcW w:w="1384" w:type="dxa"/>
          </w:tcPr>
          <w:p w14:paraId="127DE074" w14:textId="77777777" w:rsidR="009153B4" w:rsidRPr="008035F1" w:rsidRDefault="009153B4" w:rsidP="00351BD1">
            <w:pPr>
              <w:jc w:val="left"/>
              <w:rPr>
                <w:ins w:id="14904" w:author="XuanWen Chen" w:date="2019-01-02T06:46:00Z"/>
                <w:rFonts w:hAnsi="宋体"/>
              </w:rPr>
            </w:pPr>
            <w:ins w:id="14905" w:author="XuanWen Chen" w:date="2019-01-02T06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138" w:type="dxa"/>
            <w:gridSpan w:val="3"/>
          </w:tcPr>
          <w:p w14:paraId="02188116" w14:textId="77777777" w:rsidR="009153B4" w:rsidRPr="008035F1" w:rsidRDefault="009153B4" w:rsidP="00351BD1">
            <w:pPr>
              <w:jc w:val="left"/>
              <w:rPr>
                <w:ins w:id="14906" w:author="XuanWen Chen" w:date="2019-01-02T06:46:00Z"/>
                <w:rFonts w:hAnsi="宋体"/>
              </w:rPr>
            </w:pPr>
            <w:ins w:id="14907" w:author="XuanWen Chen" w:date="2019-01-02T06:46:00Z">
              <w:r>
                <w:rPr>
                  <w:rFonts w:hAnsi="宋体" w:hint="eastAsia"/>
                </w:rPr>
                <w:t>每天10次</w:t>
              </w:r>
            </w:ins>
          </w:p>
        </w:tc>
      </w:tr>
      <w:tr w:rsidR="009153B4" w:rsidRPr="008035F1" w14:paraId="79F1DCF8" w14:textId="77777777" w:rsidTr="00351BD1">
        <w:trPr>
          <w:ins w:id="14908" w:author="XuanWen Chen" w:date="2019-01-02T06:46:00Z"/>
        </w:trPr>
        <w:tc>
          <w:tcPr>
            <w:tcW w:w="1384" w:type="dxa"/>
          </w:tcPr>
          <w:p w14:paraId="48D5D534" w14:textId="77777777" w:rsidR="009153B4" w:rsidRPr="008035F1" w:rsidRDefault="009153B4" w:rsidP="00351BD1">
            <w:pPr>
              <w:jc w:val="left"/>
              <w:rPr>
                <w:ins w:id="14909" w:author="XuanWen Chen" w:date="2019-01-02T06:46:00Z"/>
                <w:rFonts w:hAnsi="宋体"/>
              </w:rPr>
            </w:pPr>
            <w:ins w:id="14910" w:author="XuanWen Chen" w:date="2019-01-02T06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138" w:type="dxa"/>
            <w:gridSpan w:val="3"/>
          </w:tcPr>
          <w:p w14:paraId="4E60FDB5" w14:textId="77777777" w:rsidR="009153B4" w:rsidRPr="008035F1" w:rsidRDefault="009153B4" w:rsidP="00351BD1">
            <w:pPr>
              <w:jc w:val="left"/>
              <w:rPr>
                <w:ins w:id="14911" w:author="XuanWen Chen" w:date="2019-01-02T06:46:00Z"/>
                <w:rFonts w:hAnsi="宋体"/>
              </w:rPr>
            </w:pPr>
          </w:p>
        </w:tc>
      </w:tr>
      <w:tr w:rsidR="009153B4" w:rsidRPr="002E6A2F" w14:paraId="1CDCC93C" w14:textId="77777777" w:rsidTr="00351BD1">
        <w:trPr>
          <w:ins w:id="14912" w:author="XuanWen Chen" w:date="2019-01-02T06:46:00Z"/>
        </w:trPr>
        <w:tc>
          <w:tcPr>
            <w:tcW w:w="1384" w:type="dxa"/>
          </w:tcPr>
          <w:p w14:paraId="4EB71C97" w14:textId="77777777" w:rsidR="009153B4" w:rsidRPr="008035F1" w:rsidRDefault="009153B4" w:rsidP="00351BD1">
            <w:pPr>
              <w:jc w:val="left"/>
              <w:rPr>
                <w:ins w:id="14913" w:author="XuanWen Chen" w:date="2019-01-02T06:46:00Z"/>
                <w:rFonts w:hAnsi="宋体"/>
              </w:rPr>
            </w:pPr>
            <w:ins w:id="14914" w:author="XuanWen Chen" w:date="2019-01-02T06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138" w:type="dxa"/>
            <w:gridSpan w:val="3"/>
          </w:tcPr>
          <w:p w14:paraId="61D0A87E" w14:textId="77777777" w:rsidR="009153B4" w:rsidRPr="002E6A2F" w:rsidRDefault="009153B4" w:rsidP="00351BD1">
            <w:pPr>
              <w:jc w:val="left"/>
              <w:rPr>
                <w:ins w:id="14915" w:author="XuanWen Chen" w:date="2019-01-02T06:46:00Z"/>
                <w:rFonts w:hAnsi="宋体"/>
              </w:rPr>
            </w:pPr>
            <w:ins w:id="14916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8035F1" w14:paraId="6D1234DF" w14:textId="77777777" w:rsidTr="00351BD1">
        <w:trPr>
          <w:ins w:id="14917" w:author="XuanWen Chen" w:date="2019-01-02T06:46:00Z"/>
        </w:trPr>
        <w:tc>
          <w:tcPr>
            <w:tcW w:w="1384" w:type="dxa"/>
          </w:tcPr>
          <w:p w14:paraId="5D20C602" w14:textId="77777777" w:rsidR="009153B4" w:rsidRPr="008035F1" w:rsidRDefault="009153B4" w:rsidP="00351BD1">
            <w:pPr>
              <w:jc w:val="left"/>
              <w:rPr>
                <w:ins w:id="14918" w:author="XuanWen Chen" w:date="2019-01-02T06:46:00Z"/>
                <w:rFonts w:hAnsi="宋体"/>
              </w:rPr>
            </w:pPr>
            <w:ins w:id="14919" w:author="XuanWen Chen" w:date="2019-01-02T06:46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7138" w:type="dxa"/>
            <w:gridSpan w:val="3"/>
          </w:tcPr>
          <w:p w14:paraId="4D5911F1" w14:textId="77777777" w:rsidR="009153B4" w:rsidRPr="008035F1" w:rsidRDefault="009153B4" w:rsidP="00351BD1">
            <w:pPr>
              <w:jc w:val="left"/>
              <w:rPr>
                <w:ins w:id="14920" w:author="XuanWen Chen" w:date="2019-01-02T06:46:00Z"/>
                <w:rFonts w:hAnsi="宋体"/>
              </w:rPr>
            </w:pPr>
            <w:ins w:id="14921" w:author="XuanWen Chen" w:date="2019-01-02T06:46:00Z">
              <w:r>
                <w:rPr>
                  <w:rFonts w:hAnsi="宋体" w:hint="eastAsia"/>
                </w:rPr>
                <w:t>每天有10个项目延时开始</w:t>
              </w:r>
            </w:ins>
          </w:p>
        </w:tc>
      </w:tr>
    </w:tbl>
    <w:p w14:paraId="6E83458C" w14:textId="060203B9" w:rsidR="009153B4" w:rsidRPr="00734BA0" w:rsidRDefault="009153B4" w:rsidP="009153B4">
      <w:pPr>
        <w:pStyle w:val="4"/>
        <w:rPr>
          <w:ins w:id="14922" w:author="XuanWen Chen" w:date="2019-01-02T06:46:00Z"/>
        </w:rPr>
      </w:pPr>
      <w:ins w:id="14923" w:author="XuanWen Chen" w:date="2019-01-02T06:46:00Z">
        <w:r>
          <w:br w:type="page"/>
        </w:r>
      </w:ins>
      <w:ins w:id="14924" w:author="XuanWen Chen" w:date="2019-01-02T08:26:00Z">
        <w:r w:rsidR="00265F99" w:rsidRPr="00265F99">
          <w:lastRenderedPageBreak/>
          <w:t>PM</w:t>
        </w:r>
      </w:ins>
      <w:ins w:id="14925" w:author="XuanWen Chen" w:date="2019-01-02T06:46:00Z">
        <w:r w:rsidRPr="00734BA0">
          <w:rPr>
            <w:rFonts w:hint="eastAsia"/>
          </w:rPr>
          <w:t>修改项目开始条件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</w:tblGrid>
      <w:tr w:rsidR="009153B4" w:rsidRPr="00734BA0" w14:paraId="2611092C" w14:textId="77777777" w:rsidTr="00351BD1">
        <w:trPr>
          <w:ins w:id="14926" w:author="XuanWen Chen" w:date="2019-01-02T06:46:00Z"/>
        </w:trPr>
        <w:tc>
          <w:tcPr>
            <w:tcW w:w="1384" w:type="dxa"/>
          </w:tcPr>
          <w:p w14:paraId="3D0FF37C" w14:textId="77777777" w:rsidR="009153B4" w:rsidRPr="00734BA0" w:rsidRDefault="009153B4" w:rsidP="00351BD1">
            <w:pPr>
              <w:rPr>
                <w:ins w:id="14927" w:author="XuanWen Chen" w:date="2019-01-02T06:46:00Z"/>
                <w:rFonts w:hAnsi="宋体"/>
                <w:b/>
              </w:rPr>
            </w:pPr>
            <w:ins w:id="14928" w:author="XuanWen Chen" w:date="2019-01-02T06:46:00Z">
              <w:r w:rsidRPr="00734BA0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7138" w:type="dxa"/>
            <w:gridSpan w:val="3"/>
          </w:tcPr>
          <w:p w14:paraId="27FCBDFB" w14:textId="69AECC35" w:rsidR="009153B4" w:rsidRPr="00734BA0" w:rsidRDefault="009153B4" w:rsidP="00351BD1">
            <w:pPr>
              <w:rPr>
                <w:ins w:id="14929" w:author="XuanWen Chen" w:date="2019-01-02T06:46:00Z"/>
                <w:rFonts w:hAnsi="宋体"/>
                <w:b/>
              </w:rPr>
            </w:pPr>
            <w:ins w:id="14930" w:author="XuanWen Chen" w:date="2019-01-02T06:46:00Z">
              <w:r w:rsidRPr="00734BA0">
                <w:rPr>
                  <w:rFonts w:hAnsi="宋体" w:hint="eastAsia"/>
                  <w:b/>
                </w:rPr>
                <w:t>UC-</w:t>
              </w:r>
              <w:r w:rsidRPr="00734BA0">
                <w:rPr>
                  <w:rFonts w:hAnsi="宋体"/>
                  <w:b/>
                </w:rPr>
                <w:t>9</w:t>
              </w:r>
              <w:r w:rsidRPr="00734BA0">
                <w:rPr>
                  <w:rFonts w:hAnsi="宋体" w:hint="eastAsia"/>
                  <w:b/>
                </w:rPr>
                <w:t>：</w:t>
              </w:r>
            </w:ins>
            <w:ins w:id="14931" w:author="XuanWen Chen" w:date="2019-01-02T08:26:00Z">
              <w:r w:rsidR="00265F99" w:rsidRPr="00265F99">
                <w:rPr>
                  <w:rFonts w:hAnsi="宋体"/>
                  <w:b/>
                </w:rPr>
                <w:t>PM</w:t>
              </w:r>
            </w:ins>
            <w:ins w:id="14932" w:author="XuanWen Chen" w:date="2019-01-02T06:46:00Z">
              <w:r w:rsidRPr="00734BA0">
                <w:rPr>
                  <w:rFonts w:hAnsi="宋体" w:hint="eastAsia"/>
                  <w:b/>
                </w:rPr>
                <w:t>修改项目开始条件</w:t>
              </w:r>
            </w:ins>
          </w:p>
        </w:tc>
      </w:tr>
      <w:tr w:rsidR="009153B4" w:rsidRPr="00734BA0" w14:paraId="36FC2BF7" w14:textId="77777777" w:rsidTr="00351BD1">
        <w:trPr>
          <w:ins w:id="14933" w:author="XuanWen Chen" w:date="2019-01-02T06:46:00Z"/>
        </w:trPr>
        <w:tc>
          <w:tcPr>
            <w:tcW w:w="1384" w:type="dxa"/>
          </w:tcPr>
          <w:p w14:paraId="76999F4B" w14:textId="77777777" w:rsidR="009153B4" w:rsidRPr="00734BA0" w:rsidRDefault="009153B4" w:rsidP="00351BD1">
            <w:pPr>
              <w:jc w:val="left"/>
              <w:rPr>
                <w:ins w:id="14934" w:author="XuanWen Chen" w:date="2019-01-02T06:46:00Z"/>
                <w:rFonts w:hAnsi="宋体"/>
              </w:rPr>
            </w:pPr>
            <w:ins w:id="14935" w:author="XuanWen Chen" w:date="2019-01-02T06:46:00Z">
              <w:r w:rsidRPr="00734BA0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985" w:type="dxa"/>
          </w:tcPr>
          <w:p w14:paraId="7E80F6EE" w14:textId="77777777" w:rsidR="009153B4" w:rsidRPr="00734BA0" w:rsidRDefault="009153B4" w:rsidP="00351BD1">
            <w:pPr>
              <w:jc w:val="left"/>
              <w:rPr>
                <w:ins w:id="14936" w:author="XuanWen Chen" w:date="2019-01-02T06:46:00Z"/>
                <w:rFonts w:hAnsi="宋体"/>
              </w:rPr>
            </w:pPr>
            <w:ins w:id="14937" w:author="XuanWen Chen" w:date="2019-01-02T06:46:00Z">
              <w:r w:rsidRPr="00734BA0"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2198" w:type="dxa"/>
          </w:tcPr>
          <w:p w14:paraId="348DFDE0" w14:textId="77777777" w:rsidR="009153B4" w:rsidRPr="00734BA0" w:rsidRDefault="009153B4" w:rsidP="00351BD1">
            <w:pPr>
              <w:jc w:val="left"/>
              <w:rPr>
                <w:ins w:id="14938" w:author="XuanWen Chen" w:date="2019-01-02T06:46:00Z"/>
                <w:rFonts w:hAnsi="宋体"/>
              </w:rPr>
            </w:pPr>
            <w:ins w:id="14939" w:author="XuanWen Chen" w:date="2019-01-02T06:46:00Z">
              <w:r w:rsidRPr="00734BA0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55" w:type="dxa"/>
          </w:tcPr>
          <w:p w14:paraId="46514621" w14:textId="77777777" w:rsidR="009153B4" w:rsidRPr="00734BA0" w:rsidRDefault="009153B4" w:rsidP="00351BD1">
            <w:pPr>
              <w:jc w:val="left"/>
              <w:rPr>
                <w:ins w:id="14940" w:author="XuanWen Chen" w:date="2019-01-02T06:46:00Z"/>
                <w:rFonts w:hAnsi="宋体"/>
              </w:rPr>
            </w:pPr>
            <w:ins w:id="14941" w:author="XuanWen Chen" w:date="2019-01-02T06:46:00Z">
              <w:r w:rsidRPr="00734BA0">
                <w:rPr>
                  <w:rFonts w:hAnsi="宋体"/>
                </w:rPr>
                <w:t>2018</w:t>
              </w:r>
              <w:r w:rsidRPr="00734BA0">
                <w:rPr>
                  <w:rFonts w:hAnsi="宋体" w:hint="eastAsia"/>
                </w:rPr>
                <w:t>/11/24</w:t>
              </w:r>
            </w:ins>
          </w:p>
        </w:tc>
      </w:tr>
      <w:tr w:rsidR="009153B4" w:rsidRPr="00734BA0" w14:paraId="52F94CE0" w14:textId="77777777" w:rsidTr="00351BD1">
        <w:trPr>
          <w:ins w:id="14942" w:author="XuanWen Chen" w:date="2019-01-02T06:46:00Z"/>
        </w:trPr>
        <w:tc>
          <w:tcPr>
            <w:tcW w:w="1384" w:type="dxa"/>
          </w:tcPr>
          <w:p w14:paraId="032F839E" w14:textId="77777777" w:rsidR="009153B4" w:rsidRPr="00734BA0" w:rsidRDefault="009153B4" w:rsidP="00351BD1">
            <w:pPr>
              <w:jc w:val="left"/>
              <w:rPr>
                <w:ins w:id="14943" w:author="XuanWen Chen" w:date="2019-01-02T06:46:00Z"/>
                <w:rFonts w:hAnsi="宋体"/>
              </w:rPr>
            </w:pPr>
            <w:ins w:id="14944" w:author="XuanWen Chen" w:date="2019-01-02T06:46:00Z">
              <w:r w:rsidRPr="00734BA0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985" w:type="dxa"/>
          </w:tcPr>
          <w:p w14:paraId="50D8F28E" w14:textId="5BB8F5EB" w:rsidR="009153B4" w:rsidRPr="00734BA0" w:rsidRDefault="00EF617E" w:rsidP="00351BD1">
            <w:pPr>
              <w:jc w:val="left"/>
              <w:rPr>
                <w:ins w:id="14945" w:author="XuanWen Chen" w:date="2019-01-02T06:46:00Z"/>
                <w:rFonts w:hAnsi="宋体"/>
              </w:rPr>
            </w:pPr>
            <w:ins w:id="14946" w:author="XuanWen Chen" w:date="2019-01-02T11:19:00Z">
              <w:r>
                <w:rPr>
                  <w:rFonts w:hAnsi="宋体" w:hint="eastAsia"/>
                </w:rPr>
                <w:t>PM扮演者</w:t>
              </w:r>
            </w:ins>
          </w:p>
        </w:tc>
        <w:tc>
          <w:tcPr>
            <w:tcW w:w="2198" w:type="dxa"/>
          </w:tcPr>
          <w:p w14:paraId="2DDE073C" w14:textId="77777777" w:rsidR="009153B4" w:rsidRPr="00734BA0" w:rsidRDefault="009153B4" w:rsidP="00351BD1">
            <w:pPr>
              <w:jc w:val="left"/>
              <w:rPr>
                <w:ins w:id="14947" w:author="XuanWen Chen" w:date="2019-01-02T06:46:00Z"/>
                <w:rFonts w:hAnsi="宋体"/>
              </w:rPr>
            </w:pPr>
            <w:ins w:id="14948" w:author="XuanWen Chen" w:date="2019-01-02T06:46:00Z">
              <w:r w:rsidRPr="00734BA0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55" w:type="dxa"/>
          </w:tcPr>
          <w:p w14:paraId="39C84484" w14:textId="77777777" w:rsidR="009153B4" w:rsidRPr="00734BA0" w:rsidRDefault="009153B4" w:rsidP="00351BD1">
            <w:pPr>
              <w:jc w:val="left"/>
              <w:rPr>
                <w:ins w:id="14949" w:author="XuanWen Chen" w:date="2019-01-02T06:46:00Z"/>
                <w:rFonts w:hAnsi="宋体"/>
              </w:rPr>
            </w:pPr>
            <w:ins w:id="14950" w:author="XuanWen Chen" w:date="2019-01-02T06:46:00Z">
              <w:r w:rsidRPr="00734BA0"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153B4" w:rsidRPr="00734BA0" w14:paraId="71EA386F" w14:textId="77777777" w:rsidTr="00351BD1">
        <w:trPr>
          <w:ins w:id="14951" w:author="XuanWen Chen" w:date="2019-01-02T06:46:00Z"/>
        </w:trPr>
        <w:tc>
          <w:tcPr>
            <w:tcW w:w="1384" w:type="dxa"/>
          </w:tcPr>
          <w:p w14:paraId="41070DCF" w14:textId="77777777" w:rsidR="009153B4" w:rsidRPr="00734BA0" w:rsidRDefault="009153B4" w:rsidP="00351BD1">
            <w:pPr>
              <w:jc w:val="left"/>
              <w:rPr>
                <w:ins w:id="14952" w:author="XuanWen Chen" w:date="2019-01-02T06:46:00Z"/>
                <w:rFonts w:hAnsi="宋体"/>
              </w:rPr>
            </w:pPr>
            <w:ins w:id="14953" w:author="XuanWen Chen" w:date="2019-01-02T06:46:00Z">
              <w:r w:rsidRPr="00734BA0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7138" w:type="dxa"/>
            <w:gridSpan w:val="3"/>
          </w:tcPr>
          <w:p w14:paraId="46A98F46" w14:textId="2DBE951B" w:rsidR="009153B4" w:rsidRPr="00734BA0" w:rsidRDefault="00265F99" w:rsidP="00351BD1">
            <w:pPr>
              <w:jc w:val="left"/>
              <w:rPr>
                <w:ins w:id="14954" w:author="XuanWen Chen" w:date="2019-01-02T06:46:00Z"/>
                <w:rFonts w:hAnsi="宋体"/>
              </w:rPr>
            </w:pPr>
            <w:ins w:id="14955" w:author="XuanWen Chen" w:date="2019-01-02T08:29:00Z">
              <w:r>
                <w:rPr>
                  <w:rFonts w:hAnsi="宋体" w:hint="eastAsia"/>
                </w:rPr>
                <w:t>PM修改项目开始条件</w:t>
              </w:r>
            </w:ins>
          </w:p>
        </w:tc>
      </w:tr>
      <w:tr w:rsidR="009153B4" w:rsidRPr="00734BA0" w14:paraId="7BB306B0" w14:textId="77777777" w:rsidTr="00351BD1">
        <w:trPr>
          <w:ins w:id="14956" w:author="XuanWen Chen" w:date="2019-01-02T06:46:00Z"/>
        </w:trPr>
        <w:tc>
          <w:tcPr>
            <w:tcW w:w="1384" w:type="dxa"/>
          </w:tcPr>
          <w:p w14:paraId="4183E985" w14:textId="77777777" w:rsidR="009153B4" w:rsidRPr="00734BA0" w:rsidRDefault="009153B4" w:rsidP="00351BD1">
            <w:pPr>
              <w:jc w:val="left"/>
              <w:rPr>
                <w:ins w:id="14957" w:author="XuanWen Chen" w:date="2019-01-02T06:46:00Z"/>
                <w:rFonts w:hAnsi="宋体"/>
              </w:rPr>
            </w:pPr>
            <w:ins w:id="14958" w:author="XuanWen Chen" w:date="2019-01-02T06:46:00Z">
              <w:r w:rsidRPr="00734BA0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7138" w:type="dxa"/>
            <w:gridSpan w:val="3"/>
          </w:tcPr>
          <w:p w14:paraId="7CA25C12" w14:textId="1FDBD48E" w:rsidR="009153B4" w:rsidRPr="00734BA0" w:rsidRDefault="00EF617E" w:rsidP="00351BD1">
            <w:pPr>
              <w:jc w:val="left"/>
              <w:rPr>
                <w:ins w:id="14959" w:author="XuanWen Chen" w:date="2019-01-02T06:46:00Z"/>
                <w:rFonts w:hAnsi="宋体"/>
              </w:rPr>
            </w:pPr>
            <w:ins w:id="14960" w:author="XuanWen Chen" w:date="2019-01-02T11:19:00Z">
              <w:r>
                <w:rPr>
                  <w:rFonts w:hAnsi="宋体" w:hint="eastAsia"/>
                </w:rPr>
                <w:t>PM</w:t>
              </w:r>
            </w:ins>
            <w:ins w:id="14961" w:author="XuanWen Chen" w:date="2019-01-02T06:46:00Z">
              <w:r w:rsidR="009153B4" w:rsidRPr="00734BA0">
                <w:rPr>
                  <w:rFonts w:hAnsi="宋体" w:hint="eastAsia"/>
                </w:rPr>
                <w:t>决定修改项目开始条件</w:t>
              </w:r>
            </w:ins>
          </w:p>
        </w:tc>
      </w:tr>
      <w:tr w:rsidR="009153B4" w:rsidRPr="00734BA0" w14:paraId="583B0CE0" w14:textId="77777777" w:rsidTr="00351BD1">
        <w:trPr>
          <w:ins w:id="14962" w:author="XuanWen Chen" w:date="2019-01-02T06:46:00Z"/>
        </w:trPr>
        <w:tc>
          <w:tcPr>
            <w:tcW w:w="1384" w:type="dxa"/>
          </w:tcPr>
          <w:p w14:paraId="1E147A5C" w14:textId="77777777" w:rsidR="009153B4" w:rsidRPr="00734BA0" w:rsidRDefault="009153B4" w:rsidP="00351BD1">
            <w:pPr>
              <w:jc w:val="left"/>
              <w:rPr>
                <w:ins w:id="14963" w:author="XuanWen Chen" w:date="2019-01-02T06:46:00Z"/>
                <w:rFonts w:hAnsi="宋体"/>
              </w:rPr>
            </w:pPr>
            <w:ins w:id="14964" w:author="XuanWen Chen" w:date="2019-01-02T06:46:00Z">
              <w:r w:rsidRPr="00734BA0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7138" w:type="dxa"/>
            <w:gridSpan w:val="3"/>
          </w:tcPr>
          <w:p w14:paraId="12A6EEF8" w14:textId="77777777" w:rsidR="009153B4" w:rsidRPr="00734BA0" w:rsidRDefault="009153B4" w:rsidP="00351BD1">
            <w:pPr>
              <w:rPr>
                <w:ins w:id="14965" w:author="XuanWen Chen" w:date="2019-01-02T06:46:00Z"/>
              </w:rPr>
            </w:pPr>
            <w:ins w:id="14966" w:author="XuanWen Chen" w:date="2019-01-02T06:46:00Z">
              <w:r w:rsidRPr="00734BA0">
                <w:rPr>
                  <w:rFonts w:hint="eastAsia"/>
                </w:rPr>
                <w:t>PRE-1：登陆系统</w:t>
              </w:r>
            </w:ins>
          </w:p>
          <w:p w14:paraId="292A67E0" w14:textId="77777777" w:rsidR="009153B4" w:rsidRPr="00734BA0" w:rsidRDefault="009153B4" w:rsidP="00351BD1">
            <w:pPr>
              <w:rPr>
                <w:ins w:id="14967" w:author="XuanWen Chen" w:date="2019-01-02T06:46:00Z"/>
              </w:rPr>
            </w:pPr>
            <w:ins w:id="14968" w:author="XuanWen Chen" w:date="2019-01-02T06:46:00Z">
              <w:r w:rsidRPr="00734BA0">
                <w:rPr>
                  <w:rFonts w:hint="eastAsia"/>
                </w:rPr>
                <w:t>P</w:t>
              </w:r>
              <w:r w:rsidRPr="00734BA0">
                <w:t>RE-2:</w:t>
              </w:r>
              <w:r w:rsidRPr="00734BA0">
                <w:rPr>
                  <w:rFonts w:hint="eastAsia"/>
                </w:rPr>
                <w:t>为当前项目的项目发起人扮演者</w:t>
              </w:r>
            </w:ins>
          </w:p>
          <w:p w14:paraId="5ADFD6AA" w14:textId="77777777" w:rsidR="009153B4" w:rsidRPr="00734BA0" w:rsidRDefault="009153B4" w:rsidP="00351BD1">
            <w:pPr>
              <w:rPr>
                <w:ins w:id="14969" w:author="XuanWen Chen" w:date="2019-01-02T06:46:00Z"/>
              </w:rPr>
            </w:pPr>
            <w:ins w:id="14970" w:author="XuanWen Chen" w:date="2019-01-02T06:46:00Z">
              <w:r w:rsidRPr="00734BA0">
                <w:rPr>
                  <w:rFonts w:hint="eastAsia"/>
                </w:rPr>
                <w:t>P</w:t>
              </w:r>
              <w:r w:rsidRPr="00734BA0">
                <w:t>RE-3:</w:t>
              </w:r>
              <w:r w:rsidRPr="00734BA0">
                <w:rPr>
                  <w:rFonts w:hint="eastAsia"/>
                </w:rPr>
                <w:t>项目尚未开始</w:t>
              </w:r>
            </w:ins>
          </w:p>
        </w:tc>
      </w:tr>
      <w:tr w:rsidR="009153B4" w:rsidRPr="00734BA0" w14:paraId="12675EF8" w14:textId="77777777" w:rsidTr="00351BD1">
        <w:trPr>
          <w:ins w:id="14971" w:author="XuanWen Chen" w:date="2019-01-02T06:46:00Z"/>
        </w:trPr>
        <w:tc>
          <w:tcPr>
            <w:tcW w:w="1384" w:type="dxa"/>
          </w:tcPr>
          <w:p w14:paraId="6C69D466" w14:textId="77777777" w:rsidR="009153B4" w:rsidRPr="00734BA0" w:rsidRDefault="009153B4" w:rsidP="00351BD1">
            <w:pPr>
              <w:jc w:val="left"/>
              <w:rPr>
                <w:ins w:id="14972" w:author="XuanWen Chen" w:date="2019-01-02T06:46:00Z"/>
                <w:rFonts w:hAnsi="宋体"/>
              </w:rPr>
            </w:pPr>
            <w:ins w:id="14973" w:author="XuanWen Chen" w:date="2019-01-02T06:46:00Z">
              <w:r w:rsidRPr="00734BA0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7138" w:type="dxa"/>
            <w:gridSpan w:val="3"/>
          </w:tcPr>
          <w:p w14:paraId="330643E4" w14:textId="77777777" w:rsidR="009153B4" w:rsidRPr="00734BA0" w:rsidRDefault="009153B4" w:rsidP="00351BD1">
            <w:pPr>
              <w:rPr>
                <w:ins w:id="14974" w:author="XuanWen Chen" w:date="2019-01-02T06:46:00Z"/>
              </w:rPr>
            </w:pPr>
            <w:ins w:id="14975" w:author="XuanWen Chen" w:date="2019-01-02T06:46:00Z">
              <w:r w:rsidRPr="00734BA0">
                <w:rPr>
                  <w:rFonts w:hint="eastAsia"/>
                </w:rPr>
                <w:t>POST-1：通知给全项目组的人</w:t>
              </w:r>
            </w:ins>
          </w:p>
        </w:tc>
      </w:tr>
      <w:tr w:rsidR="009153B4" w:rsidRPr="00734BA0" w14:paraId="14DE66DD" w14:textId="77777777" w:rsidTr="00351BD1">
        <w:trPr>
          <w:ins w:id="14976" w:author="XuanWen Chen" w:date="2019-01-02T06:46:00Z"/>
        </w:trPr>
        <w:tc>
          <w:tcPr>
            <w:tcW w:w="1384" w:type="dxa"/>
          </w:tcPr>
          <w:p w14:paraId="22B2FB1B" w14:textId="77777777" w:rsidR="009153B4" w:rsidRPr="00734BA0" w:rsidRDefault="009153B4" w:rsidP="00351BD1">
            <w:pPr>
              <w:jc w:val="left"/>
              <w:rPr>
                <w:ins w:id="14977" w:author="XuanWen Chen" w:date="2019-01-02T06:46:00Z"/>
                <w:rFonts w:hAnsi="宋体"/>
              </w:rPr>
            </w:pPr>
            <w:ins w:id="14978" w:author="XuanWen Chen" w:date="2019-01-02T06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7138" w:type="dxa"/>
            <w:gridSpan w:val="3"/>
          </w:tcPr>
          <w:p w14:paraId="4757F853" w14:textId="77777777" w:rsidR="009153B4" w:rsidRPr="00734BA0" w:rsidRDefault="009153B4" w:rsidP="00351BD1">
            <w:pPr>
              <w:rPr>
                <w:ins w:id="14979" w:author="XuanWen Chen" w:date="2019-01-02T06:46:00Z"/>
              </w:rPr>
            </w:pPr>
            <w:ins w:id="14980" w:author="XuanWen Chen" w:date="2019-01-02T06:46:00Z">
              <w:r>
                <w:rPr>
                  <w:rFonts w:hint="eastAsia"/>
                </w:rPr>
                <w:t>要修改开始条件的项目</w:t>
              </w:r>
            </w:ins>
          </w:p>
        </w:tc>
      </w:tr>
      <w:tr w:rsidR="009153B4" w:rsidRPr="00734BA0" w14:paraId="7DCDF2BD" w14:textId="77777777" w:rsidTr="00351BD1">
        <w:trPr>
          <w:ins w:id="14981" w:author="XuanWen Chen" w:date="2019-01-02T06:46:00Z"/>
        </w:trPr>
        <w:tc>
          <w:tcPr>
            <w:tcW w:w="1384" w:type="dxa"/>
          </w:tcPr>
          <w:p w14:paraId="331CF68A" w14:textId="77777777" w:rsidR="009153B4" w:rsidRPr="00734BA0" w:rsidRDefault="009153B4" w:rsidP="00351BD1">
            <w:pPr>
              <w:jc w:val="left"/>
              <w:rPr>
                <w:ins w:id="14982" w:author="XuanWen Chen" w:date="2019-01-02T06:46:00Z"/>
                <w:rFonts w:hAnsi="宋体"/>
              </w:rPr>
            </w:pPr>
            <w:ins w:id="14983" w:author="XuanWen Chen" w:date="2019-01-02T06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7138" w:type="dxa"/>
            <w:gridSpan w:val="3"/>
          </w:tcPr>
          <w:p w14:paraId="792AE632" w14:textId="77777777" w:rsidR="009153B4" w:rsidRPr="00734BA0" w:rsidRDefault="009153B4" w:rsidP="00351BD1">
            <w:pPr>
              <w:rPr>
                <w:ins w:id="14984" w:author="XuanWen Chen" w:date="2019-01-02T06:46:00Z"/>
              </w:rPr>
            </w:pPr>
            <w:ins w:id="14985" w:author="XuanWen Chen" w:date="2019-01-02T06:46:00Z">
              <w:r>
                <w:rPr>
                  <w:rFonts w:hint="eastAsia"/>
                </w:rPr>
                <w:t>修改好的项目</w:t>
              </w:r>
            </w:ins>
          </w:p>
        </w:tc>
      </w:tr>
      <w:tr w:rsidR="009153B4" w:rsidRPr="00734BA0" w14:paraId="7B323279" w14:textId="77777777" w:rsidTr="00351BD1">
        <w:trPr>
          <w:ins w:id="14986" w:author="XuanWen Chen" w:date="2019-01-02T06:46:00Z"/>
        </w:trPr>
        <w:tc>
          <w:tcPr>
            <w:tcW w:w="1384" w:type="dxa"/>
          </w:tcPr>
          <w:p w14:paraId="60E6301F" w14:textId="77777777" w:rsidR="009153B4" w:rsidRPr="00734BA0" w:rsidRDefault="009153B4" w:rsidP="00351BD1">
            <w:pPr>
              <w:rPr>
                <w:ins w:id="14987" w:author="XuanWen Chen" w:date="2019-01-02T06:46:00Z"/>
                <w:rFonts w:hAnsi="宋体"/>
              </w:rPr>
            </w:pPr>
            <w:ins w:id="14988" w:author="XuanWen Chen" w:date="2019-01-02T06:46:00Z">
              <w:r w:rsidRPr="00734BA0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7138" w:type="dxa"/>
            <w:gridSpan w:val="3"/>
          </w:tcPr>
          <w:p w14:paraId="79D11204" w14:textId="77777777" w:rsidR="009153B4" w:rsidRDefault="009153B4" w:rsidP="00351BD1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4989" w:author="XuanWen Chen" w:date="2019-01-02T06:46:00Z"/>
                <w:rFonts w:hAnsi="宋体"/>
              </w:rPr>
            </w:pPr>
            <w:ins w:id="14990" w:author="XuanWen Chen" w:date="2019-01-02T06:46:00Z">
              <w:r w:rsidRPr="00734BA0">
                <w:rPr>
                  <w:rFonts w:hAnsi="宋体" w:hint="eastAsia"/>
                </w:rPr>
                <w:t>项目发起人进入我的项目。</w:t>
              </w:r>
            </w:ins>
          </w:p>
          <w:p w14:paraId="64AD0DD9" w14:textId="77777777" w:rsidR="009153B4" w:rsidRDefault="009153B4" w:rsidP="00351BD1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4991" w:author="XuanWen Chen" w:date="2019-01-02T06:46:00Z"/>
                <w:rFonts w:hAnsi="宋体"/>
              </w:rPr>
            </w:pPr>
            <w:ins w:id="14992" w:author="XuanWen Chen" w:date="2019-01-02T06:46:00Z">
              <w:r>
                <w:rPr>
                  <w:rFonts w:hAnsi="宋体" w:hint="eastAsia"/>
                </w:rPr>
                <w:t>编辑</w:t>
              </w:r>
              <w:r w:rsidRPr="00734BA0">
                <w:rPr>
                  <w:rFonts w:hAnsi="宋体" w:hint="eastAsia"/>
                </w:rPr>
                <w:t>项目的开始条件。</w:t>
              </w:r>
            </w:ins>
          </w:p>
          <w:p w14:paraId="5DF93B56" w14:textId="77777777" w:rsidR="009153B4" w:rsidRDefault="009153B4" w:rsidP="00351BD1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4993" w:author="XuanWen Chen" w:date="2019-01-02T06:46:00Z"/>
                <w:rFonts w:hAnsi="宋体"/>
              </w:rPr>
            </w:pPr>
            <w:ins w:id="14994" w:author="XuanWen Chen" w:date="2019-01-02T06:46:00Z">
              <w:r w:rsidRPr="00734BA0">
                <w:rPr>
                  <w:rFonts w:hAnsi="宋体" w:hint="eastAsia"/>
                </w:rPr>
                <w:t>选择开始</w:t>
              </w:r>
              <w:r>
                <w:rPr>
                  <w:rFonts w:hAnsi="宋体" w:hint="eastAsia"/>
                </w:rPr>
                <w:t>方式</w:t>
              </w:r>
              <w:r w:rsidRPr="00734BA0">
                <w:rPr>
                  <w:rFonts w:hAnsi="宋体" w:hint="eastAsia"/>
                </w:rPr>
                <w:t>。</w:t>
              </w:r>
            </w:ins>
          </w:p>
          <w:p w14:paraId="3D663599" w14:textId="77777777" w:rsidR="009153B4" w:rsidRDefault="009153B4" w:rsidP="00351BD1">
            <w:pPr>
              <w:pStyle w:val="a9"/>
              <w:numPr>
                <w:ilvl w:val="0"/>
                <w:numId w:val="166"/>
              </w:numPr>
              <w:ind w:firstLineChars="0"/>
              <w:rPr>
                <w:ins w:id="14995" w:author="XuanWen Chen" w:date="2019-01-02T06:46:00Z"/>
                <w:rFonts w:hAnsi="宋体"/>
              </w:rPr>
            </w:pPr>
            <w:ins w:id="14996" w:author="XuanWen Chen" w:date="2019-01-02T06:46:00Z">
              <w:r w:rsidRPr="00897908">
                <w:rPr>
                  <w:rFonts w:hAnsi="宋体" w:hint="eastAsia"/>
                </w:rPr>
                <w:t>确认项目开始条件。</w:t>
              </w:r>
            </w:ins>
          </w:p>
          <w:p w14:paraId="152302E1" w14:textId="77777777" w:rsidR="009153B4" w:rsidRPr="00734BA0" w:rsidRDefault="009153B4" w:rsidP="00351BD1">
            <w:pPr>
              <w:pStyle w:val="a9"/>
              <w:ind w:firstLineChars="0" w:firstLine="0"/>
              <w:rPr>
                <w:ins w:id="14997" w:author="XuanWen Chen" w:date="2019-01-02T06:46:00Z"/>
                <w:rFonts w:hAnsi="宋体"/>
              </w:rPr>
            </w:pPr>
          </w:p>
        </w:tc>
      </w:tr>
      <w:tr w:rsidR="009153B4" w:rsidRPr="00734BA0" w14:paraId="7356416F" w14:textId="77777777" w:rsidTr="00351BD1">
        <w:trPr>
          <w:trHeight w:val="407"/>
          <w:ins w:id="14998" w:author="XuanWen Chen" w:date="2019-01-02T06:46:00Z"/>
        </w:trPr>
        <w:tc>
          <w:tcPr>
            <w:tcW w:w="1384" w:type="dxa"/>
          </w:tcPr>
          <w:p w14:paraId="4FC749C3" w14:textId="77777777" w:rsidR="009153B4" w:rsidRPr="00734BA0" w:rsidRDefault="009153B4" w:rsidP="00351BD1">
            <w:pPr>
              <w:jc w:val="left"/>
              <w:rPr>
                <w:ins w:id="14999" w:author="XuanWen Chen" w:date="2019-01-02T06:46:00Z"/>
                <w:rFonts w:hAnsi="宋体"/>
              </w:rPr>
            </w:pPr>
            <w:ins w:id="15000" w:author="XuanWen Chen" w:date="2019-01-02T06:46:00Z">
              <w:r w:rsidRPr="00734BA0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7138" w:type="dxa"/>
            <w:gridSpan w:val="3"/>
          </w:tcPr>
          <w:p w14:paraId="2B6596C8" w14:textId="77777777" w:rsidR="009153B4" w:rsidRPr="00734BA0" w:rsidRDefault="009153B4" w:rsidP="00351BD1">
            <w:pPr>
              <w:jc w:val="left"/>
              <w:rPr>
                <w:ins w:id="15001" w:author="XuanWen Chen" w:date="2019-01-02T06:46:00Z"/>
                <w:rFonts w:hAnsi="宋体"/>
              </w:rPr>
            </w:pPr>
            <w:ins w:id="15002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734BA0" w14:paraId="758C701A" w14:textId="77777777" w:rsidTr="00351BD1">
        <w:trPr>
          <w:ins w:id="15003" w:author="XuanWen Chen" w:date="2019-01-02T06:46:00Z"/>
        </w:trPr>
        <w:tc>
          <w:tcPr>
            <w:tcW w:w="1384" w:type="dxa"/>
          </w:tcPr>
          <w:p w14:paraId="4F1923CD" w14:textId="77777777" w:rsidR="009153B4" w:rsidRPr="00734BA0" w:rsidRDefault="009153B4" w:rsidP="00351BD1">
            <w:pPr>
              <w:jc w:val="left"/>
              <w:rPr>
                <w:ins w:id="15004" w:author="XuanWen Chen" w:date="2019-01-02T06:46:00Z"/>
                <w:rFonts w:hAnsi="宋体"/>
              </w:rPr>
            </w:pPr>
            <w:ins w:id="15005" w:author="XuanWen Chen" w:date="2019-01-02T06:46:00Z">
              <w:r w:rsidRPr="00734BA0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7138" w:type="dxa"/>
            <w:gridSpan w:val="3"/>
          </w:tcPr>
          <w:p w14:paraId="127F5FA5" w14:textId="77777777" w:rsidR="009153B4" w:rsidRPr="00734BA0" w:rsidRDefault="009153B4" w:rsidP="00351BD1">
            <w:pPr>
              <w:spacing w:line="240" w:lineRule="auto"/>
              <w:jc w:val="left"/>
              <w:rPr>
                <w:ins w:id="15006" w:author="XuanWen Chen" w:date="2019-01-02T06:46:00Z"/>
                <w:rFonts w:hAnsi="宋体"/>
              </w:rPr>
            </w:pPr>
            <w:ins w:id="15007" w:author="XuanWen Chen" w:date="2019-01-02T06:46:00Z">
              <w:r w:rsidRPr="00734BA0">
                <w:rPr>
                  <w:rFonts w:hAnsi="宋体" w:hint="eastAsia"/>
                </w:rPr>
                <w:t>当前案例已无权限参加</w:t>
              </w:r>
            </w:ins>
          </w:p>
          <w:p w14:paraId="3B84ED32" w14:textId="77777777" w:rsidR="009153B4" w:rsidRPr="00734BA0" w:rsidRDefault="009153B4" w:rsidP="00351BD1">
            <w:pPr>
              <w:spacing w:line="240" w:lineRule="auto"/>
              <w:jc w:val="left"/>
              <w:rPr>
                <w:ins w:id="15008" w:author="XuanWen Chen" w:date="2019-01-02T06:46:00Z"/>
                <w:rFonts w:hAnsi="宋体"/>
              </w:rPr>
            </w:pPr>
            <w:ins w:id="15009" w:author="XuanWen Chen" w:date="2019-01-02T06:46:00Z">
              <w:r w:rsidRPr="00734BA0">
                <w:rPr>
                  <w:rFonts w:hAnsi="宋体" w:hint="eastAsia"/>
                </w:rPr>
                <w:t>当前项目组已无人员。</w:t>
              </w:r>
            </w:ins>
          </w:p>
        </w:tc>
      </w:tr>
      <w:tr w:rsidR="009153B4" w:rsidRPr="00734BA0" w14:paraId="627935ED" w14:textId="77777777" w:rsidTr="00351BD1">
        <w:trPr>
          <w:ins w:id="15010" w:author="XuanWen Chen" w:date="2019-01-02T06:46:00Z"/>
        </w:trPr>
        <w:tc>
          <w:tcPr>
            <w:tcW w:w="1384" w:type="dxa"/>
          </w:tcPr>
          <w:p w14:paraId="27B58697" w14:textId="77777777" w:rsidR="009153B4" w:rsidRPr="00734BA0" w:rsidRDefault="009153B4" w:rsidP="00351BD1">
            <w:pPr>
              <w:jc w:val="left"/>
              <w:rPr>
                <w:ins w:id="15011" w:author="XuanWen Chen" w:date="2019-01-02T06:46:00Z"/>
                <w:rFonts w:hAnsi="宋体"/>
              </w:rPr>
            </w:pPr>
            <w:ins w:id="15012" w:author="XuanWen Chen" w:date="2019-01-02T06:46:00Z">
              <w:r w:rsidRPr="00734BA0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7138" w:type="dxa"/>
            <w:gridSpan w:val="3"/>
          </w:tcPr>
          <w:p w14:paraId="79F90D1E" w14:textId="77777777" w:rsidR="009153B4" w:rsidRPr="00734BA0" w:rsidRDefault="009153B4" w:rsidP="00351BD1">
            <w:pPr>
              <w:jc w:val="left"/>
              <w:rPr>
                <w:ins w:id="15013" w:author="XuanWen Chen" w:date="2019-01-02T06:46:00Z"/>
                <w:rFonts w:hAnsi="宋体"/>
              </w:rPr>
            </w:pPr>
          </w:p>
        </w:tc>
      </w:tr>
      <w:tr w:rsidR="009153B4" w:rsidRPr="00734BA0" w14:paraId="68B56202" w14:textId="77777777" w:rsidTr="00351BD1">
        <w:trPr>
          <w:ins w:id="15014" w:author="XuanWen Chen" w:date="2019-01-02T06:46:00Z"/>
        </w:trPr>
        <w:tc>
          <w:tcPr>
            <w:tcW w:w="1384" w:type="dxa"/>
          </w:tcPr>
          <w:p w14:paraId="5F16B304" w14:textId="77777777" w:rsidR="009153B4" w:rsidRPr="00734BA0" w:rsidRDefault="009153B4" w:rsidP="00351BD1">
            <w:pPr>
              <w:jc w:val="left"/>
              <w:rPr>
                <w:ins w:id="15015" w:author="XuanWen Chen" w:date="2019-01-02T06:46:00Z"/>
                <w:rFonts w:hAnsi="宋体"/>
              </w:rPr>
            </w:pPr>
            <w:ins w:id="15016" w:author="XuanWen Chen" w:date="2019-01-02T06:46:00Z">
              <w:r w:rsidRPr="00734BA0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7138" w:type="dxa"/>
            <w:gridSpan w:val="3"/>
          </w:tcPr>
          <w:p w14:paraId="04DE8C34" w14:textId="77777777" w:rsidR="009153B4" w:rsidRPr="00734BA0" w:rsidRDefault="009153B4" w:rsidP="00351BD1">
            <w:pPr>
              <w:jc w:val="left"/>
              <w:rPr>
                <w:ins w:id="15017" w:author="XuanWen Chen" w:date="2019-01-02T06:46:00Z"/>
                <w:rFonts w:hAnsi="宋体"/>
              </w:rPr>
            </w:pPr>
            <w:ins w:id="15018" w:author="XuanWen Chen" w:date="2019-01-02T06:46:00Z">
              <w:r>
                <w:rPr>
                  <w:rFonts w:hAnsi="宋体" w:hint="eastAsia"/>
                </w:rPr>
                <w:t>每天1次</w:t>
              </w:r>
            </w:ins>
          </w:p>
        </w:tc>
      </w:tr>
      <w:tr w:rsidR="009153B4" w:rsidRPr="00734BA0" w14:paraId="4433641E" w14:textId="77777777" w:rsidTr="00351BD1">
        <w:trPr>
          <w:ins w:id="15019" w:author="XuanWen Chen" w:date="2019-01-02T06:46:00Z"/>
        </w:trPr>
        <w:tc>
          <w:tcPr>
            <w:tcW w:w="1384" w:type="dxa"/>
          </w:tcPr>
          <w:p w14:paraId="117DCCA2" w14:textId="77777777" w:rsidR="009153B4" w:rsidRPr="00734BA0" w:rsidRDefault="009153B4" w:rsidP="00351BD1">
            <w:pPr>
              <w:jc w:val="left"/>
              <w:rPr>
                <w:ins w:id="15020" w:author="XuanWen Chen" w:date="2019-01-02T06:46:00Z"/>
                <w:rFonts w:hAnsi="宋体"/>
              </w:rPr>
            </w:pPr>
            <w:ins w:id="15021" w:author="XuanWen Chen" w:date="2019-01-02T06:46:00Z">
              <w:r w:rsidRPr="00734BA0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7138" w:type="dxa"/>
            <w:gridSpan w:val="3"/>
          </w:tcPr>
          <w:p w14:paraId="22201787" w14:textId="77777777" w:rsidR="009153B4" w:rsidRPr="00734BA0" w:rsidRDefault="009153B4" w:rsidP="00351BD1">
            <w:pPr>
              <w:jc w:val="left"/>
              <w:rPr>
                <w:ins w:id="15022" w:author="XuanWen Chen" w:date="2019-01-02T06:46:00Z"/>
                <w:rFonts w:hAnsi="宋体"/>
              </w:rPr>
            </w:pPr>
          </w:p>
        </w:tc>
      </w:tr>
      <w:tr w:rsidR="009153B4" w:rsidRPr="00734BA0" w14:paraId="240FCB2F" w14:textId="77777777" w:rsidTr="00351BD1">
        <w:trPr>
          <w:ins w:id="15023" w:author="XuanWen Chen" w:date="2019-01-02T06:46:00Z"/>
        </w:trPr>
        <w:tc>
          <w:tcPr>
            <w:tcW w:w="1384" w:type="dxa"/>
          </w:tcPr>
          <w:p w14:paraId="0294B715" w14:textId="77777777" w:rsidR="009153B4" w:rsidRPr="00734BA0" w:rsidRDefault="009153B4" w:rsidP="00351BD1">
            <w:pPr>
              <w:jc w:val="left"/>
              <w:rPr>
                <w:ins w:id="15024" w:author="XuanWen Chen" w:date="2019-01-02T06:46:00Z"/>
                <w:rFonts w:hAnsi="宋体"/>
              </w:rPr>
            </w:pPr>
            <w:ins w:id="15025" w:author="XuanWen Chen" w:date="2019-01-02T06:46:00Z">
              <w:r w:rsidRPr="00734BA0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7138" w:type="dxa"/>
            <w:gridSpan w:val="3"/>
          </w:tcPr>
          <w:p w14:paraId="1E404E7D" w14:textId="77777777" w:rsidR="009153B4" w:rsidRPr="00734BA0" w:rsidRDefault="009153B4" w:rsidP="00351BD1">
            <w:pPr>
              <w:jc w:val="left"/>
              <w:rPr>
                <w:ins w:id="15026" w:author="XuanWen Chen" w:date="2019-01-02T06:46:00Z"/>
                <w:rFonts w:hAnsi="宋体"/>
              </w:rPr>
            </w:pPr>
            <w:ins w:id="15027" w:author="XuanWen Chen" w:date="2019-01-02T06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9153B4" w:rsidRPr="00734BA0" w14:paraId="1AE1B981" w14:textId="77777777" w:rsidTr="00351BD1">
        <w:trPr>
          <w:ins w:id="15028" w:author="XuanWen Chen" w:date="2019-01-02T06:46:00Z"/>
        </w:trPr>
        <w:tc>
          <w:tcPr>
            <w:tcW w:w="1384" w:type="dxa"/>
          </w:tcPr>
          <w:p w14:paraId="0CF29648" w14:textId="77777777" w:rsidR="009153B4" w:rsidRPr="00734BA0" w:rsidRDefault="009153B4" w:rsidP="00351BD1">
            <w:pPr>
              <w:jc w:val="left"/>
              <w:rPr>
                <w:ins w:id="15029" w:author="XuanWen Chen" w:date="2019-01-02T06:46:00Z"/>
                <w:rFonts w:hAnsi="宋体"/>
              </w:rPr>
            </w:pPr>
            <w:ins w:id="15030" w:author="XuanWen Chen" w:date="2019-01-02T06:46:00Z">
              <w:r w:rsidRPr="00734BA0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7138" w:type="dxa"/>
            <w:gridSpan w:val="3"/>
          </w:tcPr>
          <w:p w14:paraId="517BF137" w14:textId="77777777" w:rsidR="009153B4" w:rsidRPr="00734BA0" w:rsidRDefault="009153B4" w:rsidP="00351BD1">
            <w:pPr>
              <w:jc w:val="left"/>
              <w:rPr>
                <w:ins w:id="15031" w:author="XuanWen Chen" w:date="2019-01-02T06:46:00Z"/>
                <w:rFonts w:hAnsi="宋体"/>
              </w:rPr>
            </w:pPr>
            <w:ins w:id="15032" w:author="XuanWen Chen" w:date="2019-01-02T06:46:00Z">
              <w:r>
                <w:rPr>
                  <w:rFonts w:hAnsi="宋体" w:hint="eastAsia"/>
                </w:rPr>
                <w:t>每天有一个项目修改开始方式</w:t>
              </w:r>
            </w:ins>
          </w:p>
        </w:tc>
      </w:tr>
    </w:tbl>
    <w:p w14:paraId="2BD7B054" w14:textId="19A00C5A" w:rsidR="0040689B" w:rsidDel="009153B4" w:rsidRDefault="00236CEF" w:rsidP="00236CEF">
      <w:pPr>
        <w:pStyle w:val="4"/>
        <w:rPr>
          <w:del w:id="15033" w:author="XuanWen Chen" w:date="2019-01-01T21:43:00Z"/>
        </w:rPr>
      </w:pPr>
      <w:moveToRangeStart w:id="15034" w:author="XuanWen Chen" w:date="2019-01-01T21:42:00Z" w:name="move534142306"/>
      <w:moveTo w:id="15035" w:author="XuanWen Chen" w:date="2019-01-01T21:42:00Z">
        <w:del w:id="15036" w:author="XuanWen Chen" w:date="2019-01-01T21:43:00Z">
          <w:r w:rsidDel="00236CEF">
            <w:rPr>
              <w:rFonts w:hint="eastAsia"/>
            </w:rPr>
            <w:delText>P</w:delText>
          </w:r>
          <w:r w:rsidDel="00236CEF">
            <w:delText>M</w:delText>
          </w:r>
          <w:r w:rsidDel="00236CEF">
            <w:rPr>
              <w:rFonts w:hint="eastAsia"/>
            </w:rPr>
            <w:delText>任务发布</w:delText>
          </w:r>
        </w:del>
      </w:moveTo>
      <w:moveFromRangeStart w:id="15037" w:author="XuanWen Chen" w:date="2019-01-01T21:42:00Z" w:name="move534142306"/>
      <w:moveToRangeEnd w:id="15034"/>
      <w:moveFrom w:id="15038" w:author="XuanWen Chen" w:date="2019-01-01T21:42:00Z">
        <w:del w:id="15039" w:author="XuanWen Chen" w:date="2019-01-01T21:43:00Z">
          <w:r w:rsidR="00720356" w:rsidDel="00236CEF">
            <w:rPr>
              <w:rFonts w:hint="eastAsia"/>
            </w:rPr>
            <w:delText>P</w:delText>
          </w:r>
          <w:r w:rsidR="00720356" w:rsidDel="00236CEF">
            <w:delText>M</w:delText>
          </w:r>
          <w:r w:rsidR="00720356" w:rsidDel="00236CEF">
            <w:rPr>
              <w:rFonts w:hint="eastAsia"/>
            </w:rPr>
            <w:delText>任务发布</w:delText>
          </w:r>
        </w:del>
      </w:moveFrom>
      <w:bookmarkEnd w:id="13947"/>
    </w:p>
    <w:p w14:paraId="2C0699A9" w14:textId="77777777" w:rsidR="009153B4" w:rsidRPr="009153B4" w:rsidRDefault="009153B4">
      <w:pPr>
        <w:rPr>
          <w:ins w:id="15040" w:author="XuanWen Chen" w:date="2019-01-02T06:45:00Z"/>
        </w:rPr>
      </w:pPr>
    </w:p>
    <w:moveFromRangeEnd w:id="15037"/>
    <w:p w14:paraId="45E53770" w14:textId="41AE5AAD" w:rsidR="002918DC" w:rsidRPr="00265F99" w:rsidDel="00236CEF" w:rsidRDefault="002918DC">
      <w:pPr>
        <w:pStyle w:val="4"/>
        <w:rPr>
          <w:del w:id="15041" w:author="XuanWen Chen" w:date="2019-01-01T21:42:00Z"/>
          <w:rPrChange w:id="15042" w:author="XuanWen Chen" w:date="2019-01-02T08:33:00Z">
            <w:rPr>
              <w:del w:id="15043" w:author="XuanWen Chen" w:date="2019-01-01T21:42:00Z"/>
              <w:color w:val="FF0000"/>
            </w:rPr>
          </w:rPrChange>
        </w:rPr>
        <w:pPrChange w:id="15044" w:author="XuanWen Chen" w:date="2019-01-02T08:33:00Z">
          <w:pPr/>
        </w:pPrChange>
      </w:pPr>
      <w:del w:id="15045" w:author="XuanWen Chen" w:date="2019-01-01T21:42:00Z">
        <w:r w:rsidRPr="00265F99" w:rsidDel="00236CEF">
          <w:rPr>
            <w:rFonts w:hint="eastAsia"/>
            <w:rPrChange w:id="15046" w:author="XuanWen Chen" w:date="2019-01-02T08:33:00Z">
              <w:rPr>
                <w:rFonts w:hint="eastAsia"/>
                <w:color w:val="FF0000"/>
              </w:rPr>
            </w:rPrChange>
          </w:rPr>
          <w:lastRenderedPageBreak/>
          <w:delText>查看帮助文档</w:delText>
        </w:r>
      </w:del>
    </w:p>
    <w:p w14:paraId="1D223F5B" w14:textId="299FFF22" w:rsidR="002918DC" w:rsidRPr="002918DC" w:rsidRDefault="00236CEF">
      <w:pPr>
        <w:pStyle w:val="4"/>
        <w:pPrChange w:id="15047" w:author="XuanWen Chen" w:date="2019-01-01T21:44:00Z">
          <w:pPr/>
        </w:pPrChange>
      </w:pPr>
      <w:ins w:id="15048" w:author="XuanWen Chen" w:date="2019-01-01T21:45:00Z">
        <w:r>
          <w:rPr>
            <w:rFonts w:hint="eastAsia"/>
          </w:rPr>
          <w:t>P</w:t>
        </w:r>
      </w:ins>
      <w:ins w:id="15049" w:author="XuanWen Chen" w:date="2019-01-01T21:44:00Z">
        <w:r>
          <w:t>M</w:t>
        </w:r>
        <w:r>
          <w:rPr>
            <w:rFonts w:hint="eastAsia"/>
          </w:rPr>
          <w:t>任务发布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1720"/>
        <w:gridCol w:w="1843"/>
        <w:gridCol w:w="2659"/>
        <w:tblGridChange w:id="15050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0C9D58F4" w14:textId="77777777" w:rsidTr="0040689B">
        <w:tc>
          <w:tcPr>
            <w:tcW w:w="2074" w:type="dxa"/>
          </w:tcPr>
          <w:p w14:paraId="0C94427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EC6685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bookmarkStart w:id="15051" w:name="_Hlk534142340"/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任务发布</w:t>
            </w:r>
            <w:bookmarkEnd w:id="15051"/>
          </w:p>
        </w:tc>
      </w:tr>
      <w:tr w:rsidR="0040689B" w:rsidRPr="008035F1" w14:paraId="6EE9A58D" w14:textId="77777777" w:rsidTr="00236CEF">
        <w:tblPrEx>
          <w:tblW w:w="0" w:type="auto"/>
          <w:tblPrExChange w:id="15052" w:author="XuanWen Chen" w:date="2019-01-01T21:42:00Z">
            <w:tblPrEx>
              <w:tblW w:w="0" w:type="auto"/>
            </w:tblPrEx>
          </w:tblPrExChange>
        </w:tblPrEx>
        <w:tc>
          <w:tcPr>
            <w:tcW w:w="2074" w:type="dxa"/>
            <w:tcPrChange w:id="15053" w:author="XuanWen Chen" w:date="2019-01-01T21:42:00Z">
              <w:tcPr>
                <w:tcW w:w="2074" w:type="dxa"/>
              </w:tcPr>
            </w:tcPrChange>
          </w:tcPr>
          <w:p w14:paraId="0B6A34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20" w:type="dxa"/>
            <w:tcPrChange w:id="15054" w:author="XuanWen Chen" w:date="2019-01-01T21:42:00Z">
              <w:tcPr>
                <w:tcW w:w="2074" w:type="dxa"/>
              </w:tcPr>
            </w:tcPrChange>
          </w:tcPr>
          <w:p w14:paraId="046BE9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843" w:type="dxa"/>
            <w:tcPrChange w:id="15055" w:author="XuanWen Chen" w:date="2019-01-01T21:42:00Z">
              <w:tcPr>
                <w:tcW w:w="2074" w:type="dxa"/>
              </w:tcPr>
            </w:tcPrChange>
          </w:tcPr>
          <w:p w14:paraId="3AF3B5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  <w:tcPrChange w:id="15056" w:author="XuanWen Chen" w:date="2019-01-01T21:42:00Z">
              <w:tcPr>
                <w:tcW w:w="2074" w:type="dxa"/>
              </w:tcPr>
            </w:tcPrChange>
          </w:tcPr>
          <w:p w14:paraId="3289E3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4E606D5" w14:textId="77777777" w:rsidTr="00236CEF">
        <w:tblPrEx>
          <w:tblW w:w="0" w:type="auto"/>
          <w:tblPrExChange w:id="15057" w:author="XuanWen Chen" w:date="2019-01-01T21:42:00Z">
            <w:tblPrEx>
              <w:tblW w:w="0" w:type="auto"/>
            </w:tblPrEx>
          </w:tblPrExChange>
        </w:tblPrEx>
        <w:tc>
          <w:tcPr>
            <w:tcW w:w="2074" w:type="dxa"/>
            <w:tcPrChange w:id="15058" w:author="XuanWen Chen" w:date="2019-01-01T21:42:00Z">
              <w:tcPr>
                <w:tcW w:w="2074" w:type="dxa"/>
              </w:tcPr>
            </w:tcPrChange>
          </w:tcPr>
          <w:p w14:paraId="1480FC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20" w:type="dxa"/>
            <w:tcPrChange w:id="15059" w:author="XuanWen Chen" w:date="2019-01-01T21:42:00Z">
              <w:tcPr>
                <w:tcW w:w="2074" w:type="dxa"/>
              </w:tcPr>
            </w:tcPrChange>
          </w:tcPr>
          <w:p w14:paraId="335CB76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1843" w:type="dxa"/>
            <w:tcPrChange w:id="15060" w:author="XuanWen Chen" w:date="2019-01-01T21:42:00Z">
              <w:tcPr>
                <w:tcW w:w="2074" w:type="dxa"/>
              </w:tcPr>
            </w:tcPrChange>
          </w:tcPr>
          <w:p w14:paraId="06F577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  <w:tcPrChange w:id="15061" w:author="XuanWen Chen" w:date="2019-01-01T21:42:00Z">
              <w:tcPr>
                <w:tcW w:w="2074" w:type="dxa"/>
              </w:tcPr>
            </w:tcPrChange>
          </w:tcPr>
          <w:p w14:paraId="11FE53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9A60F09" w14:textId="77777777" w:rsidTr="0040689B">
        <w:tc>
          <w:tcPr>
            <w:tcW w:w="2074" w:type="dxa"/>
          </w:tcPr>
          <w:p w14:paraId="67A0F6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51DF75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确认任务发布</w:t>
            </w:r>
          </w:p>
        </w:tc>
      </w:tr>
      <w:tr w:rsidR="0040689B" w:rsidRPr="008035F1" w14:paraId="799DBFBB" w14:textId="77777777" w:rsidTr="0040689B">
        <w:tc>
          <w:tcPr>
            <w:tcW w:w="2074" w:type="dxa"/>
          </w:tcPr>
          <w:p w14:paraId="429B84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633B6BA7" w14:textId="77777777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del w:id="15062" w:author="XuanWen Chen" w:date="2019-01-02T05:49:00Z">
              <w:r w:rsidDel="006D5B70">
                <w:rPr>
                  <w:rFonts w:hAnsi="宋体" w:hint="eastAsia"/>
                </w:rPr>
                <w:delText>1</w:delText>
              </w:r>
            </w:del>
            <w:r>
              <w:rPr>
                <w:rFonts w:hAnsi="宋体" w:hint="eastAsia"/>
              </w:rPr>
              <w:t>任务的前置任务已完成</w:t>
            </w:r>
          </w:p>
        </w:tc>
      </w:tr>
      <w:tr w:rsidR="0040689B" w:rsidRPr="000D31F2" w14:paraId="4593E5D4" w14:textId="77777777" w:rsidTr="0040689B">
        <w:tc>
          <w:tcPr>
            <w:tcW w:w="2074" w:type="dxa"/>
          </w:tcPr>
          <w:p w14:paraId="33D14F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FE421B0" w14:textId="2E56EB47" w:rsidR="0040689B" w:rsidRDefault="006D5B70" w:rsidP="0040689B">
            <w:ins w:id="15063" w:author="XuanWen Chen" w:date="2019-01-02T05:49:00Z">
              <w:r>
                <w:rPr>
                  <w:rFonts w:hAnsi="宋体" w:hint="eastAsia"/>
                </w:rPr>
                <w:t>PRE-</w:t>
              </w:r>
            </w:ins>
            <w:r w:rsidR="0040689B">
              <w:rPr>
                <w:rFonts w:hint="eastAsia"/>
              </w:rPr>
              <w:t>1</w:t>
            </w:r>
            <w:ins w:id="15064" w:author="XuanWen Chen" w:date="2019-01-02T05:49:00Z">
              <w:r>
                <w:rPr>
                  <w:rFonts w:hint="eastAsia"/>
                </w:rPr>
                <w:t>：</w:t>
              </w:r>
            </w:ins>
            <w:del w:id="15065" w:author="XuanWen Chen" w:date="2019-01-02T05:49:00Z">
              <w:r w:rsidR="0040689B" w:rsidDel="006D5B70">
                <w:rPr>
                  <w:rFonts w:hint="eastAsia"/>
                </w:rPr>
                <w:delText>．</w:delText>
              </w:r>
            </w:del>
            <w:r w:rsidR="0040689B">
              <w:rPr>
                <w:rFonts w:hint="eastAsia"/>
              </w:rPr>
              <w:t>到</w:t>
            </w:r>
            <w:r w:rsidR="0040689B">
              <w:rPr>
                <w:rFonts w:hAnsi="宋体" w:hint="eastAsia"/>
              </w:rPr>
              <w:t>达案例设置的任务发布条件</w:t>
            </w:r>
          </w:p>
          <w:p w14:paraId="6DED599E" w14:textId="47CE17F4" w:rsidR="0040689B" w:rsidRPr="000D31F2" w:rsidRDefault="006D5B70" w:rsidP="0040689B">
            <w:ins w:id="15066" w:author="XuanWen Chen" w:date="2019-01-02T05:49:00Z">
              <w:r>
                <w:rPr>
                  <w:rFonts w:hAnsi="宋体" w:hint="eastAsia"/>
                </w:rPr>
                <w:t>PRE-</w:t>
              </w:r>
            </w:ins>
            <w:r w:rsidR="0040689B">
              <w:rPr>
                <w:rFonts w:hint="eastAsia"/>
              </w:rPr>
              <w:t>2</w:t>
            </w:r>
            <w:ins w:id="15067" w:author="XuanWen Chen" w:date="2019-01-02T05:49:00Z">
              <w:r>
                <w:rPr>
                  <w:rFonts w:hint="eastAsia"/>
                </w:rPr>
                <w:t>：</w:t>
              </w:r>
            </w:ins>
            <w:del w:id="15068" w:author="XuanWen Chen" w:date="2019-01-02T05:49:00Z">
              <w:r w:rsidR="0040689B" w:rsidDel="006D5B70">
                <w:rPr>
                  <w:rFonts w:hint="eastAsia"/>
                </w:rPr>
                <w:delText xml:space="preserve">. </w:delText>
              </w:r>
            </w:del>
            <w:r w:rsidR="0040689B">
              <w:rPr>
                <w:rFonts w:hint="eastAsia"/>
              </w:rPr>
              <w:t>任务的前置任务已完成</w:t>
            </w:r>
          </w:p>
        </w:tc>
      </w:tr>
      <w:tr w:rsidR="0040689B" w:rsidRPr="000D31F2" w14:paraId="2CD5B4A3" w14:textId="77777777" w:rsidTr="0040689B">
        <w:tc>
          <w:tcPr>
            <w:tcW w:w="2074" w:type="dxa"/>
          </w:tcPr>
          <w:p w14:paraId="55E4D1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64053A5" w14:textId="0D4E6024" w:rsidR="0040689B" w:rsidRPr="000D31F2" w:rsidRDefault="006D5B70" w:rsidP="0040689B">
            <w:ins w:id="15069" w:author="XuanWen Chen" w:date="2019-01-02T05:49:00Z">
              <w:r>
                <w:rPr>
                  <w:rFonts w:hint="eastAsia"/>
                </w:rPr>
                <w:t>POST-1：</w:t>
              </w:r>
            </w:ins>
            <w:proofErr w:type="gramStart"/>
            <w:r w:rsidR="0040689B">
              <w:rPr>
                <w:rFonts w:hint="eastAsia"/>
              </w:rPr>
              <w:t>向任务</w:t>
            </w:r>
            <w:proofErr w:type="gramEnd"/>
            <w:r w:rsidR="0040689B">
              <w:rPr>
                <w:rFonts w:hint="eastAsia"/>
              </w:rPr>
              <w:t>承担者发送通知</w:t>
            </w:r>
          </w:p>
        </w:tc>
      </w:tr>
      <w:tr w:rsidR="00236CEF" w:rsidRPr="000D31F2" w14:paraId="3BC03484" w14:textId="77777777" w:rsidTr="0040689B">
        <w:trPr>
          <w:ins w:id="15070" w:author="XuanWen Chen" w:date="2019-01-01T21:45:00Z"/>
        </w:trPr>
        <w:tc>
          <w:tcPr>
            <w:tcW w:w="2074" w:type="dxa"/>
          </w:tcPr>
          <w:p w14:paraId="74A489B7" w14:textId="4E78E9B1" w:rsidR="00236CEF" w:rsidRPr="008035F1" w:rsidRDefault="00236CEF" w:rsidP="0040689B">
            <w:pPr>
              <w:jc w:val="left"/>
              <w:rPr>
                <w:ins w:id="15071" w:author="XuanWen Chen" w:date="2019-01-01T21:45:00Z"/>
                <w:rFonts w:hAnsi="宋体"/>
              </w:rPr>
            </w:pPr>
            <w:ins w:id="15072" w:author="XuanWen Chen" w:date="2019-01-01T21:45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67442159" w14:textId="51794DF1" w:rsidR="00236CEF" w:rsidRDefault="00236CEF" w:rsidP="0040689B">
            <w:pPr>
              <w:rPr>
                <w:ins w:id="15073" w:author="XuanWen Chen" w:date="2019-01-01T21:45:00Z"/>
              </w:rPr>
            </w:pPr>
            <w:ins w:id="15074" w:author="XuanWen Chen" w:date="2019-01-01T21:45:00Z">
              <w:r>
                <w:rPr>
                  <w:rFonts w:hint="eastAsia"/>
                </w:rPr>
                <w:t>要发布的任务</w:t>
              </w:r>
            </w:ins>
          </w:p>
        </w:tc>
      </w:tr>
      <w:tr w:rsidR="00236CEF" w:rsidRPr="000D31F2" w14:paraId="667FB391" w14:textId="77777777" w:rsidTr="0040689B">
        <w:trPr>
          <w:ins w:id="15075" w:author="XuanWen Chen" w:date="2019-01-01T21:45:00Z"/>
        </w:trPr>
        <w:tc>
          <w:tcPr>
            <w:tcW w:w="2074" w:type="dxa"/>
          </w:tcPr>
          <w:p w14:paraId="32B33155" w14:textId="36C6A372" w:rsidR="00236CEF" w:rsidRPr="008035F1" w:rsidRDefault="00236CEF" w:rsidP="0040689B">
            <w:pPr>
              <w:jc w:val="left"/>
              <w:rPr>
                <w:ins w:id="15076" w:author="XuanWen Chen" w:date="2019-01-01T21:45:00Z"/>
                <w:rFonts w:hAnsi="宋体"/>
              </w:rPr>
            </w:pPr>
            <w:ins w:id="15077" w:author="XuanWen Chen" w:date="2019-01-01T21:4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1F7855C9" w14:textId="407C75C1" w:rsidR="00236CEF" w:rsidRDefault="00236CEF" w:rsidP="0040689B">
            <w:pPr>
              <w:rPr>
                <w:ins w:id="15078" w:author="XuanWen Chen" w:date="2019-01-01T21:45:00Z"/>
              </w:rPr>
            </w:pPr>
            <w:ins w:id="15079" w:author="XuanWen Chen" w:date="2019-01-01T21:45:00Z">
              <w:r>
                <w:rPr>
                  <w:rFonts w:hint="eastAsia"/>
                </w:rPr>
                <w:t>等待确认的任务</w:t>
              </w:r>
            </w:ins>
          </w:p>
        </w:tc>
      </w:tr>
      <w:tr w:rsidR="0040689B" w:rsidRPr="00E253DF" w14:paraId="5F9351E8" w14:textId="77777777" w:rsidTr="0040689B">
        <w:tc>
          <w:tcPr>
            <w:tcW w:w="2074" w:type="dxa"/>
          </w:tcPr>
          <w:p w14:paraId="1D7FA6E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4533F0DF" w14:textId="77777777" w:rsidR="0040689B" w:rsidRDefault="0040689B" w:rsidP="00AE77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点击待发布的任务</w:t>
            </w:r>
          </w:p>
          <w:p w14:paraId="74AC70E0" w14:textId="77777777" w:rsidR="0040689B" w:rsidRDefault="0040689B" w:rsidP="00AE77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填写任务的指导意见</w:t>
            </w:r>
          </w:p>
          <w:p w14:paraId="167347B9" w14:textId="77777777" w:rsidR="0040689B" w:rsidRPr="00E253DF" w:rsidRDefault="0040689B" w:rsidP="00AE77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确认</w:t>
            </w: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承担者发送任务。</w:t>
            </w:r>
          </w:p>
        </w:tc>
      </w:tr>
      <w:tr w:rsidR="0040689B" w:rsidRPr="007B5E06" w14:paraId="2832A0B8" w14:textId="77777777" w:rsidTr="00236CEF">
        <w:tblPrEx>
          <w:tblW w:w="0" w:type="auto"/>
          <w:tblPrExChange w:id="15080" w:author="XuanWen Chen" w:date="2019-01-01T21:46:00Z">
            <w:tblPrEx>
              <w:tblW w:w="0" w:type="auto"/>
            </w:tblPrEx>
          </w:tblPrExChange>
        </w:tblPrEx>
        <w:trPr>
          <w:trHeight w:val="1032"/>
          <w:trPrChange w:id="15081" w:author="XuanWen Chen" w:date="2019-01-01T21:46:00Z">
            <w:trPr>
              <w:trHeight w:val="1370"/>
            </w:trPr>
          </w:trPrChange>
        </w:trPr>
        <w:tc>
          <w:tcPr>
            <w:tcW w:w="2074" w:type="dxa"/>
            <w:tcPrChange w:id="15082" w:author="XuanWen Chen" w:date="2019-01-01T21:46:00Z">
              <w:tcPr>
                <w:tcW w:w="2074" w:type="dxa"/>
              </w:tcPr>
            </w:tcPrChange>
          </w:tcPr>
          <w:p w14:paraId="31BA18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5083" w:author="XuanWen Chen" w:date="2019-01-01T21:46:00Z">
              <w:tcPr>
                <w:tcW w:w="6222" w:type="dxa"/>
                <w:gridSpan w:val="3"/>
              </w:tcPr>
            </w:tcPrChange>
          </w:tcPr>
          <w:p w14:paraId="4B5D3E0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取消任务发布，直接进行下一项任务</w:t>
            </w:r>
          </w:p>
          <w:p w14:paraId="5320B0FC" w14:textId="77777777" w:rsidR="0040689B" w:rsidRPr="007B5E06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更改任务的承担者</w:t>
            </w:r>
          </w:p>
        </w:tc>
      </w:tr>
      <w:tr w:rsidR="0040689B" w:rsidRPr="007B5E06" w14:paraId="1D212ADA" w14:textId="77777777" w:rsidTr="0040689B">
        <w:tc>
          <w:tcPr>
            <w:tcW w:w="2074" w:type="dxa"/>
          </w:tcPr>
          <w:p w14:paraId="394C7F4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6BB5E65" w14:textId="190EAB7E" w:rsidR="0040689B" w:rsidRPr="007B5E06" w:rsidRDefault="00236CEF">
            <w:pPr>
              <w:jc w:val="left"/>
              <w:rPr>
                <w:rFonts w:hAnsi="宋体"/>
              </w:rPr>
              <w:pPrChange w:id="15084" w:author="XuanWen Chen" w:date="2019-01-01T21:45:00Z">
                <w:pPr>
                  <w:framePr w:hSpace="180" w:wrap="around" w:vAnchor="text" w:hAnchor="margin" w:y="347"/>
                  <w:ind w:firstLineChars="100" w:firstLine="210"/>
                  <w:jc w:val="left"/>
                </w:pPr>
              </w:pPrChange>
            </w:pPr>
            <w:ins w:id="15085" w:author="XuanWen Chen" w:date="2019-01-01T21:45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0EFBEEC4" w14:textId="77777777" w:rsidTr="0040689B">
        <w:tc>
          <w:tcPr>
            <w:tcW w:w="2074" w:type="dxa"/>
          </w:tcPr>
          <w:p w14:paraId="1C759E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756FB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086" w:author="XuanWen Chen" w:date="2019-01-01T21:45:00Z">
              <w:r w:rsidDel="00236CEF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14:paraId="1EC538C0" w14:textId="77777777" w:rsidTr="0040689B">
        <w:tc>
          <w:tcPr>
            <w:tcW w:w="2074" w:type="dxa"/>
          </w:tcPr>
          <w:p w14:paraId="72039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F2BCF87" w14:textId="752FE6E5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087" w:author="XuanWen Chen" w:date="2019-01-01T21:46:00Z">
              <w:r w:rsidDel="00236CEF">
                <w:rPr>
                  <w:rFonts w:hAnsi="宋体" w:hint="eastAsia"/>
                </w:rPr>
                <w:delText>高</w:delText>
              </w:r>
            </w:del>
            <w:ins w:id="15088" w:author="XuanWen Chen" w:date="2019-01-01T21:46:00Z">
              <w:r w:rsidR="00236CEF">
                <w:rPr>
                  <w:rFonts w:hAnsi="宋体" w:hint="eastAsia"/>
                </w:rPr>
                <w:t>每天500次</w:t>
              </w:r>
            </w:ins>
            <w:del w:id="15089" w:author="XuanWen Chen" w:date="2019-01-01T21:46:00Z">
              <w:r w:rsidDel="00236CEF">
                <w:rPr>
                  <w:rFonts w:hAnsi="宋体" w:hint="eastAsia"/>
                </w:rPr>
                <w:delText xml:space="preserve"> 任务确认发布频率高</w:delText>
              </w:r>
            </w:del>
          </w:p>
        </w:tc>
      </w:tr>
      <w:tr w:rsidR="0040689B" w:rsidRPr="008035F1" w14:paraId="4D3EEA0E" w14:textId="77777777" w:rsidTr="0040689B">
        <w:tc>
          <w:tcPr>
            <w:tcW w:w="2074" w:type="dxa"/>
          </w:tcPr>
          <w:p w14:paraId="0F1ED4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CDA49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9890E1E" w14:textId="77777777" w:rsidTr="0040689B">
        <w:tc>
          <w:tcPr>
            <w:tcW w:w="2074" w:type="dxa"/>
          </w:tcPr>
          <w:p w14:paraId="01A5FB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7B4AE21" w14:textId="74F21626" w:rsidR="0040689B" w:rsidRPr="002E6A2F" w:rsidRDefault="00236CEF" w:rsidP="0040689B">
            <w:pPr>
              <w:jc w:val="left"/>
              <w:rPr>
                <w:rFonts w:hAnsi="宋体"/>
              </w:rPr>
            </w:pPr>
            <w:ins w:id="15090" w:author="XuanWen Chen" w:date="2019-01-01T21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45FC8F44" w14:textId="77777777" w:rsidTr="0040689B">
        <w:tc>
          <w:tcPr>
            <w:tcW w:w="2074" w:type="dxa"/>
          </w:tcPr>
          <w:p w14:paraId="29EF69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0C0229B" w14:textId="2FFF303C" w:rsidR="0040689B" w:rsidRPr="008035F1" w:rsidRDefault="00236CEF" w:rsidP="0040689B">
            <w:pPr>
              <w:jc w:val="left"/>
              <w:rPr>
                <w:rFonts w:hAnsi="宋体"/>
              </w:rPr>
            </w:pPr>
            <w:ins w:id="15091" w:author="XuanWen Chen" w:date="2019-01-01T21:46:00Z">
              <w:r>
                <w:rPr>
                  <w:rFonts w:hAnsi="宋体" w:hint="eastAsia"/>
                </w:rPr>
                <w:t>每天有500个任务</w:t>
              </w:r>
              <w:proofErr w:type="gramStart"/>
              <w:r>
                <w:rPr>
                  <w:rFonts w:hAnsi="宋体" w:hint="eastAsia"/>
                </w:rPr>
                <w:t>被发布</w:t>
              </w:r>
            </w:ins>
            <w:proofErr w:type="gramEnd"/>
          </w:p>
        </w:tc>
      </w:tr>
    </w:tbl>
    <w:p w14:paraId="05110052" w14:textId="77777777" w:rsidR="0040689B" w:rsidRDefault="0040689B" w:rsidP="0040689B"/>
    <w:p w14:paraId="7845EA61" w14:textId="77F96E88" w:rsidR="0040689B" w:rsidRDefault="00720356" w:rsidP="00720356">
      <w:pPr>
        <w:pStyle w:val="4"/>
      </w:pPr>
      <w:bookmarkStart w:id="15092" w:name="_Toc533621476"/>
      <w:r>
        <w:rPr>
          <w:rFonts w:hint="eastAsia"/>
        </w:rPr>
        <w:t>P</w:t>
      </w:r>
      <w:r>
        <w:t>M</w:t>
      </w:r>
      <w:r>
        <w:rPr>
          <w:rFonts w:hint="eastAsia"/>
        </w:rPr>
        <w:t>任务审核</w:t>
      </w:r>
      <w:r>
        <w:rPr>
          <w:rFonts w:hint="eastAsia"/>
        </w:rPr>
        <w:t>-</w:t>
      </w:r>
      <w:r>
        <w:rPr>
          <w:rFonts w:hint="eastAsia"/>
        </w:rPr>
        <w:t>确认</w:t>
      </w:r>
      <w:bookmarkEnd w:id="15092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D5B1A93" w14:textId="77777777" w:rsidTr="0040689B">
        <w:tc>
          <w:tcPr>
            <w:tcW w:w="2074" w:type="dxa"/>
          </w:tcPr>
          <w:p w14:paraId="2D3D8BF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D2F5EF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任务审核-确认</w:t>
            </w:r>
          </w:p>
        </w:tc>
      </w:tr>
      <w:tr w:rsidR="0040689B" w:rsidRPr="008035F1" w14:paraId="631BB798" w14:textId="77777777" w:rsidTr="0040689B">
        <w:tc>
          <w:tcPr>
            <w:tcW w:w="2074" w:type="dxa"/>
          </w:tcPr>
          <w:p w14:paraId="7B1742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2074" w:type="dxa"/>
          </w:tcPr>
          <w:p w14:paraId="464C20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1988B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4343D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B6B9A6B" w14:textId="77777777" w:rsidTr="0040689B">
        <w:tc>
          <w:tcPr>
            <w:tcW w:w="2074" w:type="dxa"/>
          </w:tcPr>
          <w:p w14:paraId="395F30A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3DAB9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490D67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24BA7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8BCDD7D" w14:textId="77777777" w:rsidTr="0040689B">
        <w:tc>
          <w:tcPr>
            <w:tcW w:w="2074" w:type="dxa"/>
          </w:tcPr>
          <w:p w14:paraId="7A0FD2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BFE60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确认任务完成</w:t>
            </w:r>
          </w:p>
        </w:tc>
      </w:tr>
      <w:tr w:rsidR="0040689B" w:rsidRPr="008035F1" w14:paraId="2A5E666C" w14:textId="77777777" w:rsidTr="0040689B">
        <w:tc>
          <w:tcPr>
            <w:tcW w:w="2074" w:type="dxa"/>
          </w:tcPr>
          <w:p w14:paraId="0089EC4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63996E3" w14:textId="54B8EBEF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del w:id="15093" w:author="XuanWen Chen" w:date="2019-01-02T05:48:00Z">
              <w:r w:rsidDel="006D5B70">
                <w:rPr>
                  <w:rFonts w:hAnsi="宋体" w:hint="eastAsia"/>
                </w:rPr>
                <w:delText>1</w:delText>
              </w:r>
            </w:del>
            <w:r>
              <w:rPr>
                <w:rFonts w:hAnsi="宋体" w:hint="eastAsia"/>
              </w:rPr>
              <w:t>任务的承担者上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 w:rsidRPr="00D63E8E">
              <w:rPr>
                <w:rFonts w:hAnsi="宋体" w:hint="eastAsia"/>
              </w:rPr>
              <w:t xml:space="preserve"> </w:t>
            </w:r>
          </w:p>
        </w:tc>
      </w:tr>
      <w:tr w:rsidR="0040689B" w:rsidRPr="000D31F2" w14:paraId="43BF8DC5" w14:textId="77777777" w:rsidTr="0040689B">
        <w:tc>
          <w:tcPr>
            <w:tcW w:w="2074" w:type="dxa"/>
          </w:tcPr>
          <w:p w14:paraId="028C08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11C3F91" w14:textId="58AF3609" w:rsidR="0040689B" w:rsidRPr="000D31F2" w:rsidRDefault="006D5B70" w:rsidP="0040689B">
            <w:ins w:id="15094" w:author="XuanWen Chen" w:date="2019-01-02T05:48:00Z">
              <w:r>
                <w:rPr>
                  <w:rFonts w:hAnsi="宋体" w:hint="eastAsia"/>
                </w:rPr>
                <w:t>PRE-1：</w:t>
              </w:r>
            </w:ins>
            <w:del w:id="15095" w:author="XuanWen Chen" w:date="2019-01-02T05:48:00Z">
              <w:r w:rsidR="0040689B" w:rsidDel="006D5B70">
                <w:rPr>
                  <w:rFonts w:hint="eastAsia"/>
                </w:rPr>
                <w:delText>1.</w:delText>
              </w:r>
            </w:del>
            <w:r w:rsidR="0040689B">
              <w:rPr>
                <w:rFonts w:hint="eastAsia"/>
              </w:rPr>
              <w:t>任务已经上传</w:t>
            </w:r>
          </w:p>
        </w:tc>
      </w:tr>
      <w:tr w:rsidR="0040689B" w:rsidRPr="000D31F2" w14:paraId="020FB9D6" w14:textId="77777777" w:rsidTr="0040689B">
        <w:tc>
          <w:tcPr>
            <w:tcW w:w="2074" w:type="dxa"/>
          </w:tcPr>
          <w:p w14:paraId="26AEA5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5052957" w14:textId="096DE9CE" w:rsidR="0040689B" w:rsidRPr="000D31F2" w:rsidRDefault="006D5B70" w:rsidP="0040689B">
            <w:ins w:id="15096" w:author="XuanWen Chen" w:date="2019-01-02T05:48:00Z">
              <w:r>
                <w:rPr>
                  <w:rFonts w:hint="eastAsia"/>
                </w:rPr>
                <w:t>POST-1：</w:t>
              </w:r>
            </w:ins>
            <w:proofErr w:type="gramStart"/>
            <w:r w:rsidR="0040689B">
              <w:rPr>
                <w:rFonts w:hint="eastAsia"/>
              </w:rPr>
              <w:t>向任务</w:t>
            </w:r>
            <w:proofErr w:type="gramEnd"/>
            <w:r w:rsidR="0040689B">
              <w:rPr>
                <w:rFonts w:hint="eastAsia"/>
              </w:rPr>
              <w:t>承担者发送任务成功接受通知。</w:t>
            </w:r>
          </w:p>
        </w:tc>
      </w:tr>
      <w:tr w:rsidR="00236CEF" w:rsidRPr="000D31F2" w14:paraId="3AD4A788" w14:textId="77777777" w:rsidTr="0040689B">
        <w:trPr>
          <w:ins w:id="15097" w:author="XuanWen Chen" w:date="2019-01-01T21:46:00Z"/>
        </w:trPr>
        <w:tc>
          <w:tcPr>
            <w:tcW w:w="2074" w:type="dxa"/>
          </w:tcPr>
          <w:p w14:paraId="65217A4D" w14:textId="7C453741" w:rsidR="00236CEF" w:rsidRPr="008035F1" w:rsidRDefault="00236CEF" w:rsidP="0040689B">
            <w:pPr>
              <w:jc w:val="left"/>
              <w:rPr>
                <w:ins w:id="15098" w:author="XuanWen Chen" w:date="2019-01-01T21:46:00Z"/>
                <w:rFonts w:hAnsi="宋体"/>
              </w:rPr>
            </w:pPr>
            <w:ins w:id="15099" w:author="XuanWen Chen" w:date="2019-01-01T21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505DD581" w14:textId="10B24371" w:rsidR="00236CEF" w:rsidRDefault="00B05AFD" w:rsidP="0040689B">
            <w:pPr>
              <w:rPr>
                <w:ins w:id="15100" w:author="XuanWen Chen" w:date="2019-01-01T21:46:00Z"/>
              </w:rPr>
            </w:pPr>
            <w:ins w:id="15101" w:author="XuanWen Chen" w:date="2019-01-02T05:02:00Z">
              <w:r>
                <w:rPr>
                  <w:rFonts w:hint="eastAsia"/>
                </w:rPr>
                <w:t>完成的任务</w:t>
              </w:r>
            </w:ins>
          </w:p>
        </w:tc>
      </w:tr>
      <w:tr w:rsidR="00236CEF" w:rsidRPr="000D31F2" w14:paraId="3D0C4AE5" w14:textId="77777777" w:rsidTr="0040689B">
        <w:trPr>
          <w:ins w:id="15102" w:author="XuanWen Chen" w:date="2019-01-01T21:46:00Z"/>
        </w:trPr>
        <w:tc>
          <w:tcPr>
            <w:tcW w:w="2074" w:type="dxa"/>
          </w:tcPr>
          <w:p w14:paraId="06C04A99" w14:textId="0AF327BD" w:rsidR="00236CEF" w:rsidRPr="008035F1" w:rsidRDefault="00236CEF" w:rsidP="0040689B">
            <w:pPr>
              <w:jc w:val="left"/>
              <w:rPr>
                <w:ins w:id="15103" w:author="XuanWen Chen" w:date="2019-01-01T21:46:00Z"/>
                <w:rFonts w:hAnsi="宋体"/>
              </w:rPr>
            </w:pPr>
            <w:ins w:id="15104" w:author="XuanWen Chen" w:date="2019-01-01T21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19FA93FF" w14:textId="7D3826A4" w:rsidR="00236CEF" w:rsidRDefault="00B05AFD" w:rsidP="0040689B">
            <w:pPr>
              <w:rPr>
                <w:ins w:id="15105" w:author="XuanWen Chen" w:date="2019-01-01T21:46:00Z"/>
              </w:rPr>
            </w:pPr>
            <w:ins w:id="15106" w:author="XuanWen Chen" w:date="2019-01-02T05:02:00Z">
              <w:r>
                <w:rPr>
                  <w:rFonts w:hint="eastAsia"/>
                </w:rPr>
                <w:t>任务通过</w:t>
              </w:r>
            </w:ins>
          </w:p>
        </w:tc>
      </w:tr>
      <w:tr w:rsidR="0040689B" w:rsidRPr="00E253DF" w14:paraId="25344439" w14:textId="77777777" w:rsidTr="0040689B">
        <w:tc>
          <w:tcPr>
            <w:tcW w:w="2074" w:type="dxa"/>
          </w:tcPr>
          <w:p w14:paraId="3059084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2A06FB4" w14:textId="77777777" w:rsidR="0040689B" w:rsidRDefault="0040689B" w:rsidP="00AE77A1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点击待确认的任务</w:t>
            </w:r>
          </w:p>
          <w:p w14:paraId="3FEA354A" w14:textId="77777777" w:rsidR="0040689B" w:rsidRDefault="0040689B" w:rsidP="00AE77A1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下载任务文档</w:t>
            </w:r>
          </w:p>
          <w:p w14:paraId="170B3D1D" w14:textId="77777777" w:rsidR="0040689B" w:rsidRPr="00E253DF" w:rsidRDefault="0040689B" w:rsidP="00AE77A1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确认</w:t>
            </w: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完成。</w:t>
            </w:r>
          </w:p>
        </w:tc>
      </w:tr>
      <w:tr w:rsidR="0040689B" w:rsidRPr="007B5E06" w14:paraId="59C04ACA" w14:textId="77777777" w:rsidTr="0040689B">
        <w:trPr>
          <w:trHeight w:val="1370"/>
        </w:trPr>
        <w:tc>
          <w:tcPr>
            <w:tcW w:w="2074" w:type="dxa"/>
          </w:tcPr>
          <w:p w14:paraId="612A0B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5085B09" w14:textId="77777777" w:rsidR="0040689B" w:rsidRPr="009D2B18" w:rsidRDefault="0040689B" w:rsidP="00AE77A1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个人通知进入要求审核的任务。</w:t>
            </w:r>
          </w:p>
          <w:p w14:paraId="4C9935D2" w14:textId="77777777" w:rsidR="0040689B" w:rsidRPr="009D2B18" w:rsidRDefault="0040689B" w:rsidP="00AE77A1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下载任务文档</w:t>
            </w:r>
          </w:p>
          <w:p w14:paraId="2CB2930E" w14:textId="77777777" w:rsidR="0040689B" w:rsidRPr="009D2B18" w:rsidRDefault="0040689B" w:rsidP="00AE77A1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确认任务。</w:t>
            </w:r>
          </w:p>
        </w:tc>
      </w:tr>
      <w:tr w:rsidR="0040689B" w:rsidRPr="007B5E06" w14:paraId="7D4FDC44" w14:textId="77777777" w:rsidTr="0040689B">
        <w:tc>
          <w:tcPr>
            <w:tcW w:w="2074" w:type="dxa"/>
          </w:tcPr>
          <w:p w14:paraId="410204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582930C" w14:textId="15FBB47E" w:rsidR="0040689B" w:rsidRPr="007B5E06" w:rsidRDefault="00B05AFD">
            <w:pPr>
              <w:jc w:val="left"/>
              <w:rPr>
                <w:rFonts w:hAnsi="宋体"/>
              </w:rPr>
              <w:pPrChange w:id="15107" w:author="XuanWen Chen" w:date="2019-01-02T05:02:00Z">
                <w:pPr>
                  <w:framePr w:hSpace="180" w:wrap="around" w:vAnchor="text" w:hAnchor="margin" w:y="347"/>
                  <w:ind w:firstLineChars="100" w:firstLine="210"/>
                  <w:jc w:val="left"/>
                </w:pPr>
              </w:pPrChange>
            </w:pPr>
            <w:ins w:id="15108" w:author="XuanWen Chen" w:date="2019-01-02T05:0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2E70A123" w14:textId="77777777" w:rsidTr="0040689B">
        <w:tc>
          <w:tcPr>
            <w:tcW w:w="2074" w:type="dxa"/>
          </w:tcPr>
          <w:p w14:paraId="7BC223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1DE766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109" w:author="XuanWen Chen" w:date="2019-01-02T05:02:00Z">
              <w:r w:rsidDel="00B05AFD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14:paraId="08DBC4F1" w14:textId="77777777" w:rsidTr="0040689B">
        <w:tc>
          <w:tcPr>
            <w:tcW w:w="2074" w:type="dxa"/>
          </w:tcPr>
          <w:p w14:paraId="31E288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A8DB168" w14:textId="06C3D8D5" w:rsidR="0040689B" w:rsidRPr="008035F1" w:rsidRDefault="00B05AFD" w:rsidP="0040689B">
            <w:pPr>
              <w:jc w:val="left"/>
              <w:rPr>
                <w:rFonts w:hAnsi="宋体"/>
              </w:rPr>
            </w:pPr>
            <w:ins w:id="15110" w:author="XuanWen Chen" w:date="2019-01-02T05:03:00Z">
              <w:r>
                <w:rPr>
                  <w:rFonts w:hAnsi="宋体" w:hint="eastAsia"/>
                </w:rPr>
                <w:t>每天1000次</w:t>
              </w:r>
            </w:ins>
          </w:p>
        </w:tc>
      </w:tr>
      <w:tr w:rsidR="0040689B" w:rsidRPr="008035F1" w14:paraId="06F7E937" w14:textId="77777777" w:rsidTr="0040689B">
        <w:tc>
          <w:tcPr>
            <w:tcW w:w="2074" w:type="dxa"/>
          </w:tcPr>
          <w:p w14:paraId="721F03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AC5F2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323F4FF" w14:textId="77777777" w:rsidTr="0040689B">
        <w:tc>
          <w:tcPr>
            <w:tcW w:w="2074" w:type="dxa"/>
          </w:tcPr>
          <w:p w14:paraId="6FBAA7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6B75AD1" w14:textId="1EE44C55" w:rsidR="0040689B" w:rsidRPr="002E6A2F" w:rsidRDefault="00B05AFD" w:rsidP="0040689B">
            <w:pPr>
              <w:jc w:val="left"/>
              <w:rPr>
                <w:rFonts w:hAnsi="宋体"/>
              </w:rPr>
            </w:pPr>
            <w:ins w:id="15111" w:author="XuanWen Chen" w:date="2019-01-02T05:0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0216CF4A" w14:textId="77777777" w:rsidTr="0040689B">
        <w:tc>
          <w:tcPr>
            <w:tcW w:w="2074" w:type="dxa"/>
          </w:tcPr>
          <w:p w14:paraId="357A91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A3799DF" w14:textId="2BEC4818" w:rsidR="0040689B" w:rsidRPr="008035F1" w:rsidRDefault="00B05AFD" w:rsidP="0040689B">
            <w:pPr>
              <w:jc w:val="left"/>
              <w:rPr>
                <w:rFonts w:hAnsi="宋体"/>
              </w:rPr>
            </w:pPr>
            <w:ins w:id="15112" w:author="XuanWen Chen" w:date="2019-01-02T05:04:00Z">
              <w:r>
                <w:rPr>
                  <w:rFonts w:hAnsi="宋体" w:hint="eastAsia"/>
                </w:rPr>
                <w:t>每天有1000个任务被通过</w:t>
              </w:r>
            </w:ins>
          </w:p>
        </w:tc>
      </w:tr>
    </w:tbl>
    <w:p w14:paraId="67793874" w14:textId="208E61EC" w:rsidR="0040689B" w:rsidRDefault="00720356" w:rsidP="00720356">
      <w:pPr>
        <w:pStyle w:val="4"/>
      </w:pPr>
      <w:bookmarkStart w:id="15113" w:name="_Toc533621477"/>
      <w:r>
        <w:rPr>
          <w:rFonts w:hint="eastAsia"/>
        </w:rPr>
        <w:t>P</w:t>
      </w:r>
      <w:r>
        <w:t>M</w:t>
      </w:r>
      <w:r>
        <w:rPr>
          <w:rFonts w:hint="eastAsia"/>
        </w:rPr>
        <w:t>任务审核</w:t>
      </w:r>
      <w:r>
        <w:rPr>
          <w:rFonts w:hint="eastAsia"/>
        </w:rPr>
        <w:t>-</w:t>
      </w:r>
      <w:r>
        <w:rPr>
          <w:rFonts w:hint="eastAsia"/>
        </w:rPr>
        <w:t>回退</w:t>
      </w:r>
      <w:bookmarkEnd w:id="15113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EC9DE73" w14:textId="77777777" w:rsidTr="0040689B">
        <w:tc>
          <w:tcPr>
            <w:tcW w:w="2074" w:type="dxa"/>
          </w:tcPr>
          <w:p w14:paraId="3077B74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BBEB8F1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P</w:t>
            </w:r>
            <w:r>
              <w:rPr>
                <w:rFonts w:hAnsi="宋体"/>
                <w:b/>
              </w:rPr>
              <w:t>M</w:t>
            </w:r>
            <w:r>
              <w:rPr>
                <w:rFonts w:hAnsi="宋体" w:hint="eastAsia"/>
                <w:b/>
              </w:rPr>
              <w:t>任务审核-回退</w:t>
            </w:r>
          </w:p>
        </w:tc>
      </w:tr>
      <w:tr w:rsidR="0040689B" w:rsidRPr="008035F1" w14:paraId="0679FAF1" w14:textId="77777777" w:rsidTr="0040689B">
        <w:tc>
          <w:tcPr>
            <w:tcW w:w="2074" w:type="dxa"/>
          </w:tcPr>
          <w:p w14:paraId="0167C7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54A5A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07B61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851000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F64AEF5" w14:textId="77777777" w:rsidTr="0040689B">
        <w:tc>
          <w:tcPr>
            <w:tcW w:w="2074" w:type="dxa"/>
          </w:tcPr>
          <w:p w14:paraId="109CAD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5BF42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757474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FB35F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8E90135" w14:textId="77777777" w:rsidTr="0040689B">
        <w:tc>
          <w:tcPr>
            <w:tcW w:w="2074" w:type="dxa"/>
          </w:tcPr>
          <w:p w14:paraId="0498E2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8470D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确认任务完成</w:t>
            </w:r>
          </w:p>
        </w:tc>
      </w:tr>
      <w:tr w:rsidR="0040689B" w:rsidRPr="008035F1" w14:paraId="473D2F8F" w14:textId="77777777" w:rsidTr="0040689B">
        <w:tc>
          <w:tcPr>
            <w:tcW w:w="2074" w:type="dxa"/>
          </w:tcPr>
          <w:p w14:paraId="7DE02D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222" w:type="dxa"/>
            <w:gridSpan w:val="3"/>
          </w:tcPr>
          <w:p w14:paraId="1C496890" w14:textId="77777777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del w:id="15114" w:author="XuanWen Chen" w:date="2019-01-02T05:12:00Z">
              <w:r w:rsidDel="007B21B0">
                <w:rPr>
                  <w:rFonts w:hAnsi="宋体" w:hint="eastAsia"/>
                </w:rPr>
                <w:delText>1</w:delText>
              </w:r>
            </w:del>
            <w:r>
              <w:rPr>
                <w:rFonts w:hAnsi="宋体" w:hint="eastAsia"/>
              </w:rPr>
              <w:t>任务的承担者上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 w:rsidRPr="00D63E8E">
              <w:rPr>
                <w:rFonts w:hAnsi="宋体" w:hint="eastAsia"/>
              </w:rPr>
              <w:t xml:space="preserve"> </w:t>
            </w:r>
          </w:p>
        </w:tc>
      </w:tr>
      <w:tr w:rsidR="0040689B" w:rsidRPr="000D31F2" w14:paraId="60973084" w14:textId="77777777" w:rsidTr="0040689B">
        <w:tc>
          <w:tcPr>
            <w:tcW w:w="2074" w:type="dxa"/>
          </w:tcPr>
          <w:p w14:paraId="1156533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7C3761E" w14:textId="28A1F7B7" w:rsidR="0040689B" w:rsidRPr="000D31F2" w:rsidRDefault="0040689B" w:rsidP="0040689B">
            <w:del w:id="15115" w:author="XuanWen Chen" w:date="2019-01-02T05:12:00Z">
              <w:r w:rsidDel="007B21B0">
                <w:rPr>
                  <w:rFonts w:hint="eastAsia"/>
                </w:rPr>
                <w:delText>1.</w:delText>
              </w:r>
            </w:del>
            <w:ins w:id="15116" w:author="XuanWen Chen" w:date="2019-01-02T05:12:00Z">
              <w:r w:rsidR="007B21B0">
                <w:rPr>
                  <w:rFonts w:hint="eastAsia"/>
                </w:rPr>
                <w:t>PRE-1：</w:t>
              </w:r>
            </w:ins>
            <w:r>
              <w:rPr>
                <w:rFonts w:hint="eastAsia"/>
              </w:rPr>
              <w:t>任务已经上传</w:t>
            </w:r>
          </w:p>
        </w:tc>
      </w:tr>
      <w:tr w:rsidR="0040689B" w:rsidRPr="000D31F2" w14:paraId="43EDF476" w14:textId="77777777" w:rsidTr="0040689B">
        <w:tc>
          <w:tcPr>
            <w:tcW w:w="2074" w:type="dxa"/>
          </w:tcPr>
          <w:p w14:paraId="232D2D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726BB59" w14:textId="11B7F0DB" w:rsidR="0040689B" w:rsidRPr="000D31F2" w:rsidRDefault="007B21B0">
            <w:pPr>
              <w:spacing w:line="240" w:lineRule="auto"/>
              <w:pPrChange w:id="15117" w:author="XuanWen Chen" w:date="2019-01-02T05:12:00Z">
                <w:pPr>
                  <w:framePr w:hSpace="180" w:wrap="around" w:vAnchor="text" w:hAnchor="margin" w:y="347"/>
                  <w:numPr>
                    <w:numId w:val="61"/>
                  </w:numPr>
                  <w:spacing w:line="240" w:lineRule="auto"/>
                  <w:ind w:left="420" w:hanging="420"/>
                </w:pPr>
              </w:pPrChange>
            </w:pPr>
            <w:ins w:id="15118" w:author="XuanWen Chen" w:date="2019-01-02T05:12:00Z">
              <w:r>
                <w:rPr>
                  <w:rFonts w:hint="eastAsia"/>
                </w:rPr>
                <w:t>POST</w:t>
              </w:r>
              <w:r>
                <w:t>-1</w:t>
              </w:r>
              <w:r>
                <w:rPr>
                  <w:rFonts w:hint="eastAsia"/>
                </w:rPr>
                <w:t>：</w:t>
              </w:r>
            </w:ins>
            <w:proofErr w:type="gramStart"/>
            <w:r w:rsidR="0040689B">
              <w:rPr>
                <w:rFonts w:hint="eastAsia"/>
              </w:rPr>
              <w:t>向任务</w:t>
            </w:r>
            <w:proofErr w:type="gramEnd"/>
            <w:r w:rsidR="0040689B">
              <w:rPr>
                <w:rFonts w:hint="eastAsia"/>
              </w:rPr>
              <w:t>承担者发送任务成功接受通知。</w:t>
            </w:r>
          </w:p>
        </w:tc>
      </w:tr>
      <w:tr w:rsidR="007B21B0" w:rsidRPr="000D31F2" w14:paraId="3696A807" w14:textId="77777777" w:rsidTr="0040689B">
        <w:trPr>
          <w:ins w:id="15119" w:author="XuanWen Chen" w:date="2019-01-02T05:12:00Z"/>
        </w:trPr>
        <w:tc>
          <w:tcPr>
            <w:tcW w:w="2074" w:type="dxa"/>
          </w:tcPr>
          <w:p w14:paraId="59CA61E2" w14:textId="45CFB57C" w:rsidR="007B21B0" w:rsidRPr="008035F1" w:rsidRDefault="007B21B0" w:rsidP="0040689B">
            <w:pPr>
              <w:jc w:val="left"/>
              <w:rPr>
                <w:ins w:id="15120" w:author="XuanWen Chen" w:date="2019-01-02T05:12:00Z"/>
                <w:rFonts w:hAnsi="宋体"/>
              </w:rPr>
            </w:pPr>
            <w:ins w:id="15121" w:author="XuanWen Chen" w:date="2019-01-02T05:12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441A0DF7" w14:textId="4A08D384" w:rsidR="007B21B0" w:rsidRDefault="007B21B0">
            <w:pPr>
              <w:spacing w:line="240" w:lineRule="auto"/>
              <w:rPr>
                <w:ins w:id="15122" w:author="XuanWen Chen" w:date="2019-01-02T05:12:00Z"/>
              </w:rPr>
              <w:pPrChange w:id="15123" w:author="XuanWen Chen" w:date="2019-01-02T05:12:00Z">
                <w:pPr>
                  <w:framePr w:hSpace="180" w:wrap="around" w:vAnchor="text" w:hAnchor="margin" w:y="347"/>
                  <w:numPr>
                    <w:numId w:val="61"/>
                  </w:numPr>
                  <w:spacing w:line="240" w:lineRule="auto"/>
                  <w:ind w:left="420" w:hanging="420"/>
                </w:pPr>
              </w:pPrChange>
            </w:pPr>
            <w:ins w:id="15124" w:author="XuanWen Chen" w:date="2019-01-02T05:13:00Z">
              <w:r>
                <w:rPr>
                  <w:rFonts w:hint="eastAsia"/>
                </w:rPr>
                <w:t>完成的任务</w:t>
              </w:r>
            </w:ins>
          </w:p>
        </w:tc>
      </w:tr>
      <w:tr w:rsidR="007B21B0" w:rsidRPr="000D31F2" w14:paraId="4BAA5751" w14:textId="77777777" w:rsidTr="0040689B">
        <w:trPr>
          <w:ins w:id="15125" w:author="XuanWen Chen" w:date="2019-01-02T05:12:00Z"/>
        </w:trPr>
        <w:tc>
          <w:tcPr>
            <w:tcW w:w="2074" w:type="dxa"/>
          </w:tcPr>
          <w:p w14:paraId="7F8B3BB1" w14:textId="71A715AC" w:rsidR="007B21B0" w:rsidRPr="008035F1" w:rsidRDefault="007B21B0" w:rsidP="0040689B">
            <w:pPr>
              <w:jc w:val="left"/>
              <w:rPr>
                <w:ins w:id="15126" w:author="XuanWen Chen" w:date="2019-01-02T05:12:00Z"/>
                <w:rFonts w:hAnsi="宋体"/>
              </w:rPr>
            </w:pPr>
            <w:ins w:id="15127" w:author="XuanWen Chen" w:date="2019-01-02T05:12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1B7DFEF2" w14:textId="3A427E8A" w:rsidR="007B21B0" w:rsidRDefault="007B21B0">
            <w:pPr>
              <w:spacing w:line="240" w:lineRule="auto"/>
              <w:rPr>
                <w:ins w:id="15128" w:author="XuanWen Chen" w:date="2019-01-02T05:12:00Z"/>
              </w:rPr>
              <w:pPrChange w:id="15129" w:author="XuanWen Chen" w:date="2019-01-02T05:12:00Z">
                <w:pPr>
                  <w:framePr w:hSpace="180" w:wrap="around" w:vAnchor="text" w:hAnchor="margin" w:y="347"/>
                  <w:numPr>
                    <w:numId w:val="61"/>
                  </w:numPr>
                  <w:spacing w:line="240" w:lineRule="auto"/>
                  <w:ind w:left="420" w:hanging="420"/>
                </w:pPr>
              </w:pPrChange>
            </w:pPr>
            <w:ins w:id="15130" w:author="XuanWen Chen" w:date="2019-01-02T05:13:00Z">
              <w:r>
                <w:rPr>
                  <w:rFonts w:hint="eastAsia"/>
                </w:rPr>
                <w:t>任务不通过</w:t>
              </w:r>
            </w:ins>
          </w:p>
        </w:tc>
      </w:tr>
      <w:tr w:rsidR="0040689B" w:rsidRPr="00E253DF" w14:paraId="47EA2811" w14:textId="77777777" w:rsidTr="0040689B">
        <w:tc>
          <w:tcPr>
            <w:tcW w:w="2074" w:type="dxa"/>
          </w:tcPr>
          <w:p w14:paraId="1AC8366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DDABCBF" w14:textId="77777777" w:rsidR="0040689B" w:rsidRDefault="0040689B" w:rsidP="0040689B">
            <w:r>
              <w:rPr>
                <w:rFonts w:hint="eastAsia"/>
              </w:rPr>
              <w:t>1.P</w:t>
            </w:r>
            <w:r>
              <w:t>M</w:t>
            </w:r>
            <w:r>
              <w:rPr>
                <w:rFonts w:hint="eastAsia"/>
              </w:rPr>
              <w:t>点击待确认的任务</w:t>
            </w:r>
          </w:p>
          <w:p w14:paraId="1B87A3E3" w14:textId="77777777" w:rsidR="0040689B" w:rsidRDefault="0040689B" w:rsidP="0040689B">
            <w:r>
              <w:rPr>
                <w:rFonts w:hint="eastAsia"/>
              </w:rPr>
              <w:t>2.P</w:t>
            </w:r>
            <w:r>
              <w:t>M</w:t>
            </w:r>
            <w:r>
              <w:rPr>
                <w:rFonts w:hint="eastAsia"/>
              </w:rPr>
              <w:t>下载任务文档</w:t>
            </w:r>
          </w:p>
          <w:p w14:paraId="3DA6ED4B" w14:textId="77777777" w:rsidR="0040689B" w:rsidRPr="00E253DF" w:rsidRDefault="0040689B" w:rsidP="0040689B">
            <w:r>
              <w:rPr>
                <w:rFonts w:hint="eastAsia"/>
              </w:rPr>
              <w:t>3.P</w:t>
            </w:r>
            <w:r>
              <w:t>M</w:t>
            </w:r>
            <w:r>
              <w:rPr>
                <w:rFonts w:hint="eastAsia"/>
              </w:rPr>
              <w:t>回退任务，要求任务重新开始。</w:t>
            </w:r>
          </w:p>
        </w:tc>
      </w:tr>
      <w:tr w:rsidR="0040689B" w:rsidRPr="007B5E06" w14:paraId="4B3D7E50" w14:textId="77777777" w:rsidTr="0040689B">
        <w:trPr>
          <w:trHeight w:val="1370"/>
        </w:trPr>
        <w:tc>
          <w:tcPr>
            <w:tcW w:w="2074" w:type="dxa"/>
          </w:tcPr>
          <w:p w14:paraId="7D0FFB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93049D8" w14:textId="77777777" w:rsidR="0040689B" w:rsidRPr="009D2B18" w:rsidRDefault="0040689B" w:rsidP="00AE77A1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个人通知进入要求审核的任务。</w:t>
            </w:r>
          </w:p>
          <w:p w14:paraId="7C8DD67B" w14:textId="77777777" w:rsidR="0040689B" w:rsidRPr="009D2B18" w:rsidRDefault="0040689B" w:rsidP="00AE77A1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下载任务文档</w:t>
            </w:r>
          </w:p>
          <w:p w14:paraId="686A25EA" w14:textId="77777777" w:rsidR="0040689B" w:rsidRPr="009D2B18" w:rsidRDefault="0040689B" w:rsidP="00AE77A1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回退任务，要求任务重新开始。</w:t>
            </w:r>
          </w:p>
        </w:tc>
      </w:tr>
      <w:tr w:rsidR="0040689B" w:rsidRPr="007B5E06" w14:paraId="0B1CAC1D" w14:textId="77777777" w:rsidTr="0040689B">
        <w:tc>
          <w:tcPr>
            <w:tcW w:w="2074" w:type="dxa"/>
          </w:tcPr>
          <w:p w14:paraId="1123AA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03E24F6" w14:textId="477CBF38" w:rsidR="0040689B" w:rsidRPr="007B5E06" w:rsidRDefault="00B05AFD">
            <w:pPr>
              <w:jc w:val="left"/>
              <w:rPr>
                <w:rFonts w:hAnsi="宋体"/>
              </w:rPr>
              <w:pPrChange w:id="15131" w:author="XuanWen Chen" w:date="2019-01-02T05:05:00Z">
                <w:pPr>
                  <w:framePr w:hSpace="180" w:wrap="around" w:vAnchor="text" w:hAnchor="margin" w:y="347"/>
                  <w:ind w:firstLineChars="100" w:firstLine="210"/>
                  <w:jc w:val="left"/>
                </w:pPr>
              </w:pPrChange>
            </w:pPr>
            <w:ins w:id="15132" w:author="XuanWen Chen" w:date="2019-01-02T05:05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2C77977D" w14:textId="77777777" w:rsidTr="0040689B">
        <w:tc>
          <w:tcPr>
            <w:tcW w:w="2074" w:type="dxa"/>
          </w:tcPr>
          <w:p w14:paraId="660397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DB91D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133" w:author="XuanWen Chen" w:date="2019-01-02T05:05:00Z">
              <w:r w:rsidDel="00B05AFD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8035F1" w14:paraId="6EA37052" w14:textId="77777777" w:rsidTr="0040689B">
        <w:tc>
          <w:tcPr>
            <w:tcW w:w="2074" w:type="dxa"/>
          </w:tcPr>
          <w:p w14:paraId="02FB65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17E8AE7" w14:textId="44FC3C29" w:rsidR="0040689B" w:rsidRPr="008035F1" w:rsidRDefault="00B05AFD" w:rsidP="0040689B">
            <w:pPr>
              <w:jc w:val="left"/>
              <w:rPr>
                <w:rFonts w:hAnsi="宋体"/>
              </w:rPr>
            </w:pPr>
            <w:ins w:id="15134" w:author="XuanWen Chen" w:date="2019-01-02T05:05:00Z">
              <w:r>
                <w:rPr>
                  <w:rFonts w:hAnsi="宋体" w:hint="eastAsia"/>
                </w:rPr>
                <w:t>每天500</w:t>
              </w:r>
            </w:ins>
            <w:ins w:id="15135" w:author="XuanWen Chen" w:date="2019-01-02T05:06:00Z">
              <w:r>
                <w:rPr>
                  <w:rFonts w:hAnsi="宋体" w:hint="eastAsia"/>
                </w:rPr>
                <w:t>次</w:t>
              </w:r>
            </w:ins>
          </w:p>
        </w:tc>
      </w:tr>
      <w:tr w:rsidR="0040689B" w:rsidRPr="008035F1" w14:paraId="3862ABC2" w14:textId="77777777" w:rsidTr="0040689B">
        <w:tc>
          <w:tcPr>
            <w:tcW w:w="2074" w:type="dxa"/>
          </w:tcPr>
          <w:p w14:paraId="0F18F7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4BE201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E0F6666" w14:textId="77777777" w:rsidTr="0040689B">
        <w:tc>
          <w:tcPr>
            <w:tcW w:w="2074" w:type="dxa"/>
          </w:tcPr>
          <w:p w14:paraId="3C63FF0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33B894E" w14:textId="22AC6723" w:rsidR="0040689B" w:rsidRPr="002E6A2F" w:rsidRDefault="00B05AFD" w:rsidP="0040689B">
            <w:pPr>
              <w:jc w:val="left"/>
              <w:rPr>
                <w:rFonts w:hAnsi="宋体"/>
              </w:rPr>
            </w:pPr>
            <w:ins w:id="15136" w:author="XuanWen Chen" w:date="2019-01-02T05:0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1ED50E57" w14:textId="77777777" w:rsidTr="0040689B">
        <w:tc>
          <w:tcPr>
            <w:tcW w:w="2074" w:type="dxa"/>
          </w:tcPr>
          <w:p w14:paraId="2FD85A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A252A50" w14:textId="253BBBFC" w:rsidR="0040689B" w:rsidRPr="008035F1" w:rsidRDefault="00B05AFD" w:rsidP="0040689B">
            <w:pPr>
              <w:jc w:val="left"/>
              <w:rPr>
                <w:rFonts w:hAnsi="宋体"/>
              </w:rPr>
            </w:pPr>
            <w:ins w:id="15137" w:author="XuanWen Chen" w:date="2019-01-02T05:06:00Z">
              <w:r>
                <w:rPr>
                  <w:rFonts w:hAnsi="宋体" w:hint="eastAsia"/>
                </w:rPr>
                <w:t>每天有500个任务被回退</w:t>
              </w:r>
            </w:ins>
          </w:p>
        </w:tc>
      </w:tr>
    </w:tbl>
    <w:p w14:paraId="391852AA" w14:textId="3820A277" w:rsidR="0040689B" w:rsidRDefault="00720356" w:rsidP="00720356">
      <w:pPr>
        <w:pStyle w:val="4"/>
      </w:pPr>
      <w:bookmarkStart w:id="15138" w:name="_Toc533621478"/>
      <w:r>
        <w:rPr>
          <w:rFonts w:hint="eastAsia"/>
        </w:rPr>
        <w:t>任务的评分</w:t>
      </w:r>
      <w:bookmarkEnd w:id="1513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  <w:tblGridChange w:id="15139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1A9CCD34" w14:textId="77777777" w:rsidTr="0040689B">
        <w:tc>
          <w:tcPr>
            <w:tcW w:w="2074" w:type="dxa"/>
          </w:tcPr>
          <w:p w14:paraId="7528038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B1BF54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任务的评分</w:t>
            </w:r>
          </w:p>
        </w:tc>
      </w:tr>
      <w:tr w:rsidR="0040689B" w:rsidRPr="008035F1" w14:paraId="2C5A4688" w14:textId="77777777" w:rsidTr="0040689B">
        <w:tc>
          <w:tcPr>
            <w:tcW w:w="2074" w:type="dxa"/>
          </w:tcPr>
          <w:p w14:paraId="0C7910C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1B8516F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5BCF64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E53B5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9A8B2BD" w14:textId="77777777" w:rsidTr="0040689B">
        <w:tc>
          <w:tcPr>
            <w:tcW w:w="2074" w:type="dxa"/>
          </w:tcPr>
          <w:p w14:paraId="1E5098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4F004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56F477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7B87F4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BB841D8" w14:textId="77777777" w:rsidTr="0040689B">
        <w:tc>
          <w:tcPr>
            <w:tcW w:w="2074" w:type="dxa"/>
          </w:tcPr>
          <w:p w14:paraId="47DDD7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4A2FC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在一项任务完成之后，PM对任务完成情况进行打分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0FD93233" w14:textId="77777777" w:rsidTr="0040689B">
        <w:tc>
          <w:tcPr>
            <w:tcW w:w="2074" w:type="dxa"/>
          </w:tcPr>
          <w:p w14:paraId="06C2CE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7A89B4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PM需要对完成的任务进行评价</w:t>
            </w:r>
          </w:p>
        </w:tc>
      </w:tr>
      <w:tr w:rsidR="0040689B" w:rsidRPr="000D31F2" w14:paraId="352C464B" w14:textId="77777777" w:rsidTr="0040689B">
        <w:tc>
          <w:tcPr>
            <w:tcW w:w="2074" w:type="dxa"/>
          </w:tcPr>
          <w:p w14:paraId="1A677CE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F2FBAD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351F3C18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0A513FD6" w14:textId="77777777" w:rsidR="0040689B" w:rsidRDefault="0040689B" w:rsidP="0040689B">
            <w:r w:rsidRPr="000D31F2">
              <w:rPr>
                <w:rFonts w:hint="eastAsia"/>
              </w:rPr>
              <w:lastRenderedPageBreak/>
              <w:t>PRE-3：为当前项目PM的扮演者</w:t>
            </w:r>
          </w:p>
          <w:p w14:paraId="6A0AA36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 xml:space="preserve">RE-4:  </w:t>
            </w:r>
            <w:r>
              <w:rPr>
                <w:rFonts w:hint="eastAsia"/>
              </w:rPr>
              <w:t>项目组成员上</w:t>
            </w:r>
            <w:proofErr w:type="gramStart"/>
            <w:r>
              <w:rPr>
                <w:rFonts w:hint="eastAsia"/>
              </w:rPr>
              <w:t>传任务</w:t>
            </w:r>
            <w:proofErr w:type="gramEnd"/>
          </w:p>
        </w:tc>
      </w:tr>
      <w:tr w:rsidR="0040689B" w:rsidRPr="000D31F2" w14:paraId="378054CD" w14:textId="77777777" w:rsidTr="0040689B">
        <w:tc>
          <w:tcPr>
            <w:tcW w:w="2074" w:type="dxa"/>
          </w:tcPr>
          <w:p w14:paraId="7E917FD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2EE237B8" w14:textId="77777777" w:rsidR="0040689B" w:rsidRPr="000D31F2" w:rsidRDefault="0040689B" w:rsidP="0040689B">
            <w:r w:rsidRPr="000D31F2">
              <w:rPr>
                <w:rFonts w:hint="eastAsia"/>
              </w:rPr>
              <w:t>POST-1：通知给该任务的执行人</w:t>
            </w:r>
          </w:p>
        </w:tc>
      </w:tr>
      <w:tr w:rsidR="007B21B0" w:rsidRPr="000D31F2" w14:paraId="1D2452DA" w14:textId="77777777" w:rsidTr="0040689B">
        <w:trPr>
          <w:ins w:id="15140" w:author="XuanWen Chen" w:date="2019-01-02T05:13:00Z"/>
        </w:trPr>
        <w:tc>
          <w:tcPr>
            <w:tcW w:w="2074" w:type="dxa"/>
          </w:tcPr>
          <w:p w14:paraId="29E263AE" w14:textId="77777777" w:rsidR="007B21B0" w:rsidRPr="008035F1" w:rsidRDefault="007B21B0" w:rsidP="0040689B">
            <w:pPr>
              <w:jc w:val="left"/>
              <w:rPr>
                <w:ins w:id="15141" w:author="XuanWen Chen" w:date="2019-01-02T05:13:00Z"/>
                <w:rFonts w:hAnsi="宋体"/>
              </w:rPr>
            </w:pPr>
          </w:p>
        </w:tc>
        <w:tc>
          <w:tcPr>
            <w:tcW w:w="6222" w:type="dxa"/>
            <w:gridSpan w:val="3"/>
          </w:tcPr>
          <w:p w14:paraId="6D16C22E" w14:textId="77777777" w:rsidR="007B21B0" w:rsidRPr="000D31F2" w:rsidRDefault="007B21B0" w:rsidP="0040689B">
            <w:pPr>
              <w:rPr>
                <w:ins w:id="15142" w:author="XuanWen Chen" w:date="2019-01-02T05:13:00Z"/>
              </w:rPr>
            </w:pPr>
          </w:p>
        </w:tc>
      </w:tr>
      <w:tr w:rsidR="007B21B0" w:rsidRPr="000D31F2" w14:paraId="7FB9466F" w14:textId="77777777" w:rsidTr="0040689B">
        <w:trPr>
          <w:ins w:id="15143" w:author="XuanWen Chen" w:date="2019-01-02T05:13:00Z"/>
        </w:trPr>
        <w:tc>
          <w:tcPr>
            <w:tcW w:w="2074" w:type="dxa"/>
          </w:tcPr>
          <w:p w14:paraId="4E76494E" w14:textId="77777777" w:rsidR="007B21B0" w:rsidRPr="008035F1" w:rsidRDefault="007B21B0" w:rsidP="0040689B">
            <w:pPr>
              <w:jc w:val="left"/>
              <w:rPr>
                <w:ins w:id="15144" w:author="XuanWen Chen" w:date="2019-01-02T05:13:00Z"/>
                <w:rFonts w:hAnsi="宋体"/>
              </w:rPr>
            </w:pPr>
          </w:p>
        </w:tc>
        <w:tc>
          <w:tcPr>
            <w:tcW w:w="6222" w:type="dxa"/>
            <w:gridSpan w:val="3"/>
          </w:tcPr>
          <w:p w14:paraId="2AE71FBC" w14:textId="77777777" w:rsidR="007B21B0" w:rsidRPr="000D31F2" w:rsidRDefault="007B21B0" w:rsidP="0040689B">
            <w:pPr>
              <w:rPr>
                <w:ins w:id="15145" w:author="XuanWen Chen" w:date="2019-01-02T05:13:00Z"/>
              </w:rPr>
            </w:pPr>
          </w:p>
        </w:tc>
      </w:tr>
      <w:tr w:rsidR="0040689B" w:rsidRPr="002B179C" w14:paraId="1519316A" w14:textId="77777777" w:rsidTr="0040689B">
        <w:tc>
          <w:tcPr>
            <w:tcW w:w="2074" w:type="dxa"/>
          </w:tcPr>
          <w:p w14:paraId="514216D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F72EBD4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PM查看待评分任务。</w:t>
            </w:r>
          </w:p>
          <w:p w14:paraId="26CE06EC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</w:t>
            </w:r>
            <w:r w:rsidRPr="009D2B18">
              <w:rPr>
                <w:rFonts w:hAnsi="宋体"/>
              </w:rPr>
              <w:t>M</w:t>
            </w:r>
            <w:r w:rsidRPr="009D2B18">
              <w:rPr>
                <w:rFonts w:hAnsi="宋体" w:hint="eastAsia"/>
              </w:rPr>
              <w:t>下载任务文件。</w:t>
            </w:r>
          </w:p>
          <w:p w14:paraId="48EC5C95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/>
              </w:rPr>
              <w:t>PM</w:t>
            </w:r>
            <w:r w:rsidRPr="009D2B18">
              <w:rPr>
                <w:rFonts w:hAnsi="宋体" w:hint="eastAsia"/>
              </w:rPr>
              <w:t>点击待审核任务对任务进行评价。</w:t>
            </w:r>
          </w:p>
          <w:p w14:paraId="2EA89998" w14:textId="77777777" w:rsidR="0040689B" w:rsidRPr="009D2B18" w:rsidRDefault="0040689B" w:rsidP="00AE77A1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/>
              </w:rPr>
              <w:t>PM</w:t>
            </w:r>
            <w:r w:rsidRPr="009D2B18">
              <w:rPr>
                <w:rFonts w:hAnsi="宋体" w:hint="eastAsia"/>
              </w:rPr>
              <w:t>确认评分</w:t>
            </w:r>
          </w:p>
        </w:tc>
      </w:tr>
      <w:tr w:rsidR="0040689B" w:rsidRPr="003818F6" w14:paraId="67C89552" w14:textId="77777777" w:rsidTr="007B21B0">
        <w:tblPrEx>
          <w:tblW w:w="0" w:type="auto"/>
          <w:tblPrExChange w:id="15146" w:author="XuanWen Chen" w:date="2019-01-02T05:11:00Z">
            <w:tblPrEx>
              <w:tblW w:w="0" w:type="auto"/>
            </w:tblPrEx>
          </w:tblPrExChange>
        </w:tblPrEx>
        <w:trPr>
          <w:trHeight w:val="454"/>
          <w:trPrChange w:id="15147" w:author="XuanWen Chen" w:date="2019-01-02T05:11:00Z">
            <w:trPr>
              <w:trHeight w:val="1370"/>
            </w:trPr>
          </w:trPrChange>
        </w:trPr>
        <w:tc>
          <w:tcPr>
            <w:tcW w:w="2074" w:type="dxa"/>
            <w:tcPrChange w:id="15148" w:author="XuanWen Chen" w:date="2019-01-02T05:11:00Z">
              <w:tcPr>
                <w:tcW w:w="2074" w:type="dxa"/>
              </w:tcPr>
            </w:tcPrChange>
          </w:tcPr>
          <w:p w14:paraId="028977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5149" w:author="XuanWen Chen" w:date="2019-01-02T05:11:00Z">
              <w:tcPr>
                <w:tcW w:w="6222" w:type="dxa"/>
                <w:gridSpan w:val="3"/>
              </w:tcPr>
            </w:tcPrChange>
          </w:tcPr>
          <w:p w14:paraId="6EAC6C6D" w14:textId="4D74D458" w:rsidR="0040689B" w:rsidRPr="003818F6" w:rsidRDefault="007B21B0" w:rsidP="0040689B">
            <w:pPr>
              <w:jc w:val="left"/>
              <w:rPr>
                <w:rFonts w:hAnsi="宋体"/>
              </w:rPr>
            </w:pPr>
            <w:ins w:id="15150" w:author="XuanWen Chen" w:date="2019-01-02T05:1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FD6E19" w14:paraId="1EB15C76" w14:textId="77777777" w:rsidTr="0040689B">
        <w:tc>
          <w:tcPr>
            <w:tcW w:w="2074" w:type="dxa"/>
          </w:tcPr>
          <w:p w14:paraId="1515682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14928DB" w14:textId="72D3E45D" w:rsidR="0040689B" w:rsidRPr="00FD6E19" w:rsidRDefault="0040689B" w:rsidP="0040689B">
            <w:pPr>
              <w:jc w:val="left"/>
              <w:rPr>
                <w:rFonts w:hAnsi="宋体"/>
              </w:rPr>
            </w:pPr>
            <w:del w:id="15151" w:author="XuanWen Chen" w:date="2019-01-02T05:11:00Z">
              <w:r w:rsidDel="007B21B0">
                <w:rPr>
                  <w:rFonts w:hAnsi="宋体" w:hint="eastAsia"/>
                </w:rPr>
                <w:delText>7</w:delText>
              </w:r>
              <w:r w:rsidRPr="00FD6E19" w:rsidDel="007B21B0">
                <w:rPr>
                  <w:rFonts w:hAnsi="宋体" w:hint="eastAsia"/>
                </w:rPr>
                <w:delText>.0</w:delText>
              </w:r>
              <w:r w:rsidRPr="00FD6E19" w:rsidDel="007B21B0">
                <w:rPr>
                  <w:rFonts w:hAnsi="宋体"/>
                </w:rPr>
                <w:delText xml:space="preserve"> </w:delText>
              </w:r>
              <w:r w:rsidRPr="00FD6E19" w:rsidDel="007B21B0">
                <w:rPr>
                  <w:rFonts w:hAnsi="宋体" w:hint="eastAsia"/>
                </w:rPr>
                <w:delText>E1</w:delText>
              </w:r>
            </w:del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027F059A" w14:textId="77777777" w:rsidTr="0040689B">
        <w:tc>
          <w:tcPr>
            <w:tcW w:w="2074" w:type="dxa"/>
          </w:tcPr>
          <w:p w14:paraId="1534DAE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7BFC1E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152" w:author="XuanWen Chen" w:date="2019-01-02T05:13:00Z">
              <w:r w:rsidDel="007B21B0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8035F1" w14:paraId="61B39BC2" w14:textId="77777777" w:rsidTr="0040689B">
        <w:tc>
          <w:tcPr>
            <w:tcW w:w="2074" w:type="dxa"/>
          </w:tcPr>
          <w:p w14:paraId="5E06A5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0038289" w14:textId="759EAAAF" w:rsidR="0040689B" w:rsidRPr="008035F1" w:rsidRDefault="00DC2813" w:rsidP="0040689B">
            <w:pPr>
              <w:jc w:val="left"/>
              <w:rPr>
                <w:rFonts w:hAnsi="宋体"/>
              </w:rPr>
            </w:pPr>
            <w:ins w:id="15153" w:author="XuanWen Chen" w:date="2019-01-02T05:44:00Z">
              <w:r>
                <w:rPr>
                  <w:rFonts w:hAnsi="宋体" w:hint="eastAsia"/>
                </w:rPr>
                <w:t>每天1000</w:t>
              </w:r>
              <w:r w:rsidR="006D5B70">
                <w:rPr>
                  <w:rFonts w:hAnsi="宋体" w:hint="eastAsia"/>
                </w:rPr>
                <w:t>次</w:t>
              </w:r>
            </w:ins>
          </w:p>
        </w:tc>
      </w:tr>
      <w:tr w:rsidR="0040689B" w:rsidRPr="008035F1" w14:paraId="286DC60E" w14:textId="77777777" w:rsidTr="0040689B">
        <w:tc>
          <w:tcPr>
            <w:tcW w:w="2074" w:type="dxa"/>
          </w:tcPr>
          <w:p w14:paraId="426B41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7ACBA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3017ACA" w14:textId="77777777" w:rsidTr="0040689B">
        <w:tc>
          <w:tcPr>
            <w:tcW w:w="2074" w:type="dxa"/>
          </w:tcPr>
          <w:p w14:paraId="1653CB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7BE1A3E" w14:textId="1A364C3D" w:rsidR="0040689B" w:rsidRPr="002E6A2F" w:rsidRDefault="006D5B70" w:rsidP="0040689B">
            <w:pPr>
              <w:jc w:val="left"/>
              <w:rPr>
                <w:rFonts w:hAnsi="宋体"/>
              </w:rPr>
            </w:pPr>
            <w:ins w:id="15154" w:author="XuanWen Chen" w:date="2019-01-02T05:44:00Z">
              <w:r>
                <w:rPr>
                  <w:rFonts w:hAnsi="宋体" w:hint="eastAsia"/>
                </w:rPr>
                <w:t>有正在参加的项目且有已完成的任务</w:t>
              </w:r>
            </w:ins>
          </w:p>
        </w:tc>
      </w:tr>
      <w:tr w:rsidR="0040689B" w:rsidRPr="008035F1" w14:paraId="2309E3D6" w14:textId="77777777" w:rsidTr="0040689B">
        <w:tc>
          <w:tcPr>
            <w:tcW w:w="2074" w:type="dxa"/>
          </w:tcPr>
          <w:p w14:paraId="2AD06F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9410D22" w14:textId="5A86963C" w:rsidR="0040689B" w:rsidDel="006D5B70" w:rsidRDefault="006D5B70" w:rsidP="0040689B">
            <w:pPr>
              <w:jc w:val="left"/>
              <w:rPr>
                <w:del w:id="15155" w:author="XuanWen Chen" w:date="2019-01-02T05:44:00Z"/>
                <w:rFonts w:hAnsi="宋体"/>
              </w:rPr>
            </w:pPr>
            <w:ins w:id="15156" w:author="XuanWen Chen" w:date="2019-01-02T05:44:00Z">
              <w:r>
                <w:rPr>
                  <w:rFonts w:hAnsi="宋体" w:hint="eastAsia"/>
                </w:rPr>
                <w:t>每天有1000个任务被评价</w:t>
              </w:r>
            </w:ins>
            <w:del w:id="15157" w:author="XuanWen Chen" w:date="2019-01-02T05:44:00Z">
              <w:r w:rsidR="0040689B" w:rsidDel="006D5B70">
                <w:rPr>
                  <w:rFonts w:hAnsi="宋体" w:hint="eastAsia"/>
                </w:rPr>
                <w:delText>有正在参加的项目且有已完成的任务</w:delText>
              </w:r>
            </w:del>
          </w:p>
          <w:p w14:paraId="6FA188CC" w14:textId="77777777" w:rsidR="0040689B" w:rsidRPr="008035F1" w:rsidRDefault="0040689B">
            <w:pPr>
              <w:jc w:val="left"/>
              <w:rPr>
                <w:rFonts w:hAnsi="宋体"/>
              </w:rPr>
              <w:pPrChange w:id="15158" w:author="XuanWen Chen" w:date="2019-01-02T05:44:00Z">
                <w:pPr>
                  <w:framePr w:hSpace="180" w:wrap="around" w:vAnchor="text" w:hAnchor="margin" w:y="347"/>
                  <w:jc w:val="left"/>
                </w:pPr>
              </w:pPrChange>
            </w:pPr>
          </w:p>
        </w:tc>
      </w:tr>
    </w:tbl>
    <w:p w14:paraId="4DA5EE5C" w14:textId="608B8DC8" w:rsidR="0040689B" w:rsidRDefault="00C06991" w:rsidP="00C06991">
      <w:pPr>
        <w:pStyle w:val="4"/>
      </w:pPr>
      <w:bookmarkStart w:id="15159" w:name="_Toc533621479"/>
      <w:bookmarkStart w:id="15160" w:name="_Hlk533287925"/>
      <w:bookmarkStart w:id="15161" w:name="_Hlk533287962"/>
      <w:r>
        <w:rPr>
          <w:rFonts w:hint="eastAsia"/>
        </w:rPr>
        <w:t>单个任务的查看</w:t>
      </w:r>
      <w:bookmarkEnd w:id="1515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  <w:tblGridChange w:id="15162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4295E081" w14:textId="77777777" w:rsidTr="0040689B">
        <w:tc>
          <w:tcPr>
            <w:tcW w:w="2074" w:type="dxa"/>
          </w:tcPr>
          <w:p w14:paraId="71B60C3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FFFC78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3E253BA7" w14:textId="77777777" w:rsidTr="0040689B">
        <w:tc>
          <w:tcPr>
            <w:tcW w:w="2074" w:type="dxa"/>
          </w:tcPr>
          <w:p w14:paraId="0AD28E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AB961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4CD7C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1A22A5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864E291" w14:textId="77777777" w:rsidTr="0040689B">
        <w:tc>
          <w:tcPr>
            <w:tcW w:w="2074" w:type="dxa"/>
          </w:tcPr>
          <w:p w14:paraId="356E41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1D937D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653F6E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D7263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B31DA4C" w14:textId="77777777" w:rsidTr="0040689B">
        <w:tc>
          <w:tcPr>
            <w:tcW w:w="2074" w:type="dxa"/>
          </w:tcPr>
          <w:p w14:paraId="1154AE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8BD8F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查看任务的具体信息。</w:t>
            </w:r>
          </w:p>
        </w:tc>
      </w:tr>
      <w:tr w:rsidR="0040689B" w:rsidRPr="008035F1" w14:paraId="39B564E9" w14:textId="77777777" w:rsidTr="0040689B">
        <w:tc>
          <w:tcPr>
            <w:tcW w:w="2074" w:type="dxa"/>
          </w:tcPr>
          <w:p w14:paraId="629064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872731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PM需要查看任务的具体信息</w:t>
            </w:r>
          </w:p>
        </w:tc>
      </w:tr>
      <w:tr w:rsidR="0040689B" w:rsidRPr="000D31F2" w14:paraId="5C22F3CD" w14:textId="77777777" w:rsidTr="0040689B">
        <w:tc>
          <w:tcPr>
            <w:tcW w:w="2074" w:type="dxa"/>
          </w:tcPr>
          <w:p w14:paraId="7EED23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A7D6B72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688FF404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591241A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6EBDC5EA" w14:textId="77777777" w:rsidTr="0040689B">
        <w:tc>
          <w:tcPr>
            <w:tcW w:w="2074" w:type="dxa"/>
          </w:tcPr>
          <w:p w14:paraId="43EFF1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702BA9B" w14:textId="7FE1700B" w:rsidR="0040689B" w:rsidRPr="000D31F2" w:rsidRDefault="006D5B70" w:rsidP="0040689B">
            <w:ins w:id="15163" w:author="XuanWen Chen" w:date="2019-01-02T05:44:00Z">
              <w:r>
                <w:rPr>
                  <w:rFonts w:hint="eastAsia"/>
                </w:rPr>
                <w:t>POST-1</w:t>
              </w:r>
            </w:ins>
            <w:ins w:id="15164" w:author="XuanWen Chen" w:date="2019-01-02T05:45:00Z">
              <w:r>
                <w:rPr>
                  <w:rFonts w:hint="eastAsia"/>
                </w:rPr>
                <w:t>：系统给出任务详细信息页面</w:t>
              </w:r>
            </w:ins>
          </w:p>
        </w:tc>
      </w:tr>
      <w:tr w:rsidR="006D5B70" w:rsidRPr="000D31F2" w14:paraId="563370CA" w14:textId="77777777" w:rsidTr="0040689B">
        <w:trPr>
          <w:ins w:id="15165" w:author="XuanWen Chen" w:date="2019-01-02T05:44:00Z"/>
        </w:trPr>
        <w:tc>
          <w:tcPr>
            <w:tcW w:w="2074" w:type="dxa"/>
          </w:tcPr>
          <w:p w14:paraId="652A9783" w14:textId="4DB77F2C" w:rsidR="006D5B70" w:rsidRPr="008035F1" w:rsidRDefault="006D5B70" w:rsidP="0040689B">
            <w:pPr>
              <w:jc w:val="left"/>
              <w:rPr>
                <w:ins w:id="15166" w:author="XuanWen Chen" w:date="2019-01-02T05:44:00Z"/>
                <w:rFonts w:hAnsi="宋体"/>
              </w:rPr>
            </w:pPr>
            <w:ins w:id="15167" w:author="XuanWen Chen" w:date="2019-01-02T05:45:00Z">
              <w:r>
                <w:rPr>
                  <w:rFonts w:hAnsi="宋体" w:hint="eastAsia"/>
                </w:rPr>
                <w:lastRenderedPageBreak/>
                <w:t>输入</w:t>
              </w:r>
            </w:ins>
          </w:p>
        </w:tc>
        <w:tc>
          <w:tcPr>
            <w:tcW w:w="6222" w:type="dxa"/>
            <w:gridSpan w:val="3"/>
          </w:tcPr>
          <w:p w14:paraId="2E037886" w14:textId="1B45172D" w:rsidR="006D5B70" w:rsidRPr="000D31F2" w:rsidRDefault="006D5B70" w:rsidP="0040689B">
            <w:pPr>
              <w:rPr>
                <w:ins w:id="15168" w:author="XuanWen Chen" w:date="2019-01-02T05:44:00Z"/>
              </w:rPr>
            </w:pPr>
            <w:ins w:id="15169" w:author="XuanWen Chen" w:date="2019-01-02T05:46:00Z">
              <w:r>
                <w:rPr>
                  <w:rFonts w:hint="eastAsia"/>
                </w:rPr>
                <w:t>要查看的任务</w:t>
              </w:r>
            </w:ins>
          </w:p>
        </w:tc>
      </w:tr>
      <w:tr w:rsidR="006D5B70" w:rsidRPr="000D31F2" w14:paraId="31675F44" w14:textId="77777777" w:rsidTr="0040689B">
        <w:trPr>
          <w:ins w:id="15170" w:author="XuanWen Chen" w:date="2019-01-02T05:44:00Z"/>
        </w:trPr>
        <w:tc>
          <w:tcPr>
            <w:tcW w:w="2074" w:type="dxa"/>
          </w:tcPr>
          <w:p w14:paraId="2572E966" w14:textId="088A329D" w:rsidR="006D5B70" w:rsidRPr="008035F1" w:rsidRDefault="006D5B70" w:rsidP="0040689B">
            <w:pPr>
              <w:jc w:val="left"/>
              <w:rPr>
                <w:ins w:id="15171" w:author="XuanWen Chen" w:date="2019-01-02T05:44:00Z"/>
                <w:rFonts w:hAnsi="宋体"/>
              </w:rPr>
            </w:pPr>
            <w:ins w:id="15172" w:author="XuanWen Chen" w:date="2019-01-02T05:4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4470AB45" w14:textId="4FBCDCD0" w:rsidR="006D5B70" w:rsidRPr="000D31F2" w:rsidRDefault="006D5B70" w:rsidP="0040689B">
            <w:pPr>
              <w:rPr>
                <w:ins w:id="15173" w:author="XuanWen Chen" w:date="2019-01-02T05:44:00Z"/>
              </w:rPr>
            </w:pPr>
            <w:ins w:id="15174" w:author="XuanWen Chen" w:date="2019-01-02T05:46:00Z">
              <w:r>
                <w:rPr>
                  <w:rFonts w:hint="eastAsia"/>
                </w:rPr>
                <w:t>任务详细信息</w:t>
              </w:r>
            </w:ins>
          </w:p>
        </w:tc>
      </w:tr>
      <w:tr w:rsidR="0040689B" w:rsidRPr="002B179C" w14:paraId="2E775B1C" w14:textId="77777777" w:rsidTr="0040689B">
        <w:tc>
          <w:tcPr>
            <w:tcW w:w="2074" w:type="dxa"/>
          </w:tcPr>
          <w:p w14:paraId="015E9AA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55F7081" w14:textId="77777777" w:rsidR="0040689B" w:rsidRPr="009D2B18" w:rsidRDefault="0040689B" w:rsidP="00AE77A1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登陆我的任务</w:t>
            </w:r>
          </w:p>
          <w:p w14:paraId="596BC00E" w14:textId="77777777" w:rsidR="0040689B" w:rsidRPr="009D2B18" w:rsidRDefault="0040689B" w:rsidP="00AE77A1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点击任务的详细信息</w:t>
            </w:r>
          </w:p>
          <w:p w14:paraId="15B3D176" w14:textId="77777777" w:rsidR="0040689B" w:rsidRPr="009D2B18" w:rsidRDefault="0040689B" w:rsidP="00AE77A1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7FD3B826" w14:textId="77777777" w:rsidTr="006D5B70">
        <w:tblPrEx>
          <w:tblW w:w="0" w:type="auto"/>
          <w:tblPrExChange w:id="15175" w:author="XuanWen Chen" w:date="2019-01-02T05:46:00Z">
            <w:tblPrEx>
              <w:tblW w:w="0" w:type="auto"/>
            </w:tblPrEx>
          </w:tblPrExChange>
        </w:tblPrEx>
        <w:trPr>
          <w:trHeight w:val="50"/>
          <w:trPrChange w:id="15176" w:author="XuanWen Chen" w:date="2019-01-02T05:46:00Z">
            <w:trPr>
              <w:trHeight w:val="1370"/>
            </w:trPr>
          </w:trPrChange>
        </w:trPr>
        <w:tc>
          <w:tcPr>
            <w:tcW w:w="2074" w:type="dxa"/>
            <w:tcPrChange w:id="15177" w:author="XuanWen Chen" w:date="2019-01-02T05:46:00Z">
              <w:tcPr>
                <w:tcW w:w="2074" w:type="dxa"/>
              </w:tcPr>
            </w:tcPrChange>
          </w:tcPr>
          <w:p w14:paraId="33EF00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5178" w:author="XuanWen Chen" w:date="2019-01-02T05:46:00Z">
              <w:tcPr>
                <w:tcW w:w="6222" w:type="dxa"/>
                <w:gridSpan w:val="3"/>
              </w:tcPr>
            </w:tcPrChange>
          </w:tcPr>
          <w:p w14:paraId="72ECC1CD" w14:textId="0094B7A6" w:rsidR="0040689B" w:rsidRPr="003818F6" w:rsidRDefault="006D5B70" w:rsidP="0040689B">
            <w:pPr>
              <w:jc w:val="left"/>
              <w:rPr>
                <w:rFonts w:hAnsi="宋体"/>
              </w:rPr>
            </w:pPr>
            <w:ins w:id="15179" w:author="XuanWen Chen" w:date="2019-01-02T05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FD6E19" w14:paraId="68AC69EC" w14:textId="77777777" w:rsidTr="0040689B">
        <w:tc>
          <w:tcPr>
            <w:tcW w:w="2074" w:type="dxa"/>
          </w:tcPr>
          <w:p w14:paraId="784C92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C9EF1BB" w14:textId="2A64A3BC" w:rsidR="0040689B" w:rsidRPr="00FD6E19" w:rsidRDefault="006D5B70" w:rsidP="0040689B">
            <w:pPr>
              <w:jc w:val="left"/>
              <w:rPr>
                <w:rFonts w:hAnsi="宋体"/>
              </w:rPr>
            </w:pPr>
            <w:ins w:id="15180" w:author="XuanWen Chen" w:date="2019-01-02T05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086423C4" w14:textId="77777777" w:rsidTr="0040689B">
        <w:tc>
          <w:tcPr>
            <w:tcW w:w="2074" w:type="dxa"/>
          </w:tcPr>
          <w:p w14:paraId="39687E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78CA6A7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181" w:author="XuanWen Chen" w:date="2019-01-02T05:46:00Z">
              <w:r w:rsidDel="006D5B70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8035F1" w14:paraId="5F60D57E" w14:textId="77777777" w:rsidTr="0040689B">
        <w:tc>
          <w:tcPr>
            <w:tcW w:w="2074" w:type="dxa"/>
          </w:tcPr>
          <w:p w14:paraId="04BCCE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A49E19B" w14:textId="59101CCC" w:rsidR="0040689B" w:rsidRPr="008035F1" w:rsidRDefault="006D5B70" w:rsidP="0040689B">
            <w:pPr>
              <w:jc w:val="left"/>
              <w:rPr>
                <w:rFonts w:hAnsi="宋体"/>
              </w:rPr>
            </w:pPr>
            <w:ins w:id="15182" w:author="XuanWen Chen" w:date="2019-01-02T05:46:00Z">
              <w:r>
                <w:rPr>
                  <w:rFonts w:hAnsi="宋体" w:hint="eastAsia"/>
                </w:rPr>
                <w:t>每天</w:t>
              </w:r>
            </w:ins>
            <w:ins w:id="15183" w:author="XuanWen Chen" w:date="2019-01-02T05:47:00Z">
              <w:r>
                <w:rPr>
                  <w:rFonts w:hAnsi="宋体" w:hint="eastAsia"/>
                </w:rPr>
                <w:t>15</w:t>
              </w:r>
            </w:ins>
            <w:ins w:id="15184" w:author="XuanWen Chen" w:date="2019-01-02T05:46:00Z">
              <w:r>
                <w:rPr>
                  <w:rFonts w:hAnsi="宋体" w:hint="eastAsia"/>
                </w:rPr>
                <w:t>00次</w:t>
              </w:r>
            </w:ins>
          </w:p>
        </w:tc>
      </w:tr>
      <w:tr w:rsidR="0040689B" w:rsidRPr="008035F1" w14:paraId="40132D1A" w14:textId="77777777" w:rsidTr="0040689B">
        <w:tc>
          <w:tcPr>
            <w:tcW w:w="2074" w:type="dxa"/>
          </w:tcPr>
          <w:p w14:paraId="20EB28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88FCF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5634B1B2" w14:textId="77777777" w:rsidTr="0040689B">
        <w:tc>
          <w:tcPr>
            <w:tcW w:w="2074" w:type="dxa"/>
          </w:tcPr>
          <w:p w14:paraId="3AB624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89A657F" w14:textId="7CC391B8" w:rsidR="0040689B" w:rsidRPr="002E6A2F" w:rsidRDefault="006D5B70" w:rsidP="0040689B">
            <w:pPr>
              <w:jc w:val="left"/>
              <w:rPr>
                <w:rFonts w:hAnsi="宋体"/>
              </w:rPr>
            </w:pPr>
            <w:ins w:id="15185" w:author="XuanWen Chen" w:date="2019-01-02T05:4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1588205E" w14:textId="77777777" w:rsidTr="0040689B">
        <w:tc>
          <w:tcPr>
            <w:tcW w:w="2074" w:type="dxa"/>
          </w:tcPr>
          <w:p w14:paraId="3E91DD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7CECFC34" w14:textId="45581D5F" w:rsidR="0040689B" w:rsidRDefault="0040689B" w:rsidP="0040689B">
            <w:pPr>
              <w:jc w:val="left"/>
              <w:rPr>
                <w:rFonts w:hAnsi="宋体"/>
              </w:rPr>
            </w:pPr>
            <w:del w:id="15186" w:author="XuanWen Chen" w:date="2019-01-02T05:47:00Z">
              <w:r w:rsidDel="006D5B70">
                <w:rPr>
                  <w:rFonts w:hAnsi="宋体" w:hint="eastAsia"/>
                </w:rPr>
                <w:delText>有</w:delText>
              </w:r>
            </w:del>
            <w:ins w:id="15187" w:author="XuanWen Chen" w:date="2019-01-02T05:47:00Z">
              <w:r w:rsidR="006D5B70">
                <w:rPr>
                  <w:rFonts w:hAnsi="宋体" w:hint="eastAsia"/>
                </w:rPr>
                <w:t>每天查看任务1500次</w:t>
              </w:r>
            </w:ins>
            <w:del w:id="15188" w:author="XuanWen Chen" w:date="2019-01-02T05:47:00Z">
              <w:r w:rsidDel="006D5B70">
                <w:rPr>
                  <w:rFonts w:hAnsi="宋体" w:hint="eastAsia"/>
                </w:rPr>
                <w:delText>正在参加的项目且有已完成的任务</w:delText>
              </w:r>
            </w:del>
          </w:p>
          <w:p w14:paraId="2A9447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82AEEC9" w14:textId="2DEF5306" w:rsidR="0040689B" w:rsidRPr="00B14222" w:rsidRDefault="00C06991" w:rsidP="00C06991">
      <w:pPr>
        <w:pStyle w:val="4"/>
      </w:pPr>
      <w:bookmarkStart w:id="15189" w:name="_Toc533621480"/>
      <w:r>
        <w:rPr>
          <w:rFonts w:hint="eastAsia"/>
        </w:rPr>
        <w:t>整体任务的查看</w:t>
      </w:r>
      <w:bookmarkEnd w:id="1518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  <w:tblGridChange w:id="15190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02152C5F" w14:textId="77777777" w:rsidTr="0040689B">
        <w:tc>
          <w:tcPr>
            <w:tcW w:w="2074" w:type="dxa"/>
          </w:tcPr>
          <w:p w14:paraId="621764B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680B10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6BA18082" w14:textId="77777777" w:rsidTr="0040689B">
        <w:tc>
          <w:tcPr>
            <w:tcW w:w="2074" w:type="dxa"/>
          </w:tcPr>
          <w:p w14:paraId="0153FA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DBEC1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6A11F54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DFC85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2A81541" w14:textId="77777777" w:rsidTr="0040689B">
        <w:tc>
          <w:tcPr>
            <w:tcW w:w="2074" w:type="dxa"/>
          </w:tcPr>
          <w:p w14:paraId="2DCBF7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4E9C3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16F15D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49FD4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547B96E" w14:textId="77777777" w:rsidTr="0040689B">
        <w:tc>
          <w:tcPr>
            <w:tcW w:w="2074" w:type="dxa"/>
          </w:tcPr>
          <w:p w14:paraId="454447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786B1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查看整体任务的信息。</w:t>
            </w:r>
          </w:p>
        </w:tc>
      </w:tr>
      <w:tr w:rsidR="0040689B" w:rsidRPr="008035F1" w14:paraId="2C1B3F20" w14:textId="77777777" w:rsidTr="0040689B">
        <w:tc>
          <w:tcPr>
            <w:tcW w:w="2074" w:type="dxa"/>
          </w:tcPr>
          <w:p w14:paraId="1BA17F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DAA5F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PM需要查看整体任务的信息</w:t>
            </w:r>
          </w:p>
        </w:tc>
      </w:tr>
      <w:tr w:rsidR="0040689B" w:rsidRPr="000D31F2" w14:paraId="03662DAF" w14:textId="77777777" w:rsidTr="0040689B">
        <w:tc>
          <w:tcPr>
            <w:tcW w:w="2074" w:type="dxa"/>
          </w:tcPr>
          <w:p w14:paraId="2C516B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A91C11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4A90FBB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4CD4F40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1AC16BE6" w14:textId="77777777" w:rsidTr="0040689B">
        <w:tc>
          <w:tcPr>
            <w:tcW w:w="2074" w:type="dxa"/>
          </w:tcPr>
          <w:p w14:paraId="01F347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D0CAFCE" w14:textId="4A382338" w:rsidR="0040689B" w:rsidRPr="000D31F2" w:rsidRDefault="006D5B70" w:rsidP="0040689B">
            <w:ins w:id="15191" w:author="XuanWen Chen" w:date="2019-01-02T05:50:00Z">
              <w:r>
                <w:rPr>
                  <w:rFonts w:hint="eastAsia"/>
                </w:rPr>
                <w:t>无</w:t>
              </w:r>
            </w:ins>
          </w:p>
        </w:tc>
      </w:tr>
      <w:tr w:rsidR="00C06A3F" w:rsidRPr="000D31F2" w14:paraId="3C3C1504" w14:textId="77777777" w:rsidTr="0040689B">
        <w:trPr>
          <w:ins w:id="15192" w:author="XuanWen Chen" w:date="2019-01-02T06:30:00Z"/>
        </w:trPr>
        <w:tc>
          <w:tcPr>
            <w:tcW w:w="2074" w:type="dxa"/>
          </w:tcPr>
          <w:p w14:paraId="1C26AA56" w14:textId="13BA00E9" w:rsidR="00C06A3F" w:rsidRPr="008035F1" w:rsidRDefault="00C06A3F" w:rsidP="0040689B">
            <w:pPr>
              <w:jc w:val="left"/>
              <w:rPr>
                <w:ins w:id="15193" w:author="XuanWen Chen" w:date="2019-01-02T06:30:00Z"/>
                <w:rFonts w:hAnsi="宋体"/>
              </w:rPr>
            </w:pPr>
            <w:ins w:id="15194" w:author="XuanWen Chen" w:date="2019-01-02T06:3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12615D11" w14:textId="5961BD56" w:rsidR="00C06A3F" w:rsidRDefault="00C06A3F" w:rsidP="0040689B">
            <w:pPr>
              <w:rPr>
                <w:ins w:id="15195" w:author="XuanWen Chen" w:date="2019-01-02T06:30:00Z"/>
              </w:rPr>
            </w:pPr>
            <w:ins w:id="15196" w:author="XuanWen Chen" w:date="2019-01-02T06:31:00Z">
              <w:r>
                <w:rPr>
                  <w:rFonts w:hint="eastAsia"/>
                </w:rPr>
                <w:t>选择的项目</w:t>
              </w:r>
            </w:ins>
          </w:p>
        </w:tc>
      </w:tr>
      <w:tr w:rsidR="00C06A3F" w:rsidRPr="000D31F2" w14:paraId="6BC35141" w14:textId="77777777" w:rsidTr="0040689B">
        <w:trPr>
          <w:ins w:id="15197" w:author="XuanWen Chen" w:date="2019-01-02T06:30:00Z"/>
        </w:trPr>
        <w:tc>
          <w:tcPr>
            <w:tcW w:w="2074" w:type="dxa"/>
          </w:tcPr>
          <w:p w14:paraId="512EB1D6" w14:textId="40860273" w:rsidR="00C06A3F" w:rsidRPr="008035F1" w:rsidRDefault="00C06A3F" w:rsidP="0040689B">
            <w:pPr>
              <w:jc w:val="left"/>
              <w:rPr>
                <w:ins w:id="15198" w:author="XuanWen Chen" w:date="2019-01-02T06:30:00Z"/>
                <w:rFonts w:hAnsi="宋体"/>
              </w:rPr>
            </w:pPr>
            <w:ins w:id="15199" w:author="XuanWen Chen" w:date="2019-01-02T06:3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07693FDA" w14:textId="5B3D9338" w:rsidR="00C06A3F" w:rsidRDefault="00C06A3F" w:rsidP="0040689B">
            <w:pPr>
              <w:rPr>
                <w:ins w:id="15200" w:author="XuanWen Chen" w:date="2019-01-02T06:30:00Z"/>
              </w:rPr>
            </w:pPr>
            <w:ins w:id="15201" w:author="XuanWen Chen" w:date="2019-01-02T06:31:00Z">
              <w:r>
                <w:rPr>
                  <w:rFonts w:hint="eastAsia"/>
                </w:rPr>
                <w:t>任务总</w:t>
              </w:r>
              <w:proofErr w:type="gramStart"/>
              <w:r>
                <w:rPr>
                  <w:rFonts w:hint="eastAsia"/>
                </w:rPr>
                <w:t>览</w:t>
              </w:r>
            </w:ins>
            <w:proofErr w:type="gramEnd"/>
          </w:p>
        </w:tc>
      </w:tr>
      <w:tr w:rsidR="0040689B" w:rsidRPr="002B179C" w14:paraId="5863A0DA" w14:textId="77777777" w:rsidTr="0040689B">
        <w:tc>
          <w:tcPr>
            <w:tcW w:w="2074" w:type="dxa"/>
          </w:tcPr>
          <w:p w14:paraId="09551CE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33DB0F91" w14:textId="119835D8" w:rsidR="00C06A3F" w:rsidRDefault="00C06A3F" w:rsidP="00AE77A1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ins w:id="15202" w:author="XuanWen Chen" w:date="2019-01-02T06:31:00Z"/>
                <w:rFonts w:hAnsi="宋体"/>
              </w:rPr>
            </w:pPr>
            <w:ins w:id="15203" w:author="XuanWen Chen" w:date="2019-01-02T06:31:00Z">
              <w:r>
                <w:rPr>
                  <w:rFonts w:hAnsi="宋体" w:hint="eastAsia"/>
                </w:rPr>
                <w:t>选择项目</w:t>
              </w:r>
            </w:ins>
            <w:del w:id="15204" w:author="XuanWen Chen" w:date="2019-01-02T06:31:00Z">
              <w:r w:rsidR="0040689B" w:rsidRPr="009D2B18" w:rsidDel="00C06A3F">
                <w:rPr>
                  <w:rFonts w:hAnsi="宋体" w:hint="eastAsia"/>
                </w:rPr>
                <w:delText>登陆</w:delText>
              </w:r>
            </w:del>
          </w:p>
          <w:p w14:paraId="214305FD" w14:textId="5B6A2B3D" w:rsidR="0040689B" w:rsidRPr="009D2B18" w:rsidRDefault="00C06A3F" w:rsidP="00AE77A1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ins w:id="15205" w:author="XuanWen Chen" w:date="2019-01-02T06:31:00Z">
              <w:r>
                <w:rPr>
                  <w:rFonts w:hAnsi="宋体" w:hint="eastAsia"/>
                </w:rPr>
                <w:lastRenderedPageBreak/>
                <w:t>进入</w:t>
              </w:r>
            </w:ins>
            <w:r w:rsidR="0040689B" w:rsidRPr="009D2B18">
              <w:rPr>
                <w:rFonts w:hAnsi="宋体" w:hint="eastAsia"/>
              </w:rPr>
              <w:t>我的任务</w:t>
            </w:r>
          </w:p>
          <w:p w14:paraId="2349919B" w14:textId="77777777" w:rsidR="0040689B" w:rsidRPr="009D2B18" w:rsidRDefault="0040689B" w:rsidP="00AE77A1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查看任务总</w:t>
            </w:r>
            <w:proofErr w:type="gramStart"/>
            <w:r w:rsidRPr="009D2B18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6BDCA9F3" w14:textId="77777777" w:rsidTr="006D5B70">
        <w:tblPrEx>
          <w:tblW w:w="0" w:type="auto"/>
          <w:tblPrExChange w:id="15206" w:author="XuanWen Chen" w:date="2019-01-02T05:50:00Z">
            <w:tblPrEx>
              <w:tblW w:w="0" w:type="auto"/>
            </w:tblPrEx>
          </w:tblPrExChange>
        </w:tblPrEx>
        <w:trPr>
          <w:trHeight w:val="424"/>
          <w:trPrChange w:id="15207" w:author="XuanWen Chen" w:date="2019-01-02T05:50:00Z">
            <w:trPr>
              <w:trHeight w:val="1370"/>
            </w:trPr>
          </w:trPrChange>
        </w:trPr>
        <w:tc>
          <w:tcPr>
            <w:tcW w:w="2074" w:type="dxa"/>
            <w:tcPrChange w:id="15208" w:author="XuanWen Chen" w:date="2019-01-02T05:50:00Z">
              <w:tcPr>
                <w:tcW w:w="2074" w:type="dxa"/>
              </w:tcPr>
            </w:tcPrChange>
          </w:tcPr>
          <w:p w14:paraId="011EB8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  <w:tcPrChange w:id="15209" w:author="XuanWen Chen" w:date="2019-01-02T05:50:00Z">
              <w:tcPr>
                <w:tcW w:w="6222" w:type="dxa"/>
                <w:gridSpan w:val="3"/>
              </w:tcPr>
            </w:tcPrChange>
          </w:tcPr>
          <w:p w14:paraId="128DFAD6" w14:textId="0E497362" w:rsidR="0040689B" w:rsidRPr="003818F6" w:rsidRDefault="006D5B70" w:rsidP="0040689B">
            <w:pPr>
              <w:jc w:val="left"/>
              <w:rPr>
                <w:rFonts w:hAnsi="宋体"/>
              </w:rPr>
            </w:pPr>
            <w:ins w:id="15210" w:author="XuanWen Chen" w:date="2019-01-02T05:5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FD6E19" w14:paraId="62883089" w14:textId="77777777" w:rsidTr="0040689B">
        <w:tc>
          <w:tcPr>
            <w:tcW w:w="2074" w:type="dxa"/>
          </w:tcPr>
          <w:p w14:paraId="0B70BC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EF044B1" w14:textId="5586A442" w:rsidR="0040689B" w:rsidRPr="00FD6E19" w:rsidRDefault="006D5B70" w:rsidP="0040689B">
            <w:pPr>
              <w:jc w:val="left"/>
              <w:rPr>
                <w:rFonts w:hAnsi="宋体"/>
              </w:rPr>
            </w:pPr>
            <w:ins w:id="15211" w:author="XuanWen Chen" w:date="2019-01-02T05:5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1AC550F0" w14:textId="77777777" w:rsidTr="0040689B">
        <w:tc>
          <w:tcPr>
            <w:tcW w:w="2074" w:type="dxa"/>
          </w:tcPr>
          <w:p w14:paraId="1DBAE9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6AB7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212" w:author="XuanWen Chen" w:date="2019-01-02T05:50:00Z">
              <w:r w:rsidDel="006D5B70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8035F1" w14:paraId="4AB3401D" w14:textId="77777777" w:rsidTr="0040689B">
        <w:tc>
          <w:tcPr>
            <w:tcW w:w="2074" w:type="dxa"/>
          </w:tcPr>
          <w:p w14:paraId="1EBEB5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53FC69D" w14:textId="6EF7FA43" w:rsidR="0040689B" w:rsidRPr="008035F1" w:rsidRDefault="00C06A3F" w:rsidP="0040689B">
            <w:pPr>
              <w:jc w:val="left"/>
              <w:rPr>
                <w:rFonts w:hAnsi="宋体"/>
              </w:rPr>
            </w:pPr>
            <w:ins w:id="15213" w:author="XuanWen Chen" w:date="2019-01-02T06:30:00Z">
              <w:r>
                <w:rPr>
                  <w:rFonts w:hAnsi="宋体" w:hint="eastAsia"/>
                </w:rPr>
                <w:t>每天500次</w:t>
              </w:r>
            </w:ins>
          </w:p>
        </w:tc>
      </w:tr>
      <w:tr w:rsidR="0040689B" w:rsidRPr="008035F1" w14:paraId="5A330E07" w14:textId="77777777" w:rsidTr="0040689B">
        <w:tc>
          <w:tcPr>
            <w:tcW w:w="2074" w:type="dxa"/>
          </w:tcPr>
          <w:p w14:paraId="59AF72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AC95E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AD3DDC4" w14:textId="77777777" w:rsidTr="0040689B">
        <w:tc>
          <w:tcPr>
            <w:tcW w:w="2074" w:type="dxa"/>
          </w:tcPr>
          <w:p w14:paraId="73AE17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8D6FDCF" w14:textId="518EC55D" w:rsidR="0040689B" w:rsidRPr="002E6A2F" w:rsidRDefault="005E70BA" w:rsidP="0040689B">
            <w:pPr>
              <w:jc w:val="left"/>
              <w:rPr>
                <w:rFonts w:hAnsi="宋体"/>
              </w:rPr>
            </w:pPr>
            <w:ins w:id="15214" w:author="XuanWen Chen" w:date="2019-01-02T06:2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8035F1" w14:paraId="76BD57F6" w14:textId="77777777" w:rsidTr="0040689B">
        <w:tc>
          <w:tcPr>
            <w:tcW w:w="2074" w:type="dxa"/>
          </w:tcPr>
          <w:p w14:paraId="5CEF93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E08D2F6" w14:textId="55D3714D" w:rsidR="0040689B" w:rsidDel="005E70BA" w:rsidRDefault="00C06A3F" w:rsidP="0040689B">
            <w:pPr>
              <w:jc w:val="left"/>
              <w:rPr>
                <w:del w:id="15215" w:author="XuanWen Chen" w:date="2019-01-02T06:29:00Z"/>
                <w:rFonts w:hAnsi="宋体"/>
              </w:rPr>
            </w:pPr>
            <w:ins w:id="15216" w:author="XuanWen Chen" w:date="2019-01-02T06:30:00Z">
              <w:r>
                <w:rPr>
                  <w:rFonts w:hAnsi="宋体" w:hint="eastAsia"/>
                </w:rPr>
                <w:t>每天有500次查看整体任务</w:t>
              </w:r>
            </w:ins>
            <w:del w:id="15217" w:author="XuanWen Chen" w:date="2019-01-02T06:29:00Z">
              <w:r w:rsidR="0040689B" w:rsidDel="005E70BA">
                <w:rPr>
                  <w:rFonts w:hAnsi="宋体" w:hint="eastAsia"/>
                </w:rPr>
                <w:delText>有正在参加的项目且有已完成的任务</w:delText>
              </w:r>
            </w:del>
          </w:p>
          <w:p w14:paraId="6392185B" w14:textId="77777777" w:rsidR="0040689B" w:rsidRPr="008035F1" w:rsidRDefault="0040689B">
            <w:pPr>
              <w:jc w:val="left"/>
              <w:rPr>
                <w:rFonts w:hAnsi="宋体"/>
              </w:rPr>
              <w:pPrChange w:id="15218" w:author="XuanWen Chen" w:date="2019-01-02T06:29:00Z">
                <w:pPr>
                  <w:framePr w:hSpace="180" w:wrap="around" w:vAnchor="text" w:hAnchor="margin" w:y="347"/>
                  <w:jc w:val="left"/>
                </w:pPr>
              </w:pPrChange>
            </w:pPr>
          </w:p>
        </w:tc>
      </w:tr>
    </w:tbl>
    <w:p w14:paraId="4EC47870" w14:textId="6170AF37" w:rsidR="0040689B" w:rsidRDefault="00C06991" w:rsidP="00C06991">
      <w:pPr>
        <w:pStyle w:val="4"/>
      </w:pPr>
      <w:bookmarkStart w:id="15219" w:name="_Toc533621481"/>
      <w:r>
        <w:rPr>
          <w:rFonts w:hint="eastAsia"/>
        </w:rPr>
        <w:t>成员互评</w:t>
      </w:r>
      <w:bookmarkEnd w:id="1521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  <w:tblGridChange w:id="15220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793DC68D" w14:textId="77777777" w:rsidTr="0040689B">
        <w:tc>
          <w:tcPr>
            <w:tcW w:w="2074" w:type="dxa"/>
          </w:tcPr>
          <w:p w14:paraId="624D52B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4B6B94F1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成员互评</w:t>
            </w:r>
          </w:p>
        </w:tc>
      </w:tr>
      <w:tr w:rsidR="0040689B" w:rsidRPr="008035F1" w14:paraId="59E921EB" w14:textId="77777777" w:rsidTr="0040689B">
        <w:tc>
          <w:tcPr>
            <w:tcW w:w="2074" w:type="dxa"/>
          </w:tcPr>
          <w:p w14:paraId="51F709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D3D24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DA192A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A834B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0E0C937" w14:textId="77777777" w:rsidTr="0040689B">
        <w:tc>
          <w:tcPr>
            <w:tcW w:w="2074" w:type="dxa"/>
          </w:tcPr>
          <w:p w14:paraId="5FC723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5A0BA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3230CE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1570BB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51D7FF7" w14:textId="77777777" w:rsidTr="0040689B">
        <w:tc>
          <w:tcPr>
            <w:tcW w:w="2074" w:type="dxa"/>
          </w:tcPr>
          <w:p w14:paraId="6A9409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C3CD75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在项目任务全部完成之后，PM对所有成员根据评分表（包括但不限于积极性，任务完成程度等）进行打分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3F516D8F" w14:textId="77777777" w:rsidTr="0040689B">
        <w:tc>
          <w:tcPr>
            <w:tcW w:w="2074" w:type="dxa"/>
          </w:tcPr>
          <w:p w14:paraId="67C3076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FFF46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PM需要对所有成员进行评价</w:t>
            </w:r>
          </w:p>
        </w:tc>
      </w:tr>
      <w:tr w:rsidR="0040689B" w:rsidRPr="000D31F2" w14:paraId="41F0FFD9" w14:textId="77777777" w:rsidTr="0040689B">
        <w:tc>
          <w:tcPr>
            <w:tcW w:w="2074" w:type="dxa"/>
          </w:tcPr>
          <w:p w14:paraId="31E4D0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22F1279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2E47CA7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228F0490" w14:textId="77777777" w:rsidR="0040689B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  <w:p w14:paraId="63AEBF6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：项目任务全部</w:t>
            </w:r>
            <w:proofErr w:type="gramStart"/>
            <w:r>
              <w:rPr>
                <w:rFonts w:hint="eastAsia"/>
              </w:rPr>
              <w:t>结束结束</w:t>
            </w:r>
            <w:proofErr w:type="gramEnd"/>
          </w:p>
        </w:tc>
      </w:tr>
      <w:tr w:rsidR="0040689B" w:rsidRPr="000D31F2" w14:paraId="5BF24653" w14:textId="77777777" w:rsidTr="0040689B">
        <w:tc>
          <w:tcPr>
            <w:tcW w:w="2074" w:type="dxa"/>
          </w:tcPr>
          <w:p w14:paraId="5593FB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2919C048" w14:textId="77777777" w:rsidR="0040689B" w:rsidRPr="000D31F2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项目成员我的评分进行更新。</w:t>
            </w:r>
          </w:p>
        </w:tc>
      </w:tr>
      <w:tr w:rsidR="0040689B" w:rsidRPr="002B179C" w14:paraId="75DBBC58" w14:textId="77777777" w:rsidTr="0040689B">
        <w:tc>
          <w:tcPr>
            <w:tcW w:w="2074" w:type="dxa"/>
          </w:tcPr>
          <w:p w14:paraId="7880B28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C4D8662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P</w:t>
            </w:r>
            <w:r w:rsidRPr="00A41781">
              <w:rPr>
                <w:rFonts w:hAnsi="宋体"/>
              </w:rPr>
              <w:t>M</w:t>
            </w:r>
            <w:r w:rsidRPr="00A41781">
              <w:rPr>
                <w:rFonts w:hAnsi="宋体" w:hint="eastAsia"/>
              </w:rPr>
              <w:t>选择我的评价</w:t>
            </w:r>
          </w:p>
          <w:p w14:paraId="4529575C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进入项目小组互评</w:t>
            </w:r>
          </w:p>
          <w:p w14:paraId="5E0944B4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选择成员</w:t>
            </w:r>
          </w:p>
          <w:p w14:paraId="249D96E4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根据所给出的评分表对其进行评价</w:t>
            </w:r>
          </w:p>
          <w:p w14:paraId="4CB27913" w14:textId="77777777" w:rsidR="0040689B" w:rsidRPr="00A41781" w:rsidRDefault="0040689B" w:rsidP="00AE77A1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更换项目成员，直至结束</w:t>
            </w:r>
          </w:p>
        </w:tc>
      </w:tr>
      <w:tr w:rsidR="0040689B" w:rsidRPr="003818F6" w14:paraId="731AF9F1" w14:textId="77777777" w:rsidTr="00C06A3F">
        <w:tblPrEx>
          <w:tblW w:w="0" w:type="auto"/>
          <w:tblPrExChange w:id="15221" w:author="XuanWen Chen" w:date="2019-01-02T06:31:00Z">
            <w:tblPrEx>
              <w:tblW w:w="0" w:type="auto"/>
            </w:tblPrEx>
          </w:tblPrExChange>
        </w:tblPrEx>
        <w:trPr>
          <w:trHeight w:val="50"/>
          <w:trPrChange w:id="15222" w:author="XuanWen Chen" w:date="2019-01-02T06:31:00Z">
            <w:trPr>
              <w:trHeight w:val="1370"/>
            </w:trPr>
          </w:trPrChange>
        </w:trPr>
        <w:tc>
          <w:tcPr>
            <w:tcW w:w="2074" w:type="dxa"/>
            <w:tcPrChange w:id="15223" w:author="XuanWen Chen" w:date="2019-01-02T06:31:00Z">
              <w:tcPr>
                <w:tcW w:w="2074" w:type="dxa"/>
              </w:tcPr>
            </w:tcPrChange>
          </w:tcPr>
          <w:p w14:paraId="09D572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5224" w:author="XuanWen Chen" w:date="2019-01-02T06:31:00Z">
              <w:tcPr>
                <w:tcW w:w="6222" w:type="dxa"/>
                <w:gridSpan w:val="3"/>
              </w:tcPr>
            </w:tcPrChange>
          </w:tcPr>
          <w:p w14:paraId="5C88470F" w14:textId="6A7A8101" w:rsidR="0040689B" w:rsidRPr="003818F6" w:rsidRDefault="00C06A3F" w:rsidP="0040689B">
            <w:pPr>
              <w:jc w:val="left"/>
              <w:rPr>
                <w:rFonts w:hAnsi="宋体"/>
              </w:rPr>
            </w:pPr>
            <w:ins w:id="15225" w:author="XuanWen Chen" w:date="2019-01-02T06:3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FD6E19" w14:paraId="7234EB96" w14:textId="77777777" w:rsidTr="0040689B">
        <w:tc>
          <w:tcPr>
            <w:tcW w:w="2074" w:type="dxa"/>
          </w:tcPr>
          <w:p w14:paraId="6CF377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222" w:type="dxa"/>
            <w:gridSpan w:val="3"/>
          </w:tcPr>
          <w:p w14:paraId="532FF773" w14:textId="311478B7" w:rsidR="0040689B" w:rsidRPr="00FD6E19" w:rsidRDefault="0040689B" w:rsidP="0040689B">
            <w:pPr>
              <w:jc w:val="left"/>
              <w:rPr>
                <w:rFonts w:hAnsi="宋体"/>
              </w:rPr>
            </w:pPr>
            <w:del w:id="15226" w:author="XuanWen Chen" w:date="2019-01-02T06:31:00Z">
              <w:r w:rsidDel="00C06A3F">
                <w:rPr>
                  <w:rFonts w:hAnsi="宋体" w:hint="eastAsia"/>
                </w:rPr>
                <w:delText>7</w:delText>
              </w:r>
              <w:r w:rsidRPr="00FD6E19" w:rsidDel="00C06A3F">
                <w:rPr>
                  <w:rFonts w:hAnsi="宋体" w:hint="eastAsia"/>
                </w:rPr>
                <w:delText>.0</w:delText>
              </w:r>
              <w:r w:rsidRPr="00FD6E19" w:rsidDel="00C06A3F">
                <w:rPr>
                  <w:rFonts w:hAnsi="宋体"/>
                </w:rPr>
                <w:delText xml:space="preserve"> </w:delText>
              </w:r>
              <w:r w:rsidRPr="00FD6E19" w:rsidDel="00C06A3F">
                <w:rPr>
                  <w:rFonts w:hAnsi="宋体" w:hint="eastAsia"/>
                </w:rPr>
                <w:delText>E1</w:delText>
              </w:r>
            </w:del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51C1477F" w14:textId="77777777" w:rsidTr="0040689B">
        <w:tc>
          <w:tcPr>
            <w:tcW w:w="2074" w:type="dxa"/>
          </w:tcPr>
          <w:p w14:paraId="733EE0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E37E7B7" w14:textId="7967C298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227" w:author="XuanWen Chen" w:date="2019-01-02T06:32:00Z">
              <w:r w:rsidDel="00C06A3F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8035F1" w14:paraId="2C4DFE4C" w14:textId="77777777" w:rsidTr="0040689B">
        <w:tc>
          <w:tcPr>
            <w:tcW w:w="2074" w:type="dxa"/>
          </w:tcPr>
          <w:p w14:paraId="7EE0C2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F863FE5" w14:textId="771EFBCF" w:rsidR="0040689B" w:rsidRPr="008035F1" w:rsidRDefault="0040689B" w:rsidP="0040689B">
            <w:pPr>
              <w:jc w:val="left"/>
              <w:rPr>
                <w:rFonts w:hAnsi="宋体"/>
              </w:rPr>
            </w:pPr>
            <w:del w:id="15228" w:author="XuanWen Chen" w:date="2019-01-02T06:33:00Z">
              <w:r w:rsidDel="00C06A3F">
                <w:rPr>
                  <w:rFonts w:hAnsi="宋体" w:hint="eastAsia"/>
                </w:rPr>
                <w:delText>低，仅项目任务全部完成时评价一次</w:delText>
              </w:r>
            </w:del>
            <w:ins w:id="15229" w:author="XuanWen Chen" w:date="2019-01-02T06:33:00Z">
              <w:r w:rsidR="00C06A3F">
                <w:rPr>
                  <w:rFonts w:hAnsi="宋体" w:hint="eastAsia"/>
                </w:rPr>
                <w:t>每周一次</w:t>
              </w:r>
            </w:ins>
          </w:p>
        </w:tc>
      </w:tr>
      <w:tr w:rsidR="0040689B" w:rsidRPr="008035F1" w14:paraId="6AA7F72C" w14:textId="77777777" w:rsidTr="0040689B">
        <w:tc>
          <w:tcPr>
            <w:tcW w:w="2074" w:type="dxa"/>
          </w:tcPr>
          <w:p w14:paraId="472175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9AE9C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DFB4698" w14:textId="77777777" w:rsidTr="0040689B">
        <w:tc>
          <w:tcPr>
            <w:tcW w:w="2074" w:type="dxa"/>
          </w:tcPr>
          <w:p w14:paraId="48C24F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179F00E" w14:textId="5B5ADB0C" w:rsidR="0040689B" w:rsidRPr="002E6A2F" w:rsidRDefault="00C06A3F" w:rsidP="0040689B">
            <w:pPr>
              <w:jc w:val="left"/>
              <w:rPr>
                <w:rFonts w:hAnsi="宋体"/>
              </w:rPr>
            </w:pPr>
            <w:ins w:id="15230" w:author="XuanWen Chen" w:date="2019-01-02T06:34:00Z">
              <w:r>
                <w:rPr>
                  <w:rFonts w:hAnsi="宋体" w:hint="eastAsia"/>
                </w:rPr>
                <w:t>仅在项目结束后使用</w:t>
              </w:r>
            </w:ins>
          </w:p>
        </w:tc>
      </w:tr>
      <w:tr w:rsidR="0040689B" w:rsidRPr="008035F1" w14:paraId="0499A0D5" w14:textId="77777777" w:rsidTr="0040689B">
        <w:tc>
          <w:tcPr>
            <w:tcW w:w="2074" w:type="dxa"/>
          </w:tcPr>
          <w:p w14:paraId="4BCFF2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038BD5EA" w14:textId="74F08C99" w:rsidR="0040689B" w:rsidDel="00C06A3F" w:rsidRDefault="00C06A3F" w:rsidP="0040689B">
            <w:pPr>
              <w:jc w:val="left"/>
              <w:rPr>
                <w:del w:id="15231" w:author="XuanWen Chen" w:date="2019-01-02T06:33:00Z"/>
                <w:rFonts w:hAnsi="宋体"/>
              </w:rPr>
            </w:pPr>
            <w:ins w:id="15232" w:author="XuanWen Chen" w:date="2019-01-02T06:34:00Z">
              <w:r>
                <w:rPr>
                  <w:rFonts w:hAnsi="宋体" w:hint="eastAsia"/>
                </w:rPr>
                <w:t>每周使用一次</w:t>
              </w:r>
            </w:ins>
            <w:del w:id="15233" w:author="XuanWen Chen" w:date="2019-01-02T06:33:00Z">
              <w:r w:rsidR="0040689B" w:rsidDel="00C06A3F">
                <w:rPr>
                  <w:rFonts w:hAnsi="宋体" w:hint="eastAsia"/>
                </w:rPr>
                <w:delText>有正在参加的项目且有已完成的任务</w:delText>
              </w:r>
            </w:del>
          </w:p>
          <w:p w14:paraId="269A32B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14BBBDE2" w14:textId="076A9B07" w:rsidR="0040689B" w:rsidRPr="00041354" w:rsidDel="00C06A3F" w:rsidRDefault="00041354" w:rsidP="00C06991">
      <w:pPr>
        <w:pStyle w:val="4"/>
        <w:rPr>
          <w:del w:id="15234" w:author="XuanWen Chen" w:date="2019-01-02T06:36:00Z"/>
          <w:color w:val="FF0000"/>
        </w:rPr>
      </w:pPr>
      <w:del w:id="15235" w:author="XuanWen Chen" w:date="2019-01-02T06:36:00Z">
        <w:r w:rsidRPr="00041354" w:rsidDel="00C06A3F">
          <w:rPr>
            <w:rFonts w:hint="eastAsia"/>
            <w:color w:val="FF0000"/>
          </w:rPr>
          <w:delText>上传任务文档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:rsidDel="00C06A3F" w14:paraId="5293FB3E" w14:textId="231172BB" w:rsidTr="0040689B">
        <w:trPr>
          <w:del w:id="15236" w:author="XuanWen Chen" w:date="2019-01-02T06:36:00Z"/>
        </w:trPr>
        <w:tc>
          <w:tcPr>
            <w:tcW w:w="2074" w:type="dxa"/>
          </w:tcPr>
          <w:p w14:paraId="01704AEA" w14:textId="6F73E135" w:rsidR="0040689B" w:rsidRPr="008035F1" w:rsidDel="00C06A3F" w:rsidRDefault="0040689B" w:rsidP="0040689B">
            <w:pPr>
              <w:rPr>
                <w:del w:id="15237" w:author="XuanWen Chen" w:date="2019-01-02T06:36:00Z"/>
                <w:rFonts w:hAnsi="宋体"/>
                <w:b/>
              </w:rPr>
            </w:pPr>
            <w:del w:id="15238" w:author="XuanWen Chen" w:date="2019-01-02T06:36:00Z">
              <w:r w:rsidRPr="008035F1" w:rsidDel="00C06A3F">
                <w:rPr>
                  <w:rFonts w:hAnsi="宋体" w:hint="eastAsia"/>
                  <w:b/>
                </w:rPr>
                <w:delText>ID和名称：</w:delText>
              </w:r>
            </w:del>
          </w:p>
        </w:tc>
        <w:tc>
          <w:tcPr>
            <w:tcW w:w="6222" w:type="dxa"/>
            <w:gridSpan w:val="3"/>
          </w:tcPr>
          <w:p w14:paraId="4BF6B53E" w14:textId="3CCD17A9" w:rsidR="0040689B" w:rsidRPr="008035F1" w:rsidDel="00C06A3F" w:rsidRDefault="0040689B" w:rsidP="0040689B">
            <w:pPr>
              <w:rPr>
                <w:del w:id="15239" w:author="XuanWen Chen" w:date="2019-01-02T06:36:00Z"/>
                <w:rFonts w:hAnsi="宋体"/>
                <w:b/>
              </w:rPr>
            </w:pPr>
            <w:del w:id="15240" w:author="XuanWen Chen" w:date="2019-01-02T06:36:00Z">
              <w:r w:rsidRPr="008035F1" w:rsidDel="00C06A3F">
                <w:rPr>
                  <w:rFonts w:hAnsi="宋体" w:hint="eastAsia"/>
                  <w:b/>
                </w:rPr>
                <w:delText>UC-</w:delText>
              </w:r>
              <w:r w:rsidDel="00C06A3F">
                <w:rPr>
                  <w:rFonts w:hAnsi="宋体"/>
                  <w:b/>
                </w:rPr>
                <w:delText>9</w:delText>
              </w:r>
              <w:r w:rsidRPr="008035F1" w:rsidDel="00C06A3F">
                <w:rPr>
                  <w:rFonts w:hAnsi="宋体" w:hint="eastAsia"/>
                  <w:b/>
                </w:rPr>
                <w:delText>：</w:delText>
              </w:r>
              <w:r w:rsidDel="00C06A3F">
                <w:rPr>
                  <w:rFonts w:hAnsi="宋体" w:hint="eastAsia"/>
                  <w:b/>
                </w:rPr>
                <w:delText>上传</w:delText>
              </w:r>
              <w:r w:rsidR="00041354" w:rsidDel="00C06A3F">
                <w:rPr>
                  <w:rFonts w:hAnsi="宋体" w:hint="eastAsia"/>
                  <w:b/>
                </w:rPr>
                <w:delText>任务文档</w:delText>
              </w:r>
            </w:del>
          </w:p>
        </w:tc>
      </w:tr>
      <w:tr w:rsidR="0040689B" w:rsidRPr="008035F1" w:rsidDel="00C06A3F" w14:paraId="79B2A03C" w14:textId="461A3135" w:rsidTr="0040689B">
        <w:trPr>
          <w:del w:id="15241" w:author="XuanWen Chen" w:date="2019-01-02T06:36:00Z"/>
        </w:trPr>
        <w:tc>
          <w:tcPr>
            <w:tcW w:w="2074" w:type="dxa"/>
          </w:tcPr>
          <w:p w14:paraId="121A5829" w14:textId="0000195E" w:rsidR="0040689B" w:rsidRPr="008035F1" w:rsidDel="00C06A3F" w:rsidRDefault="0040689B" w:rsidP="0040689B">
            <w:pPr>
              <w:jc w:val="left"/>
              <w:rPr>
                <w:del w:id="15242" w:author="XuanWen Chen" w:date="2019-01-02T06:36:00Z"/>
                <w:rFonts w:hAnsi="宋体"/>
              </w:rPr>
            </w:pPr>
            <w:del w:id="15243" w:author="XuanWen Chen" w:date="2019-01-02T06:36:00Z">
              <w:r w:rsidRPr="008035F1" w:rsidDel="00C06A3F">
                <w:rPr>
                  <w:rFonts w:hAnsi="宋体" w:hint="eastAsia"/>
                </w:rPr>
                <w:delText>创建人：</w:delText>
              </w:r>
            </w:del>
          </w:p>
        </w:tc>
        <w:tc>
          <w:tcPr>
            <w:tcW w:w="2074" w:type="dxa"/>
          </w:tcPr>
          <w:p w14:paraId="17B4E02F" w14:textId="26A8F886" w:rsidR="0040689B" w:rsidRPr="008035F1" w:rsidDel="00C06A3F" w:rsidRDefault="0040689B" w:rsidP="0040689B">
            <w:pPr>
              <w:jc w:val="left"/>
              <w:rPr>
                <w:del w:id="15244" w:author="XuanWen Chen" w:date="2019-01-02T06:36:00Z"/>
                <w:rFonts w:hAnsi="宋体"/>
              </w:rPr>
            </w:pPr>
            <w:del w:id="15245" w:author="XuanWen Chen" w:date="2019-01-02T06:36:00Z">
              <w:r w:rsidDel="00C06A3F">
                <w:rPr>
                  <w:rFonts w:hAnsi="宋体" w:hint="eastAsia"/>
                </w:rPr>
                <w:delText>陈铉文</w:delText>
              </w:r>
            </w:del>
          </w:p>
        </w:tc>
        <w:tc>
          <w:tcPr>
            <w:tcW w:w="2074" w:type="dxa"/>
          </w:tcPr>
          <w:p w14:paraId="110922E6" w14:textId="7ACC3262" w:rsidR="0040689B" w:rsidRPr="008035F1" w:rsidDel="00C06A3F" w:rsidRDefault="0040689B" w:rsidP="0040689B">
            <w:pPr>
              <w:jc w:val="left"/>
              <w:rPr>
                <w:del w:id="15246" w:author="XuanWen Chen" w:date="2019-01-02T06:36:00Z"/>
                <w:rFonts w:hAnsi="宋体"/>
              </w:rPr>
            </w:pPr>
            <w:del w:id="15247" w:author="XuanWen Chen" w:date="2019-01-02T06:36:00Z">
              <w:r w:rsidRPr="008035F1" w:rsidDel="00C06A3F">
                <w:rPr>
                  <w:rFonts w:hAnsi="宋体" w:hint="eastAsia"/>
                </w:rPr>
                <w:delText>创建日期：</w:delText>
              </w:r>
            </w:del>
          </w:p>
        </w:tc>
        <w:tc>
          <w:tcPr>
            <w:tcW w:w="2074" w:type="dxa"/>
          </w:tcPr>
          <w:p w14:paraId="268C9165" w14:textId="2082699B" w:rsidR="0040689B" w:rsidRPr="008035F1" w:rsidDel="00C06A3F" w:rsidRDefault="0040689B" w:rsidP="0040689B">
            <w:pPr>
              <w:jc w:val="left"/>
              <w:rPr>
                <w:del w:id="15248" w:author="XuanWen Chen" w:date="2019-01-02T06:36:00Z"/>
                <w:rFonts w:hAnsi="宋体"/>
              </w:rPr>
            </w:pPr>
            <w:del w:id="15249" w:author="XuanWen Chen" w:date="2019-01-02T06:36:00Z">
              <w:r w:rsidDel="00C06A3F">
                <w:rPr>
                  <w:rFonts w:hAnsi="宋体"/>
                </w:rPr>
                <w:delText>2018</w:delText>
              </w:r>
              <w:r w:rsidDel="00C06A3F">
                <w:rPr>
                  <w:rFonts w:hAnsi="宋体" w:hint="eastAsia"/>
                </w:rPr>
                <w:delText>/11/24</w:delText>
              </w:r>
            </w:del>
          </w:p>
        </w:tc>
      </w:tr>
      <w:tr w:rsidR="0040689B" w:rsidRPr="008035F1" w:rsidDel="00C06A3F" w14:paraId="73C2FFEA" w14:textId="35A35ECA" w:rsidTr="0040689B">
        <w:trPr>
          <w:del w:id="15250" w:author="XuanWen Chen" w:date="2019-01-02T06:36:00Z"/>
        </w:trPr>
        <w:tc>
          <w:tcPr>
            <w:tcW w:w="2074" w:type="dxa"/>
          </w:tcPr>
          <w:p w14:paraId="54BA281D" w14:textId="74CEA14C" w:rsidR="0040689B" w:rsidRPr="008035F1" w:rsidDel="00C06A3F" w:rsidRDefault="0040689B" w:rsidP="0040689B">
            <w:pPr>
              <w:jc w:val="left"/>
              <w:rPr>
                <w:del w:id="15251" w:author="XuanWen Chen" w:date="2019-01-02T06:36:00Z"/>
                <w:rFonts w:hAnsi="宋体"/>
              </w:rPr>
            </w:pPr>
            <w:del w:id="15252" w:author="XuanWen Chen" w:date="2019-01-02T06:36:00Z">
              <w:r w:rsidRPr="008035F1" w:rsidDel="00C06A3F">
                <w:rPr>
                  <w:rFonts w:hAnsi="宋体" w:hint="eastAsia"/>
                </w:rPr>
                <w:delText>主要操作者：</w:delText>
              </w:r>
            </w:del>
          </w:p>
        </w:tc>
        <w:tc>
          <w:tcPr>
            <w:tcW w:w="2074" w:type="dxa"/>
          </w:tcPr>
          <w:p w14:paraId="04A1C65E" w14:textId="77605ADC" w:rsidR="0040689B" w:rsidRPr="008035F1" w:rsidDel="00C06A3F" w:rsidRDefault="0040689B" w:rsidP="0040689B">
            <w:pPr>
              <w:jc w:val="left"/>
              <w:rPr>
                <w:del w:id="15253" w:author="XuanWen Chen" w:date="2019-01-02T06:36:00Z"/>
                <w:rFonts w:hAnsi="宋体"/>
              </w:rPr>
            </w:pPr>
            <w:del w:id="15254" w:author="XuanWen Chen" w:date="2019-01-02T06:36:00Z">
              <w:r w:rsidDel="00C06A3F">
                <w:rPr>
                  <w:rFonts w:hAnsi="宋体" w:hint="eastAsia"/>
                </w:rPr>
                <w:delText>PM扮演者</w:delText>
              </w:r>
            </w:del>
          </w:p>
        </w:tc>
        <w:tc>
          <w:tcPr>
            <w:tcW w:w="2074" w:type="dxa"/>
          </w:tcPr>
          <w:p w14:paraId="4D43B1DB" w14:textId="502EE510" w:rsidR="0040689B" w:rsidRPr="008035F1" w:rsidDel="00C06A3F" w:rsidRDefault="0040689B" w:rsidP="0040689B">
            <w:pPr>
              <w:jc w:val="left"/>
              <w:rPr>
                <w:del w:id="15255" w:author="XuanWen Chen" w:date="2019-01-02T06:36:00Z"/>
                <w:rFonts w:hAnsi="宋体"/>
              </w:rPr>
            </w:pPr>
            <w:del w:id="15256" w:author="XuanWen Chen" w:date="2019-01-02T06:36:00Z">
              <w:r w:rsidRPr="008035F1" w:rsidDel="00C06A3F">
                <w:rPr>
                  <w:rFonts w:hAnsi="宋体" w:hint="eastAsia"/>
                </w:rPr>
                <w:delText>次要操作者：</w:delText>
              </w:r>
            </w:del>
          </w:p>
        </w:tc>
        <w:tc>
          <w:tcPr>
            <w:tcW w:w="2074" w:type="dxa"/>
          </w:tcPr>
          <w:p w14:paraId="390AF0C1" w14:textId="21542F32" w:rsidR="0040689B" w:rsidRPr="008035F1" w:rsidDel="00C06A3F" w:rsidRDefault="0040689B" w:rsidP="0040689B">
            <w:pPr>
              <w:jc w:val="left"/>
              <w:rPr>
                <w:del w:id="15257" w:author="XuanWen Chen" w:date="2019-01-02T06:36:00Z"/>
                <w:rFonts w:hAnsi="宋体"/>
              </w:rPr>
            </w:pPr>
            <w:del w:id="15258" w:author="XuanWen Chen" w:date="2019-01-02T06:36:00Z">
              <w:r w:rsidDel="00C06A3F">
                <w:rPr>
                  <w:rFonts w:hAnsi="宋体" w:hint="eastAsia"/>
                </w:rPr>
                <w:delText>基于项目的案例教学系统</w:delText>
              </w:r>
            </w:del>
          </w:p>
        </w:tc>
      </w:tr>
      <w:tr w:rsidR="0040689B" w:rsidRPr="008035F1" w:rsidDel="00C06A3F" w14:paraId="47E73434" w14:textId="3507F23E" w:rsidTr="0040689B">
        <w:trPr>
          <w:del w:id="15259" w:author="XuanWen Chen" w:date="2019-01-02T06:36:00Z"/>
        </w:trPr>
        <w:tc>
          <w:tcPr>
            <w:tcW w:w="2074" w:type="dxa"/>
          </w:tcPr>
          <w:p w14:paraId="1AE0B21D" w14:textId="3D0CE17B" w:rsidR="0040689B" w:rsidRPr="008035F1" w:rsidDel="00C06A3F" w:rsidRDefault="0040689B" w:rsidP="0040689B">
            <w:pPr>
              <w:jc w:val="left"/>
              <w:rPr>
                <w:del w:id="15260" w:author="XuanWen Chen" w:date="2019-01-02T06:36:00Z"/>
                <w:rFonts w:hAnsi="宋体"/>
              </w:rPr>
            </w:pPr>
            <w:del w:id="15261" w:author="XuanWen Chen" w:date="2019-01-02T06:36:00Z">
              <w:r w:rsidRPr="008035F1" w:rsidDel="00C06A3F">
                <w:rPr>
                  <w:rFonts w:hAnsi="宋体" w:hint="eastAsia"/>
                </w:rPr>
                <w:delText>描述：</w:delText>
              </w:r>
            </w:del>
          </w:p>
        </w:tc>
        <w:tc>
          <w:tcPr>
            <w:tcW w:w="6222" w:type="dxa"/>
            <w:gridSpan w:val="3"/>
          </w:tcPr>
          <w:p w14:paraId="391DD0FC" w14:textId="6ACC272E" w:rsidR="0040689B" w:rsidRPr="008035F1" w:rsidDel="00C06A3F" w:rsidRDefault="0040689B" w:rsidP="0040689B">
            <w:pPr>
              <w:jc w:val="left"/>
              <w:rPr>
                <w:del w:id="15262" w:author="XuanWen Chen" w:date="2019-01-02T06:36:00Z"/>
                <w:rFonts w:hAnsi="宋体"/>
              </w:rPr>
            </w:pPr>
            <w:del w:id="15263" w:author="XuanWen Chen" w:date="2019-01-02T06:36:00Z">
              <w:r w:rsidDel="00C06A3F">
                <w:rPr>
                  <w:rFonts w:hAnsi="宋体"/>
                </w:rPr>
                <w:delText>PM</w:delText>
              </w:r>
              <w:r w:rsidDel="00C06A3F">
                <w:rPr>
                  <w:rFonts w:hAnsi="宋体" w:hint="eastAsia"/>
                </w:rPr>
                <w:delText>上传分配至自己的任务</w:delText>
              </w:r>
            </w:del>
          </w:p>
        </w:tc>
      </w:tr>
      <w:tr w:rsidR="0040689B" w:rsidRPr="008035F1" w:rsidDel="00C06A3F" w14:paraId="11DFF8FD" w14:textId="0769BBD8" w:rsidTr="0040689B">
        <w:trPr>
          <w:del w:id="15264" w:author="XuanWen Chen" w:date="2019-01-02T06:36:00Z"/>
        </w:trPr>
        <w:tc>
          <w:tcPr>
            <w:tcW w:w="2074" w:type="dxa"/>
          </w:tcPr>
          <w:p w14:paraId="0BCA94DF" w14:textId="4995E0C5" w:rsidR="0040689B" w:rsidRPr="008035F1" w:rsidDel="00C06A3F" w:rsidRDefault="0040689B" w:rsidP="0040689B">
            <w:pPr>
              <w:jc w:val="left"/>
              <w:rPr>
                <w:del w:id="15265" w:author="XuanWen Chen" w:date="2019-01-02T06:36:00Z"/>
                <w:rFonts w:hAnsi="宋体"/>
              </w:rPr>
            </w:pPr>
            <w:del w:id="15266" w:author="XuanWen Chen" w:date="2019-01-02T06:36:00Z">
              <w:r w:rsidRPr="008035F1" w:rsidDel="00C06A3F">
                <w:rPr>
                  <w:rFonts w:hAnsi="宋体" w:hint="eastAsia"/>
                </w:rPr>
                <w:delText>触发器：</w:delText>
              </w:r>
            </w:del>
          </w:p>
        </w:tc>
        <w:tc>
          <w:tcPr>
            <w:tcW w:w="6222" w:type="dxa"/>
            <w:gridSpan w:val="3"/>
          </w:tcPr>
          <w:p w14:paraId="75BDEAA7" w14:textId="24FFE10F" w:rsidR="0040689B" w:rsidRPr="008035F1" w:rsidDel="00C06A3F" w:rsidRDefault="0040689B" w:rsidP="0040689B">
            <w:pPr>
              <w:jc w:val="left"/>
              <w:rPr>
                <w:del w:id="15267" w:author="XuanWen Chen" w:date="2019-01-02T06:36:00Z"/>
                <w:rFonts w:hAnsi="宋体"/>
              </w:rPr>
            </w:pPr>
            <w:del w:id="15268" w:author="XuanWen Chen" w:date="2019-01-02T06:36:00Z">
              <w:r w:rsidDel="00C06A3F">
                <w:rPr>
                  <w:rFonts w:hAnsi="宋体" w:hint="eastAsia"/>
                </w:rPr>
                <w:delText>PM完成自己的任务，需要上传任务文件。</w:delText>
              </w:r>
            </w:del>
          </w:p>
        </w:tc>
      </w:tr>
      <w:tr w:rsidR="0040689B" w:rsidRPr="000D31F2" w:rsidDel="00C06A3F" w14:paraId="0B41A214" w14:textId="735809F9" w:rsidTr="0040689B">
        <w:trPr>
          <w:del w:id="15269" w:author="XuanWen Chen" w:date="2019-01-02T06:36:00Z"/>
        </w:trPr>
        <w:tc>
          <w:tcPr>
            <w:tcW w:w="2074" w:type="dxa"/>
          </w:tcPr>
          <w:p w14:paraId="585FC02D" w14:textId="0F406B93" w:rsidR="0040689B" w:rsidRPr="008035F1" w:rsidDel="00C06A3F" w:rsidRDefault="0040689B" w:rsidP="0040689B">
            <w:pPr>
              <w:jc w:val="left"/>
              <w:rPr>
                <w:del w:id="15270" w:author="XuanWen Chen" w:date="2019-01-02T06:36:00Z"/>
                <w:rFonts w:hAnsi="宋体"/>
              </w:rPr>
            </w:pPr>
            <w:del w:id="15271" w:author="XuanWen Chen" w:date="2019-01-02T06:36:00Z">
              <w:r w:rsidRPr="008035F1" w:rsidDel="00C06A3F">
                <w:rPr>
                  <w:rFonts w:hAnsi="宋体" w:hint="eastAsia"/>
                </w:rPr>
                <w:delText>前置条件：</w:delText>
              </w:r>
            </w:del>
          </w:p>
        </w:tc>
        <w:tc>
          <w:tcPr>
            <w:tcW w:w="6222" w:type="dxa"/>
            <w:gridSpan w:val="3"/>
          </w:tcPr>
          <w:p w14:paraId="6C5C5603" w14:textId="0EFF6D8B" w:rsidR="0040689B" w:rsidRPr="000D31F2" w:rsidDel="00C06A3F" w:rsidRDefault="0040689B" w:rsidP="0040689B">
            <w:pPr>
              <w:rPr>
                <w:del w:id="15272" w:author="XuanWen Chen" w:date="2019-01-02T06:36:00Z"/>
              </w:rPr>
            </w:pPr>
            <w:del w:id="15273" w:author="XuanWen Chen" w:date="2019-01-02T06:36:00Z">
              <w:r w:rsidRPr="000D31F2" w:rsidDel="00C06A3F">
                <w:rPr>
                  <w:rFonts w:hint="eastAsia"/>
                </w:rPr>
                <w:delText>PRE-1：登录系统</w:delText>
              </w:r>
            </w:del>
          </w:p>
          <w:p w14:paraId="2D5C9EDC" w14:textId="30508439" w:rsidR="0040689B" w:rsidRPr="000D31F2" w:rsidDel="00C06A3F" w:rsidRDefault="0040689B" w:rsidP="0040689B">
            <w:pPr>
              <w:rPr>
                <w:del w:id="15274" w:author="XuanWen Chen" w:date="2019-01-02T06:36:00Z"/>
              </w:rPr>
            </w:pPr>
            <w:del w:id="15275" w:author="XuanWen Chen" w:date="2019-01-02T06:36:00Z">
              <w:r w:rsidRPr="000D31F2" w:rsidDel="00C06A3F">
                <w:rPr>
                  <w:rFonts w:hint="eastAsia"/>
                </w:rPr>
                <w:delText>PRE-2：有项目实例</w:delText>
              </w:r>
            </w:del>
          </w:p>
          <w:p w14:paraId="55473BCE" w14:textId="022A28D6" w:rsidR="0040689B" w:rsidDel="00C06A3F" w:rsidRDefault="0040689B" w:rsidP="0040689B">
            <w:pPr>
              <w:rPr>
                <w:del w:id="15276" w:author="XuanWen Chen" w:date="2019-01-02T06:36:00Z"/>
              </w:rPr>
            </w:pPr>
            <w:del w:id="15277" w:author="XuanWen Chen" w:date="2019-01-02T06:36:00Z">
              <w:r w:rsidRPr="000D31F2" w:rsidDel="00C06A3F">
                <w:rPr>
                  <w:rFonts w:hint="eastAsia"/>
                </w:rPr>
                <w:delText>PRE-3：为当前项目PM的扮演者</w:delText>
              </w:r>
            </w:del>
          </w:p>
          <w:p w14:paraId="28CE3E88" w14:textId="61B83863" w:rsidR="0040689B" w:rsidRPr="000D31F2" w:rsidDel="00C06A3F" w:rsidRDefault="0040689B" w:rsidP="0040689B">
            <w:pPr>
              <w:rPr>
                <w:del w:id="15278" w:author="XuanWen Chen" w:date="2019-01-02T06:36:00Z"/>
              </w:rPr>
            </w:pPr>
            <w:del w:id="15279" w:author="XuanWen Chen" w:date="2019-01-02T06:36:00Z">
              <w:r w:rsidDel="00C06A3F">
                <w:rPr>
                  <w:rFonts w:hint="eastAsia"/>
                </w:rPr>
                <w:delText>P</w:delText>
              </w:r>
              <w:r w:rsidDel="00C06A3F">
                <w:delText>RE-4</w:delText>
              </w:r>
              <w:r w:rsidDel="00C06A3F">
                <w:rPr>
                  <w:rFonts w:hint="eastAsia"/>
                </w:rPr>
                <w:delText>：有分配至自己的任务</w:delText>
              </w:r>
            </w:del>
          </w:p>
        </w:tc>
      </w:tr>
      <w:tr w:rsidR="0040689B" w:rsidRPr="000D31F2" w:rsidDel="00C06A3F" w14:paraId="2FC85293" w14:textId="1131ADAB" w:rsidTr="0040689B">
        <w:trPr>
          <w:del w:id="15280" w:author="XuanWen Chen" w:date="2019-01-02T06:36:00Z"/>
        </w:trPr>
        <w:tc>
          <w:tcPr>
            <w:tcW w:w="2074" w:type="dxa"/>
          </w:tcPr>
          <w:p w14:paraId="6FF3955B" w14:textId="3A61C285" w:rsidR="0040689B" w:rsidRPr="008035F1" w:rsidDel="00C06A3F" w:rsidRDefault="0040689B" w:rsidP="0040689B">
            <w:pPr>
              <w:jc w:val="left"/>
              <w:rPr>
                <w:del w:id="15281" w:author="XuanWen Chen" w:date="2019-01-02T06:36:00Z"/>
                <w:rFonts w:hAnsi="宋体"/>
              </w:rPr>
            </w:pPr>
            <w:del w:id="15282" w:author="XuanWen Chen" w:date="2019-01-02T06:36:00Z">
              <w:r w:rsidRPr="008035F1" w:rsidDel="00C06A3F">
                <w:rPr>
                  <w:rFonts w:hAnsi="宋体" w:hint="eastAsia"/>
                </w:rPr>
                <w:delText>后置条件：</w:delText>
              </w:r>
            </w:del>
          </w:p>
        </w:tc>
        <w:tc>
          <w:tcPr>
            <w:tcW w:w="6222" w:type="dxa"/>
            <w:gridSpan w:val="3"/>
          </w:tcPr>
          <w:p w14:paraId="6EB5B7D2" w14:textId="28BE3CFC" w:rsidR="0040689B" w:rsidDel="00C06A3F" w:rsidRDefault="0040689B" w:rsidP="0040689B">
            <w:pPr>
              <w:rPr>
                <w:del w:id="15283" w:author="XuanWen Chen" w:date="2019-01-02T06:36:00Z"/>
              </w:rPr>
            </w:pPr>
            <w:del w:id="15284" w:author="XuanWen Chen" w:date="2019-01-02T06:36:00Z">
              <w:r w:rsidDel="00C06A3F">
                <w:rPr>
                  <w:rFonts w:hint="eastAsia"/>
                </w:rPr>
                <w:delText>P</w:delText>
              </w:r>
              <w:r w:rsidDel="00C06A3F">
                <w:delText>OST-1:</w:delText>
              </w:r>
              <w:r w:rsidDel="00C06A3F">
                <w:rPr>
                  <w:rFonts w:hint="eastAsia"/>
                </w:rPr>
                <w:delText>任务完成，项目进度向下推进。</w:delText>
              </w:r>
            </w:del>
          </w:p>
          <w:p w14:paraId="4C59E58E" w14:textId="5D7CA0CD" w:rsidR="0040689B" w:rsidRPr="000D31F2" w:rsidDel="00C06A3F" w:rsidRDefault="0040689B" w:rsidP="0040689B">
            <w:pPr>
              <w:rPr>
                <w:del w:id="15285" w:author="XuanWen Chen" w:date="2019-01-02T06:36:00Z"/>
              </w:rPr>
            </w:pPr>
            <w:del w:id="15286" w:author="XuanWen Chen" w:date="2019-01-02T06:36:00Z">
              <w:r w:rsidDel="00C06A3F">
                <w:rPr>
                  <w:rFonts w:hint="eastAsia"/>
                </w:rPr>
                <w:delText>P</w:delText>
              </w:r>
              <w:r w:rsidDel="00C06A3F">
                <w:delText>OST-2</w:delText>
              </w:r>
              <w:r w:rsidDel="00C06A3F">
                <w:rPr>
                  <w:rFonts w:hint="eastAsia"/>
                </w:rPr>
                <w:delText>：通知下一个任务需要发布。</w:delText>
              </w:r>
            </w:del>
          </w:p>
        </w:tc>
      </w:tr>
      <w:tr w:rsidR="0040689B" w:rsidRPr="007D1548" w:rsidDel="00C06A3F" w14:paraId="0C343E72" w14:textId="2BE6CFAE" w:rsidTr="0040689B">
        <w:trPr>
          <w:del w:id="15287" w:author="XuanWen Chen" w:date="2019-01-02T06:36:00Z"/>
        </w:trPr>
        <w:tc>
          <w:tcPr>
            <w:tcW w:w="2074" w:type="dxa"/>
          </w:tcPr>
          <w:p w14:paraId="3314B103" w14:textId="6B20F877" w:rsidR="0040689B" w:rsidRPr="008035F1" w:rsidDel="00C06A3F" w:rsidRDefault="0040689B" w:rsidP="0040689B">
            <w:pPr>
              <w:rPr>
                <w:del w:id="15288" w:author="XuanWen Chen" w:date="2019-01-02T06:36:00Z"/>
                <w:rFonts w:hAnsi="宋体"/>
              </w:rPr>
            </w:pPr>
            <w:del w:id="15289" w:author="XuanWen Chen" w:date="2019-01-02T06:36:00Z">
              <w:r w:rsidRPr="008035F1" w:rsidDel="00C06A3F">
                <w:rPr>
                  <w:rFonts w:hAnsi="宋体" w:hint="eastAsia"/>
                </w:rPr>
                <w:delText>一般性流程：</w:delText>
              </w:r>
            </w:del>
          </w:p>
        </w:tc>
        <w:tc>
          <w:tcPr>
            <w:tcW w:w="6222" w:type="dxa"/>
            <w:gridSpan w:val="3"/>
          </w:tcPr>
          <w:p w14:paraId="3BD7913D" w14:textId="40F254AF" w:rsidR="0040689B" w:rsidRPr="00E25974" w:rsidDel="00C06A3F" w:rsidRDefault="0040689B" w:rsidP="0040689B">
            <w:pPr>
              <w:rPr>
                <w:del w:id="15290" w:author="XuanWen Chen" w:date="2019-01-02T06:36:00Z"/>
                <w:rFonts w:hAnsi="宋体"/>
              </w:rPr>
            </w:pPr>
            <w:del w:id="15291" w:author="XuanWen Chen" w:date="2019-01-02T06:36:00Z">
              <w:r w:rsidDel="00C06A3F">
                <w:rPr>
                  <w:rFonts w:hAnsi="宋体" w:hint="eastAsia"/>
                </w:rPr>
                <w:delText>1.</w:delText>
              </w:r>
              <w:r w:rsidRPr="00E25974" w:rsidDel="00C06A3F">
                <w:rPr>
                  <w:rFonts w:hAnsi="宋体" w:hint="eastAsia"/>
                </w:rPr>
                <w:delText>登陆我的任务</w:delText>
              </w:r>
            </w:del>
          </w:p>
          <w:p w14:paraId="57EBA022" w14:textId="72E42A1A" w:rsidR="0040689B" w:rsidDel="00C06A3F" w:rsidRDefault="0040689B" w:rsidP="0040689B">
            <w:pPr>
              <w:rPr>
                <w:del w:id="15292" w:author="XuanWen Chen" w:date="2019-01-02T06:36:00Z"/>
                <w:rFonts w:hAnsi="宋体"/>
              </w:rPr>
            </w:pPr>
            <w:del w:id="15293" w:author="XuanWen Chen" w:date="2019-01-02T06:36:00Z">
              <w:r w:rsidDel="00C06A3F">
                <w:rPr>
                  <w:rFonts w:hAnsi="宋体" w:hint="eastAsia"/>
                </w:rPr>
                <w:delText>2.点击未完成的任务</w:delText>
              </w:r>
            </w:del>
          </w:p>
          <w:p w14:paraId="056B236E" w14:textId="4851B426" w:rsidR="0040689B" w:rsidDel="00C06A3F" w:rsidRDefault="0040689B" w:rsidP="0040689B">
            <w:pPr>
              <w:rPr>
                <w:del w:id="15294" w:author="XuanWen Chen" w:date="2019-01-02T06:36:00Z"/>
                <w:rFonts w:hAnsi="宋体"/>
              </w:rPr>
            </w:pPr>
            <w:del w:id="15295" w:author="XuanWen Chen" w:date="2019-01-02T06:36:00Z">
              <w:r w:rsidDel="00C06A3F">
                <w:rPr>
                  <w:rFonts w:hAnsi="宋体" w:hint="eastAsia"/>
                </w:rPr>
                <w:delText>3.上传任务文件</w:delText>
              </w:r>
            </w:del>
          </w:p>
          <w:p w14:paraId="7A3AD5B9" w14:textId="37D2B4EF" w:rsidR="0040689B" w:rsidDel="00C06A3F" w:rsidRDefault="0040689B" w:rsidP="0040689B">
            <w:pPr>
              <w:rPr>
                <w:del w:id="15296" w:author="XuanWen Chen" w:date="2019-01-02T06:36:00Z"/>
                <w:rFonts w:hAnsi="宋体"/>
              </w:rPr>
            </w:pPr>
            <w:del w:id="15297" w:author="XuanWen Chen" w:date="2019-01-02T06:36:00Z">
              <w:r w:rsidDel="00C06A3F">
                <w:rPr>
                  <w:rFonts w:hAnsi="宋体" w:hint="eastAsia"/>
                </w:rPr>
                <w:delText>4.填写任务描述</w:delText>
              </w:r>
            </w:del>
          </w:p>
          <w:p w14:paraId="3E262533" w14:textId="3095DC12" w:rsidR="0040689B" w:rsidDel="00C06A3F" w:rsidRDefault="0040689B" w:rsidP="0040689B">
            <w:pPr>
              <w:rPr>
                <w:del w:id="15298" w:author="XuanWen Chen" w:date="2019-01-02T06:36:00Z"/>
                <w:rFonts w:hAnsi="宋体"/>
              </w:rPr>
            </w:pPr>
            <w:del w:id="15299" w:author="XuanWen Chen" w:date="2019-01-02T06:36:00Z">
              <w:r w:rsidDel="00C06A3F">
                <w:rPr>
                  <w:rFonts w:hAnsi="宋体" w:hint="eastAsia"/>
                </w:rPr>
                <w:delText>5.确认任务上传</w:delText>
              </w:r>
            </w:del>
          </w:p>
          <w:p w14:paraId="586DED44" w14:textId="00287A41" w:rsidR="0040689B" w:rsidRPr="00E25974" w:rsidDel="00C06A3F" w:rsidRDefault="0040689B" w:rsidP="0040689B">
            <w:pPr>
              <w:rPr>
                <w:del w:id="15300" w:author="XuanWen Chen" w:date="2019-01-02T06:36:00Z"/>
                <w:rFonts w:hAnsi="宋体"/>
              </w:rPr>
            </w:pPr>
          </w:p>
        </w:tc>
      </w:tr>
      <w:tr w:rsidR="0040689B" w:rsidRPr="003818F6" w:rsidDel="00C06A3F" w14:paraId="3E8BFE1C" w14:textId="74F49679" w:rsidTr="0040689B">
        <w:trPr>
          <w:trHeight w:val="1370"/>
          <w:del w:id="15301" w:author="XuanWen Chen" w:date="2019-01-02T06:36:00Z"/>
        </w:trPr>
        <w:tc>
          <w:tcPr>
            <w:tcW w:w="2074" w:type="dxa"/>
          </w:tcPr>
          <w:p w14:paraId="4B4C4EBD" w14:textId="0B6A40F4" w:rsidR="0040689B" w:rsidRPr="008035F1" w:rsidDel="00C06A3F" w:rsidRDefault="0040689B" w:rsidP="0040689B">
            <w:pPr>
              <w:jc w:val="left"/>
              <w:rPr>
                <w:del w:id="15302" w:author="XuanWen Chen" w:date="2019-01-02T06:36:00Z"/>
                <w:rFonts w:hAnsi="宋体"/>
              </w:rPr>
            </w:pPr>
            <w:del w:id="15303" w:author="XuanWen Chen" w:date="2019-01-02T06:36:00Z">
              <w:r w:rsidRPr="008035F1" w:rsidDel="00C06A3F">
                <w:rPr>
                  <w:rFonts w:hAnsi="宋体" w:hint="eastAsia"/>
                </w:rPr>
                <w:delText>选择性流程：</w:delText>
              </w:r>
            </w:del>
          </w:p>
        </w:tc>
        <w:tc>
          <w:tcPr>
            <w:tcW w:w="6222" w:type="dxa"/>
            <w:gridSpan w:val="3"/>
          </w:tcPr>
          <w:p w14:paraId="497592C2" w14:textId="064A8C4A" w:rsidR="0040689B" w:rsidRPr="003818F6" w:rsidDel="00C06A3F" w:rsidRDefault="0040689B" w:rsidP="0040689B">
            <w:pPr>
              <w:jc w:val="left"/>
              <w:rPr>
                <w:del w:id="15304" w:author="XuanWen Chen" w:date="2019-01-02T06:36:00Z"/>
                <w:rFonts w:hAnsi="宋体"/>
              </w:rPr>
            </w:pPr>
          </w:p>
        </w:tc>
      </w:tr>
      <w:tr w:rsidR="0040689B" w:rsidRPr="00FD6E19" w:rsidDel="00C06A3F" w14:paraId="0F1BE846" w14:textId="03D99D5E" w:rsidTr="0040689B">
        <w:trPr>
          <w:del w:id="15305" w:author="XuanWen Chen" w:date="2019-01-02T06:36:00Z"/>
        </w:trPr>
        <w:tc>
          <w:tcPr>
            <w:tcW w:w="2074" w:type="dxa"/>
          </w:tcPr>
          <w:p w14:paraId="1BA045A6" w14:textId="61116670" w:rsidR="0040689B" w:rsidRPr="008035F1" w:rsidDel="00C06A3F" w:rsidRDefault="0040689B" w:rsidP="0040689B">
            <w:pPr>
              <w:jc w:val="left"/>
              <w:rPr>
                <w:del w:id="15306" w:author="XuanWen Chen" w:date="2019-01-02T06:36:00Z"/>
                <w:rFonts w:hAnsi="宋体"/>
              </w:rPr>
            </w:pPr>
            <w:del w:id="15307" w:author="XuanWen Chen" w:date="2019-01-02T06:36:00Z">
              <w:r w:rsidRPr="008035F1" w:rsidDel="00C06A3F">
                <w:rPr>
                  <w:rFonts w:hAnsi="宋体" w:hint="eastAsia"/>
                </w:rPr>
                <w:delText>异常：</w:delText>
              </w:r>
            </w:del>
          </w:p>
        </w:tc>
        <w:tc>
          <w:tcPr>
            <w:tcW w:w="6222" w:type="dxa"/>
            <w:gridSpan w:val="3"/>
          </w:tcPr>
          <w:p w14:paraId="6E9CC419" w14:textId="7393B026" w:rsidR="0040689B" w:rsidRPr="00FD6E19" w:rsidDel="00C06A3F" w:rsidRDefault="0040689B" w:rsidP="0040689B">
            <w:pPr>
              <w:jc w:val="left"/>
              <w:rPr>
                <w:del w:id="15308" w:author="XuanWen Chen" w:date="2019-01-02T06:36:00Z"/>
                <w:rFonts w:hAnsi="宋体"/>
              </w:rPr>
            </w:pPr>
          </w:p>
        </w:tc>
      </w:tr>
      <w:tr w:rsidR="0040689B" w:rsidRPr="008035F1" w:rsidDel="00C06A3F" w14:paraId="0422F639" w14:textId="5E090C06" w:rsidTr="0040689B">
        <w:trPr>
          <w:del w:id="15309" w:author="XuanWen Chen" w:date="2019-01-02T06:36:00Z"/>
        </w:trPr>
        <w:tc>
          <w:tcPr>
            <w:tcW w:w="2074" w:type="dxa"/>
          </w:tcPr>
          <w:p w14:paraId="3CAA7C34" w14:textId="3CC37518" w:rsidR="0040689B" w:rsidRPr="008035F1" w:rsidDel="00C06A3F" w:rsidRDefault="0040689B" w:rsidP="0040689B">
            <w:pPr>
              <w:jc w:val="left"/>
              <w:rPr>
                <w:del w:id="15310" w:author="XuanWen Chen" w:date="2019-01-02T06:36:00Z"/>
                <w:rFonts w:hAnsi="宋体"/>
              </w:rPr>
            </w:pPr>
            <w:del w:id="15311" w:author="XuanWen Chen" w:date="2019-01-02T06:36:00Z">
              <w:r w:rsidRPr="008035F1" w:rsidDel="00C06A3F">
                <w:rPr>
                  <w:rFonts w:hAnsi="宋体" w:hint="eastAsia"/>
                </w:rPr>
                <w:delText>优先级：</w:delText>
              </w:r>
            </w:del>
          </w:p>
        </w:tc>
        <w:tc>
          <w:tcPr>
            <w:tcW w:w="6222" w:type="dxa"/>
            <w:gridSpan w:val="3"/>
          </w:tcPr>
          <w:p w14:paraId="736BA843" w14:textId="2EC887A8" w:rsidR="0040689B" w:rsidRPr="008035F1" w:rsidDel="00C06A3F" w:rsidRDefault="0040689B" w:rsidP="0040689B">
            <w:pPr>
              <w:jc w:val="left"/>
              <w:rPr>
                <w:del w:id="15312" w:author="XuanWen Chen" w:date="2019-01-02T06:36:00Z"/>
                <w:rFonts w:hAnsi="宋体"/>
              </w:rPr>
            </w:pPr>
            <w:del w:id="15313" w:author="XuanWen Chen" w:date="2019-01-02T06:36:00Z">
              <w:r w:rsidDel="00C06A3F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8035F1" w:rsidDel="00C06A3F" w14:paraId="2D822D90" w14:textId="1A4B0021" w:rsidTr="0040689B">
        <w:trPr>
          <w:del w:id="15314" w:author="XuanWen Chen" w:date="2019-01-02T06:36:00Z"/>
        </w:trPr>
        <w:tc>
          <w:tcPr>
            <w:tcW w:w="2074" w:type="dxa"/>
          </w:tcPr>
          <w:p w14:paraId="4C4CA121" w14:textId="7411F47D" w:rsidR="0040689B" w:rsidRPr="008035F1" w:rsidDel="00C06A3F" w:rsidRDefault="0040689B" w:rsidP="0040689B">
            <w:pPr>
              <w:jc w:val="left"/>
              <w:rPr>
                <w:del w:id="15315" w:author="XuanWen Chen" w:date="2019-01-02T06:36:00Z"/>
                <w:rFonts w:hAnsi="宋体"/>
              </w:rPr>
            </w:pPr>
            <w:del w:id="15316" w:author="XuanWen Chen" w:date="2019-01-02T06:36:00Z">
              <w:r w:rsidRPr="008035F1" w:rsidDel="00C06A3F">
                <w:rPr>
                  <w:rFonts w:hAnsi="宋体" w:hint="eastAsia"/>
                </w:rPr>
                <w:delText>使用频率：</w:delText>
              </w:r>
            </w:del>
          </w:p>
        </w:tc>
        <w:tc>
          <w:tcPr>
            <w:tcW w:w="6222" w:type="dxa"/>
            <w:gridSpan w:val="3"/>
          </w:tcPr>
          <w:p w14:paraId="32CE4036" w14:textId="6FDD5D23" w:rsidR="0040689B" w:rsidRPr="008035F1" w:rsidDel="00C06A3F" w:rsidRDefault="0040689B" w:rsidP="0040689B">
            <w:pPr>
              <w:jc w:val="left"/>
              <w:rPr>
                <w:del w:id="15317" w:author="XuanWen Chen" w:date="2019-01-02T06:36:00Z"/>
                <w:rFonts w:hAnsi="宋体"/>
              </w:rPr>
            </w:pPr>
          </w:p>
        </w:tc>
      </w:tr>
      <w:tr w:rsidR="0040689B" w:rsidRPr="008035F1" w:rsidDel="00C06A3F" w14:paraId="044A506C" w14:textId="149A2462" w:rsidTr="0040689B">
        <w:trPr>
          <w:del w:id="15318" w:author="XuanWen Chen" w:date="2019-01-02T06:36:00Z"/>
        </w:trPr>
        <w:tc>
          <w:tcPr>
            <w:tcW w:w="2074" w:type="dxa"/>
          </w:tcPr>
          <w:p w14:paraId="761AADE6" w14:textId="12531EA1" w:rsidR="0040689B" w:rsidRPr="008035F1" w:rsidDel="00C06A3F" w:rsidRDefault="0040689B" w:rsidP="0040689B">
            <w:pPr>
              <w:jc w:val="left"/>
              <w:rPr>
                <w:del w:id="15319" w:author="XuanWen Chen" w:date="2019-01-02T06:36:00Z"/>
                <w:rFonts w:hAnsi="宋体"/>
              </w:rPr>
            </w:pPr>
            <w:del w:id="15320" w:author="XuanWen Chen" w:date="2019-01-02T06:36:00Z">
              <w:r w:rsidRPr="008035F1" w:rsidDel="00C06A3F">
                <w:rPr>
                  <w:rFonts w:hAnsi="宋体" w:hint="eastAsia"/>
                </w:rPr>
                <w:delText>业务规则：</w:delText>
              </w:r>
            </w:del>
          </w:p>
        </w:tc>
        <w:tc>
          <w:tcPr>
            <w:tcW w:w="6222" w:type="dxa"/>
            <w:gridSpan w:val="3"/>
          </w:tcPr>
          <w:p w14:paraId="788E406B" w14:textId="19CACFFF" w:rsidR="0040689B" w:rsidRPr="008035F1" w:rsidDel="00C06A3F" w:rsidRDefault="0040689B" w:rsidP="0040689B">
            <w:pPr>
              <w:jc w:val="left"/>
              <w:rPr>
                <w:del w:id="15321" w:author="XuanWen Chen" w:date="2019-01-02T06:36:00Z"/>
                <w:rFonts w:hAnsi="宋体"/>
              </w:rPr>
            </w:pPr>
          </w:p>
        </w:tc>
      </w:tr>
      <w:tr w:rsidR="0040689B" w:rsidRPr="002E6A2F" w:rsidDel="00C06A3F" w14:paraId="44DD9EBC" w14:textId="60F418E8" w:rsidTr="0040689B">
        <w:trPr>
          <w:del w:id="15322" w:author="XuanWen Chen" w:date="2019-01-02T06:36:00Z"/>
        </w:trPr>
        <w:tc>
          <w:tcPr>
            <w:tcW w:w="2074" w:type="dxa"/>
          </w:tcPr>
          <w:p w14:paraId="31FBE2FA" w14:textId="5CA4F109" w:rsidR="0040689B" w:rsidRPr="008035F1" w:rsidDel="00C06A3F" w:rsidRDefault="0040689B" w:rsidP="0040689B">
            <w:pPr>
              <w:jc w:val="left"/>
              <w:rPr>
                <w:del w:id="15323" w:author="XuanWen Chen" w:date="2019-01-02T06:36:00Z"/>
                <w:rFonts w:hAnsi="宋体"/>
              </w:rPr>
            </w:pPr>
            <w:del w:id="15324" w:author="XuanWen Chen" w:date="2019-01-02T06:36:00Z">
              <w:r w:rsidRPr="008035F1" w:rsidDel="00C06A3F">
                <w:rPr>
                  <w:rFonts w:hAnsi="宋体" w:hint="eastAsia"/>
                </w:rPr>
                <w:delText>其他信息：</w:delText>
              </w:r>
            </w:del>
          </w:p>
        </w:tc>
        <w:tc>
          <w:tcPr>
            <w:tcW w:w="6222" w:type="dxa"/>
            <w:gridSpan w:val="3"/>
          </w:tcPr>
          <w:p w14:paraId="273F5CF3" w14:textId="3EBFD8FC" w:rsidR="0040689B" w:rsidRPr="002E6A2F" w:rsidDel="00C06A3F" w:rsidRDefault="0040689B" w:rsidP="0040689B">
            <w:pPr>
              <w:jc w:val="left"/>
              <w:rPr>
                <w:del w:id="15325" w:author="XuanWen Chen" w:date="2019-01-02T06:36:00Z"/>
                <w:rFonts w:hAnsi="宋体"/>
              </w:rPr>
            </w:pPr>
          </w:p>
        </w:tc>
      </w:tr>
      <w:tr w:rsidR="0040689B" w:rsidRPr="008035F1" w:rsidDel="00C06A3F" w14:paraId="6C29FB95" w14:textId="3F10F02F" w:rsidTr="0040689B">
        <w:trPr>
          <w:del w:id="15326" w:author="XuanWen Chen" w:date="2019-01-02T06:36:00Z"/>
        </w:trPr>
        <w:tc>
          <w:tcPr>
            <w:tcW w:w="2074" w:type="dxa"/>
          </w:tcPr>
          <w:p w14:paraId="051F5E94" w14:textId="4C0DDF77" w:rsidR="0040689B" w:rsidRPr="008035F1" w:rsidDel="00C06A3F" w:rsidRDefault="0040689B" w:rsidP="0040689B">
            <w:pPr>
              <w:jc w:val="left"/>
              <w:rPr>
                <w:del w:id="15327" w:author="XuanWen Chen" w:date="2019-01-02T06:36:00Z"/>
                <w:rFonts w:hAnsi="宋体"/>
              </w:rPr>
            </w:pPr>
            <w:del w:id="15328" w:author="XuanWen Chen" w:date="2019-01-02T06:36:00Z">
              <w:r w:rsidDel="00C06A3F">
                <w:rPr>
                  <w:rFonts w:hAnsi="宋体" w:hint="eastAsia"/>
                </w:rPr>
                <w:delText>假设：</w:delText>
              </w:r>
            </w:del>
          </w:p>
        </w:tc>
        <w:tc>
          <w:tcPr>
            <w:tcW w:w="6222" w:type="dxa"/>
            <w:gridSpan w:val="3"/>
          </w:tcPr>
          <w:p w14:paraId="1F7C03CC" w14:textId="599C23DD" w:rsidR="0040689B" w:rsidDel="00C06A3F" w:rsidRDefault="0040689B" w:rsidP="0040689B">
            <w:pPr>
              <w:jc w:val="left"/>
              <w:rPr>
                <w:del w:id="15329" w:author="XuanWen Chen" w:date="2019-01-02T06:36:00Z"/>
                <w:rFonts w:hAnsi="宋体"/>
              </w:rPr>
            </w:pPr>
            <w:del w:id="15330" w:author="XuanWen Chen" w:date="2019-01-02T06:36:00Z">
              <w:r w:rsidDel="00C06A3F">
                <w:rPr>
                  <w:rFonts w:hAnsi="宋体" w:hint="eastAsia"/>
                </w:rPr>
                <w:delText>有正在参加的项目且有已完成的任务</w:delText>
              </w:r>
            </w:del>
          </w:p>
          <w:p w14:paraId="73AA6D24" w14:textId="5618BE42" w:rsidR="0040689B" w:rsidRPr="008035F1" w:rsidDel="00C06A3F" w:rsidRDefault="0040689B" w:rsidP="0040689B">
            <w:pPr>
              <w:jc w:val="left"/>
              <w:rPr>
                <w:del w:id="15331" w:author="XuanWen Chen" w:date="2019-01-02T06:36:00Z"/>
                <w:rFonts w:hAnsi="宋体"/>
              </w:rPr>
            </w:pPr>
          </w:p>
        </w:tc>
      </w:tr>
    </w:tbl>
    <w:bookmarkEnd w:id="15160"/>
    <w:p w14:paraId="626C45E9" w14:textId="6040749F" w:rsidR="00C06A3F" w:rsidRPr="00C06A3F" w:rsidDel="007622A2" w:rsidRDefault="002918DC">
      <w:pPr>
        <w:rPr>
          <w:del w:id="15332" w:author="XuanWen Chen" w:date="2019-01-02T08:46:00Z"/>
        </w:rPr>
      </w:pPr>
      <w:del w:id="15333" w:author="XuanWen Chen" w:date="2019-01-02T08:46:00Z">
        <w:r w:rsidRPr="00C06A3F" w:rsidDel="007622A2">
          <w:rPr>
            <w:rFonts w:hint="eastAsia"/>
          </w:rPr>
          <w:delText>查看任务评价</w:delText>
        </w:r>
      </w:del>
    </w:p>
    <w:p w14:paraId="7943D96F" w14:textId="1550881B" w:rsidR="002918DC" w:rsidRPr="00C06A3F" w:rsidDel="007622A2" w:rsidRDefault="002918DC">
      <w:pPr>
        <w:pStyle w:val="4"/>
        <w:rPr>
          <w:del w:id="15334" w:author="XuanWen Chen" w:date="2019-01-02T08:46:00Z"/>
          <w:rPrChange w:id="15335" w:author="XuanWen Chen" w:date="2019-01-02T06:35:00Z">
            <w:rPr>
              <w:del w:id="15336" w:author="XuanWen Chen" w:date="2019-01-02T08:46:00Z"/>
            </w:rPr>
          </w:rPrChange>
        </w:rPr>
        <w:pPrChange w:id="15337" w:author="XuanWen Chen" w:date="2019-01-02T06:35:00Z">
          <w:pPr/>
        </w:pPrChange>
      </w:pPr>
      <w:del w:id="15338" w:author="XuanWen Chen" w:date="2019-01-02T08:46:00Z">
        <w:r w:rsidRPr="00C06A3F" w:rsidDel="007622A2">
          <w:rPr>
            <w:rFonts w:hint="eastAsia"/>
            <w:b w:val="0"/>
            <w:bCs w:val="0"/>
            <w:rPrChange w:id="15339" w:author="XuanWen Chen" w:date="2019-01-02T06:35:00Z">
              <w:rPr>
                <w:rFonts w:hint="eastAsia"/>
                <w:b/>
                <w:bCs/>
              </w:rPr>
            </w:rPrChange>
          </w:rPr>
          <w:delText>查看项目评价</w:delText>
        </w:r>
      </w:del>
    </w:p>
    <w:p w14:paraId="3AF96120" w14:textId="599A34A9" w:rsidR="002918DC" w:rsidRPr="00C06A3F" w:rsidDel="007622A2" w:rsidRDefault="002918DC">
      <w:pPr>
        <w:pStyle w:val="4"/>
        <w:rPr>
          <w:del w:id="15340" w:author="XuanWen Chen" w:date="2019-01-02T08:46:00Z"/>
          <w:rPrChange w:id="15341" w:author="XuanWen Chen" w:date="2019-01-02T06:35:00Z">
            <w:rPr>
              <w:del w:id="15342" w:author="XuanWen Chen" w:date="2019-01-02T08:46:00Z"/>
            </w:rPr>
          </w:rPrChange>
        </w:rPr>
        <w:pPrChange w:id="15343" w:author="XuanWen Chen" w:date="2019-01-02T06:35:00Z">
          <w:pPr/>
        </w:pPrChange>
      </w:pPr>
      <w:del w:id="15344" w:author="XuanWen Chen" w:date="2019-01-02T08:46:00Z">
        <w:r w:rsidRPr="00C06A3F" w:rsidDel="007622A2">
          <w:rPr>
            <w:rFonts w:hint="eastAsia"/>
            <w:b w:val="0"/>
            <w:bCs w:val="0"/>
            <w:rPrChange w:id="15345" w:author="XuanWen Chen" w:date="2019-01-02T06:35:00Z">
              <w:rPr>
                <w:rFonts w:hint="eastAsia"/>
                <w:b/>
                <w:bCs/>
              </w:rPr>
            </w:rPrChange>
          </w:rPr>
          <w:delText>查看统计信息</w:delText>
        </w:r>
      </w:del>
    </w:p>
    <w:p w14:paraId="21A56690" w14:textId="1E3802DD" w:rsidR="0040689B" w:rsidDel="007622A2" w:rsidRDefault="0040689B" w:rsidP="0040689B">
      <w:pPr>
        <w:rPr>
          <w:del w:id="15346" w:author="XuanWen Chen" w:date="2019-01-02T08:46:00Z"/>
        </w:rPr>
      </w:pPr>
    </w:p>
    <w:bookmarkEnd w:id="15161"/>
    <w:p w14:paraId="615C5749" w14:textId="3E89EFA5" w:rsidR="0040689B" w:rsidDel="007622A2" w:rsidRDefault="0040689B" w:rsidP="0040689B">
      <w:pPr>
        <w:rPr>
          <w:del w:id="15347" w:author="XuanWen Chen" w:date="2019-01-02T08:46:00Z"/>
        </w:rPr>
      </w:pPr>
    </w:p>
    <w:p w14:paraId="03E0504B" w14:textId="15725955" w:rsidR="0040689B" w:rsidRDefault="0040689B" w:rsidP="0040689B">
      <w:pPr>
        <w:pStyle w:val="3"/>
      </w:pPr>
      <w:bookmarkStart w:id="15348" w:name="_Toc533338070"/>
      <w:bookmarkStart w:id="15349" w:name="_Toc533537405"/>
      <w:bookmarkStart w:id="15350" w:name="_Toc533621483"/>
      <w:r>
        <w:t>2</w:t>
      </w:r>
      <w:r>
        <w:rPr>
          <w:rFonts w:hint="eastAsia"/>
        </w:rPr>
        <w:t>.1.6项目成员</w:t>
      </w:r>
      <w:bookmarkEnd w:id="15348"/>
      <w:bookmarkEnd w:id="15349"/>
      <w:bookmarkEnd w:id="15350"/>
    </w:p>
    <w:p w14:paraId="5ED9D550" w14:textId="65D94A2F" w:rsidR="00C06991" w:rsidRPr="00C06991" w:rsidRDefault="00C06991" w:rsidP="00C06991">
      <w:pPr>
        <w:pStyle w:val="4"/>
      </w:pPr>
      <w:bookmarkStart w:id="15351" w:name="_Toc533621484"/>
      <w:r>
        <w:rPr>
          <w:rFonts w:hint="eastAsia"/>
        </w:rPr>
        <w:t>单个任务的查看</w:t>
      </w:r>
      <w:bookmarkEnd w:id="15351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020F325" w14:textId="77777777" w:rsidTr="0040689B">
        <w:tc>
          <w:tcPr>
            <w:tcW w:w="2074" w:type="dxa"/>
          </w:tcPr>
          <w:p w14:paraId="4F74FC9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60B71F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56E70CAE" w14:textId="77777777" w:rsidTr="0040689B">
        <w:tc>
          <w:tcPr>
            <w:tcW w:w="2074" w:type="dxa"/>
          </w:tcPr>
          <w:p w14:paraId="5B1C8C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1360F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1FB1C6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597E21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6647F90" w14:textId="77777777" w:rsidTr="0040689B">
        <w:tc>
          <w:tcPr>
            <w:tcW w:w="2074" w:type="dxa"/>
          </w:tcPr>
          <w:p w14:paraId="78DE5BC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573E9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4AC0E9B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5D423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5860D40" w14:textId="77777777" w:rsidTr="0040689B">
        <w:tc>
          <w:tcPr>
            <w:tcW w:w="2074" w:type="dxa"/>
          </w:tcPr>
          <w:p w14:paraId="287E78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16E761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查看任务的具体信息。</w:t>
            </w:r>
          </w:p>
        </w:tc>
      </w:tr>
      <w:tr w:rsidR="0040689B" w:rsidRPr="008035F1" w14:paraId="620383B4" w14:textId="77777777" w:rsidTr="0040689B">
        <w:tc>
          <w:tcPr>
            <w:tcW w:w="2074" w:type="dxa"/>
          </w:tcPr>
          <w:p w14:paraId="42B717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4FC66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项目成员需要查看任务的具体信息</w:t>
            </w:r>
          </w:p>
        </w:tc>
      </w:tr>
      <w:tr w:rsidR="0040689B" w:rsidRPr="000D31F2" w14:paraId="19E627D4" w14:textId="77777777" w:rsidTr="0040689B">
        <w:tc>
          <w:tcPr>
            <w:tcW w:w="2074" w:type="dxa"/>
          </w:tcPr>
          <w:p w14:paraId="3BE072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C973CC0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41026E10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15452D43" w14:textId="77777777" w:rsidR="0040689B" w:rsidRPr="000D31F2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206D13B6" w14:textId="77777777" w:rsidTr="0040689B">
        <w:tc>
          <w:tcPr>
            <w:tcW w:w="2074" w:type="dxa"/>
          </w:tcPr>
          <w:p w14:paraId="2D92A4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DB3A926" w14:textId="77777777" w:rsidR="0040689B" w:rsidRPr="000D31F2" w:rsidRDefault="0040689B" w:rsidP="0040689B"/>
        </w:tc>
      </w:tr>
      <w:tr w:rsidR="0040689B" w:rsidRPr="002B179C" w14:paraId="39A91158" w14:textId="77777777" w:rsidTr="0040689B">
        <w:tc>
          <w:tcPr>
            <w:tcW w:w="2074" w:type="dxa"/>
          </w:tcPr>
          <w:p w14:paraId="1399FF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5DEC421" w14:textId="77777777" w:rsidR="0040689B" w:rsidRPr="00A41781" w:rsidRDefault="0040689B" w:rsidP="00AE77A1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登陆我的任务</w:t>
            </w:r>
          </w:p>
          <w:p w14:paraId="1E16DF9C" w14:textId="77777777" w:rsidR="0040689B" w:rsidRPr="00A41781" w:rsidRDefault="0040689B" w:rsidP="00AE77A1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点击任务的详细信息</w:t>
            </w:r>
          </w:p>
          <w:p w14:paraId="6E8D314C" w14:textId="77777777" w:rsidR="0040689B" w:rsidRPr="00A41781" w:rsidRDefault="0040689B" w:rsidP="00AE77A1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25208465" w14:textId="77777777" w:rsidTr="0040689B">
        <w:trPr>
          <w:trHeight w:val="1370"/>
        </w:trPr>
        <w:tc>
          <w:tcPr>
            <w:tcW w:w="2074" w:type="dxa"/>
          </w:tcPr>
          <w:p w14:paraId="260B23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146295FB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3B6CCEAB" w14:textId="77777777" w:rsidTr="0040689B">
        <w:tc>
          <w:tcPr>
            <w:tcW w:w="2074" w:type="dxa"/>
          </w:tcPr>
          <w:p w14:paraId="6B83D1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B11F83B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6B46892" w14:textId="77777777" w:rsidTr="0040689B">
        <w:tc>
          <w:tcPr>
            <w:tcW w:w="2074" w:type="dxa"/>
          </w:tcPr>
          <w:p w14:paraId="58414A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6222" w:type="dxa"/>
            <w:gridSpan w:val="3"/>
          </w:tcPr>
          <w:p w14:paraId="5BDF0A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542F9B34" w14:textId="77777777" w:rsidTr="0040689B">
        <w:tc>
          <w:tcPr>
            <w:tcW w:w="2074" w:type="dxa"/>
          </w:tcPr>
          <w:p w14:paraId="221C5D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53884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011AE17" w14:textId="77777777" w:rsidTr="0040689B">
        <w:tc>
          <w:tcPr>
            <w:tcW w:w="2074" w:type="dxa"/>
          </w:tcPr>
          <w:p w14:paraId="4161EC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4BF0A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A2F1904" w14:textId="77777777" w:rsidTr="0040689B">
        <w:tc>
          <w:tcPr>
            <w:tcW w:w="2074" w:type="dxa"/>
          </w:tcPr>
          <w:p w14:paraId="115052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18C9B4F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D617DD2" w14:textId="77777777" w:rsidTr="0040689B">
        <w:tc>
          <w:tcPr>
            <w:tcW w:w="2074" w:type="dxa"/>
          </w:tcPr>
          <w:p w14:paraId="1BDF76D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6DEB50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08D48E3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1C4B513D" w14:textId="13393C97" w:rsidR="0040689B" w:rsidRPr="00B14222" w:rsidRDefault="00C06991" w:rsidP="00C06991">
      <w:pPr>
        <w:pStyle w:val="4"/>
      </w:pPr>
      <w:bookmarkStart w:id="15352" w:name="_Toc533621485"/>
      <w:r>
        <w:rPr>
          <w:rFonts w:hint="eastAsia"/>
        </w:rPr>
        <w:t>整体任务的查看</w:t>
      </w:r>
      <w:bookmarkEnd w:id="15352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D4C83DE" w14:textId="77777777" w:rsidTr="0040689B">
        <w:tc>
          <w:tcPr>
            <w:tcW w:w="2074" w:type="dxa"/>
          </w:tcPr>
          <w:p w14:paraId="1078639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5912BD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3297E16A" w14:textId="77777777" w:rsidTr="0040689B">
        <w:tc>
          <w:tcPr>
            <w:tcW w:w="2074" w:type="dxa"/>
          </w:tcPr>
          <w:p w14:paraId="5B6BB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EBF46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B0D7E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FC9FA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34F9C92" w14:textId="77777777" w:rsidTr="0040689B">
        <w:tc>
          <w:tcPr>
            <w:tcW w:w="2074" w:type="dxa"/>
          </w:tcPr>
          <w:p w14:paraId="07AF68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F4B39F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33FBE1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0FCF4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831214D" w14:textId="77777777" w:rsidTr="0040689B">
        <w:tc>
          <w:tcPr>
            <w:tcW w:w="2074" w:type="dxa"/>
          </w:tcPr>
          <w:p w14:paraId="003687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6EF5F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查看整体任务的信息。</w:t>
            </w:r>
          </w:p>
        </w:tc>
      </w:tr>
      <w:tr w:rsidR="0040689B" w:rsidRPr="008035F1" w14:paraId="7294C1E4" w14:textId="77777777" w:rsidTr="0040689B">
        <w:tc>
          <w:tcPr>
            <w:tcW w:w="2074" w:type="dxa"/>
          </w:tcPr>
          <w:p w14:paraId="3FD76B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65629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项目成员需要查看整体任务的信息</w:t>
            </w:r>
          </w:p>
        </w:tc>
      </w:tr>
      <w:tr w:rsidR="0040689B" w:rsidRPr="000D31F2" w14:paraId="78E74436" w14:textId="77777777" w:rsidTr="0040689B">
        <w:tc>
          <w:tcPr>
            <w:tcW w:w="2074" w:type="dxa"/>
          </w:tcPr>
          <w:p w14:paraId="4FDF4D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4BB6291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63C1267F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03EEBD78" w14:textId="77777777" w:rsidR="0040689B" w:rsidRPr="000D31F2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7459DE16" w14:textId="77777777" w:rsidTr="0040689B">
        <w:tc>
          <w:tcPr>
            <w:tcW w:w="2074" w:type="dxa"/>
          </w:tcPr>
          <w:p w14:paraId="5B30BE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808600E" w14:textId="77777777" w:rsidR="0040689B" w:rsidRPr="000D31F2" w:rsidRDefault="0040689B" w:rsidP="0040689B"/>
        </w:tc>
      </w:tr>
      <w:tr w:rsidR="00C06A3F" w:rsidRPr="000D31F2" w14:paraId="1462F815" w14:textId="77777777" w:rsidTr="0040689B">
        <w:trPr>
          <w:ins w:id="15353" w:author="XuanWen Chen" w:date="2019-01-02T06:36:00Z"/>
        </w:trPr>
        <w:tc>
          <w:tcPr>
            <w:tcW w:w="2074" w:type="dxa"/>
          </w:tcPr>
          <w:p w14:paraId="44CFC93C" w14:textId="77777777" w:rsidR="00C06A3F" w:rsidRPr="008035F1" w:rsidRDefault="00C06A3F" w:rsidP="0040689B">
            <w:pPr>
              <w:jc w:val="left"/>
              <w:rPr>
                <w:ins w:id="15354" w:author="XuanWen Chen" w:date="2019-01-02T06:36:00Z"/>
                <w:rFonts w:hAnsi="宋体"/>
              </w:rPr>
            </w:pPr>
          </w:p>
        </w:tc>
        <w:tc>
          <w:tcPr>
            <w:tcW w:w="6222" w:type="dxa"/>
            <w:gridSpan w:val="3"/>
          </w:tcPr>
          <w:p w14:paraId="7267D4FE" w14:textId="77777777" w:rsidR="00C06A3F" w:rsidRPr="000D31F2" w:rsidRDefault="00C06A3F" w:rsidP="0040689B">
            <w:pPr>
              <w:rPr>
                <w:ins w:id="15355" w:author="XuanWen Chen" w:date="2019-01-02T06:36:00Z"/>
              </w:rPr>
            </w:pPr>
          </w:p>
        </w:tc>
      </w:tr>
      <w:tr w:rsidR="00C06A3F" w:rsidRPr="000D31F2" w14:paraId="35A67469" w14:textId="77777777" w:rsidTr="0040689B">
        <w:trPr>
          <w:ins w:id="15356" w:author="XuanWen Chen" w:date="2019-01-02T06:36:00Z"/>
        </w:trPr>
        <w:tc>
          <w:tcPr>
            <w:tcW w:w="2074" w:type="dxa"/>
          </w:tcPr>
          <w:p w14:paraId="5AAF3522" w14:textId="77777777" w:rsidR="00C06A3F" w:rsidRPr="008035F1" w:rsidRDefault="00C06A3F" w:rsidP="0040689B">
            <w:pPr>
              <w:jc w:val="left"/>
              <w:rPr>
                <w:ins w:id="15357" w:author="XuanWen Chen" w:date="2019-01-02T06:36:00Z"/>
                <w:rFonts w:hAnsi="宋体"/>
              </w:rPr>
            </w:pPr>
          </w:p>
        </w:tc>
        <w:tc>
          <w:tcPr>
            <w:tcW w:w="6222" w:type="dxa"/>
            <w:gridSpan w:val="3"/>
          </w:tcPr>
          <w:p w14:paraId="0E964374" w14:textId="77777777" w:rsidR="00C06A3F" w:rsidRPr="000D31F2" w:rsidRDefault="00C06A3F" w:rsidP="0040689B">
            <w:pPr>
              <w:rPr>
                <w:ins w:id="15358" w:author="XuanWen Chen" w:date="2019-01-02T06:36:00Z"/>
              </w:rPr>
            </w:pPr>
          </w:p>
        </w:tc>
      </w:tr>
      <w:tr w:rsidR="0040689B" w:rsidRPr="002B179C" w14:paraId="178AA10F" w14:textId="77777777" w:rsidTr="0040689B">
        <w:tc>
          <w:tcPr>
            <w:tcW w:w="2074" w:type="dxa"/>
          </w:tcPr>
          <w:p w14:paraId="36A9EC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FE2C3BE" w14:textId="77777777" w:rsidR="0040689B" w:rsidRPr="00A41781" w:rsidRDefault="0040689B" w:rsidP="00AE77A1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登陆我的任务</w:t>
            </w:r>
          </w:p>
          <w:p w14:paraId="297C1050" w14:textId="77777777" w:rsidR="0040689B" w:rsidRPr="00A41781" w:rsidRDefault="0040689B" w:rsidP="00AE77A1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查看任务总</w:t>
            </w:r>
            <w:proofErr w:type="gramStart"/>
            <w:r w:rsidRPr="00A41781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016B864D" w14:textId="77777777" w:rsidTr="0040689B">
        <w:trPr>
          <w:trHeight w:val="1370"/>
        </w:trPr>
        <w:tc>
          <w:tcPr>
            <w:tcW w:w="2074" w:type="dxa"/>
          </w:tcPr>
          <w:p w14:paraId="3C5187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1ECEDFC7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9A98441" w14:textId="77777777" w:rsidTr="0040689B">
        <w:tc>
          <w:tcPr>
            <w:tcW w:w="2074" w:type="dxa"/>
          </w:tcPr>
          <w:p w14:paraId="150BE3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423BA2A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5605594" w14:textId="77777777" w:rsidTr="0040689B">
        <w:tc>
          <w:tcPr>
            <w:tcW w:w="2074" w:type="dxa"/>
          </w:tcPr>
          <w:p w14:paraId="2743B3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B4A1D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29DEF19" w14:textId="77777777" w:rsidTr="0040689B">
        <w:tc>
          <w:tcPr>
            <w:tcW w:w="2074" w:type="dxa"/>
          </w:tcPr>
          <w:p w14:paraId="2BBFD4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使用频率：</w:t>
            </w:r>
          </w:p>
        </w:tc>
        <w:tc>
          <w:tcPr>
            <w:tcW w:w="6222" w:type="dxa"/>
            <w:gridSpan w:val="3"/>
          </w:tcPr>
          <w:p w14:paraId="794336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39DF9A7" w14:textId="77777777" w:rsidTr="0040689B">
        <w:tc>
          <w:tcPr>
            <w:tcW w:w="2074" w:type="dxa"/>
          </w:tcPr>
          <w:p w14:paraId="1FEA47F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9D74C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594254B" w14:textId="77777777" w:rsidTr="0040689B">
        <w:tc>
          <w:tcPr>
            <w:tcW w:w="2074" w:type="dxa"/>
          </w:tcPr>
          <w:p w14:paraId="6E7F55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6116D20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2C282DE" w14:textId="77777777" w:rsidTr="0040689B">
        <w:tc>
          <w:tcPr>
            <w:tcW w:w="2074" w:type="dxa"/>
          </w:tcPr>
          <w:p w14:paraId="1F6758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AB5780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7ECB27C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E525346" w14:textId="77777777" w:rsidR="007622A2" w:rsidRPr="00E61C0E" w:rsidRDefault="007622A2" w:rsidP="007622A2">
      <w:pPr>
        <w:pStyle w:val="4"/>
        <w:rPr>
          <w:ins w:id="15359" w:author="XuanWen Chen" w:date="2019-01-02T08:46:00Z"/>
        </w:rPr>
      </w:pPr>
      <w:bookmarkStart w:id="15360" w:name="_Toc533621486"/>
      <w:ins w:id="15361" w:author="XuanWen Chen" w:date="2019-01-02T08:46:00Z">
        <w:r w:rsidRPr="00E61C0E">
          <w:rPr>
            <w:rFonts w:hint="eastAsia"/>
          </w:rPr>
          <w:t>查看帮助文档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1720"/>
        <w:gridCol w:w="1843"/>
        <w:gridCol w:w="2659"/>
      </w:tblGrid>
      <w:tr w:rsidR="007622A2" w:rsidRPr="008035F1" w14:paraId="0DED6EF6" w14:textId="77777777" w:rsidTr="00967CA1">
        <w:trPr>
          <w:ins w:id="15362" w:author="XuanWen Chen" w:date="2019-01-02T08:46:00Z"/>
        </w:trPr>
        <w:tc>
          <w:tcPr>
            <w:tcW w:w="2074" w:type="dxa"/>
          </w:tcPr>
          <w:p w14:paraId="77518B74" w14:textId="77777777" w:rsidR="007622A2" w:rsidRPr="008035F1" w:rsidRDefault="007622A2" w:rsidP="00967CA1">
            <w:pPr>
              <w:rPr>
                <w:ins w:id="15363" w:author="XuanWen Chen" w:date="2019-01-02T08:46:00Z"/>
                <w:rFonts w:hAnsi="宋体"/>
                <w:b/>
              </w:rPr>
            </w:pPr>
            <w:ins w:id="15364" w:author="XuanWen Chen" w:date="2019-01-02T08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</w:tcPr>
          <w:p w14:paraId="0E5FD7FB" w14:textId="77777777" w:rsidR="007622A2" w:rsidRPr="008035F1" w:rsidRDefault="007622A2" w:rsidP="00967CA1">
            <w:pPr>
              <w:rPr>
                <w:ins w:id="15365" w:author="XuanWen Chen" w:date="2019-01-02T08:46:00Z"/>
                <w:rFonts w:hAnsi="宋体"/>
                <w:b/>
              </w:rPr>
            </w:pPr>
            <w:ins w:id="15366" w:author="XuanWen Chen" w:date="2019-01-02T08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查看帮助文档</w:t>
              </w:r>
            </w:ins>
          </w:p>
        </w:tc>
      </w:tr>
      <w:tr w:rsidR="007622A2" w:rsidRPr="008035F1" w14:paraId="24AA3C59" w14:textId="77777777" w:rsidTr="00967CA1">
        <w:trPr>
          <w:ins w:id="15367" w:author="XuanWen Chen" w:date="2019-01-02T08:46:00Z"/>
        </w:trPr>
        <w:tc>
          <w:tcPr>
            <w:tcW w:w="2074" w:type="dxa"/>
          </w:tcPr>
          <w:p w14:paraId="68C67E60" w14:textId="77777777" w:rsidR="007622A2" w:rsidRPr="008035F1" w:rsidRDefault="007622A2" w:rsidP="00967CA1">
            <w:pPr>
              <w:jc w:val="left"/>
              <w:rPr>
                <w:ins w:id="15368" w:author="XuanWen Chen" w:date="2019-01-02T08:46:00Z"/>
                <w:rFonts w:hAnsi="宋体"/>
              </w:rPr>
            </w:pPr>
            <w:ins w:id="15369" w:author="XuanWen Chen" w:date="2019-01-02T08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720" w:type="dxa"/>
          </w:tcPr>
          <w:p w14:paraId="21EB0CC2" w14:textId="77777777" w:rsidR="007622A2" w:rsidRPr="008035F1" w:rsidRDefault="007622A2" w:rsidP="00967CA1">
            <w:pPr>
              <w:jc w:val="left"/>
              <w:rPr>
                <w:ins w:id="15370" w:author="XuanWen Chen" w:date="2019-01-02T08:46:00Z"/>
                <w:rFonts w:hAnsi="宋体"/>
              </w:rPr>
            </w:pPr>
            <w:ins w:id="15371" w:author="XuanWen Chen" w:date="2019-01-02T08:46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843" w:type="dxa"/>
          </w:tcPr>
          <w:p w14:paraId="515526D2" w14:textId="77777777" w:rsidR="007622A2" w:rsidRPr="008035F1" w:rsidRDefault="007622A2" w:rsidP="00967CA1">
            <w:pPr>
              <w:jc w:val="left"/>
              <w:rPr>
                <w:ins w:id="15372" w:author="XuanWen Chen" w:date="2019-01-02T08:46:00Z"/>
                <w:rFonts w:hAnsi="宋体"/>
              </w:rPr>
            </w:pPr>
            <w:ins w:id="15373" w:author="XuanWen Chen" w:date="2019-01-02T08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659" w:type="dxa"/>
          </w:tcPr>
          <w:p w14:paraId="4ABF36E8" w14:textId="77777777" w:rsidR="007622A2" w:rsidRPr="008035F1" w:rsidRDefault="007622A2" w:rsidP="00967CA1">
            <w:pPr>
              <w:jc w:val="left"/>
              <w:rPr>
                <w:ins w:id="15374" w:author="XuanWen Chen" w:date="2019-01-02T08:46:00Z"/>
                <w:rFonts w:hAnsi="宋体"/>
              </w:rPr>
            </w:pPr>
            <w:ins w:id="15375" w:author="XuanWen Chen" w:date="2019-01-02T08:46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/11/24</w:t>
              </w:r>
            </w:ins>
          </w:p>
        </w:tc>
      </w:tr>
      <w:tr w:rsidR="007622A2" w:rsidRPr="008035F1" w14:paraId="68612A6C" w14:textId="77777777" w:rsidTr="00967CA1">
        <w:trPr>
          <w:ins w:id="15376" w:author="XuanWen Chen" w:date="2019-01-02T08:46:00Z"/>
        </w:trPr>
        <w:tc>
          <w:tcPr>
            <w:tcW w:w="2074" w:type="dxa"/>
          </w:tcPr>
          <w:p w14:paraId="31D9E28C" w14:textId="77777777" w:rsidR="007622A2" w:rsidRPr="008035F1" w:rsidRDefault="007622A2" w:rsidP="00967CA1">
            <w:pPr>
              <w:jc w:val="left"/>
              <w:rPr>
                <w:ins w:id="15377" w:author="XuanWen Chen" w:date="2019-01-02T08:46:00Z"/>
                <w:rFonts w:hAnsi="宋体"/>
              </w:rPr>
            </w:pPr>
            <w:ins w:id="15378" w:author="XuanWen Chen" w:date="2019-01-02T08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720" w:type="dxa"/>
          </w:tcPr>
          <w:p w14:paraId="0ED4E1E4" w14:textId="77777777" w:rsidR="007622A2" w:rsidRPr="008035F1" w:rsidRDefault="007622A2" w:rsidP="00967CA1">
            <w:pPr>
              <w:jc w:val="left"/>
              <w:rPr>
                <w:ins w:id="15379" w:author="XuanWen Chen" w:date="2019-01-02T08:46:00Z"/>
                <w:rFonts w:hAnsi="宋体"/>
              </w:rPr>
            </w:pPr>
            <w:ins w:id="15380" w:author="XuanWen Chen" w:date="2019-01-02T08:46:00Z">
              <w:r>
                <w:rPr>
                  <w:rFonts w:hAnsi="宋体" w:hint="eastAsia"/>
                </w:rPr>
                <w:t>PM扮演者</w:t>
              </w:r>
            </w:ins>
          </w:p>
        </w:tc>
        <w:tc>
          <w:tcPr>
            <w:tcW w:w="1843" w:type="dxa"/>
          </w:tcPr>
          <w:p w14:paraId="17EA90D1" w14:textId="77777777" w:rsidR="007622A2" w:rsidRPr="008035F1" w:rsidRDefault="007622A2" w:rsidP="00967CA1">
            <w:pPr>
              <w:jc w:val="left"/>
              <w:rPr>
                <w:ins w:id="15381" w:author="XuanWen Chen" w:date="2019-01-02T08:46:00Z"/>
                <w:rFonts w:hAnsi="宋体"/>
              </w:rPr>
            </w:pPr>
            <w:ins w:id="15382" w:author="XuanWen Chen" w:date="2019-01-02T08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659" w:type="dxa"/>
          </w:tcPr>
          <w:p w14:paraId="1CC2631E" w14:textId="77777777" w:rsidR="007622A2" w:rsidRPr="008035F1" w:rsidRDefault="007622A2" w:rsidP="00967CA1">
            <w:pPr>
              <w:jc w:val="left"/>
              <w:rPr>
                <w:ins w:id="15383" w:author="XuanWen Chen" w:date="2019-01-02T08:46:00Z"/>
                <w:rFonts w:hAnsi="宋体"/>
              </w:rPr>
            </w:pPr>
            <w:ins w:id="15384" w:author="XuanWen Chen" w:date="2019-01-02T08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622A2" w:rsidRPr="008035F1" w14:paraId="10B26D64" w14:textId="77777777" w:rsidTr="00967CA1">
        <w:trPr>
          <w:ins w:id="15385" w:author="XuanWen Chen" w:date="2019-01-02T08:46:00Z"/>
        </w:trPr>
        <w:tc>
          <w:tcPr>
            <w:tcW w:w="2074" w:type="dxa"/>
          </w:tcPr>
          <w:p w14:paraId="72A557BC" w14:textId="77777777" w:rsidR="007622A2" w:rsidRPr="008035F1" w:rsidRDefault="007622A2" w:rsidP="00967CA1">
            <w:pPr>
              <w:jc w:val="left"/>
              <w:rPr>
                <w:ins w:id="15386" w:author="XuanWen Chen" w:date="2019-01-02T08:46:00Z"/>
                <w:rFonts w:hAnsi="宋体"/>
              </w:rPr>
            </w:pPr>
            <w:ins w:id="15387" w:author="XuanWen Chen" w:date="2019-01-02T08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</w:tcPr>
          <w:p w14:paraId="4C23B3B8" w14:textId="77777777" w:rsidR="007622A2" w:rsidRPr="008035F1" w:rsidRDefault="007622A2" w:rsidP="00967CA1">
            <w:pPr>
              <w:jc w:val="left"/>
              <w:rPr>
                <w:ins w:id="15388" w:author="XuanWen Chen" w:date="2019-01-02T08:46:00Z"/>
                <w:rFonts w:hAnsi="宋体"/>
              </w:rPr>
            </w:pPr>
            <w:ins w:id="15389" w:author="XuanWen Chen" w:date="2019-01-02T08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M</w:t>
              </w:r>
              <w:r>
                <w:rPr>
                  <w:rFonts w:hAnsi="宋体" w:hint="eastAsia"/>
                </w:rPr>
                <w:t>确认任务发布</w:t>
              </w:r>
            </w:ins>
          </w:p>
        </w:tc>
      </w:tr>
      <w:tr w:rsidR="007622A2" w:rsidRPr="008035F1" w14:paraId="0C3CE4FD" w14:textId="77777777" w:rsidTr="00967CA1">
        <w:trPr>
          <w:ins w:id="15390" w:author="XuanWen Chen" w:date="2019-01-02T08:46:00Z"/>
        </w:trPr>
        <w:tc>
          <w:tcPr>
            <w:tcW w:w="2074" w:type="dxa"/>
          </w:tcPr>
          <w:p w14:paraId="281B5D1C" w14:textId="77777777" w:rsidR="007622A2" w:rsidRPr="008035F1" w:rsidRDefault="007622A2" w:rsidP="00967CA1">
            <w:pPr>
              <w:jc w:val="left"/>
              <w:rPr>
                <w:ins w:id="15391" w:author="XuanWen Chen" w:date="2019-01-02T08:46:00Z"/>
                <w:rFonts w:hAnsi="宋体"/>
              </w:rPr>
            </w:pPr>
            <w:ins w:id="15392" w:author="XuanWen Chen" w:date="2019-01-02T08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</w:tcPr>
          <w:p w14:paraId="3CCFD576" w14:textId="77777777" w:rsidR="007622A2" w:rsidRPr="00D63E8E" w:rsidRDefault="007622A2" w:rsidP="00967CA1">
            <w:pPr>
              <w:tabs>
                <w:tab w:val="left" w:pos="1200"/>
              </w:tabs>
              <w:jc w:val="left"/>
              <w:rPr>
                <w:ins w:id="15393" w:author="XuanWen Chen" w:date="2019-01-02T08:46:00Z"/>
                <w:rFonts w:hAnsi="宋体"/>
              </w:rPr>
            </w:pPr>
            <w:ins w:id="15394" w:author="XuanWen Chen" w:date="2019-01-02T08:46:00Z">
              <w:r>
                <w:rPr>
                  <w:rFonts w:hAnsi="宋体" w:hint="eastAsia"/>
                </w:rPr>
                <w:t>任务的前置任务已完成</w:t>
              </w:r>
            </w:ins>
          </w:p>
        </w:tc>
      </w:tr>
      <w:tr w:rsidR="007622A2" w:rsidRPr="000D31F2" w14:paraId="07A1EE39" w14:textId="77777777" w:rsidTr="00967CA1">
        <w:trPr>
          <w:ins w:id="15395" w:author="XuanWen Chen" w:date="2019-01-02T08:46:00Z"/>
        </w:trPr>
        <w:tc>
          <w:tcPr>
            <w:tcW w:w="2074" w:type="dxa"/>
          </w:tcPr>
          <w:p w14:paraId="17297E93" w14:textId="77777777" w:rsidR="007622A2" w:rsidRPr="008035F1" w:rsidRDefault="007622A2" w:rsidP="00967CA1">
            <w:pPr>
              <w:jc w:val="left"/>
              <w:rPr>
                <w:ins w:id="15396" w:author="XuanWen Chen" w:date="2019-01-02T08:46:00Z"/>
                <w:rFonts w:hAnsi="宋体"/>
              </w:rPr>
            </w:pPr>
            <w:ins w:id="15397" w:author="XuanWen Chen" w:date="2019-01-02T08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</w:tcPr>
          <w:p w14:paraId="2DE99DE0" w14:textId="77777777" w:rsidR="007622A2" w:rsidRDefault="007622A2" w:rsidP="00967CA1">
            <w:pPr>
              <w:rPr>
                <w:ins w:id="15398" w:author="XuanWen Chen" w:date="2019-01-02T08:46:00Z"/>
              </w:rPr>
            </w:pPr>
            <w:ins w:id="15399" w:author="XuanWen Chen" w:date="2019-01-02T08:46:00Z">
              <w:r>
                <w:rPr>
                  <w:rFonts w:hAnsi="宋体" w:hint="eastAsia"/>
                </w:rPr>
                <w:t>PRE-</w:t>
              </w:r>
              <w:r>
                <w:rPr>
                  <w:rFonts w:hint="eastAsia"/>
                </w:rPr>
                <w:t>1：到</w:t>
              </w:r>
              <w:r>
                <w:rPr>
                  <w:rFonts w:hAnsi="宋体" w:hint="eastAsia"/>
                </w:rPr>
                <w:t>达案例设置的任务发布条件</w:t>
              </w:r>
            </w:ins>
          </w:p>
          <w:p w14:paraId="765A775C" w14:textId="77777777" w:rsidR="007622A2" w:rsidRPr="000D31F2" w:rsidRDefault="007622A2" w:rsidP="00967CA1">
            <w:pPr>
              <w:rPr>
                <w:ins w:id="15400" w:author="XuanWen Chen" w:date="2019-01-02T08:46:00Z"/>
              </w:rPr>
            </w:pPr>
            <w:ins w:id="15401" w:author="XuanWen Chen" w:date="2019-01-02T08:46:00Z">
              <w:r>
                <w:rPr>
                  <w:rFonts w:hAnsi="宋体" w:hint="eastAsia"/>
                </w:rPr>
                <w:t>PRE-</w:t>
              </w:r>
              <w:r>
                <w:rPr>
                  <w:rFonts w:hint="eastAsia"/>
                </w:rPr>
                <w:t>2：任务的前置任务已完成</w:t>
              </w:r>
            </w:ins>
          </w:p>
        </w:tc>
      </w:tr>
      <w:tr w:rsidR="007622A2" w:rsidRPr="000D31F2" w14:paraId="05B2A61A" w14:textId="77777777" w:rsidTr="00967CA1">
        <w:trPr>
          <w:ins w:id="15402" w:author="XuanWen Chen" w:date="2019-01-02T08:46:00Z"/>
        </w:trPr>
        <w:tc>
          <w:tcPr>
            <w:tcW w:w="2074" w:type="dxa"/>
          </w:tcPr>
          <w:p w14:paraId="6A3CC677" w14:textId="77777777" w:rsidR="007622A2" w:rsidRPr="008035F1" w:rsidRDefault="007622A2" w:rsidP="00967CA1">
            <w:pPr>
              <w:jc w:val="left"/>
              <w:rPr>
                <w:ins w:id="15403" w:author="XuanWen Chen" w:date="2019-01-02T08:46:00Z"/>
                <w:rFonts w:hAnsi="宋体"/>
              </w:rPr>
            </w:pPr>
            <w:ins w:id="15404" w:author="XuanWen Chen" w:date="2019-01-02T08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</w:tcPr>
          <w:p w14:paraId="3896A131" w14:textId="77777777" w:rsidR="007622A2" w:rsidRPr="000D31F2" w:rsidRDefault="007622A2" w:rsidP="00967CA1">
            <w:pPr>
              <w:rPr>
                <w:ins w:id="15405" w:author="XuanWen Chen" w:date="2019-01-02T08:46:00Z"/>
              </w:rPr>
            </w:pPr>
            <w:ins w:id="15406" w:author="XuanWen Chen" w:date="2019-01-02T08:46:00Z">
              <w:r>
                <w:rPr>
                  <w:rFonts w:hint="eastAsia"/>
                </w:rPr>
                <w:t>POST-1：</w:t>
              </w:r>
              <w:proofErr w:type="gramStart"/>
              <w:r>
                <w:rPr>
                  <w:rFonts w:hint="eastAsia"/>
                </w:rPr>
                <w:t>向任务</w:t>
              </w:r>
              <w:proofErr w:type="gramEnd"/>
              <w:r>
                <w:rPr>
                  <w:rFonts w:hint="eastAsia"/>
                </w:rPr>
                <w:t>承担者发送通知</w:t>
              </w:r>
            </w:ins>
          </w:p>
        </w:tc>
      </w:tr>
      <w:tr w:rsidR="007622A2" w:rsidRPr="000D31F2" w14:paraId="344B0DB0" w14:textId="77777777" w:rsidTr="00967CA1">
        <w:trPr>
          <w:ins w:id="15407" w:author="XuanWen Chen" w:date="2019-01-02T08:46:00Z"/>
        </w:trPr>
        <w:tc>
          <w:tcPr>
            <w:tcW w:w="2074" w:type="dxa"/>
          </w:tcPr>
          <w:p w14:paraId="319AE9FF" w14:textId="77777777" w:rsidR="007622A2" w:rsidRPr="008035F1" w:rsidRDefault="007622A2" w:rsidP="00967CA1">
            <w:pPr>
              <w:jc w:val="left"/>
              <w:rPr>
                <w:ins w:id="15408" w:author="XuanWen Chen" w:date="2019-01-02T08:46:00Z"/>
                <w:rFonts w:hAnsi="宋体"/>
              </w:rPr>
            </w:pPr>
            <w:ins w:id="15409" w:author="XuanWen Chen" w:date="2019-01-02T08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1F0F981B" w14:textId="77777777" w:rsidR="007622A2" w:rsidRDefault="007622A2" w:rsidP="00967CA1">
            <w:pPr>
              <w:rPr>
                <w:ins w:id="15410" w:author="XuanWen Chen" w:date="2019-01-02T08:46:00Z"/>
              </w:rPr>
            </w:pPr>
            <w:ins w:id="15411" w:author="XuanWen Chen" w:date="2019-01-02T08:46:00Z">
              <w:r>
                <w:rPr>
                  <w:rFonts w:hint="eastAsia"/>
                </w:rPr>
                <w:t>要发布的任务</w:t>
              </w:r>
            </w:ins>
          </w:p>
        </w:tc>
      </w:tr>
      <w:tr w:rsidR="007622A2" w:rsidRPr="000D31F2" w14:paraId="0421C4A8" w14:textId="77777777" w:rsidTr="00967CA1">
        <w:trPr>
          <w:ins w:id="15412" w:author="XuanWen Chen" w:date="2019-01-02T08:46:00Z"/>
        </w:trPr>
        <w:tc>
          <w:tcPr>
            <w:tcW w:w="2074" w:type="dxa"/>
          </w:tcPr>
          <w:p w14:paraId="3E58F686" w14:textId="77777777" w:rsidR="007622A2" w:rsidRPr="008035F1" w:rsidRDefault="007622A2" w:rsidP="00967CA1">
            <w:pPr>
              <w:jc w:val="left"/>
              <w:rPr>
                <w:ins w:id="15413" w:author="XuanWen Chen" w:date="2019-01-02T08:46:00Z"/>
                <w:rFonts w:hAnsi="宋体"/>
              </w:rPr>
            </w:pPr>
            <w:ins w:id="15414" w:author="XuanWen Chen" w:date="2019-01-02T08:4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75F6477F" w14:textId="77777777" w:rsidR="007622A2" w:rsidRDefault="007622A2" w:rsidP="00967CA1">
            <w:pPr>
              <w:rPr>
                <w:ins w:id="15415" w:author="XuanWen Chen" w:date="2019-01-02T08:46:00Z"/>
              </w:rPr>
            </w:pPr>
            <w:ins w:id="15416" w:author="XuanWen Chen" w:date="2019-01-02T08:46:00Z">
              <w:r>
                <w:rPr>
                  <w:rFonts w:hint="eastAsia"/>
                </w:rPr>
                <w:t>等待确认的任务</w:t>
              </w:r>
            </w:ins>
          </w:p>
        </w:tc>
      </w:tr>
      <w:tr w:rsidR="007622A2" w:rsidRPr="00E253DF" w14:paraId="5C5829C0" w14:textId="77777777" w:rsidTr="00967CA1">
        <w:trPr>
          <w:ins w:id="15417" w:author="XuanWen Chen" w:date="2019-01-02T08:46:00Z"/>
        </w:trPr>
        <w:tc>
          <w:tcPr>
            <w:tcW w:w="2074" w:type="dxa"/>
          </w:tcPr>
          <w:p w14:paraId="1E821BB4" w14:textId="77777777" w:rsidR="007622A2" w:rsidRPr="008035F1" w:rsidRDefault="007622A2" w:rsidP="00967CA1">
            <w:pPr>
              <w:rPr>
                <w:ins w:id="15418" w:author="XuanWen Chen" w:date="2019-01-02T08:46:00Z"/>
                <w:rFonts w:hAnsi="宋体"/>
              </w:rPr>
            </w:pPr>
            <w:ins w:id="15419" w:author="XuanWen Chen" w:date="2019-01-02T08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</w:tcPr>
          <w:p w14:paraId="006D847D" w14:textId="77777777" w:rsidR="007622A2" w:rsidRDefault="007622A2" w:rsidP="00967C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ins w:id="15420" w:author="XuanWen Chen" w:date="2019-01-02T08:46:00Z"/>
              </w:rPr>
            </w:pPr>
            <w:ins w:id="15421" w:author="XuanWen Chen" w:date="2019-01-02T08:46:00Z">
              <w:r>
                <w:rPr>
                  <w:rFonts w:hint="eastAsia"/>
                </w:rPr>
                <w:t>P</w:t>
              </w:r>
              <w:r>
                <w:t>M</w:t>
              </w:r>
              <w:r>
                <w:rPr>
                  <w:rFonts w:hint="eastAsia"/>
                </w:rPr>
                <w:t>点击待发布的任务</w:t>
              </w:r>
            </w:ins>
          </w:p>
          <w:p w14:paraId="04805674" w14:textId="77777777" w:rsidR="007622A2" w:rsidRDefault="007622A2" w:rsidP="00967C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ins w:id="15422" w:author="XuanWen Chen" w:date="2019-01-02T08:46:00Z"/>
              </w:rPr>
            </w:pPr>
            <w:ins w:id="15423" w:author="XuanWen Chen" w:date="2019-01-02T08:46:00Z">
              <w:r>
                <w:rPr>
                  <w:rFonts w:hint="eastAsia"/>
                </w:rPr>
                <w:t>P</w:t>
              </w:r>
              <w:r>
                <w:t>M</w:t>
              </w:r>
              <w:r>
                <w:rPr>
                  <w:rFonts w:hint="eastAsia"/>
                </w:rPr>
                <w:t>填写任务的指导意见</w:t>
              </w:r>
            </w:ins>
          </w:p>
          <w:p w14:paraId="4A81459B" w14:textId="77777777" w:rsidR="007622A2" w:rsidRPr="00E253DF" w:rsidRDefault="007622A2" w:rsidP="00967CA1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ins w:id="15424" w:author="XuanWen Chen" w:date="2019-01-02T08:46:00Z"/>
              </w:rPr>
            </w:pPr>
            <w:ins w:id="15425" w:author="XuanWen Chen" w:date="2019-01-02T08:46:00Z">
              <w:r>
                <w:rPr>
                  <w:rFonts w:hint="eastAsia"/>
                </w:rPr>
                <w:t>确认</w:t>
              </w:r>
              <w:proofErr w:type="gramStart"/>
              <w:r>
                <w:rPr>
                  <w:rFonts w:hint="eastAsia"/>
                </w:rPr>
                <w:t>向任务</w:t>
              </w:r>
              <w:proofErr w:type="gramEnd"/>
              <w:r>
                <w:rPr>
                  <w:rFonts w:hint="eastAsia"/>
                </w:rPr>
                <w:t>承担者发送任务。</w:t>
              </w:r>
            </w:ins>
          </w:p>
        </w:tc>
      </w:tr>
      <w:tr w:rsidR="007622A2" w:rsidRPr="007B5E06" w14:paraId="333E7585" w14:textId="77777777" w:rsidTr="00967CA1">
        <w:trPr>
          <w:trHeight w:val="1032"/>
          <w:ins w:id="15426" w:author="XuanWen Chen" w:date="2019-01-02T08:46:00Z"/>
        </w:trPr>
        <w:tc>
          <w:tcPr>
            <w:tcW w:w="2074" w:type="dxa"/>
          </w:tcPr>
          <w:p w14:paraId="3D468E8E" w14:textId="77777777" w:rsidR="007622A2" w:rsidRPr="008035F1" w:rsidRDefault="007622A2" w:rsidP="00967CA1">
            <w:pPr>
              <w:jc w:val="left"/>
              <w:rPr>
                <w:ins w:id="15427" w:author="XuanWen Chen" w:date="2019-01-02T08:46:00Z"/>
                <w:rFonts w:hAnsi="宋体"/>
              </w:rPr>
            </w:pPr>
            <w:ins w:id="15428" w:author="XuanWen Chen" w:date="2019-01-02T08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</w:tcPr>
          <w:p w14:paraId="56D7B553" w14:textId="77777777" w:rsidR="007622A2" w:rsidRDefault="007622A2" w:rsidP="00967CA1">
            <w:pPr>
              <w:jc w:val="left"/>
              <w:rPr>
                <w:ins w:id="15429" w:author="XuanWen Chen" w:date="2019-01-02T08:46:00Z"/>
                <w:rFonts w:hAnsi="宋体"/>
              </w:rPr>
            </w:pPr>
            <w:ins w:id="15430" w:author="XuanWen Chen" w:date="2019-01-02T08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M</w:t>
              </w:r>
              <w:r>
                <w:rPr>
                  <w:rFonts w:hAnsi="宋体" w:hint="eastAsia"/>
                </w:rPr>
                <w:t>取消任务发布，直接进行下一项任务</w:t>
              </w:r>
            </w:ins>
          </w:p>
          <w:p w14:paraId="2C5425E4" w14:textId="77777777" w:rsidR="007622A2" w:rsidRPr="007B5E06" w:rsidRDefault="007622A2" w:rsidP="00967CA1">
            <w:pPr>
              <w:jc w:val="left"/>
              <w:rPr>
                <w:ins w:id="15431" w:author="XuanWen Chen" w:date="2019-01-02T08:46:00Z"/>
                <w:rFonts w:hAnsi="宋体"/>
              </w:rPr>
            </w:pPr>
            <w:ins w:id="15432" w:author="XuanWen Chen" w:date="2019-01-02T08:46:00Z">
              <w:r>
                <w:rPr>
                  <w:rFonts w:hAnsi="宋体" w:hint="eastAsia"/>
                </w:rPr>
                <w:t>P</w:t>
              </w:r>
              <w:r>
                <w:rPr>
                  <w:rFonts w:hAnsi="宋体"/>
                </w:rPr>
                <w:t>M</w:t>
              </w:r>
              <w:r>
                <w:rPr>
                  <w:rFonts w:hAnsi="宋体" w:hint="eastAsia"/>
                </w:rPr>
                <w:t>更改任务的承担者</w:t>
              </w:r>
            </w:ins>
          </w:p>
        </w:tc>
      </w:tr>
      <w:tr w:rsidR="007622A2" w:rsidRPr="007B5E06" w14:paraId="1BAB7F9D" w14:textId="77777777" w:rsidTr="00967CA1">
        <w:trPr>
          <w:ins w:id="15433" w:author="XuanWen Chen" w:date="2019-01-02T08:46:00Z"/>
        </w:trPr>
        <w:tc>
          <w:tcPr>
            <w:tcW w:w="2074" w:type="dxa"/>
          </w:tcPr>
          <w:p w14:paraId="7E2F330C" w14:textId="77777777" w:rsidR="007622A2" w:rsidRPr="008035F1" w:rsidRDefault="007622A2" w:rsidP="00967CA1">
            <w:pPr>
              <w:jc w:val="left"/>
              <w:rPr>
                <w:ins w:id="15434" w:author="XuanWen Chen" w:date="2019-01-02T08:46:00Z"/>
                <w:rFonts w:hAnsi="宋体"/>
              </w:rPr>
            </w:pPr>
            <w:ins w:id="15435" w:author="XuanWen Chen" w:date="2019-01-02T08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</w:tcPr>
          <w:p w14:paraId="73C65B5A" w14:textId="77777777" w:rsidR="007622A2" w:rsidRPr="007B5E06" w:rsidRDefault="007622A2" w:rsidP="00967CA1">
            <w:pPr>
              <w:jc w:val="left"/>
              <w:rPr>
                <w:ins w:id="15436" w:author="XuanWen Chen" w:date="2019-01-02T08:46:00Z"/>
                <w:rFonts w:hAnsi="宋体"/>
              </w:rPr>
            </w:pPr>
            <w:ins w:id="15437" w:author="XuanWen Chen" w:date="2019-01-02T08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622A2" w:rsidRPr="008035F1" w14:paraId="4DC7AFBB" w14:textId="77777777" w:rsidTr="00967CA1">
        <w:trPr>
          <w:ins w:id="15438" w:author="XuanWen Chen" w:date="2019-01-02T08:46:00Z"/>
        </w:trPr>
        <w:tc>
          <w:tcPr>
            <w:tcW w:w="2074" w:type="dxa"/>
          </w:tcPr>
          <w:p w14:paraId="1D4B5D83" w14:textId="77777777" w:rsidR="007622A2" w:rsidRPr="008035F1" w:rsidRDefault="007622A2" w:rsidP="00967CA1">
            <w:pPr>
              <w:jc w:val="left"/>
              <w:rPr>
                <w:ins w:id="15439" w:author="XuanWen Chen" w:date="2019-01-02T08:46:00Z"/>
                <w:rFonts w:hAnsi="宋体"/>
              </w:rPr>
            </w:pPr>
            <w:ins w:id="15440" w:author="XuanWen Chen" w:date="2019-01-02T08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</w:tcPr>
          <w:p w14:paraId="6F4F3C42" w14:textId="77777777" w:rsidR="007622A2" w:rsidRPr="008035F1" w:rsidRDefault="007622A2" w:rsidP="00967CA1">
            <w:pPr>
              <w:jc w:val="left"/>
              <w:rPr>
                <w:ins w:id="15441" w:author="XuanWen Chen" w:date="2019-01-02T08:46:00Z"/>
                <w:rFonts w:hAnsi="宋体"/>
              </w:rPr>
            </w:pPr>
          </w:p>
        </w:tc>
      </w:tr>
      <w:tr w:rsidR="007622A2" w:rsidRPr="008035F1" w14:paraId="151E252D" w14:textId="77777777" w:rsidTr="00967CA1">
        <w:trPr>
          <w:ins w:id="15442" w:author="XuanWen Chen" w:date="2019-01-02T08:46:00Z"/>
        </w:trPr>
        <w:tc>
          <w:tcPr>
            <w:tcW w:w="2074" w:type="dxa"/>
          </w:tcPr>
          <w:p w14:paraId="00AD673D" w14:textId="77777777" w:rsidR="007622A2" w:rsidRPr="008035F1" w:rsidRDefault="007622A2" w:rsidP="00967CA1">
            <w:pPr>
              <w:jc w:val="left"/>
              <w:rPr>
                <w:ins w:id="15443" w:author="XuanWen Chen" w:date="2019-01-02T08:46:00Z"/>
                <w:rFonts w:hAnsi="宋体"/>
              </w:rPr>
            </w:pPr>
            <w:ins w:id="15444" w:author="XuanWen Chen" w:date="2019-01-02T08:46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</w:tcPr>
          <w:p w14:paraId="175E3B85" w14:textId="77777777" w:rsidR="007622A2" w:rsidRPr="008035F1" w:rsidRDefault="007622A2" w:rsidP="00967CA1">
            <w:pPr>
              <w:jc w:val="left"/>
              <w:rPr>
                <w:ins w:id="15445" w:author="XuanWen Chen" w:date="2019-01-02T08:46:00Z"/>
                <w:rFonts w:hAnsi="宋体"/>
              </w:rPr>
            </w:pPr>
            <w:ins w:id="15446" w:author="XuanWen Chen" w:date="2019-01-02T08:46:00Z">
              <w:r>
                <w:rPr>
                  <w:rFonts w:hAnsi="宋体" w:hint="eastAsia"/>
                </w:rPr>
                <w:t>每天500次</w:t>
              </w:r>
            </w:ins>
          </w:p>
        </w:tc>
      </w:tr>
      <w:tr w:rsidR="007622A2" w:rsidRPr="008035F1" w14:paraId="3880DCF9" w14:textId="77777777" w:rsidTr="00967CA1">
        <w:trPr>
          <w:ins w:id="15447" w:author="XuanWen Chen" w:date="2019-01-02T08:46:00Z"/>
        </w:trPr>
        <w:tc>
          <w:tcPr>
            <w:tcW w:w="2074" w:type="dxa"/>
          </w:tcPr>
          <w:p w14:paraId="4084F5BE" w14:textId="77777777" w:rsidR="007622A2" w:rsidRPr="008035F1" w:rsidRDefault="007622A2" w:rsidP="00967CA1">
            <w:pPr>
              <w:jc w:val="left"/>
              <w:rPr>
                <w:ins w:id="15448" w:author="XuanWen Chen" w:date="2019-01-02T08:46:00Z"/>
                <w:rFonts w:hAnsi="宋体"/>
              </w:rPr>
            </w:pPr>
            <w:ins w:id="15449" w:author="XuanWen Chen" w:date="2019-01-02T08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</w:tcPr>
          <w:p w14:paraId="47D459AB" w14:textId="77777777" w:rsidR="007622A2" w:rsidRPr="008035F1" w:rsidRDefault="007622A2" w:rsidP="00967CA1">
            <w:pPr>
              <w:jc w:val="left"/>
              <w:rPr>
                <w:ins w:id="15450" w:author="XuanWen Chen" w:date="2019-01-02T08:46:00Z"/>
                <w:rFonts w:hAnsi="宋体"/>
              </w:rPr>
            </w:pPr>
          </w:p>
        </w:tc>
      </w:tr>
      <w:tr w:rsidR="007622A2" w:rsidRPr="002E6A2F" w14:paraId="17E20C53" w14:textId="77777777" w:rsidTr="00967CA1">
        <w:trPr>
          <w:ins w:id="15451" w:author="XuanWen Chen" w:date="2019-01-02T08:46:00Z"/>
        </w:trPr>
        <w:tc>
          <w:tcPr>
            <w:tcW w:w="2074" w:type="dxa"/>
          </w:tcPr>
          <w:p w14:paraId="42AA0CDB" w14:textId="77777777" w:rsidR="007622A2" w:rsidRPr="008035F1" w:rsidRDefault="007622A2" w:rsidP="00967CA1">
            <w:pPr>
              <w:jc w:val="left"/>
              <w:rPr>
                <w:ins w:id="15452" w:author="XuanWen Chen" w:date="2019-01-02T08:46:00Z"/>
                <w:rFonts w:hAnsi="宋体"/>
              </w:rPr>
            </w:pPr>
            <w:ins w:id="15453" w:author="XuanWen Chen" w:date="2019-01-02T08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</w:tcPr>
          <w:p w14:paraId="10BC0394" w14:textId="77777777" w:rsidR="007622A2" w:rsidRPr="002E6A2F" w:rsidRDefault="007622A2" w:rsidP="00967CA1">
            <w:pPr>
              <w:jc w:val="left"/>
              <w:rPr>
                <w:ins w:id="15454" w:author="XuanWen Chen" w:date="2019-01-02T08:46:00Z"/>
                <w:rFonts w:hAnsi="宋体"/>
              </w:rPr>
            </w:pPr>
            <w:ins w:id="15455" w:author="XuanWen Chen" w:date="2019-01-02T08:4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622A2" w:rsidRPr="008035F1" w14:paraId="4E857B27" w14:textId="77777777" w:rsidTr="00967CA1">
        <w:trPr>
          <w:ins w:id="15456" w:author="XuanWen Chen" w:date="2019-01-02T08:46:00Z"/>
        </w:trPr>
        <w:tc>
          <w:tcPr>
            <w:tcW w:w="2074" w:type="dxa"/>
          </w:tcPr>
          <w:p w14:paraId="55FF9189" w14:textId="77777777" w:rsidR="007622A2" w:rsidRPr="008035F1" w:rsidRDefault="007622A2" w:rsidP="00967CA1">
            <w:pPr>
              <w:jc w:val="left"/>
              <w:rPr>
                <w:ins w:id="15457" w:author="XuanWen Chen" w:date="2019-01-02T08:46:00Z"/>
                <w:rFonts w:hAnsi="宋体"/>
              </w:rPr>
            </w:pPr>
            <w:ins w:id="15458" w:author="XuanWen Chen" w:date="2019-01-02T08:46:00Z">
              <w:r>
                <w:rPr>
                  <w:rFonts w:hAnsi="宋体" w:hint="eastAsia"/>
                </w:rPr>
                <w:lastRenderedPageBreak/>
                <w:t>假设：</w:t>
              </w:r>
            </w:ins>
          </w:p>
        </w:tc>
        <w:tc>
          <w:tcPr>
            <w:tcW w:w="6222" w:type="dxa"/>
            <w:gridSpan w:val="3"/>
          </w:tcPr>
          <w:p w14:paraId="487F1640" w14:textId="77777777" w:rsidR="007622A2" w:rsidRPr="008035F1" w:rsidRDefault="007622A2" w:rsidP="00967CA1">
            <w:pPr>
              <w:jc w:val="left"/>
              <w:rPr>
                <w:ins w:id="15459" w:author="XuanWen Chen" w:date="2019-01-02T08:46:00Z"/>
                <w:rFonts w:hAnsi="宋体"/>
              </w:rPr>
            </w:pPr>
            <w:ins w:id="15460" w:author="XuanWen Chen" w:date="2019-01-02T08:46:00Z">
              <w:r>
                <w:rPr>
                  <w:rFonts w:hAnsi="宋体" w:hint="eastAsia"/>
                </w:rPr>
                <w:t>每天有500个任务</w:t>
              </w:r>
              <w:proofErr w:type="gramStart"/>
              <w:r>
                <w:rPr>
                  <w:rFonts w:hAnsi="宋体" w:hint="eastAsia"/>
                </w:rPr>
                <w:t>被发布</w:t>
              </w:r>
              <w:proofErr w:type="gramEnd"/>
            </w:ins>
          </w:p>
        </w:tc>
      </w:tr>
    </w:tbl>
    <w:p w14:paraId="71D26234" w14:textId="77777777" w:rsidR="007622A2" w:rsidRDefault="007622A2" w:rsidP="007622A2">
      <w:pPr>
        <w:rPr>
          <w:ins w:id="15461" w:author="XuanWen Chen" w:date="2019-01-02T08:46:00Z"/>
        </w:rPr>
      </w:pPr>
      <w:ins w:id="15462" w:author="XuanWen Chen" w:date="2019-01-02T08:46:00Z">
        <w:r>
          <w:rPr>
            <w:rFonts w:hint="eastAsia"/>
          </w:rPr>
          <w:t xml:space="preserve"> ‘</w:t>
        </w:r>
      </w:ins>
    </w:p>
    <w:p w14:paraId="2F0E5955" w14:textId="77777777" w:rsidR="007622A2" w:rsidRPr="00E61C0E" w:rsidRDefault="007622A2" w:rsidP="007622A2">
      <w:pPr>
        <w:rPr>
          <w:ins w:id="15463" w:author="XuanWen Chen" w:date="2019-01-02T08:46:00Z"/>
        </w:rPr>
      </w:pPr>
    </w:p>
    <w:p w14:paraId="36D7B8BC" w14:textId="77777777" w:rsidR="007622A2" w:rsidRDefault="007622A2" w:rsidP="007622A2">
      <w:pPr>
        <w:pStyle w:val="4"/>
        <w:rPr>
          <w:ins w:id="15464" w:author="XuanWen Chen" w:date="2019-01-02T08:46:00Z"/>
        </w:rPr>
      </w:pPr>
      <w:ins w:id="15465" w:author="XuanWen Chen" w:date="2019-01-02T08:46:00Z">
        <w:r w:rsidRPr="00C06A3F">
          <w:rPr>
            <w:rFonts w:hint="eastAsia"/>
          </w:rPr>
          <w:t>查看任务评价</w:t>
        </w:r>
      </w:ins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7622A2" w:rsidRPr="008035F1" w14:paraId="25561C89" w14:textId="77777777" w:rsidTr="00967CA1">
        <w:trPr>
          <w:ins w:id="15466" w:author="XuanWen Chen" w:date="2019-01-02T08:46:00Z"/>
        </w:trPr>
        <w:tc>
          <w:tcPr>
            <w:tcW w:w="2074" w:type="dxa"/>
          </w:tcPr>
          <w:p w14:paraId="0CD6CE41" w14:textId="77777777" w:rsidR="007622A2" w:rsidRPr="008035F1" w:rsidRDefault="007622A2" w:rsidP="00967CA1">
            <w:pPr>
              <w:rPr>
                <w:ins w:id="15467" w:author="XuanWen Chen" w:date="2019-01-02T08:46:00Z"/>
                <w:rFonts w:hAnsi="宋体"/>
                <w:b/>
              </w:rPr>
            </w:pPr>
            <w:ins w:id="15468" w:author="XuanWen Chen" w:date="2019-01-02T08:46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</w:tcPr>
          <w:p w14:paraId="27B351CE" w14:textId="77777777" w:rsidR="007622A2" w:rsidRPr="008035F1" w:rsidRDefault="007622A2" w:rsidP="00967CA1">
            <w:pPr>
              <w:rPr>
                <w:ins w:id="15469" w:author="XuanWen Chen" w:date="2019-01-02T08:46:00Z"/>
                <w:rFonts w:hAnsi="宋体"/>
                <w:b/>
              </w:rPr>
            </w:pPr>
            <w:ins w:id="15470" w:author="XuanWen Chen" w:date="2019-01-02T08:46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  <w:r w:rsidRPr="00C06A3F">
                <w:rPr>
                  <w:rFonts w:hAnsi="宋体" w:hint="eastAsia"/>
                  <w:b/>
                </w:rPr>
                <w:t>查看任务评价</w:t>
              </w:r>
            </w:ins>
          </w:p>
        </w:tc>
      </w:tr>
      <w:tr w:rsidR="007622A2" w:rsidRPr="008035F1" w14:paraId="27E8699F" w14:textId="77777777" w:rsidTr="00967CA1">
        <w:trPr>
          <w:ins w:id="15471" w:author="XuanWen Chen" w:date="2019-01-02T08:46:00Z"/>
        </w:trPr>
        <w:tc>
          <w:tcPr>
            <w:tcW w:w="2074" w:type="dxa"/>
          </w:tcPr>
          <w:p w14:paraId="73917F4B" w14:textId="77777777" w:rsidR="007622A2" w:rsidRPr="008035F1" w:rsidRDefault="007622A2" w:rsidP="00967CA1">
            <w:pPr>
              <w:jc w:val="left"/>
              <w:rPr>
                <w:ins w:id="15472" w:author="XuanWen Chen" w:date="2019-01-02T08:46:00Z"/>
                <w:rFonts w:hAnsi="宋体"/>
              </w:rPr>
            </w:pPr>
            <w:ins w:id="15473" w:author="XuanWen Chen" w:date="2019-01-02T08:46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</w:tcPr>
          <w:p w14:paraId="2FCD640C" w14:textId="77777777" w:rsidR="007622A2" w:rsidRPr="008035F1" w:rsidRDefault="007622A2" w:rsidP="00967CA1">
            <w:pPr>
              <w:jc w:val="left"/>
              <w:rPr>
                <w:ins w:id="15474" w:author="XuanWen Chen" w:date="2019-01-02T08:46:00Z"/>
                <w:rFonts w:hAnsi="宋体"/>
              </w:rPr>
            </w:pPr>
            <w:ins w:id="15475" w:author="XuanWen Chen" w:date="2019-01-02T08:46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489" w:type="dxa"/>
          </w:tcPr>
          <w:p w14:paraId="7583E750" w14:textId="77777777" w:rsidR="007622A2" w:rsidRPr="008035F1" w:rsidRDefault="007622A2" w:rsidP="00967CA1">
            <w:pPr>
              <w:jc w:val="left"/>
              <w:rPr>
                <w:ins w:id="15476" w:author="XuanWen Chen" w:date="2019-01-02T08:46:00Z"/>
                <w:rFonts w:hAnsi="宋体"/>
              </w:rPr>
            </w:pPr>
            <w:ins w:id="15477" w:author="XuanWen Chen" w:date="2019-01-02T08:46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659" w:type="dxa"/>
          </w:tcPr>
          <w:p w14:paraId="604DE8CA" w14:textId="77777777" w:rsidR="007622A2" w:rsidRPr="008035F1" w:rsidRDefault="007622A2" w:rsidP="00967CA1">
            <w:pPr>
              <w:jc w:val="left"/>
              <w:rPr>
                <w:ins w:id="15478" w:author="XuanWen Chen" w:date="2019-01-02T08:46:00Z"/>
                <w:rFonts w:hAnsi="宋体"/>
              </w:rPr>
            </w:pPr>
            <w:ins w:id="15479" w:author="XuanWen Chen" w:date="2019-01-02T08:46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/11/24</w:t>
              </w:r>
            </w:ins>
          </w:p>
        </w:tc>
      </w:tr>
      <w:tr w:rsidR="007622A2" w:rsidRPr="008035F1" w14:paraId="29D7BDC8" w14:textId="77777777" w:rsidTr="00967CA1">
        <w:trPr>
          <w:ins w:id="15480" w:author="XuanWen Chen" w:date="2019-01-02T08:46:00Z"/>
        </w:trPr>
        <w:tc>
          <w:tcPr>
            <w:tcW w:w="2074" w:type="dxa"/>
          </w:tcPr>
          <w:p w14:paraId="1A28C33E" w14:textId="77777777" w:rsidR="007622A2" w:rsidRPr="008035F1" w:rsidRDefault="007622A2" w:rsidP="00967CA1">
            <w:pPr>
              <w:jc w:val="left"/>
              <w:rPr>
                <w:ins w:id="15481" w:author="XuanWen Chen" w:date="2019-01-02T08:46:00Z"/>
                <w:rFonts w:hAnsi="宋体"/>
              </w:rPr>
            </w:pPr>
            <w:ins w:id="15482" w:author="XuanWen Chen" w:date="2019-01-02T08:46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</w:tcPr>
          <w:p w14:paraId="28D6EA21" w14:textId="77777777" w:rsidR="007622A2" w:rsidRPr="008035F1" w:rsidRDefault="007622A2" w:rsidP="00967CA1">
            <w:pPr>
              <w:jc w:val="left"/>
              <w:rPr>
                <w:ins w:id="15483" w:author="XuanWen Chen" w:date="2019-01-02T08:46:00Z"/>
                <w:rFonts w:hAnsi="宋体"/>
              </w:rPr>
            </w:pPr>
            <w:ins w:id="15484" w:author="XuanWen Chen" w:date="2019-01-02T08:46:00Z">
              <w:r>
                <w:rPr>
                  <w:rFonts w:hAnsi="宋体" w:hint="eastAsia"/>
                </w:rPr>
                <w:t>PM扮演者</w:t>
              </w:r>
            </w:ins>
          </w:p>
        </w:tc>
        <w:tc>
          <w:tcPr>
            <w:tcW w:w="1489" w:type="dxa"/>
          </w:tcPr>
          <w:p w14:paraId="57E0CE33" w14:textId="77777777" w:rsidR="007622A2" w:rsidRPr="008035F1" w:rsidRDefault="007622A2" w:rsidP="00967CA1">
            <w:pPr>
              <w:jc w:val="left"/>
              <w:rPr>
                <w:ins w:id="15485" w:author="XuanWen Chen" w:date="2019-01-02T08:46:00Z"/>
                <w:rFonts w:hAnsi="宋体"/>
              </w:rPr>
            </w:pPr>
            <w:ins w:id="15486" w:author="XuanWen Chen" w:date="2019-01-02T08:46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659" w:type="dxa"/>
          </w:tcPr>
          <w:p w14:paraId="66536F0A" w14:textId="77777777" w:rsidR="007622A2" w:rsidRPr="008035F1" w:rsidRDefault="007622A2" w:rsidP="00967CA1">
            <w:pPr>
              <w:jc w:val="left"/>
              <w:rPr>
                <w:ins w:id="15487" w:author="XuanWen Chen" w:date="2019-01-02T08:46:00Z"/>
                <w:rFonts w:hAnsi="宋体"/>
              </w:rPr>
            </w:pPr>
            <w:ins w:id="15488" w:author="XuanWen Chen" w:date="2019-01-02T08:46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622A2" w:rsidRPr="008035F1" w14:paraId="73B980CD" w14:textId="77777777" w:rsidTr="00967CA1">
        <w:trPr>
          <w:ins w:id="15489" w:author="XuanWen Chen" w:date="2019-01-02T08:46:00Z"/>
        </w:trPr>
        <w:tc>
          <w:tcPr>
            <w:tcW w:w="2074" w:type="dxa"/>
          </w:tcPr>
          <w:p w14:paraId="549871C1" w14:textId="77777777" w:rsidR="007622A2" w:rsidRPr="008035F1" w:rsidRDefault="007622A2" w:rsidP="00967CA1">
            <w:pPr>
              <w:jc w:val="left"/>
              <w:rPr>
                <w:ins w:id="15490" w:author="XuanWen Chen" w:date="2019-01-02T08:46:00Z"/>
                <w:rFonts w:hAnsi="宋体"/>
              </w:rPr>
            </w:pPr>
            <w:ins w:id="15491" w:author="XuanWen Chen" w:date="2019-01-02T08:46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</w:tcPr>
          <w:p w14:paraId="7750D99E" w14:textId="77777777" w:rsidR="007622A2" w:rsidRPr="008035F1" w:rsidRDefault="007622A2" w:rsidP="00967CA1">
            <w:pPr>
              <w:jc w:val="left"/>
              <w:rPr>
                <w:ins w:id="15492" w:author="XuanWen Chen" w:date="2019-01-02T08:46:00Z"/>
                <w:rFonts w:hAnsi="宋体"/>
              </w:rPr>
            </w:pPr>
            <w:ins w:id="15493" w:author="XuanWen Chen" w:date="2019-01-02T08:46:00Z">
              <w:r>
                <w:rPr>
                  <w:rFonts w:hAnsi="宋体"/>
                </w:rPr>
                <w:t>PM</w:t>
              </w:r>
              <w:r>
                <w:rPr>
                  <w:rFonts w:hAnsi="宋体" w:hint="eastAsia"/>
                </w:rPr>
                <w:t>上</w:t>
              </w:r>
              <w:proofErr w:type="gramStart"/>
              <w:r>
                <w:rPr>
                  <w:rFonts w:hAnsi="宋体" w:hint="eastAsia"/>
                </w:rPr>
                <w:t>传分配</w:t>
              </w:r>
              <w:proofErr w:type="gramEnd"/>
              <w:r>
                <w:rPr>
                  <w:rFonts w:hAnsi="宋体" w:hint="eastAsia"/>
                </w:rPr>
                <w:t>至自己的任务</w:t>
              </w:r>
            </w:ins>
          </w:p>
        </w:tc>
      </w:tr>
      <w:tr w:rsidR="007622A2" w:rsidRPr="008035F1" w14:paraId="02E4DD82" w14:textId="77777777" w:rsidTr="00967CA1">
        <w:trPr>
          <w:ins w:id="15494" w:author="XuanWen Chen" w:date="2019-01-02T08:46:00Z"/>
        </w:trPr>
        <w:tc>
          <w:tcPr>
            <w:tcW w:w="2074" w:type="dxa"/>
          </w:tcPr>
          <w:p w14:paraId="2E8F22CC" w14:textId="77777777" w:rsidR="007622A2" w:rsidRPr="008035F1" w:rsidRDefault="007622A2" w:rsidP="00967CA1">
            <w:pPr>
              <w:jc w:val="left"/>
              <w:rPr>
                <w:ins w:id="15495" w:author="XuanWen Chen" w:date="2019-01-02T08:46:00Z"/>
                <w:rFonts w:hAnsi="宋体"/>
              </w:rPr>
            </w:pPr>
            <w:ins w:id="15496" w:author="XuanWen Chen" w:date="2019-01-02T08:46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</w:tcPr>
          <w:p w14:paraId="4436BC5C" w14:textId="77777777" w:rsidR="007622A2" w:rsidRPr="008035F1" w:rsidRDefault="007622A2" w:rsidP="00967CA1">
            <w:pPr>
              <w:jc w:val="left"/>
              <w:rPr>
                <w:ins w:id="15497" w:author="XuanWen Chen" w:date="2019-01-02T08:46:00Z"/>
                <w:rFonts w:hAnsi="宋体"/>
              </w:rPr>
            </w:pPr>
            <w:ins w:id="15498" w:author="XuanWen Chen" w:date="2019-01-02T08:46:00Z">
              <w:r>
                <w:rPr>
                  <w:rFonts w:hAnsi="宋体" w:hint="eastAsia"/>
                </w:rPr>
                <w:t>PM完成自己的任务，需要上</w:t>
              </w:r>
              <w:proofErr w:type="gramStart"/>
              <w:r>
                <w:rPr>
                  <w:rFonts w:hAnsi="宋体" w:hint="eastAsia"/>
                </w:rPr>
                <w:t>传任务</w:t>
              </w:r>
              <w:proofErr w:type="gramEnd"/>
              <w:r>
                <w:rPr>
                  <w:rFonts w:hAnsi="宋体" w:hint="eastAsia"/>
                </w:rPr>
                <w:t>文件。</w:t>
              </w:r>
            </w:ins>
          </w:p>
        </w:tc>
      </w:tr>
      <w:tr w:rsidR="007622A2" w:rsidRPr="000D31F2" w14:paraId="2AB21F6F" w14:textId="77777777" w:rsidTr="00967CA1">
        <w:trPr>
          <w:ins w:id="15499" w:author="XuanWen Chen" w:date="2019-01-02T08:46:00Z"/>
        </w:trPr>
        <w:tc>
          <w:tcPr>
            <w:tcW w:w="2074" w:type="dxa"/>
          </w:tcPr>
          <w:p w14:paraId="21126DAA" w14:textId="77777777" w:rsidR="007622A2" w:rsidRPr="008035F1" w:rsidRDefault="007622A2" w:rsidP="00967CA1">
            <w:pPr>
              <w:jc w:val="left"/>
              <w:rPr>
                <w:ins w:id="15500" w:author="XuanWen Chen" w:date="2019-01-02T08:46:00Z"/>
                <w:rFonts w:hAnsi="宋体"/>
              </w:rPr>
            </w:pPr>
            <w:ins w:id="15501" w:author="XuanWen Chen" w:date="2019-01-02T08:46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</w:tcPr>
          <w:p w14:paraId="5B05D765" w14:textId="77777777" w:rsidR="007622A2" w:rsidRPr="000D31F2" w:rsidRDefault="007622A2" w:rsidP="00967CA1">
            <w:pPr>
              <w:rPr>
                <w:ins w:id="15502" w:author="XuanWen Chen" w:date="2019-01-02T08:46:00Z"/>
              </w:rPr>
            </w:pPr>
            <w:ins w:id="15503" w:author="XuanWen Chen" w:date="2019-01-02T08:46:00Z">
              <w:r w:rsidRPr="000D31F2">
                <w:rPr>
                  <w:rFonts w:hint="eastAsia"/>
                </w:rPr>
                <w:t>PRE-1：登录系统</w:t>
              </w:r>
            </w:ins>
          </w:p>
          <w:p w14:paraId="0A2516DC" w14:textId="77777777" w:rsidR="007622A2" w:rsidRPr="000D31F2" w:rsidRDefault="007622A2" w:rsidP="00967CA1">
            <w:pPr>
              <w:rPr>
                <w:ins w:id="15504" w:author="XuanWen Chen" w:date="2019-01-02T08:46:00Z"/>
              </w:rPr>
            </w:pPr>
            <w:ins w:id="15505" w:author="XuanWen Chen" w:date="2019-01-02T08:46:00Z">
              <w:r w:rsidRPr="000D31F2">
                <w:rPr>
                  <w:rFonts w:hint="eastAsia"/>
                </w:rPr>
                <w:t>PRE-2：有项目实例</w:t>
              </w:r>
            </w:ins>
          </w:p>
          <w:p w14:paraId="4BEAAF3E" w14:textId="77777777" w:rsidR="007622A2" w:rsidRDefault="007622A2" w:rsidP="00967CA1">
            <w:pPr>
              <w:rPr>
                <w:ins w:id="15506" w:author="XuanWen Chen" w:date="2019-01-02T08:46:00Z"/>
              </w:rPr>
            </w:pPr>
            <w:ins w:id="15507" w:author="XuanWen Chen" w:date="2019-01-02T08:46:00Z">
              <w:r w:rsidRPr="000D31F2">
                <w:rPr>
                  <w:rFonts w:hint="eastAsia"/>
                </w:rPr>
                <w:t>PRE-3：为当前项目PM的扮演者</w:t>
              </w:r>
            </w:ins>
          </w:p>
          <w:p w14:paraId="0551B5A5" w14:textId="77777777" w:rsidR="007622A2" w:rsidRPr="000D31F2" w:rsidRDefault="007622A2" w:rsidP="00967CA1">
            <w:pPr>
              <w:rPr>
                <w:ins w:id="15508" w:author="XuanWen Chen" w:date="2019-01-02T08:46:00Z"/>
              </w:rPr>
            </w:pPr>
            <w:ins w:id="15509" w:author="XuanWen Chen" w:date="2019-01-02T08:46:00Z">
              <w:r>
                <w:rPr>
                  <w:rFonts w:hint="eastAsia"/>
                </w:rPr>
                <w:t>P</w:t>
              </w:r>
              <w:r>
                <w:t>RE-4</w:t>
              </w:r>
              <w:r>
                <w:rPr>
                  <w:rFonts w:hint="eastAsia"/>
                </w:rPr>
                <w:t>：有分配至自己的任务</w:t>
              </w:r>
            </w:ins>
          </w:p>
        </w:tc>
      </w:tr>
      <w:tr w:rsidR="007622A2" w:rsidRPr="000D31F2" w14:paraId="09B0FF42" w14:textId="77777777" w:rsidTr="00967CA1">
        <w:trPr>
          <w:ins w:id="15510" w:author="XuanWen Chen" w:date="2019-01-02T08:46:00Z"/>
        </w:trPr>
        <w:tc>
          <w:tcPr>
            <w:tcW w:w="2074" w:type="dxa"/>
          </w:tcPr>
          <w:p w14:paraId="0E6CAA69" w14:textId="77777777" w:rsidR="007622A2" w:rsidRPr="008035F1" w:rsidRDefault="007622A2" w:rsidP="00967CA1">
            <w:pPr>
              <w:jc w:val="left"/>
              <w:rPr>
                <w:ins w:id="15511" w:author="XuanWen Chen" w:date="2019-01-02T08:46:00Z"/>
                <w:rFonts w:hAnsi="宋体"/>
              </w:rPr>
            </w:pPr>
            <w:ins w:id="15512" w:author="XuanWen Chen" w:date="2019-01-02T08:46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</w:tcPr>
          <w:p w14:paraId="79D243C0" w14:textId="77777777" w:rsidR="007622A2" w:rsidRDefault="007622A2" w:rsidP="00967CA1">
            <w:pPr>
              <w:rPr>
                <w:ins w:id="15513" w:author="XuanWen Chen" w:date="2019-01-02T08:46:00Z"/>
              </w:rPr>
            </w:pPr>
            <w:ins w:id="15514" w:author="XuanWen Chen" w:date="2019-01-02T08:46:00Z">
              <w:r>
                <w:rPr>
                  <w:rFonts w:hint="eastAsia"/>
                </w:rPr>
                <w:t>P</w:t>
              </w:r>
              <w:r>
                <w:t>OST-1:</w:t>
              </w:r>
              <w:r>
                <w:rPr>
                  <w:rFonts w:hint="eastAsia"/>
                </w:rPr>
                <w:t>任务完成，项目进度向下推进。</w:t>
              </w:r>
            </w:ins>
          </w:p>
          <w:p w14:paraId="127E1324" w14:textId="77777777" w:rsidR="007622A2" w:rsidRPr="000D31F2" w:rsidRDefault="007622A2" w:rsidP="00967CA1">
            <w:pPr>
              <w:rPr>
                <w:ins w:id="15515" w:author="XuanWen Chen" w:date="2019-01-02T08:46:00Z"/>
              </w:rPr>
            </w:pPr>
            <w:ins w:id="15516" w:author="XuanWen Chen" w:date="2019-01-02T08:46:00Z">
              <w:r>
                <w:rPr>
                  <w:rFonts w:hint="eastAsia"/>
                </w:rPr>
                <w:t>P</w:t>
              </w:r>
              <w:r>
                <w:t>OST-2</w:t>
              </w:r>
              <w:r>
                <w:rPr>
                  <w:rFonts w:hint="eastAsia"/>
                </w:rPr>
                <w:t>：通知下一个任务需要发布。</w:t>
              </w:r>
            </w:ins>
          </w:p>
        </w:tc>
      </w:tr>
      <w:tr w:rsidR="007622A2" w:rsidRPr="007D1548" w14:paraId="06E8957D" w14:textId="77777777" w:rsidTr="00967CA1">
        <w:trPr>
          <w:ins w:id="15517" w:author="XuanWen Chen" w:date="2019-01-02T08:46:00Z"/>
        </w:trPr>
        <w:tc>
          <w:tcPr>
            <w:tcW w:w="2074" w:type="dxa"/>
          </w:tcPr>
          <w:p w14:paraId="663D3CC6" w14:textId="77777777" w:rsidR="007622A2" w:rsidRPr="008035F1" w:rsidRDefault="007622A2" w:rsidP="00967CA1">
            <w:pPr>
              <w:rPr>
                <w:ins w:id="15518" w:author="XuanWen Chen" w:date="2019-01-02T08:46:00Z"/>
                <w:rFonts w:hAnsi="宋体"/>
              </w:rPr>
            </w:pPr>
            <w:ins w:id="15519" w:author="XuanWen Chen" w:date="2019-01-02T08:46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</w:tcPr>
          <w:p w14:paraId="565161CD" w14:textId="77777777" w:rsidR="007622A2" w:rsidRPr="00E25974" w:rsidRDefault="007622A2" w:rsidP="00967CA1">
            <w:pPr>
              <w:rPr>
                <w:ins w:id="15520" w:author="XuanWen Chen" w:date="2019-01-02T08:46:00Z"/>
                <w:rFonts w:hAnsi="宋体"/>
              </w:rPr>
            </w:pPr>
            <w:ins w:id="15521" w:author="XuanWen Chen" w:date="2019-01-02T08:46:00Z">
              <w:r>
                <w:rPr>
                  <w:rFonts w:hAnsi="宋体" w:hint="eastAsia"/>
                </w:rPr>
                <w:t>1.</w:t>
              </w:r>
              <w:r w:rsidRPr="00E25974">
                <w:rPr>
                  <w:rFonts w:hAnsi="宋体" w:hint="eastAsia"/>
                </w:rPr>
                <w:t>登陆我的任务</w:t>
              </w:r>
            </w:ins>
          </w:p>
          <w:p w14:paraId="0B21E891" w14:textId="77777777" w:rsidR="007622A2" w:rsidRDefault="007622A2" w:rsidP="00967CA1">
            <w:pPr>
              <w:rPr>
                <w:ins w:id="15522" w:author="XuanWen Chen" w:date="2019-01-02T08:46:00Z"/>
                <w:rFonts w:hAnsi="宋体"/>
              </w:rPr>
            </w:pPr>
            <w:ins w:id="15523" w:author="XuanWen Chen" w:date="2019-01-02T08:46:00Z">
              <w:r>
                <w:rPr>
                  <w:rFonts w:hAnsi="宋体" w:hint="eastAsia"/>
                </w:rPr>
                <w:t>2.点击未完成的任务</w:t>
              </w:r>
            </w:ins>
          </w:p>
          <w:p w14:paraId="2EE3B627" w14:textId="77777777" w:rsidR="007622A2" w:rsidRDefault="007622A2" w:rsidP="00967CA1">
            <w:pPr>
              <w:rPr>
                <w:ins w:id="15524" w:author="XuanWen Chen" w:date="2019-01-02T08:46:00Z"/>
                <w:rFonts w:hAnsi="宋体"/>
              </w:rPr>
            </w:pPr>
            <w:ins w:id="15525" w:author="XuanWen Chen" w:date="2019-01-02T08:46:00Z">
              <w:r>
                <w:rPr>
                  <w:rFonts w:hAnsi="宋体" w:hint="eastAsia"/>
                </w:rPr>
                <w:t>3.上</w:t>
              </w:r>
              <w:proofErr w:type="gramStart"/>
              <w:r>
                <w:rPr>
                  <w:rFonts w:hAnsi="宋体" w:hint="eastAsia"/>
                </w:rPr>
                <w:t>传任务</w:t>
              </w:r>
              <w:proofErr w:type="gramEnd"/>
              <w:r>
                <w:rPr>
                  <w:rFonts w:hAnsi="宋体" w:hint="eastAsia"/>
                </w:rPr>
                <w:t>文件</w:t>
              </w:r>
            </w:ins>
          </w:p>
          <w:p w14:paraId="70CFC7D6" w14:textId="77777777" w:rsidR="007622A2" w:rsidRDefault="007622A2" w:rsidP="00967CA1">
            <w:pPr>
              <w:rPr>
                <w:ins w:id="15526" w:author="XuanWen Chen" w:date="2019-01-02T08:46:00Z"/>
                <w:rFonts w:hAnsi="宋体"/>
              </w:rPr>
            </w:pPr>
            <w:ins w:id="15527" w:author="XuanWen Chen" w:date="2019-01-02T08:46:00Z">
              <w:r>
                <w:rPr>
                  <w:rFonts w:hAnsi="宋体" w:hint="eastAsia"/>
                </w:rPr>
                <w:t>4.填写任务描述</w:t>
              </w:r>
            </w:ins>
          </w:p>
          <w:p w14:paraId="6E325C7E" w14:textId="77777777" w:rsidR="007622A2" w:rsidRDefault="007622A2" w:rsidP="00967CA1">
            <w:pPr>
              <w:rPr>
                <w:ins w:id="15528" w:author="XuanWen Chen" w:date="2019-01-02T08:46:00Z"/>
                <w:rFonts w:hAnsi="宋体"/>
              </w:rPr>
            </w:pPr>
            <w:ins w:id="15529" w:author="XuanWen Chen" w:date="2019-01-02T08:46:00Z">
              <w:r>
                <w:rPr>
                  <w:rFonts w:hAnsi="宋体" w:hint="eastAsia"/>
                </w:rPr>
                <w:t>5.确认任务上传</w:t>
              </w:r>
            </w:ins>
          </w:p>
          <w:p w14:paraId="1D134270" w14:textId="77777777" w:rsidR="007622A2" w:rsidRPr="00E25974" w:rsidRDefault="007622A2" w:rsidP="00967CA1">
            <w:pPr>
              <w:rPr>
                <w:ins w:id="15530" w:author="XuanWen Chen" w:date="2019-01-02T08:46:00Z"/>
                <w:rFonts w:hAnsi="宋体"/>
              </w:rPr>
            </w:pPr>
          </w:p>
        </w:tc>
      </w:tr>
      <w:tr w:rsidR="007622A2" w:rsidRPr="003818F6" w14:paraId="54414F2D" w14:textId="77777777" w:rsidTr="00967CA1">
        <w:trPr>
          <w:trHeight w:val="1370"/>
          <w:ins w:id="15531" w:author="XuanWen Chen" w:date="2019-01-02T08:46:00Z"/>
        </w:trPr>
        <w:tc>
          <w:tcPr>
            <w:tcW w:w="2074" w:type="dxa"/>
          </w:tcPr>
          <w:p w14:paraId="23BB84E0" w14:textId="77777777" w:rsidR="007622A2" w:rsidRPr="008035F1" w:rsidRDefault="007622A2" w:rsidP="00967CA1">
            <w:pPr>
              <w:jc w:val="left"/>
              <w:rPr>
                <w:ins w:id="15532" w:author="XuanWen Chen" w:date="2019-01-02T08:46:00Z"/>
                <w:rFonts w:hAnsi="宋体"/>
              </w:rPr>
            </w:pPr>
            <w:ins w:id="15533" w:author="XuanWen Chen" w:date="2019-01-02T08:46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</w:tcPr>
          <w:p w14:paraId="6BE53C25" w14:textId="77777777" w:rsidR="007622A2" w:rsidRPr="003818F6" w:rsidRDefault="007622A2" w:rsidP="00967CA1">
            <w:pPr>
              <w:jc w:val="left"/>
              <w:rPr>
                <w:ins w:id="15534" w:author="XuanWen Chen" w:date="2019-01-02T08:46:00Z"/>
                <w:rFonts w:hAnsi="宋体"/>
              </w:rPr>
            </w:pPr>
          </w:p>
        </w:tc>
      </w:tr>
      <w:tr w:rsidR="007622A2" w:rsidRPr="00FD6E19" w14:paraId="68C946B0" w14:textId="77777777" w:rsidTr="00967CA1">
        <w:trPr>
          <w:ins w:id="15535" w:author="XuanWen Chen" w:date="2019-01-02T08:46:00Z"/>
        </w:trPr>
        <w:tc>
          <w:tcPr>
            <w:tcW w:w="2074" w:type="dxa"/>
          </w:tcPr>
          <w:p w14:paraId="68875560" w14:textId="77777777" w:rsidR="007622A2" w:rsidRPr="008035F1" w:rsidRDefault="007622A2" w:rsidP="00967CA1">
            <w:pPr>
              <w:jc w:val="left"/>
              <w:rPr>
                <w:ins w:id="15536" w:author="XuanWen Chen" w:date="2019-01-02T08:46:00Z"/>
                <w:rFonts w:hAnsi="宋体"/>
              </w:rPr>
            </w:pPr>
            <w:ins w:id="15537" w:author="XuanWen Chen" w:date="2019-01-02T08:46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</w:tcPr>
          <w:p w14:paraId="2AE33086" w14:textId="77777777" w:rsidR="007622A2" w:rsidRPr="00FD6E19" w:rsidRDefault="007622A2" w:rsidP="00967CA1">
            <w:pPr>
              <w:jc w:val="left"/>
              <w:rPr>
                <w:ins w:id="15538" w:author="XuanWen Chen" w:date="2019-01-02T08:46:00Z"/>
                <w:rFonts w:hAnsi="宋体"/>
              </w:rPr>
            </w:pPr>
          </w:p>
        </w:tc>
      </w:tr>
      <w:tr w:rsidR="007622A2" w:rsidRPr="008035F1" w14:paraId="3EC75BB8" w14:textId="77777777" w:rsidTr="00967CA1">
        <w:trPr>
          <w:ins w:id="15539" w:author="XuanWen Chen" w:date="2019-01-02T08:46:00Z"/>
        </w:trPr>
        <w:tc>
          <w:tcPr>
            <w:tcW w:w="2074" w:type="dxa"/>
          </w:tcPr>
          <w:p w14:paraId="0CA9CF1E" w14:textId="77777777" w:rsidR="007622A2" w:rsidRPr="008035F1" w:rsidRDefault="007622A2" w:rsidP="00967CA1">
            <w:pPr>
              <w:jc w:val="left"/>
              <w:rPr>
                <w:ins w:id="15540" w:author="XuanWen Chen" w:date="2019-01-02T08:46:00Z"/>
                <w:rFonts w:hAnsi="宋体"/>
              </w:rPr>
            </w:pPr>
            <w:ins w:id="15541" w:author="XuanWen Chen" w:date="2019-01-02T08:46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</w:tcPr>
          <w:p w14:paraId="697B6B11" w14:textId="77777777" w:rsidR="007622A2" w:rsidRPr="008035F1" w:rsidRDefault="007622A2" w:rsidP="00967CA1">
            <w:pPr>
              <w:jc w:val="left"/>
              <w:rPr>
                <w:ins w:id="15542" w:author="XuanWen Chen" w:date="2019-01-02T08:46:00Z"/>
                <w:rFonts w:hAnsi="宋体"/>
              </w:rPr>
            </w:pPr>
            <w:ins w:id="15543" w:author="XuanWen Chen" w:date="2019-01-02T08:46:00Z">
              <w:r>
                <w:rPr>
                  <w:rFonts w:hAnsi="宋体" w:hint="eastAsia"/>
                </w:rPr>
                <w:t>低</w:t>
              </w:r>
            </w:ins>
          </w:p>
        </w:tc>
      </w:tr>
      <w:tr w:rsidR="007622A2" w:rsidRPr="008035F1" w14:paraId="379BA21E" w14:textId="77777777" w:rsidTr="00967CA1">
        <w:trPr>
          <w:ins w:id="15544" w:author="XuanWen Chen" w:date="2019-01-02T08:46:00Z"/>
        </w:trPr>
        <w:tc>
          <w:tcPr>
            <w:tcW w:w="2074" w:type="dxa"/>
          </w:tcPr>
          <w:p w14:paraId="011674F2" w14:textId="77777777" w:rsidR="007622A2" w:rsidRPr="008035F1" w:rsidRDefault="007622A2" w:rsidP="00967CA1">
            <w:pPr>
              <w:jc w:val="left"/>
              <w:rPr>
                <w:ins w:id="15545" w:author="XuanWen Chen" w:date="2019-01-02T08:46:00Z"/>
                <w:rFonts w:hAnsi="宋体"/>
              </w:rPr>
            </w:pPr>
            <w:ins w:id="15546" w:author="XuanWen Chen" w:date="2019-01-02T08:46:00Z">
              <w:r w:rsidRPr="008035F1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222" w:type="dxa"/>
            <w:gridSpan w:val="3"/>
          </w:tcPr>
          <w:p w14:paraId="559105E2" w14:textId="77777777" w:rsidR="007622A2" w:rsidRPr="008035F1" w:rsidRDefault="007622A2" w:rsidP="00967CA1">
            <w:pPr>
              <w:jc w:val="left"/>
              <w:rPr>
                <w:ins w:id="15547" w:author="XuanWen Chen" w:date="2019-01-02T08:46:00Z"/>
                <w:rFonts w:hAnsi="宋体"/>
              </w:rPr>
            </w:pPr>
          </w:p>
        </w:tc>
      </w:tr>
      <w:tr w:rsidR="007622A2" w:rsidRPr="008035F1" w14:paraId="5614BDB5" w14:textId="77777777" w:rsidTr="00967CA1">
        <w:trPr>
          <w:ins w:id="15548" w:author="XuanWen Chen" w:date="2019-01-02T08:46:00Z"/>
        </w:trPr>
        <w:tc>
          <w:tcPr>
            <w:tcW w:w="2074" w:type="dxa"/>
          </w:tcPr>
          <w:p w14:paraId="68A7373B" w14:textId="77777777" w:rsidR="007622A2" w:rsidRPr="008035F1" w:rsidRDefault="007622A2" w:rsidP="00967CA1">
            <w:pPr>
              <w:jc w:val="left"/>
              <w:rPr>
                <w:ins w:id="15549" w:author="XuanWen Chen" w:date="2019-01-02T08:46:00Z"/>
                <w:rFonts w:hAnsi="宋体"/>
              </w:rPr>
            </w:pPr>
            <w:ins w:id="15550" w:author="XuanWen Chen" w:date="2019-01-02T08:46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</w:tcPr>
          <w:p w14:paraId="71FEC692" w14:textId="77777777" w:rsidR="007622A2" w:rsidRPr="008035F1" w:rsidRDefault="007622A2" w:rsidP="00967CA1">
            <w:pPr>
              <w:jc w:val="left"/>
              <w:rPr>
                <w:ins w:id="15551" w:author="XuanWen Chen" w:date="2019-01-02T08:46:00Z"/>
                <w:rFonts w:hAnsi="宋体"/>
              </w:rPr>
            </w:pPr>
          </w:p>
        </w:tc>
      </w:tr>
      <w:tr w:rsidR="007622A2" w:rsidRPr="002E6A2F" w14:paraId="691CD241" w14:textId="77777777" w:rsidTr="00967CA1">
        <w:trPr>
          <w:ins w:id="15552" w:author="XuanWen Chen" w:date="2019-01-02T08:46:00Z"/>
        </w:trPr>
        <w:tc>
          <w:tcPr>
            <w:tcW w:w="2074" w:type="dxa"/>
          </w:tcPr>
          <w:p w14:paraId="74BEAD88" w14:textId="77777777" w:rsidR="007622A2" w:rsidRPr="008035F1" w:rsidRDefault="007622A2" w:rsidP="00967CA1">
            <w:pPr>
              <w:jc w:val="left"/>
              <w:rPr>
                <w:ins w:id="15553" w:author="XuanWen Chen" w:date="2019-01-02T08:46:00Z"/>
                <w:rFonts w:hAnsi="宋体"/>
              </w:rPr>
            </w:pPr>
            <w:ins w:id="15554" w:author="XuanWen Chen" w:date="2019-01-02T08:46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</w:tcPr>
          <w:p w14:paraId="52142002" w14:textId="77777777" w:rsidR="007622A2" w:rsidRPr="002E6A2F" w:rsidRDefault="007622A2" w:rsidP="00967CA1">
            <w:pPr>
              <w:jc w:val="left"/>
              <w:rPr>
                <w:ins w:id="15555" w:author="XuanWen Chen" w:date="2019-01-02T08:46:00Z"/>
                <w:rFonts w:hAnsi="宋体"/>
              </w:rPr>
            </w:pPr>
          </w:p>
        </w:tc>
      </w:tr>
      <w:tr w:rsidR="007622A2" w:rsidRPr="008035F1" w14:paraId="4159FFA4" w14:textId="77777777" w:rsidTr="00967CA1">
        <w:trPr>
          <w:ins w:id="15556" w:author="XuanWen Chen" w:date="2019-01-02T08:46:00Z"/>
        </w:trPr>
        <w:tc>
          <w:tcPr>
            <w:tcW w:w="2074" w:type="dxa"/>
          </w:tcPr>
          <w:p w14:paraId="11BAE62D" w14:textId="77777777" w:rsidR="007622A2" w:rsidRPr="008035F1" w:rsidRDefault="007622A2" w:rsidP="00967CA1">
            <w:pPr>
              <w:jc w:val="left"/>
              <w:rPr>
                <w:ins w:id="15557" w:author="XuanWen Chen" w:date="2019-01-02T08:46:00Z"/>
                <w:rFonts w:hAnsi="宋体"/>
              </w:rPr>
            </w:pPr>
            <w:ins w:id="15558" w:author="XuanWen Chen" w:date="2019-01-02T08:46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</w:tcPr>
          <w:p w14:paraId="4A1D08AA" w14:textId="77777777" w:rsidR="007622A2" w:rsidRDefault="007622A2" w:rsidP="00967CA1">
            <w:pPr>
              <w:jc w:val="left"/>
              <w:rPr>
                <w:ins w:id="15559" w:author="XuanWen Chen" w:date="2019-01-02T08:46:00Z"/>
                <w:rFonts w:hAnsi="宋体"/>
              </w:rPr>
            </w:pPr>
            <w:ins w:id="15560" w:author="XuanWen Chen" w:date="2019-01-02T08:46:00Z">
              <w:r>
                <w:rPr>
                  <w:rFonts w:hAnsi="宋体" w:hint="eastAsia"/>
                </w:rPr>
                <w:t>有正在参加的项目且有已完成的任务</w:t>
              </w:r>
            </w:ins>
          </w:p>
          <w:p w14:paraId="56E24410" w14:textId="77777777" w:rsidR="007622A2" w:rsidRPr="008035F1" w:rsidRDefault="007622A2" w:rsidP="00967CA1">
            <w:pPr>
              <w:jc w:val="left"/>
              <w:rPr>
                <w:ins w:id="15561" w:author="XuanWen Chen" w:date="2019-01-02T08:46:00Z"/>
                <w:rFonts w:hAnsi="宋体"/>
              </w:rPr>
            </w:pPr>
          </w:p>
        </w:tc>
      </w:tr>
    </w:tbl>
    <w:p w14:paraId="34B10AA6" w14:textId="77777777" w:rsidR="007622A2" w:rsidRPr="00C06A3F" w:rsidRDefault="007622A2" w:rsidP="007622A2">
      <w:pPr>
        <w:rPr>
          <w:ins w:id="15562" w:author="XuanWen Chen" w:date="2019-01-02T08:46:00Z"/>
        </w:rPr>
      </w:pPr>
    </w:p>
    <w:p w14:paraId="51510E97" w14:textId="77777777" w:rsidR="007622A2" w:rsidRPr="00B22EFC" w:rsidRDefault="007622A2" w:rsidP="007622A2">
      <w:pPr>
        <w:pStyle w:val="4"/>
        <w:rPr>
          <w:ins w:id="15563" w:author="XuanWen Chen" w:date="2019-01-02T08:46:00Z"/>
        </w:rPr>
      </w:pPr>
      <w:ins w:id="15564" w:author="XuanWen Chen" w:date="2019-01-02T08:46:00Z">
        <w:r w:rsidRPr="00B22EFC">
          <w:rPr>
            <w:rFonts w:hint="eastAsia"/>
          </w:rPr>
          <w:t>查看项目评价</w:t>
        </w:r>
      </w:ins>
    </w:p>
    <w:p w14:paraId="6EA55665" w14:textId="77777777" w:rsidR="007622A2" w:rsidRPr="00953E8B" w:rsidRDefault="007622A2" w:rsidP="007622A2">
      <w:pPr>
        <w:pStyle w:val="4"/>
        <w:rPr>
          <w:ins w:id="15565" w:author="XuanWen Chen" w:date="2019-01-02T08:46:00Z"/>
        </w:rPr>
      </w:pPr>
      <w:ins w:id="15566" w:author="XuanWen Chen" w:date="2019-01-02T08:46:00Z">
        <w:r w:rsidRPr="00953E8B">
          <w:rPr>
            <w:rFonts w:hint="eastAsia"/>
          </w:rPr>
          <w:t>查看统计信息</w:t>
        </w:r>
      </w:ins>
    </w:p>
    <w:p w14:paraId="57F041F2" w14:textId="77777777" w:rsidR="007622A2" w:rsidRDefault="007622A2" w:rsidP="007622A2">
      <w:pPr>
        <w:rPr>
          <w:ins w:id="15567" w:author="XuanWen Chen" w:date="2019-01-02T08:46:00Z"/>
        </w:rPr>
      </w:pPr>
    </w:p>
    <w:p w14:paraId="371ED86D" w14:textId="77777777" w:rsidR="007622A2" w:rsidRDefault="007622A2" w:rsidP="007622A2">
      <w:pPr>
        <w:rPr>
          <w:ins w:id="15568" w:author="XuanWen Chen" w:date="2019-01-02T08:46:00Z"/>
        </w:rPr>
      </w:pPr>
    </w:p>
    <w:p w14:paraId="66A77DD6" w14:textId="0A3F537F" w:rsidR="0040689B" w:rsidRDefault="00C06991" w:rsidP="00C06991">
      <w:pPr>
        <w:pStyle w:val="4"/>
      </w:pPr>
      <w:r>
        <w:rPr>
          <w:rFonts w:hint="eastAsia"/>
        </w:rPr>
        <w:t>成员互评</w:t>
      </w:r>
      <w:bookmarkEnd w:id="1536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6A18F469" w14:textId="77777777" w:rsidTr="0040689B">
        <w:tc>
          <w:tcPr>
            <w:tcW w:w="2074" w:type="dxa"/>
          </w:tcPr>
          <w:p w14:paraId="429379E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EB8296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成员互评</w:t>
            </w:r>
          </w:p>
        </w:tc>
      </w:tr>
      <w:tr w:rsidR="0040689B" w:rsidRPr="008035F1" w14:paraId="731E7C55" w14:textId="77777777" w:rsidTr="0040689B">
        <w:tc>
          <w:tcPr>
            <w:tcW w:w="2074" w:type="dxa"/>
          </w:tcPr>
          <w:p w14:paraId="5A654F7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BA745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5B12D6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7CB627B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50BE9FF" w14:textId="77777777" w:rsidTr="0040689B">
        <w:tc>
          <w:tcPr>
            <w:tcW w:w="2074" w:type="dxa"/>
          </w:tcPr>
          <w:p w14:paraId="7394B5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B079E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5E4543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24466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E418A2F" w14:textId="77777777" w:rsidTr="0040689B">
        <w:tc>
          <w:tcPr>
            <w:tcW w:w="2074" w:type="dxa"/>
          </w:tcPr>
          <w:p w14:paraId="251CBD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5A98AD6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在项目任务全部完成之后，项目成员对所有成员根据评分表（包括但不限于积极性，任务完成程度等）进行打分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53130020" w14:textId="77777777" w:rsidTr="0040689B">
        <w:tc>
          <w:tcPr>
            <w:tcW w:w="2074" w:type="dxa"/>
          </w:tcPr>
          <w:p w14:paraId="235EFC4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E00E3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项目成员需要对所有成员进行评价</w:t>
            </w:r>
          </w:p>
        </w:tc>
      </w:tr>
      <w:tr w:rsidR="0040689B" w:rsidRPr="000D31F2" w14:paraId="1476164D" w14:textId="77777777" w:rsidTr="0040689B">
        <w:tc>
          <w:tcPr>
            <w:tcW w:w="2074" w:type="dxa"/>
          </w:tcPr>
          <w:p w14:paraId="1AF8B1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1B9A357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9BC16EC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1FC83F2B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602C0985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：项目任务全部</w:t>
            </w:r>
            <w:proofErr w:type="gramStart"/>
            <w:r>
              <w:rPr>
                <w:rFonts w:hint="eastAsia"/>
              </w:rPr>
              <w:t>结束结束</w:t>
            </w:r>
            <w:proofErr w:type="gramEnd"/>
          </w:p>
        </w:tc>
      </w:tr>
      <w:tr w:rsidR="0040689B" w:rsidRPr="000D31F2" w14:paraId="4118F61F" w14:textId="77777777" w:rsidTr="0040689B">
        <w:tc>
          <w:tcPr>
            <w:tcW w:w="2074" w:type="dxa"/>
          </w:tcPr>
          <w:p w14:paraId="114239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34A1DFF1" w14:textId="77777777" w:rsidR="0040689B" w:rsidRPr="000D31F2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项目成员我的评分进行更新。</w:t>
            </w:r>
          </w:p>
        </w:tc>
      </w:tr>
      <w:tr w:rsidR="0040689B" w:rsidRPr="002B179C" w14:paraId="34B7D2FD" w14:textId="77777777" w:rsidTr="0040689B">
        <w:tc>
          <w:tcPr>
            <w:tcW w:w="2074" w:type="dxa"/>
          </w:tcPr>
          <w:p w14:paraId="75A6C75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222" w:type="dxa"/>
            <w:gridSpan w:val="3"/>
          </w:tcPr>
          <w:p w14:paraId="1A3B65A0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项目成员选择我的评价</w:t>
            </w:r>
          </w:p>
          <w:p w14:paraId="73B663FE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进入项目小组互评</w:t>
            </w:r>
          </w:p>
          <w:p w14:paraId="3727024E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选择成员</w:t>
            </w:r>
          </w:p>
          <w:p w14:paraId="6E904E10" w14:textId="77777777" w:rsidR="0040689B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根据所给出的评分表对其进行评价</w:t>
            </w:r>
          </w:p>
          <w:p w14:paraId="310FB2F3" w14:textId="77777777" w:rsidR="0040689B" w:rsidRPr="007D1548" w:rsidRDefault="0040689B" w:rsidP="00AE77A1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更换项目成员，直至</w:t>
            </w:r>
          </w:p>
          <w:p w14:paraId="4250E6EC" w14:textId="77777777" w:rsidR="0040689B" w:rsidRPr="002B179C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7AA403C3" w14:textId="77777777" w:rsidTr="0040689B">
        <w:trPr>
          <w:trHeight w:val="1370"/>
        </w:trPr>
        <w:tc>
          <w:tcPr>
            <w:tcW w:w="2074" w:type="dxa"/>
          </w:tcPr>
          <w:p w14:paraId="0B25F2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9E53EB8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B33DEFD" w14:textId="77777777" w:rsidTr="0040689B">
        <w:tc>
          <w:tcPr>
            <w:tcW w:w="2074" w:type="dxa"/>
          </w:tcPr>
          <w:p w14:paraId="013157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D009A7F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7</w:t>
            </w:r>
            <w:r w:rsidRPr="00FD6E19">
              <w:rPr>
                <w:rFonts w:hAnsi="宋体" w:hint="eastAsia"/>
              </w:rPr>
              <w:t>.0</w:t>
            </w:r>
            <w:r w:rsidRPr="00FD6E19">
              <w:rPr>
                <w:rFonts w:hAnsi="宋体"/>
              </w:rPr>
              <w:t xml:space="preserve"> </w:t>
            </w:r>
            <w:r w:rsidRPr="00FD6E19">
              <w:rPr>
                <w:rFonts w:hAnsi="宋体" w:hint="eastAsia"/>
              </w:rPr>
              <w:t>E1</w:t>
            </w: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77C6C64D" w14:textId="77777777" w:rsidTr="0040689B">
        <w:tc>
          <w:tcPr>
            <w:tcW w:w="2074" w:type="dxa"/>
          </w:tcPr>
          <w:p w14:paraId="0FFE87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B2287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84CBDA9" w14:textId="77777777" w:rsidTr="0040689B">
        <w:tc>
          <w:tcPr>
            <w:tcW w:w="2074" w:type="dxa"/>
          </w:tcPr>
          <w:p w14:paraId="1FB261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9608E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低，仅项目任务全部完成时评价一次</w:t>
            </w:r>
          </w:p>
        </w:tc>
      </w:tr>
      <w:tr w:rsidR="0040689B" w:rsidRPr="008035F1" w14:paraId="210337EB" w14:textId="77777777" w:rsidTr="0040689B">
        <w:tc>
          <w:tcPr>
            <w:tcW w:w="2074" w:type="dxa"/>
          </w:tcPr>
          <w:p w14:paraId="2314C9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F9422A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A85E7CA" w14:textId="77777777" w:rsidTr="0040689B">
        <w:tc>
          <w:tcPr>
            <w:tcW w:w="2074" w:type="dxa"/>
          </w:tcPr>
          <w:p w14:paraId="1384E9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D02410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1A4A25C" w14:textId="77777777" w:rsidTr="0040689B">
        <w:tc>
          <w:tcPr>
            <w:tcW w:w="2074" w:type="dxa"/>
          </w:tcPr>
          <w:p w14:paraId="4E19EB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35B342D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6CED96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108A8EC6" w14:textId="0038FCE5" w:rsidR="0040689B" w:rsidRDefault="00041354" w:rsidP="00C06991">
      <w:pPr>
        <w:pStyle w:val="4"/>
      </w:pPr>
      <w:bookmarkStart w:id="15569" w:name="_Toc533621487"/>
      <w:r>
        <w:rPr>
          <w:rFonts w:hint="eastAsia"/>
        </w:rPr>
        <w:t>上</w:t>
      </w:r>
      <w:proofErr w:type="gramStart"/>
      <w:r>
        <w:rPr>
          <w:rFonts w:hint="eastAsia"/>
        </w:rPr>
        <w:t>传</w:t>
      </w:r>
      <w:r w:rsidR="00C06991">
        <w:rPr>
          <w:rFonts w:hint="eastAsia"/>
        </w:rPr>
        <w:t>任务</w:t>
      </w:r>
      <w:bookmarkEnd w:id="15569"/>
      <w:proofErr w:type="gramEnd"/>
      <w:r>
        <w:rPr>
          <w:rFonts w:hint="eastAsia"/>
        </w:rPr>
        <w:t>文档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66332E93" w14:textId="77777777" w:rsidTr="0040689B">
        <w:tc>
          <w:tcPr>
            <w:tcW w:w="2074" w:type="dxa"/>
          </w:tcPr>
          <w:p w14:paraId="2E93F76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D8804F5" w14:textId="2587DFA6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 w:rsidR="00041354">
              <w:rPr>
                <w:rFonts w:hAnsi="宋体" w:hint="eastAsia"/>
                <w:b/>
              </w:rPr>
              <w:t>上</w:t>
            </w:r>
            <w:proofErr w:type="gramStart"/>
            <w:r w:rsidR="00041354">
              <w:rPr>
                <w:rFonts w:hAnsi="宋体" w:hint="eastAsia"/>
                <w:b/>
              </w:rPr>
              <w:t>传</w:t>
            </w:r>
            <w:r>
              <w:rPr>
                <w:rFonts w:hAnsi="宋体" w:hint="eastAsia"/>
                <w:b/>
              </w:rPr>
              <w:t>任务</w:t>
            </w:r>
            <w:proofErr w:type="gramEnd"/>
            <w:r w:rsidR="00041354">
              <w:rPr>
                <w:rFonts w:hAnsi="宋体" w:hint="eastAsia"/>
                <w:b/>
              </w:rPr>
              <w:t>文档</w:t>
            </w:r>
          </w:p>
        </w:tc>
      </w:tr>
      <w:tr w:rsidR="0040689B" w:rsidRPr="008035F1" w14:paraId="1B75BAF1" w14:textId="77777777" w:rsidTr="0040689B">
        <w:tc>
          <w:tcPr>
            <w:tcW w:w="2074" w:type="dxa"/>
          </w:tcPr>
          <w:p w14:paraId="548EBC1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2D3379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C0794C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9E2C3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32A7708" w14:textId="77777777" w:rsidTr="0040689B">
        <w:tc>
          <w:tcPr>
            <w:tcW w:w="2074" w:type="dxa"/>
          </w:tcPr>
          <w:p w14:paraId="0E916F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C70DF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113F8C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DEEF4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3264424" w14:textId="77777777" w:rsidTr="0040689B">
        <w:tc>
          <w:tcPr>
            <w:tcW w:w="2074" w:type="dxa"/>
          </w:tcPr>
          <w:p w14:paraId="6F256BD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9A7BD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传分配</w:t>
            </w:r>
            <w:proofErr w:type="gramEnd"/>
            <w:r>
              <w:rPr>
                <w:rFonts w:hAnsi="宋体" w:hint="eastAsia"/>
              </w:rPr>
              <w:t>至自己的任务</w:t>
            </w:r>
          </w:p>
        </w:tc>
      </w:tr>
      <w:tr w:rsidR="0040689B" w:rsidRPr="008035F1" w14:paraId="36EBB4BD" w14:textId="77777777" w:rsidTr="0040689B">
        <w:tc>
          <w:tcPr>
            <w:tcW w:w="2074" w:type="dxa"/>
          </w:tcPr>
          <w:p w14:paraId="6E10DC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7D73A7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项目成员完成自己的任务，需要上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文件。</w:t>
            </w:r>
          </w:p>
        </w:tc>
      </w:tr>
      <w:tr w:rsidR="0040689B" w:rsidRPr="000D31F2" w14:paraId="714AB57B" w14:textId="77777777" w:rsidTr="0040689B">
        <w:tc>
          <w:tcPr>
            <w:tcW w:w="2074" w:type="dxa"/>
          </w:tcPr>
          <w:p w14:paraId="0B817C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1979273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ED9E459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81A085D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19BFE1EB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1DC8C305" w14:textId="77777777" w:rsidTr="0040689B">
        <w:tc>
          <w:tcPr>
            <w:tcW w:w="2074" w:type="dxa"/>
          </w:tcPr>
          <w:p w14:paraId="5A2129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4553D35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OST-1:</w:t>
            </w:r>
            <w:r>
              <w:rPr>
                <w:rFonts w:hint="eastAsia"/>
              </w:rPr>
              <w:t>任务完成，项目进度向下推进。</w:t>
            </w:r>
          </w:p>
          <w:p w14:paraId="3BE00FBE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：通知下一个任务需要发布。</w:t>
            </w:r>
          </w:p>
        </w:tc>
      </w:tr>
      <w:tr w:rsidR="0040689B" w:rsidRPr="007D1548" w14:paraId="7F4C9017" w14:textId="77777777" w:rsidTr="0040689B">
        <w:tc>
          <w:tcPr>
            <w:tcW w:w="2074" w:type="dxa"/>
          </w:tcPr>
          <w:p w14:paraId="39EE45D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4FB588D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3980D936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2.点击未完成的任务</w:t>
            </w:r>
          </w:p>
          <w:p w14:paraId="1F19CB1B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</w:t>
            </w:r>
          </w:p>
          <w:p w14:paraId="3B918028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4.填写任务描述</w:t>
            </w:r>
          </w:p>
          <w:p w14:paraId="57EE64F5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5.确认任务上传</w:t>
            </w:r>
          </w:p>
          <w:p w14:paraId="6FA3F074" w14:textId="77777777" w:rsidR="0040689B" w:rsidRPr="00E25974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6EE0BAFF" w14:textId="77777777" w:rsidTr="0040689B">
        <w:trPr>
          <w:trHeight w:val="1370"/>
        </w:trPr>
        <w:tc>
          <w:tcPr>
            <w:tcW w:w="2074" w:type="dxa"/>
          </w:tcPr>
          <w:p w14:paraId="3740CF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C68E331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5B88485A" w14:textId="77777777" w:rsidTr="0040689B">
        <w:tc>
          <w:tcPr>
            <w:tcW w:w="2074" w:type="dxa"/>
          </w:tcPr>
          <w:p w14:paraId="3E72AD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07960ED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7797D79" w14:textId="77777777" w:rsidTr="0040689B">
        <w:tc>
          <w:tcPr>
            <w:tcW w:w="2074" w:type="dxa"/>
          </w:tcPr>
          <w:p w14:paraId="164C7F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FD2DD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10686A3B" w14:textId="77777777" w:rsidTr="0040689B">
        <w:tc>
          <w:tcPr>
            <w:tcW w:w="2074" w:type="dxa"/>
          </w:tcPr>
          <w:p w14:paraId="7ACF5FE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09FE03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F18A54C" w14:textId="77777777" w:rsidTr="0040689B">
        <w:tc>
          <w:tcPr>
            <w:tcW w:w="2074" w:type="dxa"/>
          </w:tcPr>
          <w:p w14:paraId="10C0164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42373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B624318" w14:textId="77777777" w:rsidTr="0040689B">
        <w:tc>
          <w:tcPr>
            <w:tcW w:w="2074" w:type="dxa"/>
          </w:tcPr>
          <w:p w14:paraId="7F8A2BB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2BBD834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6DDCD4F" w14:textId="77777777" w:rsidTr="0040689B">
        <w:tc>
          <w:tcPr>
            <w:tcW w:w="2074" w:type="dxa"/>
          </w:tcPr>
          <w:p w14:paraId="73B4C1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786ED29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4E91B51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77AC62CA" w14:textId="49359924" w:rsidR="0040689B" w:rsidRPr="00063D0F" w:rsidRDefault="00C06991" w:rsidP="00C06991">
      <w:pPr>
        <w:pStyle w:val="4"/>
      </w:pPr>
      <w:bookmarkStart w:id="15570" w:name="_Toc533621488"/>
      <w:r>
        <w:rPr>
          <w:rFonts w:hint="eastAsia"/>
        </w:rPr>
        <w:t>任务确认</w:t>
      </w:r>
      <w:bookmarkEnd w:id="1557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7E40069" w14:textId="77777777" w:rsidTr="0040689B">
        <w:tc>
          <w:tcPr>
            <w:tcW w:w="2074" w:type="dxa"/>
          </w:tcPr>
          <w:p w14:paraId="2B56D579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D4840A0" w14:textId="7853EB42" w:rsidR="0040689B" w:rsidRPr="00C06991" w:rsidRDefault="0040689B" w:rsidP="00C06991"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 w:rsidR="00C06991">
              <w:rPr>
                <w:rFonts w:hAnsi="宋体" w:hint="eastAsia"/>
                <w:b/>
              </w:rPr>
              <w:t>任务确认</w:t>
            </w:r>
          </w:p>
        </w:tc>
      </w:tr>
      <w:tr w:rsidR="0040689B" w:rsidRPr="008035F1" w14:paraId="72CB9E17" w14:textId="77777777" w:rsidTr="0040689B">
        <w:tc>
          <w:tcPr>
            <w:tcW w:w="2074" w:type="dxa"/>
          </w:tcPr>
          <w:p w14:paraId="20F07E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5249F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2901D2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5F569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C71318B" w14:textId="77777777" w:rsidTr="0040689B">
        <w:tc>
          <w:tcPr>
            <w:tcW w:w="2074" w:type="dxa"/>
          </w:tcPr>
          <w:p w14:paraId="087CC3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3553BC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687C71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91C44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AEF3535" w14:textId="77777777" w:rsidTr="0040689B">
        <w:tc>
          <w:tcPr>
            <w:tcW w:w="2074" w:type="dxa"/>
          </w:tcPr>
          <w:p w14:paraId="3D8673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9FFF1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传分配</w:t>
            </w:r>
            <w:proofErr w:type="gramEnd"/>
            <w:r>
              <w:rPr>
                <w:rFonts w:hAnsi="宋体" w:hint="eastAsia"/>
              </w:rPr>
              <w:t>至自己的任务</w:t>
            </w:r>
          </w:p>
        </w:tc>
      </w:tr>
      <w:tr w:rsidR="0040689B" w:rsidRPr="008035F1" w14:paraId="34BF11BA" w14:textId="77777777" w:rsidTr="0040689B">
        <w:tc>
          <w:tcPr>
            <w:tcW w:w="2074" w:type="dxa"/>
          </w:tcPr>
          <w:p w14:paraId="65D8FE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0A3BE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项目成员完成自己的任务，需要上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文件。</w:t>
            </w:r>
          </w:p>
        </w:tc>
      </w:tr>
      <w:tr w:rsidR="0040689B" w:rsidRPr="000D31F2" w14:paraId="4FAF5A84" w14:textId="77777777" w:rsidTr="0040689B">
        <w:tc>
          <w:tcPr>
            <w:tcW w:w="2074" w:type="dxa"/>
          </w:tcPr>
          <w:p w14:paraId="2117E2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C6AE1C4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1B63F359" w14:textId="77777777" w:rsidR="0040689B" w:rsidRPr="000D31F2" w:rsidRDefault="0040689B" w:rsidP="0040689B">
            <w:r w:rsidRPr="000D31F2">
              <w:rPr>
                <w:rFonts w:hint="eastAsia"/>
              </w:rPr>
              <w:lastRenderedPageBreak/>
              <w:t>PRE-2：有项目实例</w:t>
            </w:r>
          </w:p>
          <w:p w14:paraId="647B5A52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6B44F67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2C5C7027" w14:textId="77777777" w:rsidTr="0040689B">
        <w:tc>
          <w:tcPr>
            <w:tcW w:w="2074" w:type="dxa"/>
          </w:tcPr>
          <w:p w14:paraId="1530516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79AF688E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：任务状态变为未完成。</w:t>
            </w:r>
          </w:p>
          <w:p w14:paraId="594AF9C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：通知P</w:t>
            </w:r>
            <w:r>
              <w:t>M</w:t>
            </w:r>
            <w:r>
              <w:rPr>
                <w:rFonts w:hint="eastAsia"/>
              </w:rPr>
              <w:t>已接受任务。</w:t>
            </w:r>
          </w:p>
        </w:tc>
      </w:tr>
      <w:tr w:rsidR="0040689B" w:rsidRPr="00E25974" w14:paraId="125991FA" w14:textId="77777777" w:rsidTr="0040689B">
        <w:tc>
          <w:tcPr>
            <w:tcW w:w="2074" w:type="dxa"/>
          </w:tcPr>
          <w:p w14:paraId="7147587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91AA8D2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6ECB7267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proofErr w:type="gramStart"/>
            <w:r>
              <w:rPr>
                <w:rFonts w:hAnsi="宋体" w:hint="eastAsia"/>
              </w:rPr>
              <w:t>点击未</w:t>
            </w:r>
            <w:proofErr w:type="gramEnd"/>
            <w:r>
              <w:rPr>
                <w:rFonts w:hAnsi="宋体" w:hint="eastAsia"/>
              </w:rPr>
              <w:t>确认的任务</w:t>
            </w:r>
          </w:p>
          <w:p w14:paraId="0DF0CBC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3.查看任务详情</w:t>
            </w:r>
          </w:p>
          <w:p w14:paraId="69C5B28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 接受任务</w:t>
            </w:r>
          </w:p>
          <w:p w14:paraId="605E07AE" w14:textId="77777777" w:rsidR="0040689B" w:rsidRPr="00E25974" w:rsidRDefault="0040689B" w:rsidP="0040689B">
            <w:pPr>
              <w:rPr>
                <w:rFonts w:hAnsi="宋体"/>
              </w:rPr>
            </w:pPr>
          </w:p>
        </w:tc>
      </w:tr>
      <w:tr w:rsidR="0040689B" w:rsidRPr="003818F6" w14:paraId="1B922204" w14:textId="77777777" w:rsidTr="0040689B">
        <w:trPr>
          <w:trHeight w:val="1370"/>
        </w:trPr>
        <w:tc>
          <w:tcPr>
            <w:tcW w:w="2074" w:type="dxa"/>
          </w:tcPr>
          <w:p w14:paraId="1141EF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9938641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3CE706F5" w14:textId="77777777" w:rsidTr="0040689B">
        <w:tc>
          <w:tcPr>
            <w:tcW w:w="2074" w:type="dxa"/>
          </w:tcPr>
          <w:p w14:paraId="502FA1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E6612AB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1770784" w14:textId="77777777" w:rsidTr="0040689B">
        <w:tc>
          <w:tcPr>
            <w:tcW w:w="2074" w:type="dxa"/>
          </w:tcPr>
          <w:p w14:paraId="0602C0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ADD2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23A65173" w14:textId="77777777" w:rsidTr="0040689B">
        <w:tc>
          <w:tcPr>
            <w:tcW w:w="2074" w:type="dxa"/>
          </w:tcPr>
          <w:p w14:paraId="5E682B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D51BC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9AF46D0" w14:textId="77777777" w:rsidTr="0040689B">
        <w:tc>
          <w:tcPr>
            <w:tcW w:w="2074" w:type="dxa"/>
          </w:tcPr>
          <w:p w14:paraId="3E8F6F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1FB5BA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3AB4422" w14:textId="77777777" w:rsidTr="0040689B">
        <w:tc>
          <w:tcPr>
            <w:tcW w:w="2074" w:type="dxa"/>
          </w:tcPr>
          <w:p w14:paraId="743C54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4994FC9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5A51260" w14:textId="77777777" w:rsidTr="0040689B">
        <w:tc>
          <w:tcPr>
            <w:tcW w:w="2074" w:type="dxa"/>
          </w:tcPr>
          <w:p w14:paraId="0C61C2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D676721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22EC131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0917351B" w14:textId="76BE892D" w:rsidR="000E17AA" w:rsidRDefault="000E17AA">
      <w:pPr>
        <w:pStyle w:val="4"/>
        <w:pPrChange w:id="15571" w:author="XuanWen Chen" w:date="2019-01-02T11:21:00Z">
          <w:pPr/>
        </w:pPrChange>
      </w:pPr>
      <w:bookmarkStart w:id="15572" w:name="_Toc533621489"/>
      <w:r w:rsidRPr="000E17AA">
        <w:rPr>
          <w:rFonts w:hint="eastAsia"/>
        </w:rPr>
        <w:t>文档类型选择（我的文档</w:t>
      </w:r>
      <w:r>
        <w:rPr>
          <w:rFonts w:hint="eastAsia"/>
        </w:rPr>
        <w:t xml:space="preserve"> </w:t>
      </w:r>
      <w:r>
        <w:rPr>
          <w:rFonts w:hint="eastAsia"/>
        </w:rPr>
        <w:t>队友文档</w:t>
      </w:r>
      <w:r w:rsidRPr="000E17AA">
        <w:rPr>
          <w:rFonts w:hint="eastAsia"/>
        </w:rPr>
        <w:t>）</w:t>
      </w:r>
    </w:p>
    <w:p w14:paraId="06A18919" w14:textId="552E216D" w:rsidR="002918DC" w:rsidRPr="00AA3879" w:rsidDel="00EF617E" w:rsidRDefault="002918DC" w:rsidP="00AA3879">
      <w:pPr>
        <w:pStyle w:val="4"/>
        <w:rPr>
          <w:del w:id="15573" w:author="XuanWen Chen" w:date="2019-01-02T11:21:00Z"/>
          <w:rPrChange w:id="15574" w:author="XuanWen Chen" w:date="2019-01-02T16:06:00Z">
            <w:rPr>
              <w:del w:id="15575" w:author="XuanWen Chen" w:date="2019-01-02T11:21:00Z"/>
              <w:color w:val="FF0000"/>
            </w:rPr>
          </w:rPrChange>
        </w:rPr>
        <w:pPrChange w:id="15576" w:author="XuanWen Chen" w:date="2019-01-02T16:06:00Z">
          <w:pPr/>
        </w:pPrChange>
      </w:pPr>
      <w:del w:id="15577" w:author="XuanWen Chen" w:date="2019-01-02T11:21:00Z">
        <w:r w:rsidRPr="00AA3879" w:rsidDel="00EF617E">
          <w:rPr>
            <w:rFonts w:hint="eastAsia"/>
            <w:rPrChange w:id="15578" w:author="XuanWen Chen" w:date="2019-01-02T16:06:00Z">
              <w:rPr>
                <w:rFonts w:hint="eastAsia"/>
                <w:color w:val="FF0000"/>
              </w:rPr>
            </w:rPrChange>
          </w:rPr>
          <w:delText>查看帮助文档</w:delText>
        </w:r>
      </w:del>
    </w:p>
    <w:p w14:paraId="2478FDD0" w14:textId="75B3A467" w:rsidR="000E17AA" w:rsidRPr="00AA3879" w:rsidRDefault="000E17AA" w:rsidP="00AA3879">
      <w:pPr>
        <w:pStyle w:val="4"/>
        <w:rPr>
          <w:rPrChange w:id="15579" w:author="XuanWen Chen" w:date="2019-01-02T16:06:00Z">
            <w:rPr>
              <w:color w:val="FF0000"/>
            </w:rPr>
          </w:rPrChange>
        </w:rPr>
        <w:pPrChange w:id="15580" w:author="XuanWen Chen" w:date="2019-01-02T16:06:00Z">
          <w:pPr>
            <w:pStyle w:val="4"/>
          </w:pPr>
        </w:pPrChange>
      </w:pPr>
      <w:bookmarkStart w:id="15581" w:name="_Toc533621422"/>
      <w:r w:rsidRPr="00AA3879">
        <w:rPr>
          <w:rFonts w:hint="eastAsia"/>
          <w:rPrChange w:id="15582" w:author="XuanWen Chen" w:date="2019-01-02T16:06:00Z">
            <w:rPr>
              <w:rFonts w:hint="eastAsia"/>
              <w:color w:val="FF0000"/>
            </w:rPr>
          </w:rPrChange>
        </w:rPr>
        <w:t>文档上传</w:t>
      </w:r>
      <w:bookmarkEnd w:id="1558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0E17AA" w:rsidRPr="008035F1" w14:paraId="6659FB36" w14:textId="77777777" w:rsidTr="00417A64">
        <w:tc>
          <w:tcPr>
            <w:tcW w:w="1656" w:type="dxa"/>
          </w:tcPr>
          <w:p w14:paraId="50ADCE8E" w14:textId="77777777" w:rsidR="000E17AA" w:rsidRDefault="000E17AA" w:rsidP="00417A64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6DA0E0E" w14:textId="55A33983" w:rsidR="000E17AA" w:rsidRPr="008035F1" w:rsidRDefault="000E17AA" w:rsidP="00417A64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文档上传</w:t>
            </w:r>
          </w:p>
        </w:tc>
      </w:tr>
      <w:tr w:rsidR="000E17AA" w:rsidRPr="008035F1" w14:paraId="3A407089" w14:textId="77777777" w:rsidTr="00417A64">
        <w:tc>
          <w:tcPr>
            <w:tcW w:w="1656" w:type="dxa"/>
          </w:tcPr>
          <w:p w14:paraId="25073570" w14:textId="77777777" w:rsidR="000E17AA" w:rsidRDefault="000E17AA" w:rsidP="00417A64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099D5F7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48B23B1F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892FEA8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0E17AA" w:rsidRPr="008035F1" w14:paraId="06AE224B" w14:textId="77777777" w:rsidTr="00417A64">
        <w:tc>
          <w:tcPr>
            <w:tcW w:w="1656" w:type="dxa"/>
          </w:tcPr>
          <w:p w14:paraId="552A1B33" w14:textId="77777777" w:rsidR="000E17AA" w:rsidRDefault="000E17AA" w:rsidP="00417A64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B624ECA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15757E5E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577D8D9A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0E17AA" w:rsidRPr="008035F1" w14:paraId="23A9395D" w14:textId="77777777" w:rsidTr="00417A64">
        <w:tc>
          <w:tcPr>
            <w:tcW w:w="1656" w:type="dxa"/>
          </w:tcPr>
          <w:p w14:paraId="61664673" w14:textId="77777777" w:rsidR="000E17AA" w:rsidRDefault="000E17AA" w:rsidP="00417A64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2BA99441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传公开</w:t>
            </w:r>
            <w:proofErr w:type="gramEnd"/>
            <w:r>
              <w:rPr>
                <w:rFonts w:hAnsi="宋体" w:hint="eastAsia"/>
              </w:rPr>
              <w:t>的资料信息</w:t>
            </w:r>
          </w:p>
        </w:tc>
      </w:tr>
      <w:tr w:rsidR="000E17AA" w:rsidRPr="008035F1" w14:paraId="4BE8189B" w14:textId="77777777" w:rsidTr="00417A64">
        <w:tc>
          <w:tcPr>
            <w:tcW w:w="1656" w:type="dxa"/>
          </w:tcPr>
          <w:p w14:paraId="2E0A5DA8" w14:textId="77777777" w:rsidR="000E17AA" w:rsidRDefault="000E17AA" w:rsidP="00417A64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</w:tcPr>
          <w:p w14:paraId="5EB7CAB3" w14:textId="77777777" w:rsidR="000E17AA" w:rsidRPr="008035F1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用户想要上</w:t>
            </w:r>
            <w:proofErr w:type="gramStart"/>
            <w:r>
              <w:rPr>
                <w:rFonts w:hAnsi="宋体" w:hint="eastAsia"/>
              </w:rPr>
              <w:t>传公开</w:t>
            </w:r>
            <w:proofErr w:type="gramEnd"/>
            <w:r>
              <w:rPr>
                <w:rFonts w:hAnsi="宋体" w:hint="eastAsia"/>
              </w:rPr>
              <w:t>的文档</w:t>
            </w:r>
          </w:p>
        </w:tc>
      </w:tr>
      <w:tr w:rsidR="000E17AA" w14:paraId="730DB04B" w14:textId="77777777" w:rsidTr="00417A64">
        <w:tc>
          <w:tcPr>
            <w:tcW w:w="1656" w:type="dxa"/>
          </w:tcPr>
          <w:p w14:paraId="2204DB83" w14:textId="77777777" w:rsidR="000E17AA" w:rsidRDefault="000E17AA" w:rsidP="00417A64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F65E4F7" w14:textId="77777777" w:rsidR="000E17AA" w:rsidRDefault="000E17AA" w:rsidP="00417A64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用户登录i</w:t>
            </w:r>
          </w:p>
        </w:tc>
      </w:tr>
      <w:tr w:rsidR="000E17AA" w14:paraId="43734FF3" w14:textId="77777777" w:rsidTr="00417A64">
        <w:tc>
          <w:tcPr>
            <w:tcW w:w="1656" w:type="dxa"/>
          </w:tcPr>
          <w:p w14:paraId="6F3121E8" w14:textId="77777777" w:rsidR="000E17AA" w:rsidRDefault="000E17AA" w:rsidP="00417A64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AEEBA71" w14:textId="77777777" w:rsidR="000E17AA" w:rsidRDefault="000E17AA" w:rsidP="00417A64">
            <w:r>
              <w:rPr>
                <w:rFonts w:hint="eastAsia"/>
              </w:rPr>
              <w:t>P</w:t>
            </w:r>
            <w:r>
              <w:t xml:space="preserve">OST-1 </w:t>
            </w:r>
            <w:r>
              <w:rPr>
                <w:rFonts w:hint="eastAsia"/>
              </w:rPr>
              <w:t>用户上传文档的资料库进行更新</w:t>
            </w:r>
          </w:p>
        </w:tc>
      </w:tr>
      <w:tr w:rsidR="000E17AA" w:rsidRPr="00CF51F8" w14:paraId="329171D6" w14:textId="77777777" w:rsidTr="00417A64">
        <w:tc>
          <w:tcPr>
            <w:tcW w:w="1656" w:type="dxa"/>
          </w:tcPr>
          <w:p w14:paraId="39CF0162" w14:textId="77777777" w:rsidR="000E17AA" w:rsidRDefault="000E17AA" w:rsidP="00417A64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574D9DA" w14:textId="77777777" w:rsidR="000E17AA" w:rsidRPr="009D2B18" w:rsidRDefault="000E17AA" w:rsidP="00417A64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用户点击我的资料。</w:t>
            </w:r>
          </w:p>
          <w:p w14:paraId="7ED66472" w14:textId="77777777" w:rsidR="000E17AA" w:rsidRPr="009D2B18" w:rsidRDefault="000E17AA" w:rsidP="00417A64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选择上传</w:t>
            </w:r>
          </w:p>
          <w:p w14:paraId="01D86AF8" w14:textId="77777777" w:rsidR="000E17AA" w:rsidRPr="009D2B18" w:rsidRDefault="000E17AA" w:rsidP="00417A64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上传文件并选择公开范围为：公开。</w:t>
            </w:r>
          </w:p>
          <w:p w14:paraId="668C61D1" w14:textId="77777777" w:rsidR="000E17AA" w:rsidRPr="009D2B18" w:rsidRDefault="000E17AA" w:rsidP="00417A64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点击确认上传</w:t>
            </w:r>
          </w:p>
        </w:tc>
      </w:tr>
      <w:tr w:rsidR="000E17AA" w:rsidRPr="00380ABA" w14:paraId="43EC4C66" w14:textId="77777777" w:rsidTr="00417A64">
        <w:tc>
          <w:tcPr>
            <w:tcW w:w="1656" w:type="dxa"/>
          </w:tcPr>
          <w:p w14:paraId="10C8E03C" w14:textId="77777777" w:rsidR="000E17AA" w:rsidRPr="008035F1" w:rsidRDefault="000E17AA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54F07D6" w14:textId="77777777" w:rsidR="000E17AA" w:rsidRPr="00380ABA" w:rsidRDefault="000E17AA" w:rsidP="00417A64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0E17AA" w:rsidRPr="00CF51F8" w14:paraId="5E6A925A" w14:textId="77777777" w:rsidTr="00417A64">
        <w:tc>
          <w:tcPr>
            <w:tcW w:w="1656" w:type="dxa"/>
          </w:tcPr>
          <w:p w14:paraId="5B3BAC9C" w14:textId="77777777" w:rsidR="000E17AA" w:rsidRPr="008035F1" w:rsidRDefault="000E17AA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B59C86C" w14:textId="77777777" w:rsidR="000E17AA" w:rsidRPr="009D2B18" w:rsidRDefault="000E17AA" w:rsidP="00417A64">
            <w:pPr>
              <w:jc w:val="left"/>
              <w:rPr>
                <w:rFonts w:hAnsi="宋体"/>
              </w:rPr>
            </w:pPr>
            <w:r w:rsidRPr="009D2B18">
              <w:rPr>
                <w:rFonts w:hAnsi="宋体"/>
              </w:rPr>
              <w:t xml:space="preserve">2.0 </w:t>
            </w:r>
            <w:r w:rsidRPr="009D2B18">
              <w:rPr>
                <w:rFonts w:hAnsi="宋体" w:hint="eastAsia"/>
              </w:rPr>
              <w:t>E1</w:t>
            </w:r>
            <w:r w:rsidRPr="009D2B18">
              <w:rPr>
                <w:rFonts w:hAnsi="宋体"/>
              </w:rPr>
              <w:t xml:space="preserve"> </w:t>
            </w:r>
            <w:r w:rsidRPr="009D2B18">
              <w:rPr>
                <w:rFonts w:hAnsi="宋体" w:hint="eastAsia"/>
              </w:rPr>
              <w:t>文档格式不符合规范</w:t>
            </w:r>
          </w:p>
        </w:tc>
      </w:tr>
      <w:tr w:rsidR="000E17AA" w:rsidRPr="00380ABA" w14:paraId="170A15D7" w14:textId="77777777" w:rsidTr="00417A64">
        <w:tc>
          <w:tcPr>
            <w:tcW w:w="1656" w:type="dxa"/>
          </w:tcPr>
          <w:p w14:paraId="397D6C99" w14:textId="77777777" w:rsidR="000E17AA" w:rsidRPr="008035F1" w:rsidRDefault="000E17AA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BBC049F" w14:textId="77777777" w:rsidR="000E17AA" w:rsidRPr="00380ABA" w:rsidRDefault="000E17AA" w:rsidP="00417A64">
            <w:pPr>
              <w:jc w:val="left"/>
              <w:rPr>
                <w:rFonts w:hAnsi="宋体"/>
              </w:rPr>
            </w:pPr>
          </w:p>
        </w:tc>
      </w:tr>
      <w:tr w:rsidR="000E17AA" w:rsidRPr="00380ABA" w14:paraId="17C103C7" w14:textId="77777777" w:rsidTr="00417A64">
        <w:tc>
          <w:tcPr>
            <w:tcW w:w="1656" w:type="dxa"/>
          </w:tcPr>
          <w:p w14:paraId="78F496EB" w14:textId="77777777" w:rsidR="000E17AA" w:rsidRPr="008035F1" w:rsidRDefault="000E17AA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A4EAFF4" w14:textId="77777777" w:rsidR="000E17AA" w:rsidRPr="00380ABA" w:rsidRDefault="000E17AA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0E17AA" w:rsidRPr="00380ABA" w14:paraId="58659809" w14:textId="77777777" w:rsidTr="00417A64">
        <w:tc>
          <w:tcPr>
            <w:tcW w:w="1656" w:type="dxa"/>
          </w:tcPr>
          <w:p w14:paraId="62BA9E7E" w14:textId="77777777" w:rsidR="000E17AA" w:rsidRPr="008035F1" w:rsidRDefault="000E17AA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C5F2044" w14:textId="77777777" w:rsidR="000E17AA" w:rsidRPr="00380ABA" w:rsidRDefault="000E17AA" w:rsidP="00417A64">
            <w:pPr>
              <w:jc w:val="left"/>
              <w:rPr>
                <w:rFonts w:hAnsi="宋体"/>
              </w:rPr>
            </w:pPr>
          </w:p>
        </w:tc>
      </w:tr>
      <w:tr w:rsidR="000E17AA" w:rsidRPr="00380ABA" w14:paraId="6355C63B" w14:textId="77777777" w:rsidTr="00417A64">
        <w:tc>
          <w:tcPr>
            <w:tcW w:w="1656" w:type="dxa"/>
          </w:tcPr>
          <w:p w14:paraId="4C86681C" w14:textId="77777777" w:rsidR="000E17AA" w:rsidRPr="008035F1" w:rsidRDefault="000E17AA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B54E804" w14:textId="77777777" w:rsidR="000E17AA" w:rsidRPr="00380ABA" w:rsidRDefault="000E17AA" w:rsidP="00417A64">
            <w:pPr>
              <w:jc w:val="left"/>
              <w:rPr>
                <w:rFonts w:hAnsi="宋体"/>
              </w:rPr>
            </w:pPr>
          </w:p>
        </w:tc>
      </w:tr>
      <w:tr w:rsidR="000E17AA" w14:paraId="164B17AD" w14:textId="77777777" w:rsidTr="00417A64">
        <w:tc>
          <w:tcPr>
            <w:tcW w:w="1656" w:type="dxa"/>
          </w:tcPr>
          <w:p w14:paraId="6CA2AB09" w14:textId="77777777" w:rsidR="000E17AA" w:rsidRDefault="000E17AA" w:rsidP="00417A64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7885DCC" w14:textId="77777777" w:rsidR="000E17AA" w:rsidRDefault="000E17AA" w:rsidP="00417A64">
            <w:pPr>
              <w:rPr>
                <w:rFonts w:hAnsi="宋体"/>
              </w:rPr>
            </w:pPr>
          </w:p>
          <w:p w14:paraId="058339BF" w14:textId="77777777" w:rsidR="000E17AA" w:rsidRDefault="000E17AA" w:rsidP="00417A64"/>
        </w:tc>
      </w:tr>
    </w:tbl>
    <w:p w14:paraId="3D39DE2F" w14:textId="058C9211" w:rsidR="000E17AA" w:rsidRDefault="000E17AA" w:rsidP="000E17AA"/>
    <w:p w14:paraId="509FFB50" w14:textId="77777777" w:rsidR="000E17AA" w:rsidRDefault="000E17AA" w:rsidP="000E17AA"/>
    <w:p w14:paraId="0B2A7D06" w14:textId="6A84F0CF" w:rsidR="0040689B" w:rsidRPr="008F5B6C" w:rsidRDefault="00C06991" w:rsidP="00C06991">
      <w:pPr>
        <w:pStyle w:val="4"/>
      </w:pPr>
      <w:r>
        <w:rPr>
          <w:rFonts w:hint="eastAsia"/>
        </w:rPr>
        <w:t>文档下载</w:t>
      </w:r>
      <w:bookmarkStart w:id="15583" w:name="_GoBack"/>
      <w:bookmarkEnd w:id="15572"/>
      <w:bookmarkEnd w:id="1558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7EA995A" w14:textId="77777777" w:rsidTr="0040689B">
        <w:tc>
          <w:tcPr>
            <w:tcW w:w="1656" w:type="dxa"/>
          </w:tcPr>
          <w:p w14:paraId="780B12C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BDBBCE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273F7A4E" w14:textId="77777777" w:rsidTr="0040689B">
        <w:tc>
          <w:tcPr>
            <w:tcW w:w="1656" w:type="dxa"/>
          </w:tcPr>
          <w:p w14:paraId="1E09C45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7BE5C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5CDF4B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D6503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4D320FA" w14:textId="77777777" w:rsidTr="0040689B">
        <w:tc>
          <w:tcPr>
            <w:tcW w:w="1656" w:type="dxa"/>
          </w:tcPr>
          <w:p w14:paraId="4943C2B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79127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26B802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C402B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667E048" w14:textId="77777777" w:rsidTr="0040689B">
        <w:tc>
          <w:tcPr>
            <w:tcW w:w="1656" w:type="dxa"/>
          </w:tcPr>
          <w:p w14:paraId="72A4FA8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E2CC3F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77FBFD84" w14:textId="77777777" w:rsidTr="0040689B">
        <w:tc>
          <w:tcPr>
            <w:tcW w:w="1656" w:type="dxa"/>
          </w:tcPr>
          <w:p w14:paraId="6A14116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1EECA8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104A61B1" w14:textId="77777777" w:rsidTr="0040689B">
        <w:tc>
          <w:tcPr>
            <w:tcW w:w="1656" w:type="dxa"/>
          </w:tcPr>
          <w:p w14:paraId="19399BE1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21DC201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5AA89433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298EEC32" w14:textId="77777777" w:rsidTr="0040689B">
        <w:tc>
          <w:tcPr>
            <w:tcW w:w="1656" w:type="dxa"/>
          </w:tcPr>
          <w:p w14:paraId="10926BC4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C3CF4F9" w14:textId="77777777" w:rsidR="0040689B" w:rsidRDefault="0040689B" w:rsidP="0040689B"/>
        </w:tc>
      </w:tr>
      <w:tr w:rsidR="0040689B" w:rsidRPr="006A53DF" w14:paraId="671AFAF9" w14:textId="77777777" w:rsidTr="0040689B">
        <w:tc>
          <w:tcPr>
            <w:tcW w:w="1656" w:type="dxa"/>
          </w:tcPr>
          <w:p w14:paraId="6B07F7AE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BB5ACEC" w14:textId="77777777" w:rsidR="0040689B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选择文档</w:t>
            </w:r>
          </w:p>
          <w:p w14:paraId="73B7A3FC" w14:textId="77777777" w:rsidR="0040689B" w:rsidRPr="006A53DF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40689B" w:rsidRPr="00380ABA" w14:paraId="004BE5BE" w14:textId="77777777" w:rsidTr="0040689B">
        <w:tc>
          <w:tcPr>
            <w:tcW w:w="1656" w:type="dxa"/>
          </w:tcPr>
          <w:p w14:paraId="111B09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553C2B0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70FC59BB" w14:textId="77777777" w:rsidTr="0040689B">
        <w:tc>
          <w:tcPr>
            <w:tcW w:w="1656" w:type="dxa"/>
          </w:tcPr>
          <w:p w14:paraId="7AB96BF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66F9037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3A482C53" w14:textId="77777777" w:rsidTr="0040689B">
        <w:tc>
          <w:tcPr>
            <w:tcW w:w="1656" w:type="dxa"/>
          </w:tcPr>
          <w:p w14:paraId="1C0B4D4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8A0577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77F3163" w14:textId="77777777" w:rsidTr="0040689B">
        <w:tc>
          <w:tcPr>
            <w:tcW w:w="1656" w:type="dxa"/>
          </w:tcPr>
          <w:p w14:paraId="7DD939B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1878828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24A20CE8" w14:textId="77777777" w:rsidTr="0040689B">
        <w:tc>
          <w:tcPr>
            <w:tcW w:w="1656" w:type="dxa"/>
          </w:tcPr>
          <w:p w14:paraId="0596680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622805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8B262C8" w14:textId="77777777" w:rsidTr="0040689B">
        <w:tc>
          <w:tcPr>
            <w:tcW w:w="1656" w:type="dxa"/>
          </w:tcPr>
          <w:p w14:paraId="77D5D37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11E0BA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4962B463" w14:textId="35E065A8" w:rsidR="0040689B" w:rsidRDefault="00C06991" w:rsidP="00C06991">
      <w:pPr>
        <w:pStyle w:val="4"/>
      </w:pPr>
      <w:bookmarkStart w:id="15584" w:name="_Toc533621490"/>
      <w:r>
        <w:rPr>
          <w:rFonts w:hint="eastAsia"/>
        </w:rPr>
        <w:t>项目内部文档上传</w:t>
      </w:r>
      <w:bookmarkEnd w:id="1558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02613C72" w14:textId="77777777" w:rsidTr="0040689B">
        <w:tc>
          <w:tcPr>
            <w:tcW w:w="1656" w:type="dxa"/>
          </w:tcPr>
          <w:p w14:paraId="6AAF0C62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87B044F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4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项目内部文档上传</w:t>
            </w:r>
          </w:p>
        </w:tc>
      </w:tr>
      <w:tr w:rsidR="0040689B" w:rsidRPr="008035F1" w14:paraId="3DCA7C6D" w14:textId="77777777" w:rsidTr="0040689B">
        <w:tc>
          <w:tcPr>
            <w:tcW w:w="1656" w:type="dxa"/>
          </w:tcPr>
          <w:p w14:paraId="67588A8C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AC812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7874C9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375805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0948D0C6" w14:textId="77777777" w:rsidTr="0040689B">
        <w:tc>
          <w:tcPr>
            <w:tcW w:w="1656" w:type="dxa"/>
          </w:tcPr>
          <w:p w14:paraId="1C14391E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EDFED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7FA215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8142E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A56FD2D" w14:textId="77777777" w:rsidTr="0040689B">
        <w:tc>
          <w:tcPr>
            <w:tcW w:w="1656" w:type="dxa"/>
          </w:tcPr>
          <w:p w14:paraId="497E0177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20AFB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传项目</w:t>
            </w:r>
            <w:proofErr w:type="gramEnd"/>
            <w:r>
              <w:rPr>
                <w:rFonts w:hAnsi="宋体" w:hint="eastAsia"/>
              </w:rPr>
              <w:t>内部的资料信息</w:t>
            </w:r>
          </w:p>
        </w:tc>
      </w:tr>
      <w:tr w:rsidR="0040689B" w:rsidRPr="008035F1" w14:paraId="2F2A6D1D" w14:textId="77777777" w:rsidTr="0040689B">
        <w:tc>
          <w:tcPr>
            <w:tcW w:w="1656" w:type="dxa"/>
          </w:tcPr>
          <w:p w14:paraId="763BA97F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9E271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用户想要项目北部的文档</w:t>
            </w:r>
          </w:p>
        </w:tc>
      </w:tr>
      <w:tr w:rsidR="0040689B" w14:paraId="21090098" w14:textId="77777777" w:rsidTr="0040689B">
        <w:tc>
          <w:tcPr>
            <w:tcW w:w="1656" w:type="dxa"/>
          </w:tcPr>
          <w:p w14:paraId="09A8AAE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6B24B8C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用户登录i</w:t>
            </w:r>
          </w:p>
        </w:tc>
      </w:tr>
      <w:tr w:rsidR="0040689B" w14:paraId="6A43928A" w14:textId="77777777" w:rsidTr="0040689B">
        <w:tc>
          <w:tcPr>
            <w:tcW w:w="1656" w:type="dxa"/>
          </w:tcPr>
          <w:p w14:paraId="71688CAD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2E9B14C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 xml:space="preserve">OST-1 </w:t>
            </w:r>
            <w:r>
              <w:rPr>
                <w:rFonts w:hint="eastAsia"/>
              </w:rPr>
              <w:t>用户上传文档的资料库进行更新</w:t>
            </w:r>
          </w:p>
        </w:tc>
      </w:tr>
      <w:tr w:rsidR="0040689B" w:rsidRPr="00CF51F8" w14:paraId="6B690E28" w14:textId="77777777" w:rsidTr="0040689B">
        <w:tc>
          <w:tcPr>
            <w:tcW w:w="1656" w:type="dxa"/>
          </w:tcPr>
          <w:p w14:paraId="3D59A17C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294D45C" w14:textId="77777777" w:rsidR="0040689B" w:rsidRPr="00025F1F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 w:rsidRPr="00025F1F">
              <w:rPr>
                <w:rFonts w:hAnsi="宋体" w:hint="eastAsia"/>
              </w:rPr>
              <w:t>用户点击我的资料。</w:t>
            </w:r>
          </w:p>
          <w:p w14:paraId="12A39DC0" w14:textId="77777777" w:rsidR="0040689B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选择上传</w:t>
            </w:r>
          </w:p>
          <w:p w14:paraId="29E77770" w14:textId="77777777" w:rsidR="0040689B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上传文件并选择公开范围为：项目内部。</w:t>
            </w:r>
          </w:p>
          <w:p w14:paraId="2FDDCF5E" w14:textId="77777777" w:rsidR="0040689B" w:rsidRPr="00025F1F" w:rsidRDefault="0040689B" w:rsidP="00AE77A1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点击确认上传</w:t>
            </w:r>
          </w:p>
        </w:tc>
      </w:tr>
      <w:tr w:rsidR="0040689B" w:rsidRPr="00380ABA" w14:paraId="30387A2C" w14:textId="77777777" w:rsidTr="0040689B">
        <w:tc>
          <w:tcPr>
            <w:tcW w:w="1656" w:type="dxa"/>
          </w:tcPr>
          <w:p w14:paraId="3850F98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581D0E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366D5804" w14:textId="77777777" w:rsidTr="0040689B">
        <w:tc>
          <w:tcPr>
            <w:tcW w:w="1656" w:type="dxa"/>
          </w:tcPr>
          <w:p w14:paraId="01B3C9A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94C7D3C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 w:rsidRPr="002E6A2F">
              <w:rPr>
                <w:rFonts w:hAnsi="宋体" w:hint="eastAsia"/>
              </w:rPr>
              <w:t>文档格式不符合规范</w:t>
            </w:r>
          </w:p>
        </w:tc>
      </w:tr>
      <w:tr w:rsidR="0040689B" w:rsidRPr="00380ABA" w14:paraId="6E9A927A" w14:textId="77777777" w:rsidTr="0040689B">
        <w:tc>
          <w:tcPr>
            <w:tcW w:w="1656" w:type="dxa"/>
          </w:tcPr>
          <w:p w14:paraId="1BD66D8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C352A0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DA3F460" w14:textId="77777777" w:rsidTr="0040689B">
        <w:tc>
          <w:tcPr>
            <w:tcW w:w="1656" w:type="dxa"/>
          </w:tcPr>
          <w:p w14:paraId="3AF2522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D46512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012FF70D" w14:textId="77777777" w:rsidTr="0040689B">
        <w:tc>
          <w:tcPr>
            <w:tcW w:w="1656" w:type="dxa"/>
          </w:tcPr>
          <w:p w14:paraId="65E2CB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4897C366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0DC328DF" w14:textId="77777777" w:rsidTr="0040689B">
        <w:tc>
          <w:tcPr>
            <w:tcW w:w="1656" w:type="dxa"/>
          </w:tcPr>
          <w:p w14:paraId="28255CC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C651AD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3F4A826" w14:textId="77777777" w:rsidTr="0040689B">
        <w:tc>
          <w:tcPr>
            <w:tcW w:w="1656" w:type="dxa"/>
          </w:tcPr>
          <w:p w14:paraId="1303B9BF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0F999D9" w14:textId="77777777" w:rsidR="0040689B" w:rsidRDefault="0040689B" w:rsidP="0040689B">
            <w:pPr>
              <w:rPr>
                <w:rFonts w:hAnsi="宋体"/>
              </w:rPr>
            </w:pPr>
          </w:p>
          <w:p w14:paraId="528FDBEB" w14:textId="77777777" w:rsidR="0040689B" w:rsidRDefault="0040689B" w:rsidP="0040689B"/>
        </w:tc>
      </w:tr>
    </w:tbl>
    <w:p w14:paraId="3AA00DAF" w14:textId="174FFCA7" w:rsidR="0040689B" w:rsidRDefault="00C06991" w:rsidP="00C06991">
      <w:pPr>
        <w:pStyle w:val="4"/>
      </w:pPr>
      <w:bookmarkStart w:id="15585" w:name="_Toc533621491"/>
      <w:r>
        <w:rPr>
          <w:rFonts w:hint="eastAsia"/>
        </w:rPr>
        <w:lastRenderedPageBreak/>
        <w:t>申请扮演角色</w:t>
      </w:r>
      <w:bookmarkEnd w:id="1558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7187A314" w14:textId="77777777" w:rsidTr="0040689B">
        <w:tc>
          <w:tcPr>
            <w:tcW w:w="1656" w:type="dxa"/>
          </w:tcPr>
          <w:p w14:paraId="2939C226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7DA01E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06F1D7BC" w14:textId="77777777" w:rsidTr="0040689B">
        <w:tc>
          <w:tcPr>
            <w:tcW w:w="1656" w:type="dxa"/>
          </w:tcPr>
          <w:p w14:paraId="7B881DE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FEF95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5511C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CE93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3AF483CC" w14:textId="77777777" w:rsidTr="0040689B">
        <w:tc>
          <w:tcPr>
            <w:tcW w:w="1656" w:type="dxa"/>
          </w:tcPr>
          <w:p w14:paraId="06EDF05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12AC1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  <w:tc>
          <w:tcPr>
            <w:tcW w:w="1645" w:type="dxa"/>
          </w:tcPr>
          <w:p w14:paraId="105121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38045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4097A413" w14:textId="77777777" w:rsidTr="0040689B">
        <w:tc>
          <w:tcPr>
            <w:tcW w:w="1656" w:type="dxa"/>
          </w:tcPr>
          <w:p w14:paraId="51710618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803B08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项目成员要在项目中申请扮演角色</w:t>
            </w:r>
          </w:p>
        </w:tc>
      </w:tr>
      <w:tr w:rsidR="0040689B" w:rsidRPr="00296214" w14:paraId="445D87EE" w14:textId="77777777" w:rsidTr="0040689B">
        <w:tc>
          <w:tcPr>
            <w:tcW w:w="1656" w:type="dxa"/>
          </w:tcPr>
          <w:p w14:paraId="147E4AF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C0DB17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项目成员需要在项目中扮演角色</w:t>
            </w:r>
          </w:p>
        </w:tc>
      </w:tr>
      <w:tr w:rsidR="0040689B" w:rsidRPr="00237CE5" w14:paraId="5AE25973" w14:textId="77777777" w:rsidTr="0040689B">
        <w:tc>
          <w:tcPr>
            <w:tcW w:w="1656" w:type="dxa"/>
          </w:tcPr>
          <w:p w14:paraId="533498A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3D19E7B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3BB99DAA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07A0211D" w14:textId="77777777" w:rsidTr="0040689B">
        <w:tc>
          <w:tcPr>
            <w:tcW w:w="1656" w:type="dxa"/>
          </w:tcPr>
          <w:p w14:paraId="388E70B0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B85D698" w14:textId="77777777" w:rsidR="0040689B" w:rsidRDefault="0040689B" w:rsidP="0040689B">
            <w:pPr>
              <w:jc w:val="left"/>
            </w:pPr>
          </w:p>
          <w:p w14:paraId="68866A1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和项目发起人发送角色扮演申请的通知</w:t>
            </w:r>
          </w:p>
        </w:tc>
      </w:tr>
      <w:tr w:rsidR="0040689B" w:rsidRPr="00296214" w14:paraId="65502923" w14:textId="77777777" w:rsidTr="0040689B">
        <w:tc>
          <w:tcPr>
            <w:tcW w:w="1656" w:type="dxa"/>
          </w:tcPr>
          <w:p w14:paraId="2523109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D3FDCB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26029E30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4D7B6523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11E3D76B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6CCBE655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03902F0" w14:textId="77777777" w:rsidTr="0040689B">
        <w:tc>
          <w:tcPr>
            <w:tcW w:w="1656" w:type="dxa"/>
          </w:tcPr>
          <w:p w14:paraId="4F47110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6560A1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EF236E7" w14:textId="77777777" w:rsidTr="0040689B">
        <w:tc>
          <w:tcPr>
            <w:tcW w:w="1656" w:type="dxa"/>
          </w:tcPr>
          <w:p w14:paraId="563294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D6B0D8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55E8898" w14:textId="77777777" w:rsidTr="0040689B">
        <w:tc>
          <w:tcPr>
            <w:tcW w:w="1656" w:type="dxa"/>
          </w:tcPr>
          <w:p w14:paraId="6D310D5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DDA93A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657EEC7D" w14:textId="77777777" w:rsidTr="0040689B">
        <w:tc>
          <w:tcPr>
            <w:tcW w:w="1656" w:type="dxa"/>
          </w:tcPr>
          <w:p w14:paraId="66AAE16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496BA8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03C1A62" w14:textId="77777777" w:rsidTr="0040689B">
        <w:tc>
          <w:tcPr>
            <w:tcW w:w="1656" w:type="dxa"/>
          </w:tcPr>
          <w:p w14:paraId="514365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9EB2B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E8043E1" w14:textId="77777777" w:rsidTr="0040689B">
        <w:tc>
          <w:tcPr>
            <w:tcW w:w="1656" w:type="dxa"/>
          </w:tcPr>
          <w:p w14:paraId="7CCD090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0DF385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7EB1ED62" w14:textId="77777777" w:rsidTr="0040689B">
        <w:tc>
          <w:tcPr>
            <w:tcW w:w="1656" w:type="dxa"/>
          </w:tcPr>
          <w:p w14:paraId="49B90161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976BCC7" w14:textId="77777777" w:rsidR="0040689B" w:rsidRDefault="0040689B" w:rsidP="0040689B"/>
          <w:p w14:paraId="3B3516A1" w14:textId="77777777" w:rsidR="0040689B" w:rsidRDefault="0040689B" w:rsidP="0040689B"/>
        </w:tc>
      </w:tr>
    </w:tbl>
    <w:p w14:paraId="0AECD313" w14:textId="7EA6D836" w:rsidR="0040689B" w:rsidRPr="002918DC" w:rsidRDefault="002918DC">
      <w:pPr>
        <w:pStyle w:val="4"/>
        <w:pPrChange w:id="15586" w:author="XuanWen Chen" w:date="2019-01-02T11:21:00Z">
          <w:pPr/>
        </w:pPrChange>
      </w:pPr>
      <w:r w:rsidRPr="002918DC">
        <w:rPr>
          <w:rFonts w:hint="eastAsia"/>
        </w:rPr>
        <w:lastRenderedPageBreak/>
        <w:t>查看任务评价</w:t>
      </w:r>
    </w:p>
    <w:p w14:paraId="61C18374" w14:textId="15C43D08" w:rsidR="002918DC" w:rsidRPr="002918DC" w:rsidRDefault="002918DC">
      <w:pPr>
        <w:pStyle w:val="4"/>
        <w:pPrChange w:id="15587" w:author="XuanWen Chen" w:date="2019-01-02T11:21:00Z">
          <w:pPr/>
        </w:pPrChange>
      </w:pPr>
      <w:r w:rsidRPr="002918DC">
        <w:rPr>
          <w:rFonts w:hint="eastAsia"/>
        </w:rPr>
        <w:t>查看项目评价</w:t>
      </w:r>
    </w:p>
    <w:p w14:paraId="246607AB" w14:textId="1A8642DF" w:rsidR="002918DC" w:rsidRPr="002918DC" w:rsidRDefault="002918DC">
      <w:pPr>
        <w:pStyle w:val="4"/>
        <w:pPrChange w:id="15588" w:author="XuanWen Chen" w:date="2019-01-02T11:21:00Z">
          <w:pPr/>
        </w:pPrChange>
      </w:pPr>
      <w:r w:rsidRPr="002918DC">
        <w:rPr>
          <w:rFonts w:hint="eastAsia"/>
        </w:rPr>
        <w:t>查看统计信息</w:t>
      </w:r>
    </w:p>
    <w:p w14:paraId="0301EEF9" w14:textId="7C397EBA" w:rsidR="00C06991" w:rsidRDefault="00C06991">
      <w:pPr>
        <w:widowControl/>
        <w:spacing w:line="240" w:lineRule="auto"/>
        <w:jc w:val="left"/>
      </w:pPr>
      <w:r>
        <w:br w:type="page"/>
      </w:r>
    </w:p>
    <w:p w14:paraId="44BF8F39" w14:textId="03E64C9C" w:rsidR="00C06991" w:rsidRPr="0029753C" w:rsidRDefault="00C06991" w:rsidP="00C06991">
      <w:pPr>
        <w:pStyle w:val="4"/>
      </w:pPr>
      <w:bookmarkStart w:id="15589" w:name="_Toc533621492"/>
      <w:r>
        <w:rPr>
          <w:rFonts w:hint="eastAsia"/>
        </w:rPr>
        <w:lastRenderedPageBreak/>
        <w:t>申请角色变更</w:t>
      </w:r>
      <w:bookmarkEnd w:id="1558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2D42626E" w14:textId="77777777" w:rsidTr="0040689B">
        <w:tc>
          <w:tcPr>
            <w:tcW w:w="1656" w:type="dxa"/>
          </w:tcPr>
          <w:p w14:paraId="155EF7A4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74F0366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申请角色变更</w:t>
            </w:r>
          </w:p>
        </w:tc>
      </w:tr>
      <w:tr w:rsidR="0040689B" w:rsidRPr="008035F1" w14:paraId="64F3FE43" w14:textId="77777777" w:rsidTr="0040689B">
        <w:tc>
          <w:tcPr>
            <w:tcW w:w="1656" w:type="dxa"/>
          </w:tcPr>
          <w:p w14:paraId="66C6F1E5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93AD98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1B7C2C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1B7D85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0BDE1506" w14:textId="77777777" w:rsidTr="0040689B">
        <w:tc>
          <w:tcPr>
            <w:tcW w:w="1656" w:type="dxa"/>
          </w:tcPr>
          <w:p w14:paraId="7F6E3D0F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32957C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  <w:tc>
          <w:tcPr>
            <w:tcW w:w="1645" w:type="dxa"/>
          </w:tcPr>
          <w:p w14:paraId="2419DD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F56B15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3638939D" w14:textId="77777777" w:rsidTr="0040689B">
        <w:tc>
          <w:tcPr>
            <w:tcW w:w="1656" w:type="dxa"/>
          </w:tcPr>
          <w:p w14:paraId="61D9466B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76F5C6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项目成员在项目过程中，要进行角色变更。</w:t>
            </w:r>
          </w:p>
        </w:tc>
      </w:tr>
      <w:tr w:rsidR="0040689B" w:rsidRPr="00296214" w14:paraId="6771AAD8" w14:textId="77777777" w:rsidTr="0040689B">
        <w:tc>
          <w:tcPr>
            <w:tcW w:w="1656" w:type="dxa"/>
          </w:tcPr>
          <w:p w14:paraId="3383D0B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2EADEC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项目成员需要在项目中扮演角色</w:t>
            </w:r>
          </w:p>
        </w:tc>
      </w:tr>
      <w:tr w:rsidR="0040689B" w:rsidRPr="00237CE5" w14:paraId="59081F58" w14:textId="77777777" w:rsidTr="0040689B">
        <w:tc>
          <w:tcPr>
            <w:tcW w:w="1656" w:type="dxa"/>
          </w:tcPr>
          <w:p w14:paraId="0EB41AE8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E78E21E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6E875656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685A970A" w14:textId="77777777" w:rsidTr="0040689B">
        <w:tc>
          <w:tcPr>
            <w:tcW w:w="1656" w:type="dxa"/>
          </w:tcPr>
          <w:p w14:paraId="27A767C9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C45445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和项目发起人发送角色变更的通知</w:t>
            </w:r>
          </w:p>
        </w:tc>
      </w:tr>
      <w:tr w:rsidR="0040689B" w:rsidRPr="00296214" w14:paraId="56B99890" w14:textId="77777777" w:rsidTr="0040689B">
        <w:tc>
          <w:tcPr>
            <w:tcW w:w="1656" w:type="dxa"/>
          </w:tcPr>
          <w:p w14:paraId="76613CA3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B60298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03262B0A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6A4DCFEF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3.选择更改后我想要扮演的角色</w:t>
            </w:r>
          </w:p>
          <w:p w14:paraId="462EF19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11F74909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237CEC8" w14:textId="77777777" w:rsidTr="0040689B">
        <w:tc>
          <w:tcPr>
            <w:tcW w:w="1656" w:type="dxa"/>
          </w:tcPr>
          <w:p w14:paraId="291EB24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9AAA2E4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6F8C208" w14:textId="77777777" w:rsidTr="0040689B">
        <w:tc>
          <w:tcPr>
            <w:tcW w:w="1656" w:type="dxa"/>
          </w:tcPr>
          <w:p w14:paraId="7204B3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95BEF5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126E668" w14:textId="77777777" w:rsidTr="0040689B">
        <w:tc>
          <w:tcPr>
            <w:tcW w:w="1656" w:type="dxa"/>
          </w:tcPr>
          <w:p w14:paraId="60386AF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F6BAF0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79D0D551" w14:textId="77777777" w:rsidTr="0040689B">
        <w:tc>
          <w:tcPr>
            <w:tcW w:w="1656" w:type="dxa"/>
          </w:tcPr>
          <w:p w14:paraId="1C61DA4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0FECB7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4D247320" w14:textId="77777777" w:rsidTr="0040689B">
        <w:tc>
          <w:tcPr>
            <w:tcW w:w="1656" w:type="dxa"/>
          </w:tcPr>
          <w:p w14:paraId="5B94881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C35204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6AFD71F" w14:textId="77777777" w:rsidTr="0040689B">
        <w:tc>
          <w:tcPr>
            <w:tcW w:w="1656" w:type="dxa"/>
          </w:tcPr>
          <w:p w14:paraId="0A616DF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6C46051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14:paraId="22E952F5" w14:textId="77777777" w:rsidTr="0040689B">
        <w:tc>
          <w:tcPr>
            <w:tcW w:w="1656" w:type="dxa"/>
          </w:tcPr>
          <w:p w14:paraId="62DC95FA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372903B" w14:textId="77777777" w:rsidR="0040689B" w:rsidRDefault="0040689B" w:rsidP="0040689B"/>
          <w:p w14:paraId="1D13FD4E" w14:textId="77777777" w:rsidR="0040689B" w:rsidRDefault="0040689B" w:rsidP="0040689B"/>
        </w:tc>
      </w:tr>
    </w:tbl>
    <w:p w14:paraId="6C204EA1" w14:textId="77777777" w:rsidR="0040689B" w:rsidRDefault="0040689B" w:rsidP="0040689B"/>
    <w:p w14:paraId="2E755739" w14:textId="77777777" w:rsidR="0040689B" w:rsidRDefault="0040689B" w:rsidP="0040689B"/>
    <w:p w14:paraId="0C604820" w14:textId="77777777" w:rsidR="00C06991" w:rsidRDefault="00C06991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15590" w:name="_Toc533338071"/>
      <w:bookmarkStart w:id="15591" w:name="_Toc533537406"/>
      <w:r>
        <w:br w:type="page"/>
      </w:r>
    </w:p>
    <w:p w14:paraId="669FEC5D" w14:textId="0C51B176" w:rsidR="0040689B" w:rsidRDefault="0040689B" w:rsidP="0040689B">
      <w:pPr>
        <w:pStyle w:val="3"/>
      </w:pPr>
      <w:bookmarkStart w:id="15592" w:name="_Toc533621493"/>
      <w:r>
        <w:lastRenderedPageBreak/>
        <w:t>2</w:t>
      </w:r>
      <w:r w:rsidRPr="00A81458">
        <w:rPr>
          <w:rFonts w:hint="eastAsia"/>
        </w:rPr>
        <w:t>.</w:t>
      </w:r>
      <w:r>
        <w:rPr>
          <w:rFonts w:hint="eastAsia"/>
        </w:rPr>
        <w:t>1.</w:t>
      </w:r>
      <w:r w:rsidRPr="00A81458">
        <w:rPr>
          <w:rFonts w:hint="eastAsia"/>
        </w:rPr>
        <w:t>7指导者</w:t>
      </w:r>
      <w:bookmarkEnd w:id="15590"/>
      <w:bookmarkEnd w:id="15591"/>
      <w:bookmarkEnd w:id="15592"/>
    </w:p>
    <w:p w14:paraId="3511BA49" w14:textId="4327F7B2" w:rsidR="000E17AA" w:rsidRDefault="00376CDF">
      <w:pPr>
        <w:pStyle w:val="4"/>
        <w:pPrChange w:id="15593" w:author="XuanWen Chen" w:date="2019-01-01T16:21:00Z">
          <w:pPr/>
        </w:pPrChange>
      </w:pPr>
      <w:ins w:id="15594" w:author="XuanWen Chen" w:date="2019-01-01T16:21:00Z">
        <w:r>
          <w:rPr>
            <w:rFonts w:hint="eastAsia"/>
          </w:rPr>
          <w:t>指导者</w:t>
        </w:r>
      </w:ins>
      <w:r w:rsidR="000E17AA" w:rsidRPr="000E17AA">
        <w:rPr>
          <w:rFonts w:hint="eastAsia"/>
        </w:rPr>
        <w:t>查看标准文档</w:t>
      </w:r>
      <w:del w:id="15595" w:author="XuanWen Chen" w:date="2019-01-01T18:03:00Z">
        <w:r w:rsidR="000E17AA" w:rsidDel="006F6820">
          <w:rPr>
            <w:rFonts w:hint="eastAsia"/>
          </w:rPr>
          <w:delText>（两个流程</w:delText>
        </w:r>
        <w:r w:rsidR="000E17AA" w:rsidDel="006F6820">
          <w:rPr>
            <w:rFonts w:hint="eastAsia"/>
          </w:rPr>
          <w:delText xml:space="preserve"> </w:delText>
        </w:r>
        <w:r w:rsidR="000E17AA" w:rsidDel="006F6820">
          <w:rPr>
            <w:rFonts w:hint="eastAsia"/>
          </w:rPr>
          <w:delText>我的文档</w:delText>
        </w:r>
        <w:r w:rsidR="000E17AA" w:rsidDel="006F6820">
          <w:rPr>
            <w:rFonts w:hint="eastAsia"/>
          </w:rPr>
          <w:delText xml:space="preserve"> </w:delText>
        </w:r>
        <w:r w:rsidR="000E17AA" w:rsidDel="006F6820">
          <w:rPr>
            <w:rFonts w:hint="eastAsia"/>
          </w:rPr>
          <w:delText>项目里面）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  <w:tblGridChange w:id="15596">
          <w:tblGrid>
            <w:gridCol w:w="2074"/>
            <w:gridCol w:w="2074"/>
            <w:gridCol w:w="2074"/>
            <w:gridCol w:w="2074"/>
          </w:tblGrid>
        </w:tblGridChange>
      </w:tblGrid>
      <w:tr w:rsidR="00552707" w:rsidRPr="008035F1" w14:paraId="05D871B9" w14:textId="77777777" w:rsidTr="00552707">
        <w:trPr>
          <w:ins w:id="15597" w:author="XuanWen Chen" w:date="2019-01-01T15:12:00Z"/>
        </w:trPr>
        <w:tc>
          <w:tcPr>
            <w:tcW w:w="2074" w:type="dxa"/>
          </w:tcPr>
          <w:p w14:paraId="19A1C307" w14:textId="77777777" w:rsidR="00552707" w:rsidRPr="008035F1" w:rsidRDefault="00552707" w:rsidP="00552707">
            <w:pPr>
              <w:rPr>
                <w:ins w:id="15598" w:author="XuanWen Chen" w:date="2019-01-01T15:12:00Z"/>
                <w:rFonts w:hAnsi="宋体"/>
                <w:b/>
              </w:rPr>
            </w:pPr>
            <w:ins w:id="15599" w:author="XuanWen Chen" w:date="2019-01-01T15:12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</w:tcPr>
          <w:p w14:paraId="6DC3A687" w14:textId="402551A8" w:rsidR="00552707" w:rsidRPr="008035F1" w:rsidRDefault="00552707" w:rsidP="00552707">
            <w:pPr>
              <w:rPr>
                <w:ins w:id="15600" w:author="XuanWen Chen" w:date="2019-01-01T15:12:00Z"/>
                <w:rFonts w:hAnsi="宋体"/>
                <w:b/>
              </w:rPr>
            </w:pPr>
            <w:ins w:id="15601" w:author="XuanWen Chen" w:date="2019-01-01T15:12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</w:ins>
            <w:ins w:id="15602" w:author="XuanWen Chen" w:date="2019-01-01T16:22:00Z">
              <w:r w:rsidR="00376CDF">
                <w:rPr>
                  <w:rFonts w:hAnsi="宋体" w:hint="eastAsia"/>
                  <w:b/>
                </w:rPr>
                <w:t>指导者</w:t>
              </w:r>
            </w:ins>
            <w:ins w:id="15603" w:author="XuanWen Chen" w:date="2019-01-01T15:12:00Z">
              <w:r>
                <w:rPr>
                  <w:rFonts w:hAnsi="宋体" w:hint="eastAsia"/>
                  <w:b/>
                </w:rPr>
                <w:t>查看</w:t>
              </w:r>
            </w:ins>
            <w:ins w:id="15604" w:author="XuanWen Chen" w:date="2019-01-01T16:22:00Z">
              <w:r w:rsidR="00376CDF">
                <w:rPr>
                  <w:rFonts w:hAnsi="宋体" w:hint="eastAsia"/>
                  <w:b/>
                </w:rPr>
                <w:t>标准文档</w:t>
              </w:r>
            </w:ins>
          </w:p>
        </w:tc>
      </w:tr>
      <w:tr w:rsidR="00552707" w:rsidRPr="008035F1" w14:paraId="4CA20F13" w14:textId="77777777" w:rsidTr="00552707">
        <w:tblPrEx>
          <w:tblW w:w="0" w:type="auto"/>
          <w:tblPrExChange w:id="15605" w:author="XuanWen Chen" w:date="2019-01-01T15:13:00Z">
            <w:tblPrEx>
              <w:tblW w:w="0" w:type="auto"/>
            </w:tblPrEx>
          </w:tblPrExChange>
        </w:tblPrEx>
        <w:trPr>
          <w:ins w:id="15606" w:author="XuanWen Chen" w:date="2019-01-01T15:12:00Z"/>
        </w:trPr>
        <w:tc>
          <w:tcPr>
            <w:tcW w:w="2074" w:type="dxa"/>
            <w:tcPrChange w:id="15607" w:author="XuanWen Chen" w:date="2019-01-01T15:13:00Z">
              <w:tcPr>
                <w:tcW w:w="2074" w:type="dxa"/>
              </w:tcPr>
            </w:tcPrChange>
          </w:tcPr>
          <w:p w14:paraId="5B8F703E" w14:textId="77777777" w:rsidR="00552707" w:rsidRPr="008035F1" w:rsidRDefault="00552707" w:rsidP="00552707">
            <w:pPr>
              <w:jc w:val="left"/>
              <w:rPr>
                <w:ins w:id="15608" w:author="XuanWen Chen" w:date="2019-01-01T15:12:00Z"/>
                <w:rFonts w:hAnsi="宋体"/>
              </w:rPr>
            </w:pPr>
            <w:ins w:id="15609" w:author="XuanWen Chen" w:date="2019-01-01T15:12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  <w:tcPrChange w:id="15610" w:author="XuanWen Chen" w:date="2019-01-01T15:13:00Z">
              <w:tcPr>
                <w:tcW w:w="2074" w:type="dxa"/>
              </w:tcPr>
            </w:tcPrChange>
          </w:tcPr>
          <w:p w14:paraId="28D1D08B" w14:textId="77777777" w:rsidR="00552707" w:rsidRPr="008035F1" w:rsidRDefault="00552707" w:rsidP="00552707">
            <w:pPr>
              <w:jc w:val="left"/>
              <w:rPr>
                <w:ins w:id="15611" w:author="XuanWen Chen" w:date="2019-01-01T15:12:00Z"/>
                <w:rFonts w:hAnsi="宋体"/>
              </w:rPr>
            </w:pPr>
            <w:ins w:id="15612" w:author="XuanWen Chen" w:date="2019-01-01T15:12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489" w:type="dxa"/>
            <w:tcPrChange w:id="15613" w:author="XuanWen Chen" w:date="2019-01-01T15:13:00Z">
              <w:tcPr>
                <w:tcW w:w="2074" w:type="dxa"/>
              </w:tcPr>
            </w:tcPrChange>
          </w:tcPr>
          <w:p w14:paraId="143A2C0E" w14:textId="77777777" w:rsidR="00552707" w:rsidRPr="008035F1" w:rsidRDefault="00552707" w:rsidP="00552707">
            <w:pPr>
              <w:jc w:val="left"/>
              <w:rPr>
                <w:ins w:id="15614" w:author="XuanWen Chen" w:date="2019-01-01T15:12:00Z"/>
                <w:rFonts w:hAnsi="宋体"/>
              </w:rPr>
            </w:pPr>
            <w:ins w:id="15615" w:author="XuanWen Chen" w:date="2019-01-01T15:12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659" w:type="dxa"/>
            <w:tcPrChange w:id="15616" w:author="XuanWen Chen" w:date="2019-01-01T15:13:00Z">
              <w:tcPr>
                <w:tcW w:w="2074" w:type="dxa"/>
              </w:tcPr>
            </w:tcPrChange>
          </w:tcPr>
          <w:p w14:paraId="16B8DA79" w14:textId="3593F07D" w:rsidR="00552707" w:rsidRPr="008035F1" w:rsidRDefault="00552707" w:rsidP="00552707">
            <w:pPr>
              <w:jc w:val="left"/>
              <w:rPr>
                <w:ins w:id="15617" w:author="XuanWen Chen" w:date="2019-01-01T15:12:00Z"/>
                <w:rFonts w:hAnsi="宋体"/>
              </w:rPr>
            </w:pPr>
            <w:ins w:id="15618" w:author="XuanWen Chen" w:date="2019-01-01T15:12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/</w:t>
              </w:r>
              <w:r>
                <w:rPr>
                  <w:rFonts w:hAnsi="宋体"/>
                </w:rPr>
                <w:t>3</w:t>
              </w:r>
            </w:ins>
            <w:ins w:id="15619" w:author="XuanWen Chen" w:date="2019-01-01T15:13:00Z">
              <w:r>
                <w:rPr>
                  <w:rFonts w:hAnsi="宋体"/>
                </w:rPr>
                <w:t>1</w:t>
              </w:r>
            </w:ins>
          </w:p>
        </w:tc>
      </w:tr>
      <w:tr w:rsidR="00552707" w:rsidRPr="008035F1" w14:paraId="642AEA64" w14:textId="77777777" w:rsidTr="00552707">
        <w:tblPrEx>
          <w:tblW w:w="0" w:type="auto"/>
          <w:tblPrExChange w:id="15620" w:author="XuanWen Chen" w:date="2019-01-01T15:13:00Z">
            <w:tblPrEx>
              <w:tblW w:w="0" w:type="auto"/>
            </w:tblPrEx>
          </w:tblPrExChange>
        </w:tblPrEx>
        <w:trPr>
          <w:ins w:id="15621" w:author="XuanWen Chen" w:date="2019-01-01T15:12:00Z"/>
        </w:trPr>
        <w:tc>
          <w:tcPr>
            <w:tcW w:w="2074" w:type="dxa"/>
            <w:tcPrChange w:id="15622" w:author="XuanWen Chen" w:date="2019-01-01T15:13:00Z">
              <w:tcPr>
                <w:tcW w:w="2074" w:type="dxa"/>
              </w:tcPr>
            </w:tcPrChange>
          </w:tcPr>
          <w:p w14:paraId="002931CF" w14:textId="77777777" w:rsidR="00552707" w:rsidRPr="008035F1" w:rsidRDefault="00552707" w:rsidP="00552707">
            <w:pPr>
              <w:jc w:val="left"/>
              <w:rPr>
                <w:ins w:id="15623" w:author="XuanWen Chen" w:date="2019-01-01T15:12:00Z"/>
                <w:rFonts w:hAnsi="宋体"/>
              </w:rPr>
            </w:pPr>
            <w:ins w:id="15624" w:author="XuanWen Chen" w:date="2019-01-01T15:12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  <w:tcPrChange w:id="15625" w:author="XuanWen Chen" w:date="2019-01-01T15:13:00Z">
              <w:tcPr>
                <w:tcW w:w="2074" w:type="dxa"/>
              </w:tcPr>
            </w:tcPrChange>
          </w:tcPr>
          <w:p w14:paraId="476886E0" w14:textId="77777777" w:rsidR="00552707" w:rsidRPr="008035F1" w:rsidRDefault="00552707" w:rsidP="00552707">
            <w:pPr>
              <w:jc w:val="left"/>
              <w:rPr>
                <w:ins w:id="15626" w:author="XuanWen Chen" w:date="2019-01-01T15:12:00Z"/>
                <w:rFonts w:hAnsi="宋体"/>
              </w:rPr>
            </w:pPr>
            <w:ins w:id="15627" w:author="XuanWen Chen" w:date="2019-01-01T15:12:00Z">
              <w:r>
                <w:rPr>
                  <w:rFonts w:hAnsi="宋体" w:hint="eastAsia"/>
                </w:rPr>
                <w:t>指导者</w:t>
              </w:r>
            </w:ins>
          </w:p>
        </w:tc>
        <w:tc>
          <w:tcPr>
            <w:tcW w:w="1489" w:type="dxa"/>
            <w:tcPrChange w:id="15628" w:author="XuanWen Chen" w:date="2019-01-01T15:13:00Z">
              <w:tcPr>
                <w:tcW w:w="2074" w:type="dxa"/>
              </w:tcPr>
            </w:tcPrChange>
          </w:tcPr>
          <w:p w14:paraId="100B0D74" w14:textId="77777777" w:rsidR="00552707" w:rsidRPr="008035F1" w:rsidRDefault="00552707" w:rsidP="00552707">
            <w:pPr>
              <w:jc w:val="left"/>
              <w:rPr>
                <w:ins w:id="15629" w:author="XuanWen Chen" w:date="2019-01-01T15:12:00Z"/>
                <w:rFonts w:hAnsi="宋体"/>
              </w:rPr>
            </w:pPr>
            <w:ins w:id="15630" w:author="XuanWen Chen" w:date="2019-01-01T15:12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659" w:type="dxa"/>
            <w:tcPrChange w:id="15631" w:author="XuanWen Chen" w:date="2019-01-01T15:13:00Z">
              <w:tcPr>
                <w:tcW w:w="2074" w:type="dxa"/>
              </w:tcPr>
            </w:tcPrChange>
          </w:tcPr>
          <w:p w14:paraId="130FE759" w14:textId="77777777" w:rsidR="00552707" w:rsidRPr="008035F1" w:rsidRDefault="00552707" w:rsidP="00552707">
            <w:pPr>
              <w:jc w:val="left"/>
              <w:rPr>
                <w:ins w:id="15632" w:author="XuanWen Chen" w:date="2019-01-01T15:12:00Z"/>
                <w:rFonts w:hAnsi="宋体"/>
              </w:rPr>
            </w:pPr>
            <w:ins w:id="15633" w:author="XuanWen Chen" w:date="2019-01-01T15:1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552707" w:rsidRPr="008035F1" w14:paraId="0A732F76" w14:textId="77777777" w:rsidTr="00552707">
        <w:trPr>
          <w:ins w:id="15634" w:author="XuanWen Chen" w:date="2019-01-01T15:12:00Z"/>
        </w:trPr>
        <w:tc>
          <w:tcPr>
            <w:tcW w:w="2074" w:type="dxa"/>
          </w:tcPr>
          <w:p w14:paraId="5D6EECD9" w14:textId="77777777" w:rsidR="00552707" w:rsidRPr="008035F1" w:rsidRDefault="00552707" w:rsidP="00552707">
            <w:pPr>
              <w:jc w:val="left"/>
              <w:rPr>
                <w:ins w:id="15635" w:author="XuanWen Chen" w:date="2019-01-01T15:12:00Z"/>
                <w:rFonts w:hAnsi="宋体"/>
              </w:rPr>
            </w:pPr>
            <w:ins w:id="15636" w:author="XuanWen Chen" w:date="2019-01-01T15:12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</w:tcPr>
          <w:p w14:paraId="0381179A" w14:textId="42488CE8" w:rsidR="00552707" w:rsidRPr="008035F1" w:rsidRDefault="00552707" w:rsidP="00552707">
            <w:pPr>
              <w:jc w:val="left"/>
              <w:rPr>
                <w:ins w:id="15637" w:author="XuanWen Chen" w:date="2019-01-01T15:12:00Z"/>
                <w:rFonts w:hAnsi="宋体"/>
              </w:rPr>
            </w:pPr>
            <w:ins w:id="15638" w:author="XuanWen Chen" w:date="2019-01-01T15:12:00Z">
              <w:r>
                <w:rPr>
                  <w:rFonts w:hAnsi="宋体" w:hint="eastAsia"/>
                </w:rPr>
                <w:t>指导者查看任务的</w:t>
              </w:r>
            </w:ins>
            <w:ins w:id="15639" w:author="XuanWen Chen" w:date="2019-01-01T16:22:00Z">
              <w:r w:rsidR="00376CDF">
                <w:rPr>
                  <w:rFonts w:hAnsi="宋体" w:hint="eastAsia"/>
                </w:rPr>
                <w:t>标准文档</w:t>
              </w:r>
            </w:ins>
            <w:ins w:id="15640" w:author="XuanWen Chen" w:date="2019-01-01T15:12:00Z">
              <w:r>
                <w:rPr>
                  <w:rFonts w:hAnsi="宋体" w:hint="eastAsia"/>
                </w:rPr>
                <w:t>。</w:t>
              </w:r>
            </w:ins>
          </w:p>
        </w:tc>
      </w:tr>
      <w:tr w:rsidR="00552707" w:rsidRPr="008035F1" w14:paraId="2A33CB11" w14:textId="77777777" w:rsidTr="00552707">
        <w:trPr>
          <w:ins w:id="15641" w:author="XuanWen Chen" w:date="2019-01-01T15:12:00Z"/>
        </w:trPr>
        <w:tc>
          <w:tcPr>
            <w:tcW w:w="2074" w:type="dxa"/>
          </w:tcPr>
          <w:p w14:paraId="7FF08466" w14:textId="77777777" w:rsidR="00552707" w:rsidRPr="008035F1" w:rsidRDefault="00552707" w:rsidP="00552707">
            <w:pPr>
              <w:jc w:val="left"/>
              <w:rPr>
                <w:ins w:id="15642" w:author="XuanWen Chen" w:date="2019-01-01T15:12:00Z"/>
                <w:rFonts w:hAnsi="宋体"/>
              </w:rPr>
            </w:pPr>
            <w:ins w:id="15643" w:author="XuanWen Chen" w:date="2019-01-01T15:12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</w:tcPr>
          <w:p w14:paraId="491448A5" w14:textId="123BCF85" w:rsidR="00552707" w:rsidRPr="008035F1" w:rsidRDefault="00552707" w:rsidP="00552707">
            <w:pPr>
              <w:jc w:val="left"/>
              <w:rPr>
                <w:ins w:id="15644" w:author="XuanWen Chen" w:date="2019-01-01T15:12:00Z"/>
                <w:rFonts w:hAnsi="宋体"/>
              </w:rPr>
            </w:pPr>
            <w:ins w:id="15645" w:author="XuanWen Chen" w:date="2019-01-01T15:12:00Z">
              <w:r>
                <w:rPr>
                  <w:rFonts w:hAnsi="宋体" w:hint="eastAsia"/>
                </w:rPr>
                <w:t>指导者需要查看任务的</w:t>
              </w:r>
            </w:ins>
            <w:ins w:id="15646" w:author="XuanWen Chen" w:date="2019-01-01T16:22:00Z">
              <w:r w:rsidR="00376CDF">
                <w:rPr>
                  <w:rFonts w:hAnsi="宋体" w:hint="eastAsia"/>
                </w:rPr>
                <w:t>标准文档</w:t>
              </w:r>
            </w:ins>
          </w:p>
        </w:tc>
      </w:tr>
      <w:tr w:rsidR="00552707" w:rsidRPr="000D31F2" w14:paraId="0894FE14" w14:textId="77777777" w:rsidTr="00552707">
        <w:trPr>
          <w:ins w:id="15647" w:author="XuanWen Chen" w:date="2019-01-01T15:12:00Z"/>
        </w:trPr>
        <w:tc>
          <w:tcPr>
            <w:tcW w:w="2074" w:type="dxa"/>
          </w:tcPr>
          <w:p w14:paraId="20021EF3" w14:textId="77777777" w:rsidR="00552707" w:rsidRPr="008035F1" w:rsidRDefault="00552707" w:rsidP="00552707">
            <w:pPr>
              <w:jc w:val="left"/>
              <w:rPr>
                <w:ins w:id="15648" w:author="XuanWen Chen" w:date="2019-01-01T15:12:00Z"/>
                <w:rFonts w:hAnsi="宋体"/>
              </w:rPr>
            </w:pPr>
            <w:ins w:id="15649" w:author="XuanWen Chen" w:date="2019-01-01T15:12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</w:tcPr>
          <w:p w14:paraId="0C6A069B" w14:textId="77777777" w:rsidR="00552707" w:rsidRPr="000D31F2" w:rsidRDefault="00552707" w:rsidP="00552707">
            <w:pPr>
              <w:rPr>
                <w:ins w:id="15650" w:author="XuanWen Chen" w:date="2019-01-01T15:12:00Z"/>
              </w:rPr>
            </w:pPr>
            <w:ins w:id="15651" w:author="XuanWen Chen" w:date="2019-01-01T15:12:00Z">
              <w:r w:rsidRPr="000D31F2">
                <w:rPr>
                  <w:rFonts w:hint="eastAsia"/>
                </w:rPr>
                <w:t>PRE-1：登录系统</w:t>
              </w:r>
            </w:ins>
          </w:p>
          <w:p w14:paraId="5A8C0FDF" w14:textId="77777777" w:rsidR="00552707" w:rsidRPr="000D31F2" w:rsidRDefault="00552707" w:rsidP="00552707">
            <w:pPr>
              <w:rPr>
                <w:ins w:id="15652" w:author="XuanWen Chen" w:date="2019-01-01T15:12:00Z"/>
              </w:rPr>
            </w:pPr>
            <w:ins w:id="15653" w:author="XuanWen Chen" w:date="2019-01-01T15:12:00Z">
              <w:r w:rsidRPr="000D31F2">
                <w:rPr>
                  <w:rFonts w:hint="eastAsia"/>
                </w:rPr>
                <w:t>PRE-2：有项目实例</w:t>
              </w:r>
            </w:ins>
          </w:p>
          <w:p w14:paraId="4A49B441" w14:textId="77777777" w:rsidR="00552707" w:rsidRPr="000D31F2" w:rsidRDefault="00552707" w:rsidP="00552707">
            <w:pPr>
              <w:rPr>
                <w:ins w:id="15654" w:author="XuanWen Chen" w:date="2019-01-01T15:12:00Z"/>
              </w:rPr>
            </w:pPr>
            <w:ins w:id="15655" w:author="XuanWen Chen" w:date="2019-01-01T15:12:00Z">
              <w:r w:rsidRPr="000D31F2">
                <w:rPr>
                  <w:rFonts w:hint="eastAsia"/>
                </w:rPr>
                <w:t>PRE-3：为当前项目</w:t>
              </w:r>
              <w:r>
                <w:rPr>
                  <w:rFonts w:hint="eastAsia"/>
                </w:rPr>
                <w:t>指导者</w:t>
              </w:r>
              <w:r w:rsidRPr="000D31F2">
                <w:rPr>
                  <w:rFonts w:hint="eastAsia"/>
                </w:rPr>
                <w:t>的扮演者</w:t>
              </w:r>
            </w:ins>
          </w:p>
        </w:tc>
      </w:tr>
      <w:tr w:rsidR="00552707" w:rsidRPr="000D31F2" w14:paraId="0993BBF7" w14:textId="77777777" w:rsidTr="00552707">
        <w:trPr>
          <w:ins w:id="15656" w:author="XuanWen Chen" w:date="2019-01-01T15:12:00Z"/>
        </w:trPr>
        <w:tc>
          <w:tcPr>
            <w:tcW w:w="2074" w:type="dxa"/>
          </w:tcPr>
          <w:p w14:paraId="56E3FE49" w14:textId="77777777" w:rsidR="00552707" w:rsidRPr="008035F1" w:rsidRDefault="00552707" w:rsidP="00552707">
            <w:pPr>
              <w:jc w:val="left"/>
              <w:rPr>
                <w:ins w:id="15657" w:author="XuanWen Chen" w:date="2019-01-01T15:12:00Z"/>
                <w:rFonts w:hAnsi="宋体"/>
              </w:rPr>
            </w:pPr>
            <w:ins w:id="15658" w:author="XuanWen Chen" w:date="2019-01-01T15:12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</w:tcPr>
          <w:p w14:paraId="039F1921" w14:textId="0CB71557" w:rsidR="00552707" w:rsidRPr="000D31F2" w:rsidRDefault="00552707" w:rsidP="00552707">
            <w:pPr>
              <w:rPr>
                <w:ins w:id="15659" w:author="XuanWen Chen" w:date="2019-01-01T15:12:00Z"/>
              </w:rPr>
            </w:pPr>
            <w:ins w:id="15660" w:author="XuanWen Chen" w:date="2019-01-01T15:14:00Z">
              <w:r>
                <w:rPr>
                  <w:rFonts w:hint="eastAsia"/>
                </w:rPr>
                <w:t>POST</w:t>
              </w:r>
              <w:r>
                <w:t>-</w:t>
              </w:r>
            </w:ins>
            <w:ins w:id="15661" w:author="XuanWen Chen" w:date="2019-01-01T15:15:00Z">
              <w:r>
                <w:t>1</w:t>
              </w:r>
            </w:ins>
            <w:ins w:id="15662" w:author="XuanWen Chen" w:date="2019-01-01T16:21:00Z">
              <w:r w:rsidR="003C2492">
                <w:rPr>
                  <w:rFonts w:hint="eastAsia"/>
                </w:rPr>
                <w:t>：</w:t>
              </w:r>
            </w:ins>
            <w:ins w:id="15663" w:author="XuanWen Chen" w:date="2019-01-01T16:22:00Z">
              <w:r w:rsidR="00376CDF">
                <w:rPr>
                  <w:rFonts w:hint="eastAsia"/>
                </w:rPr>
                <w:t>下载标准文档</w:t>
              </w:r>
            </w:ins>
          </w:p>
        </w:tc>
      </w:tr>
      <w:tr w:rsidR="005C49E5" w:rsidRPr="000D31F2" w14:paraId="5C7AD32A" w14:textId="77777777" w:rsidTr="00552707">
        <w:trPr>
          <w:ins w:id="15664" w:author="XuanWen Chen" w:date="2019-01-01T15:42:00Z"/>
        </w:trPr>
        <w:tc>
          <w:tcPr>
            <w:tcW w:w="2074" w:type="dxa"/>
          </w:tcPr>
          <w:p w14:paraId="5E2CF825" w14:textId="7E243500" w:rsidR="005C49E5" w:rsidRPr="008035F1" w:rsidRDefault="005C49E5" w:rsidP="00552707">
            <w:pPr>
              <w:jc w:val="left"/>
              <w:rPr>
                <w:ins w:id="15665" w:author="XuanWen Chen" w:date="2019-01-01T15:42:00Z"/>
                <w:rFonts w:hAnsi="宋体"/>
              </w:rPr>
            </w:pPr>
            <w:ins w:id="15666" w:author="XuanWen Chen" w:date="2019-01-01T15:42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7E389A0D" w14:textId="036F522F" w:rsidR="005C49E5" w:rsidRDefault="00376CDF" w:rsidP="00552707">
            <w:pPr>
              <w:rPr>
                <w:ins w:id="15667" w:author="XuanWen Chen" w:date="2019-01-01T15:42:00Z"/>
              </w:rPr>
            </w:pPr>
            <w:ins w:id="15668" w:author="XuanWen Chen" w:date="2019-01-01T16:21:00Z">
              <w:r>
                <w:rPr>
                  <w:rFonts w:hint="eastAsia"/>
                </w:rPr>
                <w:t>需要查看</w:t>
              </w:r>
            </w:ins>
            <w:ins w:id="15669" w:author="XuanWen Chen" w:date="2019-01-01T16:22:00Z">
              <w:r>
                <w:rPr>
                  <w:rFonts w:hint="eastAsia"/>
                </w:rPr>
                <w:t>标准文档的任务</w:t>
              </w:r>
            </w:ins>
          </w:p>
        </w:tc>
      </w:tr>
      <w:tr w:rsidR="005C49E5" w:rsidRPr="000D31F2" w14:paraId="6478821B" w14:textId="77777777" w:rsidTr="00552707">
        <w:trPr>
          <w:ins w:id="15670" w:author="XuanWen Chen" w:date="2019-01-01T15:42:00Z"/>
        </w:trPr>
        <w:tc>
          <w:tcPr>
            <w:tcW w:w="2074" w:type="dxa"/>
          </w:tcPr>
          <w:p w14:paraId="41AA701B" w14:textId="4E12301E" w:rsidR="005C49E5" w:rsidRPr="008035F1" w:rsidRDefault="005C49E5" w:rsidP="00552707">
            <w:pPr>
              <w:jc w:val="left"/>
              <w:rPr>
                <w:ins w:id="15671" w:author="XuanWen Chen" w:date="2019-01-01T15:42:00Z"/>
                <w:rFonts w:hAnsi="宋体"/>
              </w:rPr>
            </w:pPr>
            <w:ins w:id="15672" w:author="XuanWen Chen" w:date="2019-01-01T15:42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429B8CE2" w14:textId="76A0B1B4" w:rsidR="005C49E5" w:rsidRDefault="00376CDF" w:rsidP="00552707">
            <w:pPr>
              <w:rPr>
                <w:ins w:id="15673" w:author="XuanWen Chen" w:date="2019-01-01T15:42:00Z"/>
              </w:rPr>
            </w:pPr>
            <w:ins w:id="15674" w:author="XuanWen Chen" w:date="2019-01-01T16:22:00Z">
              <w:r>
                <w:rPr>
                  <w:rFonts w:hint="eastAsia"/>
                </w:rPr>
                <w:t>下载好的标准文档</w:t>
              </w:r>
            </w:ins>
          </w:p>
        </w:tc>
      </w:tr>
      <w:tr w:rsidR="00552707" w:rsidRPr="002B179C" w14:paraId="53EE3360" w14:textId="77777777" w:rsidTr="00552707">
        <w:trPr>
          <w:ins w:id="15675" w:author="XuanWen Chen" w:date="2019-01-01T15:12:00Z"/>
        </w:trPr>
        <w:tc>
          <w:tcPr>
            <w:tcW w:w="2074" w:type="dxa"/>
          </w:tcPr>
          <w:p w14:paraId="039EB652" w14:textId="77777777" w:rsidR="00552707" w:rsidRPr="008035F1" w:rsidRDefault="00552707" w:rsidP="00552707">
            <w:pPr>
              <w:rPr>
                <w:ins w:id="15676" w:author="XuanWen Chen" w:date="2019-01-01T15:12:00Z"/>
                <w:rFonts w:hAnsi="宋体"/>
              </w:rPr>
            </w:pPr>
            <w:ins w:id="15677" w:author="XuanWen Chen" w:date="2019-01-01T15:12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</w:tcPr>
          <w:p w14:paraId="2990F6BD" w14:textId="73DE146C" w:rsidR="006F6820" w:rsidRDefault="006F6820">
            <w:pPr>
              <w:pStyle w:val="a9"/>
              <w:ind w:left="360" w:firstLineChars="0" w:firstLine="0"/>
              <w:rPr>
                <w:ins w:id="15678" w:author="XuanWen Chen" w:date="2019-01-01T18:00:00Z"/>
                <w:rFonts w:hAnsi="宋体"/>
              </w:rPr>
              <w:pPrChange w:id="15679" w:author="XuanWen Chen" w:date="2019-01-01T18:00:00Z">
                <w:pPr>
                  <w:pStyle w:val="a9"/>
                  <w:framePr w:hSpace="180" w:wrap="around" w:vAnchor="text" w:hAnchor="margin" w:y="347"/>
                  <w:numPr>
                    <w:numId w:val="142"/>
                  </w:numPr>
                  <w:ind w:left="360" w:firstLineChars="0" w:hanging="360"/>
                </w:pPr>
              </w:pPrChange>
            </w:pPr>
            <w:ins w:id="15680" w:author="XuanWen Chen" w:date="2019-01-01T18:01:00Z">
              <w:r>
                <w:rPr>
                  <w:rFonts w:hAnsi="宋体" w:hint="eastAsia"/>
                </w:rPr>
                <w:t>在项目中查看标准文档</w:t>
              </w:r>
            </w:ins>
          </w:p>
          <w:p w14:paraId="7AC5151E" w14:textId="07001777" w:rsidR="00552707" w:rsidRPr="003B71A6" w:rsidRDefault="003B71A6">
            <w:pPr>
              <w:numPr>
                <w:ilvl w:val="0"/>
                <w:numId w:val="142"/>
              </w:numPr>
              <w:rPr>
                <w:ins w:id="15681" w:author="XuanWen Chen" w:date="2019-01-01T17:57:00Z"/>
                <w:rFonts w:hAnsi="宋体"/>
                <w:rPrChange w:id="15682" w:author="XuanWen Chen" w:date="2019-01-01T17:57:00Z">
                  <w:rPr>
                    <w:ins w:id="15683" w:author="XuanWen Chen" w:date="2019-01-01T17:57:00Z"/>
                  </w:rPr>
                </w:rPrChange>
              </w:rPr>
              <w:pPrChange w:id="15684" w:author="XuanWen Chen" w:date="2019-01-01T17:57:00Z">
                <w:pPr>
                  <w:framePr w:hSpace="180" w:wrap="around" w:vAnchor="text" w:hAnchor="margin" w:y="347"/>
                </w:pPr>
              </w:pPrChange>
            </w:pPr>
            <w:ins w:id="15685" w:author="XuanWen Chen" w:date="2019-01-01T17:57:00Z">
              <w:r w:rsidRPr="003B71A6">
                <w:rPr>
                  <w:rFonts w:hAnsi="宋体" w:hint="eastAsia"/>
                  <w:rPrChange w:id="15686" w:author="XuanWen Chen" w:date="2019-01-01T17:57:00Z">
                    <w:rPr>
                      <w:rFonts w:hint="eastAsia"/>
                    </w:rPr>
                  </w:rPrChange>
                </w:rPr>
                <w:t>进入一个项目</w:t>
              </w:r>
            </w:ins>
          </w:p>
          <w:p w14:paraId="397D8E72" w14:textId="77777777" w:rsidR="006F6820" w:rsidRDefault="006F6820" w:rsidP="00552707">
            <w:pPr>
              <w:pStyle w:val="a9"/>
              <w:numPr>
                <w:ilvl w:val="0"/>
                <w:numId w:val="142"/>
              </w:numPr>
              <w:ind w:firstLineChars="0"/>
              <w:rPr>
                <w:ins w:id="15687" w:author="XuanWen Chen" w:date="2019-01-01T17:58:00Z"/>
                <w:rFonts w:hAnsi="宋体"/>
              </w:rPr>
            </w:pPr>
            <w:ins w:id="15688" w:author="XuanWen Chen" w:date="2019-01-01T17:57:00Z">
              <w:r>
                <w:rPr>
                  <w:rFonts w:hAnsi="宋体" w:hint="eastAsia"/>
                </w:rPr>
                <w:t>进入我的任务</w:t>
              </w:r>
            </w:ins>
          </w:p>
          <w:p w14:paraId="49FBF8F4" w14:textId="77777777" w:rsidR="006F6820" w:rsidRDefault="00552707" w:rsidP="00552707">
            <w:pPr>
              <w:pStyle w:val="a9"/>
              <w:numPr>
                <w:ilvl w:val="0"/>
                <w:numId w:val="142"/>
              </w:numPr>
              <w:ind w:firstLineChars="0"/>
              <w:rPr>
                <w:ins w:id="15689" w:author="XuanWen Chen" w:date="2019-01-01T17:58:00Z"/>
                <w:rFonts w:hAnsi="宋体"/>
              </w:rPr>
            </w:pPr>
            <w:ins w:id="15690" w:author="XuanWen Chen" w:date="2019-01-01T15:12:00Z">
              <w:r w:rsidRPr="006F6820">
                <w:rPr>
                  <w:rFonts w:hAnsi="宋体" w:hint="eastAsia"/>
                  <w:rPrChange w:id="15691" w:author="XuanWen Chen" w:date="2019-01-01T17:58:00Z">
                    <w:rPr>
                      <w:rFonts w:hint="eastAsia"/>
                    </w:rPr>
                  </w:rPrChange>
                </w:rPr>
                <w:t>点击任务的详细信息</w:t>
              </w:r>
            </w:ins>
          </w:p>
          <w:p w14:paraId="35677DD3" w14:textId="77777777" w:rsidR="00552707" w:rsidRDefault="00552707" w:rsidP="00552707">
            <w:pPr>
              <w:pStyle w:val="a9"/>
              <w:numPr>
                <w:ilvl w:val="0"/>
                <w:numId w:val="142"/>
              </w:numPr>
              <w:ind w:firstLineChars="0"/>
              <w:rPr>
                <w:ins w:id="15692" w:author="XuanWen Chen" w:date="2019-01-01T17:59:00Z"/>
                <w:rFonts w:hAnsi="宋体"/>
              </w:rPr>
            </w:pPr>
            <w:ins w:id="15693" w:author="XuanWen Chen" w:date="2019-01-01T15:12:00Z">
              <w:r w:rsidRPr="006F6820">
                <w:rPr>
                  <w:rFonts w:hAnsi="宋体" w:hint="eastAsia"/>
                  <w:rPrChange w:id="15694" w:author="XuanWen Chen" w:date="2019-01-01T17:58:00Z">
                    <w:rPr>
                      <w:rFonts w:hint="eastAsia"/>
                    </w:rPr>
                  </w:rPrChange>
                </w:rPr>
                <w:t>查看</w:t>
              </w:r>
            </w:ins>
            <w:ins w:id="15695" w:author="XuanWen Chen" w:date="2019-01-01T17:58:00Z">
              <w:r w:rsidR="006F6820">
                <w:rPr>
                  <w:rFonts w:hAnsi="宋体" w:hint="eastAsia"/>
                </w:rPr>
                <w:t>任务</w:t>
              </w:r>
            </w:ins>
            <w:ins w:id="15696" w:author="XuanWen Chen" w:date="2019-01-01T15:12:00Z">
              <w:r w:rsidRPr="006F6820">
                <w:rPr>
                  <w:rFonts w:hAnsi="宋体" w:hint="eastAsia"/>
                  <w:rPrChange w:id="15697" w:author="XuanWen Chen" w:date="2019-01-01T17:58:00Z">
                    <w:rPr>
                      <w:rFonts w:hint="eastAsia"/>
                    </w:rPr>
                  </w:rPrChange>
                </w:rPr>
                <w:t>的详细情况</w:t>
              </w:r>
            </w:ins>
          </w:p>
          <w:p w14:paraId="18E63E3C" w14:textId="5E33DF08" w:rsidR="006F6820" w:rsidRPr="006F6820" w:rsidRDefault="006F6820">
            <w:pPr>
              <w:numPr>
                <w:ilvl w:val="0"/>
                <w:numId w:val="142"/>
              </w:numPr>
              <w:rPr>
                <w:ins w:id="15698" w:author="XuanWen Chen" w:date="2019-01-01T15:12:00Z"/>
                <w:rFonts w:hAnsi="宋体"/>
                <w:rPrChange w:id="15699" w:author="XuanWen Chen" w:date="2019-01-01T17:58:00Z">
                  <w:rPr>
                    <w:ins w:id="15700" w:author="XuanWen Chen" w:date="2019-01-01T15:12:00Z"/>
                  </w:rPr>
                </w:rPrChange>
              </w:rPr>
              <w:pPrChange w:id="15701" w:author="XuanWen Chen" w:date="2019-01-01T17:58:00Z">
                <w:pPr>
                  <w:framePr w:hSpace="180" w:wrap="around" w:vAnchor="text" w:hAnchor="margin" w:y="347"/>
                </w:pPr>
              </w:pPrChange>
            </w:pPr>
            <w:ins w:id="15702" w:author="XuanWen Chen" w:date="2019-01-01T18:00:00Z">
              <w:r>
                <w:rPr>
                  <w:rFonts w:hAnsi="宋体" w:hint="eastAsia"/>
                </w:rPr>
                <w:t>点击</w:t>
              </w:r>
            </w:ins>
            <w:ins w:id="15703" w:author="XuanWen Chen" w:date="2019-01-01T17:59:00Z">
              <w:r>
                <w:rPr>
                  <w:rFonts w:hAnsi="宋体" w:hint="eastAsia"/>
                </w:rPr>
                <w:t>下载</w:t>
              </w:r>
            </w:ins>
            <w:ins w:id="15704" w:author="XuanWen Chen" w:date="2019-01-01T18:00:00Z">
              <w:r>
                <w:rPr>
                  <w:rFonts w:hAnsi="宋体" w:hint="eastAsia"/>
                </w:rPr>
                <w:t>任务标准文档</w:t>
              </w:r>
            </w:ins>
          </w:p>
        </w:tc>
      </w:tr>
      <w:tr w:rsidR="00552707" w:rsidRPr="003818F6" w14:paraId="4034B580" w14:textId="77777777" w:rsidTr="006F6820">
        <w:tblPrEx>
          <w:tblW w:w="0" w:type="auto"/>
          <w:tblPrExChange w:id="15705" w:author="XuanWen Chen" w:date="2019-01-01T17:58:00Z">
            <w:tblPrEx>
              <w:tblW w:w="0" w:type="auto"/>
            </w:tblPrEx>
          </w:tblPrExChange>
        </w:tblPrEx>
        <w:trPr>
          <w:trHeight w:val="520"/>
          <w:ins w:id="15706" w:author="XuanWen Chen" w:date="2019-01-01T15:12:00Z"/>
          <w:trPrChange w:id="15707" w:author="XuanWen Chen" w:date="2019-01-01T17:58:00Z">
            <w:trPr>
              <w:trHeight w:val="1370"/>
            </w:trPr>
          </w:trPrChange>
        </w:trPr>
        <w:tc>
          <w:tcPr>
            <w:tcW w:w="2074" w:type="dxa"/>
            <w:tcPrChange w:id="15708" w:author="XuanWen Chen" w:date="2019-01-01T17:58:00Z">
              <w:tcPr>
                <w:tcW w:w="2074" w:type="dxa"/>
              </w:tcPr>
            </w:tcPrChange>
          </w:tcPr>
          <w:p w14:paraId="7435D0D3" w14:textId="77777777" w:rsidR="00552707" w:rsidRPr="008035F1" w:rsidRDefault="00552707" w:rsidP="00552707">
            <w:pPr>
              <w:jc w:val="left"/>
              <w:rPr>
                <w:ins w:id="15709" w:author="XuanWen Chen" w:date="2019-01-01T15:12:00Z"/>
                <w:rFonts w:hAnsi="宋体"/>
              </w:rPr>
            </w:pPr>
            <w:ins w:id="15710" w:author="XuanWen Chen" w:date="2019-01-01T15:12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  <w:tcPrChange w:id="15711" w:author="XuanWen Chen" w:date="2019-01-01T17:58:00Z">
              <w:tcPr>
                <w:tcW w:w="6222" w:type="dxa"/>
                <w:gridSpan w:val="3"/>
              </w:tcPr>
            </w:tcPrChange>
          </w:tcPr>
          <w:p w14:paraId="4F991E85" w14:textId="01CC517A" w:rsidR="00552707" w:rsidRPr="003818F6" w:rsidRDefault="006F6820" w:rsidP="00552707">
            <w:pPr>
              <w:jc w:val="left"/>
              <w:rPr>
                <w:ins w:id="15712" w:author="XuanWen Chen" w:date="2019-01-01T15:12:00Z"/>
                <w:rFonts w:hAnsi="宋体"/>
              </w:rPr>
            </w:pPr>
            <w:ins w:id="15713" w:author="XuanWen Chen" w:date="2019-01-01T17:5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552707" w:rsidRPr="00FD6E19" w14:paraId="6D729640" w14:textId="77777777" w:rsidTr="00552707">
        <w:trPr>
          <w:ins w:id="15714" w:author="XuanWen Chen" w:date="2019-01-01T15:12:00Z"/>
        </w:trPr>
        <w:tc>
          <w:tcPr>
            <w:tcW w:w="2074" w:type="dxa"/>
          </w:tcPr>
          <w:p w14:paraId="4123B988" w14:textId="77777777" w:rsidR="00552707" w:rsidRPr="008035F1" w:rsidRDefault="00552707" w:rsidP="00552707">
            <w:pPr>
              <w:jc w:val="left"/>
              <w:rPr>
                <w:ins w:id="15715" w:author="XuanWen Chen" w:date="2019-01-01T15:12:00Z"/>
                <w:rFonts w:hAnsi="宋体"/>
              </w:rPr>
            </w:pPr>
            <w:ins w:id="15716" w:author="XuanWen Chen" w:date="2019-01-01T15:12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</w:tcPr>
          <w:p w14:paraId="12915B91" w14:textId="165E65E0" w:rsidR="00552707" w:rsidRPr="00FD6E19" w:rsidRDefault="006F6820" w:rsidP="00552707">
            <w:pPr>
              <w:jc w:val="left"/>
              <w:rPr>
                <w:ins w:id="15717" w:author="XuanWen Chen" w:date="2019-01-01T15:12:00Z"/>
                <w:rFonts w:hAnsi="宋体"/>
              </w:rPr>
            </w:pPr>
            <w:ins w:id="15718" w:author="XuanWen Chen" w:date="2019-01-01T17:5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552707" w:rsidRPr="008035F1" w14:paraId="3734F929" w14:textId="77777777" w:rsidTr="00552707">
        <w:trPr>
          <w:ins w:id="15719" w:author="XuanWen Chen" w:date="2019-01-01T15:12:00Z"/>
        </w:trPr>
        <w:tc>
          <w:tcPr>
            <w:tcW w:w="2074" w:type="dxa"/>
          </w:tcPr>
          <w:p w14:paraId="5FFB0784" w14:textId="77777777" w:rsidR="00552707" w:rsidRPr="008035F1" w:rsidRDefault="00552707" w:rsidP="00552707">
            <w:pPr>
              <w:jc w:val="left"/>
              <w:rPr>
                <w:ins w:id="15720" w:author="XuanWen Chen" w:date="2019-01-01T15:12:00Z"/>
                <w:rFonts w:hAnsi="宋体"/>
              </w:rPr>
            </w:pPr>
            <w:ins w:id="15721" w:author="XuanWen Chen" w:date="2019-01-01T15:12:00Z">
              <w:r w:rsidRPr="008035F1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222" w:type="dxa"/>
            <w:gridSpan w:val="3"/>
          </w:tcPr>
          <w:p w14:paraId="3C5C2CF1" w14:textId="3E7710D4" w:rsidR="00552707" w:rsidRPr="008035F1" w:rsidRDefault="00552707" w:rsidP="00552707">
            <w:pPr>
              <w:jc w:val="left"/>
              <w:rPr>
                <w:ins w:id="15722" w:author="XuanWen Chen" w:date="2019-01-01T15:12:00Z"/>
                <w:rFonts w:hAnsi="宋体"/>
              </w:rPr>
            </w:pPr>
          </w:p>
        </w:tc>
      </w:tr>
      <w:tr w:rsidR="00552707" w:rsidRPr="008035F1" w14:paraId="11BC3C2B" w14:textId="77777777" w:rsidTr="00552707">
        <w:trPr>
          <w:ins w:id="15723" w:author="XuanWen Chen" w:date="2019-01-01T15:12:00Z"/>
        </w:trPr>
        <w:tc>
          <w:tcPr>
            <w:tcW w:w="2074" w:type="dxa"/>
          </w:tcPr>
          <w:p w14:paraId="06476B0C" w14:textId="77777777" w:rsidR="00552707" w:rsidRPr="008035F1" w:rsidRDefault="00552707" w:rsidP="00552707">
            <w:pPr>
              <w:jc w:val="left"/>
              <w:rPr>
                <w:ins w:id="15724" w:author="XuanWen Chen" w:date="2019-01-01T15:12:00Z"/>
                <w:rFonts w:hAnsi="宋体"/>
              </w:rPr>
            </w:pPr>
            <w:ins w:id="15725" w:author="XuanWen Chen" w:date="2019-01-01T15:12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</w:tcPr>
          <w:p w14:paraId="7CE253F8" w14:textId="5B50C6D6" w:rsidR="00552707" w:rsidRPr="008035F1" w:rsidRDefault="006F6820" w:rsidP="00552707">
            <w:pPr>
              <w:jc w:val="left"/>
              <w:rPr>
                <w:ins w:id="15726" w:author="XuanWen Chen" w:date="2019-01-01T15:12:00Z"/>
                <w:rFonts w:hAnsi="宋体"/>
              </w:rPr>
            </w:pPr>
            <w:ins w:id="15727" w:author="XuanWen Chen" w:date="2019-01-01T17:58:00Z">
              <w:r>
                <w:rPr>
                  <w:rFonts w:hAnsi="宋体" w:hint="eastAsia"/>
                </w:rPr>
                <w:t>每周一次</w:t>
              </w:r>
            </w:ins>
          </w:p>
        </w:tc>
      </w:tr>
      <w:tr w:rsidR="00552707" w:rsidRPr="008035F1" w14:paraId="2C3842CC" w14:textId="77777777" w:rsidTr="00552707">
        <w:trPr>
          <w:ins w:id="15728" w:author="XuanWen Chen" w:date="2019-01-01T15:12:00Z"/>
        </w:trPr>
        <w:tc>
          <w:tcPr>
            <w:tcW w:w="2074" w:type="dxa"/>
          </w:tcPr>
          <w:p w14:paraId="7D5D06D3" w14:textId="77777777" w:rsidR="00552707" w:rsidRPr="008035F1" w:rsidRDefault="00552707" w:rsidP="00552707">
            <w:pPr>
              <w:jc w:val="left"/>
              <w:rPr>
                <w:ins w:id="15729" w:author="XuanWen Chen" w:date="2019-01-01T15:12:00Z"/>
                <w:rFonts w:hAnsi="宋体"/>
              </w:rPr>
            </w:pPr>
            <w:ins w:id="15730" w:author="XuanWen Chen" w:date="2019-01-01T15:12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</w:tcPr>
          <w:p w14:paraId="74DBB83F" w14:textId="77777777" w:rsidR="00552707" w:rsidRPr="008035F1" w:rsidRDefault="00552707" w:rsidP="00552707">
            <w:pPr>
              <w:jc w:val="left"/>
              <w:rPr>
                <w:ins w:id="15731" w:author="XuanWen Chen" w:date="2019-01-01T15:12:00Z"/>
                <w:rFonts w:hAnsi="宋体"/>
              </w:rPr>
            </w:pPr>
          </w:p>
        </w:tc>
      </w:tr>
      <w:tr w:rsidR="00552707" w:rsidRPr="002E6A2F" w14:paraId="5791B9E8" w14:textId="77777777" w:rsidTr="00552707">
        <w:trPr>
          <w:ins w:id="15732" w:author="XuanWen Chen" w:date="2019-01-01T15:12:00Z"/>
        </w:trPr>
        <w:tc>
          <w:tcPr>
            <w:tcW w:w="2074" w:type="dxa"/>
          </w:tcPr>
          <w:p w14:paraId="056753F8" w14:textId="77777777" w:rsidR="00552707" w:rsidRPr="008035F1" w:rsidRDefault="00552707" w:rsidP="00552707">
            <w:pPr>
              <w:jc w:val="left"/>
              <w:rPr>
                <w:ins w:id="15733" w:author="XuanWen Chen" w:date="2019-01-01T15:12:00Z"/>
                <w:rFonts w:hAnsi="宋体"/>
              </w:rPr>
            </w:pPr>
            <w:ins w:id="15734" w:author="XuanWen Chen" w:date="2019-01-01T15:12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</w:tcPr>
          <w:p w14:paraId="680D0BFC" w14:textId="521C2F91" w:rsidR="00552707" w:rsidRPr="002E6A2F" w:rsidRDefault="006F6820" w:rsidP="00552707">
            <w:pPr>
              <w:jc w:val="left"/>
              <w:rPr>
                <w:ins w:id="15735" w:author="XuanWen Chen" w:date="2019-01-01T15:12:00Z"/>
                <w:rFonts w:hAnsi="宋体"/>
              </w:rPr>
            </w:pPr>
            <w:ins w:id="15736" w:author="XuanWen Chen" w:date="2019-01-01T17:59:00Z">
              <w:r>
                <w:rPr>
                  <w:rFonts w:hAnsi="宋体" w:hint="eastAsia"/>
                </w:rPr>
                <w:t>以指导者身份查看任务</w:t>
              </w:r>
            </w:ins>
          </w:p>
        </w:tc>
      </w:tr>
      <w:tr w:rsidR="00552707" w:rsidRPr="008035F1" w14:paraId="6D8C480E" w14:textId="77777777" w:rsidTr="00552707">
        <w:trPr>
          <w:ins w:id="15737" w:author="XuanWen Chen" w:date="2019-01-01T15:12:00Z"/>
        </w:trPr>
        <w:tc>
          <w:tcPr>
            <w:tcW w:w="2074" w:type="dxa"/>
          </w:tcPr>
          <w:p w14:paraId="0C95E0B0" w14:textId="77777777" w:rsidR="00552707" w:rsidRPr="008035F1" w:rsidRDefault="00552707" w:rsidP="00552707">
            <w:pPr>
              <w:jc w:val="left"/>
              <w:rPr>
                <w:ins w:id="15738" w:author="XuanWen Chen" w:date="2019-01-01T15:12:00Z"/>
                <w:rFonts w:hAnsi="宋体"/>
              </w:rPr>
            </w:pPr>
            <w:ins w:id="15739" w:author="XuanWen Chen" w:date="2019-01-01T15:12:00Z">
              <w:r>
                <w:rPr>
                  <w:rFonts w:hAnsi="宋体" w:hint="eastAsia"/>
                </w:rPr>
                <w:lastRenderedPageBreak/>
                <w:t>假设：</w:t>
              </w:r>
            </w:ins>
          </w:p>
        </w:tc>
        <w:tc>
          <w:tcPr>
            <w:tcW w:w="6222" w:type="dxa"/>
            <w:gridSpan w:val="3"/>
          </w:tcPr>
          <w:p w14:paraId="6B3F116C" w14:textId="24EC8866" w:rsidR="00552707" w:rsidRPr="008035F1" w:rsidRDefault="006F6820" w:rsidP="00552707">
            <w:pPr>
              <w:jc w:val="left"/>
              <w:rPr>
                <w:ins w:id="15740" w:author="XuanWen Chen" w:date="2019-01-01T15:12:00Z"/>
                <w:rFonts w:hAnsi="宋体"/>
              </w:rPr>
            </w:pPr>
            <w:ins w:id="15741" w:author="XuanWen Chen" w:date="2019-01-01T17:59:00Z">
              <w:r>
                <w:rPr>
                  <w:rFonts w:hAnsi="宋体" w:hint="eastAsia"/>
                </w:rPr>
                <w:t>指导者每周查看一次任务</w:t>
              </w:r>
            </w:ins>
          </w:p>
        </w:tc>
      </w:tr>
    </w:tbl>
    <w:p w14:paraId="1A8E5350" w14:textId="77777777" w:rsidR="006F6820" w:rsidRDefault="006F6820" w:rsidP="000E17AA">
      <w:pPr>
        <w:rPr>
          <w:ins w:id="15742" w:author="XuanWen Chen" w:date="2019-01-01T18:05:00Z"/>
          <w:color w:val="FF0000"/>
        </w:rPr>
      </w:pPr>
    </w:p>
    <w:p w14:paraId="030143B8" w14:textId="1960D628" w:rsidR="000E17AA" w:rsidRDefault="006F6820" w:rsidP="006F6820">
      <w:pPr>
        <w:pStyle w:val="4"/>
        <w:rPr>
          <w:ins w:id="15743" w:author="XuanWen Chen" w:date="2019-01-01T18:05:00Z"/>
        </w:rPr>
      </w:pPr>
      <w:ins w:id="15744" w:author="XuanWen Chen" w:date="2019-01-01T18:04:00Z">
        <w:r>
          <w:rPr>
            <w:rFonts w:hint="eastAsia"/>
          </w:rPr>
          <w:t>指导者搜索</w:t>
        </w:r>
      </w:ins>
      <w:ins w:id="15745" w:author="XuanWen Chen" w:date="2019-01-01T18:05:00Z">
        <w:r>
          <w:rPr>
            <w:rFonts w:hint="eastAsia"/>
          </w:rPr>
          <w:t>文档资料</w:t>
        </w:r>
      </w:ins>
    </w:p>
    <w:p w14:paraId="33048117" w14:textId="77777777" w:rsidR="006F6820" w:rsidRPr="006F6820" w:rsidRDefault="006F6820"/>
    <w:p w14:paraId="0FDA55CD" w14:textId="454ABEBA" w:rsidR="000E17AA" w:rsidRPr="000E17AA" w:rsidRDefault="006F6820">
      <w:pPr>
        <w:pStyle w:val="4"/>
        <w:pPrChange w:id="15746" w:author="XuanWen Chen" w:date="2019-01-01T18:03:00Z">
          <w:pPr/>
        </w:pPrChange>
      </w:pPr>
      <w:ins w:id="15747" w:author="XuanWen Chen" w:date="2019-01-01T18:03:00Z">
        <w:r>
          <w:rPr>
            <w:rFonts w:hint="eastAsia"/>
          </w:rPr>
          <w:t>指导者筛选</w:t>
        </w:r>
      </w:ins>
      <w:r w:rsidR="000E17AA" w:rsidRPr="000E17AA">
        <w:rPr>
          <w:rFonts w:hint="eastAsia"/>
        </w:rPr>
        <w:t>文档类型</w:t>
      </w:r>
      <w:del w:id="15748" w:author="XuanWen Chen" w:date="2019-01-01T18:03:00Z">
        <w:r w:rsidR="000E17AA" w:rsidRPr="000E17AA" w:rsidDel="006F6820">
          <w:rPr>
            <w:rFonts w:hint="eastAsia"/>
          </w:rPr>
          <w:delText>选择（</w:delText>
        </w:r>
        <w:r w:rsidR="000E17AA" w:rsidDel="006F6820">
          <w:rPr>
            <w:rFonts w:hint="eastAsia"/>
          </w:rPr>
          <w:delText>项目成员文档</w:delText>
        </w:r>
        <w:r w:rsidR="000E17AA" w:rsidDel="006F6820">
          <w:rPr>
            <w:rFonts w:hint="eastAsia"/>
          </w:rPr>
          <w:delText xml:space="preserve"> </w:delText>
        </w:r>
        <w:r w:rsidR="000E17AA" w:rsidDel="006F6820">
          <w:rPr>
            <w:rFonts w:hint="eastAsia"/>
          </w:rPr>
          <w:delText>标准文档</w:delText>
        </w:r>
        <w:r w:rsidR="000E17AA" w:rsidRPr="000E17AA" w:rsidDel="006F6820">
          <w:rPr>
            <w:rFonts w:hint="eastAsia"/>
          </w:rPr>
          <w:delText>）</w:delText>
        </w:r>
      </w:del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6F6820" w:rsidRPr="008035F1" w14:paraId="7E0D8A9C" w14:textId="77777777" w:rsidTr="008F180E">
        <w:trPr>
          <w:ins w:id="15749" w:author="XuanWen Chen" w:date="2019-01-01T18:03:00Z"/>
        </w:trPr>
        <w:tc>
          <w:tcPr>
            <w:tcW w:w="2074" w:type="dxa"/>
          </w:tcPr>
          <w:p w14:paraId="2FC5760F" w14:textId="77777777" w:rsidR="006F6820" w:rsidRPr="008035F1" w:rsidRDefault="006F6820" w:rsidP="008F180E">
            <w:pPr>
              <w:rPr>
                <w:ins w:id="15750" w:author="XuanWen Chen" w:date="2019-01-01T18:03:00Z"/>
                <w:rFonts w:hAnsi="宋体"/>
                <w:b/>
              </w:rPr>
            </w:pPr>
            <w:ins w:id="15751" w:author="XuanWen Chen" w:date="2019-01-01T18:03:00Z">
              <w:r w:rsidRPr="008035F1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222" w:type="dxa"/>
            <w:gridSpan w:val="3"/>
          </w:tcPr>
          <w:p w14:paraId="454EE0A9" w14:textId="4FBEC7E6" w:rsidR="006F6820" w:rsidRPr="008035F1" w:rsidRDefault="006F6820" w:rsidP="008F180E">
            <w:pPr>
              <w:rPr>
                <w:ins w:id="15752" w:author="XuanWen Chen" w:date="2019-01-01T18:03:00Z"/>
                <w:rFonts w:hAnsi="宋体"/>
                <w:b/>
              </w:rPr>
            </w:pPr>
            <w:ins w:id="15753" w:author="XuanWen Chen" w:date="2019-01-01T18:03:00Z">
              <w:r w:rsidRPr="008035F1">
                <w:rPr>
                  <w:rFonts w:hAnsi="宋体" w:hint="eastAsia"/>
                  <w:b/>
                </w:rPr>
                <w:t>UC-</w:t>
              </w:r>
              <w:r>
                <w:rPr>
                  <w:rFonts w:hAnsi="宋体"/>
                  <w:b/>
                </w:rPr>
                <w:t>9</w:t>
              </w:r>
              <w:r w:rsidRPr="008035F1">
                <w:rPr>
                  <w:rFonts w:hAnsi="宋体" w:hint="eastAsia"/>
                  <w:b/>
                </w:rPr>
                <w:t>：</w:t>
              </w:r>
              <w:r>
                <w:rPr>
                  <w:rFonts w:hAnsi="宋体" w:hint="eastAsia"/>
                  <w:b/>
                </w:rPr>
                <w:t>指导者</w:t>
              </w:r>
            </w:ins>
            <w:ins w:id="15754" w:author="XuanWen Chen" w:date="2019-01-01T18:04:00Z">
              <w:r w:rsidRPr="006F6820">
                <w:rPr>
                  <w:rFonts w:hAnsi="宋体" w:hint="eastAsia"/>
                  <w:b/>
                </w:rPr>
                <w:t>筛选文档类型</w:t>
              </w:r>
            </w:ins>
          </w:p>
        </w:tc>
      </w:tr>
      <w:tr w:rsidR="006F6820" w:rsidRPr="008035F1" w14:paraId="5BB8F007" w14:textId="77777777" w:rsidTr="008F180E">
        <w:trPr>
          <w:ins w:id="15755" w:author="XuanWen Chen" w:date="2019-01-01T18:03:00Z"/>
        </w:trPr>
        <w:tc>
          <w:tcPr>
            <w:tcW w:w="2074" w:type="dxa"/>
          </w:tcPr>
          <w:p w14:paraId="688B6CFE" w14:textId="77777777" w:rsidR="006F6820" w:rsidRPr="008035F1" w:rsidRDefault="006F6820" w:rsidP="008F180E">
            <w:pPr>
              <w:jc w:val="left"/>
              <w:rPr>
                <w:ins w:id="15756" w:author="XuanWen Chen" w:date="2019-01-01T18:03:00Z"/>
                <w:rFonts w:hAnsi="宋体"/>
              </w:rPr>
            </w:pPr>
            <w:ins w:id="15757" w:author="XuanWen Chen" w:date="2019-01-01T18:03:00Z">
              <w:r w:rsidRPr="008035F1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2074" w:type="dxa"/>
          </w:tcPr>
          <w:p w14:paraId="47E142E2" w14:textId="77777777" w:rsidR="006F6820" w:rsidRPr="008035F1" w:rsidRDefault="006F6820" w:rsidP="008F180E">
            <w:pPr>
              <w:jc w:val="left"/>
              <w:rPr>
                <w:ins w:id="15758" w:author="XuanWen Chen" w:date="2019-01-01T18:03:00Z"/>
                <w:rFonts w:hAnsi="宋体"/>
              </w:rPr>
            </w:pPr>
            <w:ins w:id="15759" w:author="XuanWen Chen" w:date="2019-01-01T18:03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489" w:type="dxa"/>
          </w:tcPr>
          <w:p w14:paraId="27CFC68C" w14:textId="77777777" w:rsidR="006F6820" w:rsidRPr="008035F1" w:rsidRDefault="006F6820" w:rsidP="008F180E">
            <w:pPr>
              <w:jc w:val="left"/>
              <w:rPr>
                <w:ins w:id="15760" w:author="XuanWen Chen" w:date="2019-01-01T18:03:00Z"/>
                <w:rFonts w:hAnsi="宋体"/>
              </w:rPr>
            </w:pPr>
            <w:ins w:id="15761" w:author="XuanWen Chen" w:date="2019-01-01T18:03:00Z">
              <w:r w:rsidRPr="008035F1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659" w:type="dxa"/>
          </w:tcPr>
          <w:p w14:paraId="6900B8A8" w14:textId="77777777" w:rsidR="006F6820" w:rsidRPr="008035F1" w:rsidRDefault="006F6820" w:rsidP="008F180E">
            <w:pPr>
              <w:jc w:val="left"/>
              <w:rPr>
                <w:ins w:id="15762" w:author="XuanWen Chen" w:date="2019-01-01T18:03:00Z"/>
                <w:rFonts w:hAnsi="宋体"/>
              </w:rPr>
            </w:pPr>
            <w:ins w:id="15763" w:author="XuanWen Chen" w:date="2019-01-01T18:03:00Z">
              <w:r>
                <w:rPr>
                  <w:rFonts w:hAnsi="宋体"/>
                </w:rPr>
                <w:t>2018</w:t>
              </w:r>
              <w:r>
                <w:rPr>
                  <w:rFonts w:hAnsi="宋体" w:hint="eastAsia"/>
                </w:rPr>
                <w:t>/1</w:t>
              </w:r>
              <w:r>
                <w:rPr>
                  <w:rFonts w:hAnsi="宋体"/>
                </w:rPr>
                <w:t>2</w:t>
              </w:r>
              <w:r>
                <w:rPr>
                  <w:rFonts w:hAnsi="宋体" w:hint="eastAsia"/>
                </w:rPr>
                <w:t>/</w:t>
              </w:r>
              <w:r>
                <w:rPr>
                  <w:rFonts w:hAnsi="宋体"/>
                </w:rPr>
                <w:t>31</w:t>
              </w:r>
            </w:ins>
          </w:p>
        </w:tc>
      </w:tr>
      <w:tr w:rsidR="006F6820" w:rsidRPr="008035F1" w14:paraId="6939E707" w14:textId="77777777" w:rsidTr="008F180E">
        <w:trPr>
          <w:ins w:id="15764" w:author="XuanWen Chen" w:date="2019-01-01T18:03:00Z"/>
        </w:trPr>
        <w:tc>
          <w:tcPr>
            <w:tcW w:w="2074" w:type="dxa"/>
          </w:tcPr>
          <w:p w14:paraId="60DD2511" w14:textId="77777777" w:rsidR="006F6820" w:rsidRPr="008035F1" w:rsidRDefault="006F6820" w:rsidP="008F180E">
            <w:pPr>
              <w:jc w:val="left"/>
              <w:rPr>
                <w:ins w:id="15765" w:author="XuanWen Chen" w:date="2019-01-01T18:03:00Z"/>
                <w:rFonts w:hAnsi="宋体"/>
              </w:rPr>
            </w:pPr>
            <w:ins w:id="15766" w:author="XuanWen Chen" w:date="2019-01-01T18:03:00Z">
              <w:r w:rsidRPr="008035F1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074" w:type="dxa"/>
          </w:tcPr>
          <w:p w14:paraId="1EE3E5EE" w14:textId="77777777" w:rsidR="006F6820" w:rsidRPr="008035F1" w:rsidRDefault="006F6820" w:rsidP="008F180E">
            <w:pPr>
              <w:jc w:val="left"/>
              <w:rPr>
                <w:ins w:id="15767" w:author="XuanWen Chen" w:date="2019-01-01T18:03:00Z"/>
                <w:rFonts w:hAnsi="宋体"/>
              </w:rPr>
            </w:pPr>
            <w:ins w:id="15768" w:author="XuanWen Chen" w:date="2019-01-01T18:03:00Z">
              <w:r>
                <w:rPr>
                  <w:rFonts w:hAnsi="宋体" w:hint="eastAsia"/>
                </w:rPr>
                <w:t>指导者</w:t>
              </w:r>
            </w:ins>
          </w:p>
        </w:tc>
        <w:tc>
          <w:tcPr>
            <w:tcW w:w="1489" w:type="dxa"/>
          </w:tcPr>
          <w:p w14:paraId="27F88C64" w14:textId="77777777" w:rsidR="006F6820" w:rsidRPr="008035F1" w:rsidRDefault="006F6820" w:rsidP="008F180E">
            <w:pPr>
              <w:jc w:val="left"/>
              <w:rPr>
                <w:ins w:id="15769" w:author="XuanWen Chen" w:date="2019-01-01T18:03:00Z"/>
                <w:rFonts w:hAnsi="宋体"/>
              </w:rPr>
            </w:pPr>
            <w:ins w:id="15770" w:author="XuanWen Chen" w:date="2019-01-01T18:03:00Z">
              <w:r w:rsidRPr="008035F1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659" w:type="dxa"/>
          </w:tcPr>
          <w:p w14:paraId="052EA343" w14:textId="77777777" w:rsidR="006F6820" w:rsidRPr="008035F1" w:rsidRDefault="006F6820" w:rsidP="008F180E">
            <w:pPr>
              <w:jc w:val="left"/>
              <w:rPr>
                <w:ins w:id="15771" w:author="XuanWen Chen" w:date="2019-01-01T18:03:00Z"/>
                <w:rFonts w:hAnsi="宋体"/>
              </w:rPr>
            </w:pPr>
            <w:ins w:id="15772" w:author="XuanWen Chen" w:date="2019-01-01T18:03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6F6820" w:rsidRPr="008035F1" w14:paraId="60FBA672" w14:textId="77777777" w:rsidTr="008F180E">
        <w:trPr>
          <w:ins w:id="15773" w:author="XuanWen Chen" w:date="2019-01-01T18:03:00Z"/>
        </w:trPr>
        <w:tc>
          <w:tcPr>
            <w:tcW w:w="2074" w:type="dxa"/>
          </w:tcPr>
          <w:p w14:paraId="6D60DF64" w14:textId="77777777" w:rsidR="006F6820" w:rsidRPr="008035F1" w:rsidRDefault="006F6820" w:rsidP="008F180E">
            <w:pPr>
              <w:jc w:val="left"/>
              <w:rPr>
                <w:ins w:id="15774" w:author="XuanWen Chen" w:date="2019-01-01T18:03:00Z"/>
                <w:rFonts w:hAnsi="宋体"/>
              </w:rPr>
            </w:pPr>
            <w:ins w:id="15775" w:author="XuanWen Chen" w:date="2019-01-01T18:03:00Z">
              <w:r w:rsidRPr="008035F1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222" w:type="dxa"/>
            <w:gridSpan w:val="3"/>
          </w:tcPr>
          <w:p w14:paraId="3866F617" w14:textId="15C86DBA" w:rsidR="006F6820" w:rsidRPr="008035F1" w:rsidRDefault="006F6820" w:rsidP="008F180E">
            <w:pPr>
              <w:jc w:val="left"/>
              <w:rPr>
                <w:ins w:id="15776" w:author="XuanWen Chen" w:date="2019-01-01T18:03:00Z"/>
                <w:rFonts w:hAnsi="宋体"/>
              </w:rPr>
            </w:pPr>
            <w:ins w:id="15777" w:author="XuanWen Chen" w:date="2019-01-01T18:03:00Z">
              <w:r>
                <w:rPr>
                  <w:rFonts w:hAnsi="宋体" w:hint="eastAsia"/>
                </w:rPr>
                <w:t>指导者</w:t>
              </w:r>
            </w:ins>
            <w:ins w:id="15778" w:author="XuanWen Chen" w:date="2019-01-01T18:04:00Z">
              <w:r w:rsidRPr="006F6820">
                <w:rPr>
                  <w:rFonts w:hAnsi="宋体" w:hint="eastAsia"/>
                </w:rPr>
                <w:t>筛选文档类型</w:t>
              </w:r>
            </w:ins>
          </w:p>
        </w:tc>
      </w:tr>
      <w:tr w:rsidR="006F6820" w:rsidRPr="008035F1" w14:paraId="525CF470" w14:textId="77777777" w:rsidTr="008F180E">
        <w:trPr>
          <w:ins w:id="15779" w:author="XuanWen Chen" w:date="2019-01-01T18:03:00Z"/>
        </w:trPr>
        <w:tc>
          <w:tcPr>
            <w:tcW w:w="2074" w:type="dxa"/>
          </w:tcPr>
          <w:p w14:paraId="312D584E" w14:textId="77777777" w:rsidR="006F6820" w:rsidRPr="008035F1" w:rsidRDefault="006F6820" w:rsidP="008F180E">
            <w:pPr>
              <w:jc w:val="left"/>
              <w:rPr>
                <w:ins w:id="15780" w:author="XuanWen Chen" w:date="2019-01-01T18:03:00Z"/>
                <w:rFonts w:hAnsi="宋体"/>
              </w:rPr>
            </w:pPr>
            <w:ins w:id="15781" w:author="XuanWen Chen" w:date="2019-01-01T18:03:00Z">
              <w:r w:rsidRPr="008035F1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222" w:type="dxa"/>
            <w:gridSpan w:val="3"/>
          </w:tcPr>
          <w:p w14:paraId="33A16999" w14:textId="221069BF" w:rsidR="006F6820" w:rsidRPr="008035F1" w:rsidRDefault="006F6820" w:rsidP="008F180E">
            <w:pPr>
              <w:jc w:val="left"/>
              <w:rPr>
                <w:ins w:id="15782" w:author="XuanWen Chen" w:date="2019-01-01T18:03:00Z"/>
                <w:rFonts w:hAnsi="宋体"/>
              </w:rPr>
            </w:pPr>
            <w:ins w:id="15783" w:author="XuanWen Chen" w:date="2019-01-01T18:03:00Z">
              <w:r>
                <w:rPr>
                  <w:rFonts w:hAnsi="宋体" w:hint="eastAsia"/>
                </w:rPr>
                <w:t>指导者需要</w:t>
              </w:r>
            </w:ins>
            <w:ins w:id="15784" w:author="XuanWen Chen" w:date="2019-01-01T18:04:00Z">
              <w:r w:rsidRPr="006F6820">
                <w:rPr>
                  <w:rFonts w:hAnsi="宋体" w:hint="eastAsia"/>
                </w:rPr>
                <w:t>筛选文档类型</w:t>
              </w:r>
            </w:ins>
          </w:p>
        </w:tc>
      </w:tr>
      <w:tr w:rsidR="006F6820" w:rsidRPr="000D31F2" w14:paraId="3B281BFB" w14:textId="77777777" w:rsidTr="008F180E">
        <w:trPr>
          <w:ins w:id="15785" w:author="XuanWen Chen" w:date="2019-01-01T18:03:00Z"/>
        </w:trPr>
        <w:tc>
          <w:tcPr>
            <w:tcW w:w="2074" w:type="dxa"/>
          </w:tcPr>
          <w:p w14:paraId="531A4F11" w14:textId="77777777" w:rsidR="006F6820" w:rsidRPr="008035F1" w:rsidRDefault="006F6820" w:rsidP="008F180E">
            <w:pPr>
              <w:jc w:val="left"/>
              <w:rPr>
                <w:ins w:id="15786" w:author="XuanWen Chen" w:date="2019-01-01T18:03:00Z"/>
                <w:rFonts w:hAnsi="宋体"/>
              </w:rPr>
            </w:pPr>
            <w:ins w:id="15787" w:author="XuanWen Chen" w:date="2019-01-01T18:03:00Z">
              <w:r w:rsidRPr="008035F1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222" w:type="dxa"/>
            <w:gridSpan w:val="3"/>
          </w:tcPr>
          <w:p w14:paraId="33582BF9" w14:textId="77777777" w:rsidR="006F6820" w:rsidRPr="000D31F2" w:rsidRDefault="006F6820" w:rsidP="008F180E">
            <w:pPr>
              <w:rPr>
                <w:ins w:id="15788" w:author="XuanWen Chen" w:date="2019-01-01T18:03:00Z"/>
              </w:rPr>
            </w:pPr>
            <w:ins w:id="15789" w:author="XuanWen Chen" w:date="2019-01-01T18:03:00Z">
              <w:r w:rsidRPr="000D31F2">
                <w:rPr>
                  <w:rFonts w:hint="eastAsia"/>
                </w:rPr>
                <w:t>PRE-1：登录系统</w:t>
              </w:r>
            </w:ins>
          </w:p>
          <w:p w14:paraId="589BBF68" w14:textId="77777777" w:rsidR="006F6820" w:rsidRPr="000D31F2" w:rsidRDefault="006F6820" w:rsidP="008F180E">
            <w:pPr>
              <w:rPr>
                <w:ins w:id="15790" w:author="XuanWen Chen" w:date="2019-01-01T18:03:00Z"/>
              </w:rPr>
            </w:pPr>
            <w:ins w:id="15791" w:author="XuanWen Chen" w:date="2019-01-01T18:03:00Z">
              <w:r w:rsidRPr="000D31F2">
                <w:rPr>
                  <w:rFonts w:hint="eastAsia"/>
                </w:rPr>
                <w:t>PRE-2：有项目实例</w:t>
              </w:r>
            </w:ins>
          </w:p>
          <w:p w14:paraId="6A0ACB5A" w14:textId="77777777" w:rsidR="006F6820" w:rsidRPr="000D31F2" w:rsidRDefault="006F6820" w:rsidP="008F180E">
            <w:pPr>
              <w:rPr>
                <w:ins w:id="15792" w:author="XuanWen Chen" w:date="2019-01-01T18:03:00Z"/>
              </w:rPr>
            </w:pPr>
            <w:ins w:id="15793" w:author="XuanWen Chen" w:date="2019-01-01T18:03:00Z">
              <w:r w:rsidRPr="000D31F2">
                <w:rPr>
                  <w:rFonts w:hint="eastAsia"/>
                </w:rPr>
                <w:t>PRE-3：为当前项目</w:t>
              </w:r>
              <w:r>
                <w:rPr>
                  <w:rFonts w:hint="eastAsia"/>
                </w:rPr>
                <w:t>指导者</w:t>
              </w:r>
              <w:r w:rsidRPr="000D31F2">
                <w:rPr>
                  <w:rFonts w:hint="eastAsia"/>
                </w:rPr>
                <w:t>的扮演者</w:t>
              </w:r>
            </w:ins>
          </w:p>
        </w:tc>
      </w:tr>
      <w:tr w:rsidR="006F6820" w:rsidRPr="000D31F2" w14:paraId="1656A0B7" w14:textId="77777777" w:rsidTr="008F180E">
        <w:trPr>
          <w:ins w:id="15794" w:author="XuanWen Chen" w:date="2019-01-01T18:03:00Z"/>
        </w:trPr>
        <w:tc>
          <w:tcPr>
            <w:tcW w:w="2074" w:type="dxa"/>
          </w:tcPr>
          <w:p w14:paraId="0CC62F53" w14:textId="77777777" w:rsidR="006F6820" w:rsidRPr="008035F1" w:rsidRDefault="006F6820" w:rsidP="008F180E">
            <w:pPr>
              <w:jc w:val="left"/>
              <w:rPr>
                <w:ins w:id="15795" w:author="XuanWen Chen" w:date="2019-01-01T18:03:00Z"/>
                <w:rFonts w:hAnsi="宋体"/>
              </w:rPr>
            </w:pPr>
            <w:ins w:id="15796" w:author="XuanWen Chen" w:date="2019-01-01T18:03:00Z">
              <w:r w:rsidRPr="008035F1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222" w:type="dxa"/>
            <w:gridSpan w:val="3"/>
          </w:tcPr>
          <w:p w14:paraId="2A122D0A" w14:textId="77777777" w:rsidR="006F6820" w:rsidRPr="000D31F2" w:rsidRDefault="006F6820" w:rsidP="008F180E">
            <w:pPr>
              <w:rPr>
                <w:ins w:id="15797" w:author="XuanWen Chen" w:date="2019-01-01T18:03:00Z"/>
              </w:rPr>
            </w:pPr>
            <w:ins w:id="15798" w:author="XuanWen Chen" w:date="2019-01-01T18:03:00Z">
              <w:r>
                <w:rPr>
                  <w:rFonts w:hint="eastAsia"/>
                </w:rPr>
                <w:t>POST</w:t>
              </w:r>
              <w:r>
                <w:t>-1</w:t>
              </w:r>
              <w:r>
                <w:rPr>
                  <w:rFonts w:hint="eastAsia"/>
                </w:rPr>
                <w:t>：下载标准文档</w:t>
              </w:r>
            </w:ins>
          </w:p>
        </w:tc>
      </w:tr>
      <w:tr w:rsidR="006F6820" w:rsidRPr="000D31F2" w14:paraId="3961FFE9" w14:textId="77777777" w:rsidTr="008F180E">
        <w:trPr>
          <w:ins w:id="15799" w:author="XuanWen Chen" w:date="2019-01-01T18:03:00Z"/>
        </w:trPr>
        <w:tc>
          <w:tcPr>
            <w:tcW w:w="2074" w:type="dxa"/>
          </w:tcPr>
          <w:p w14:paraId="14605C48" w14:textId="77777777" w:rsidR="006F6820" w:rsidRPr="008035F1" w:rsidRDefault="006F6820" w:rsidP="008F180E">
            <w:pPr>
              <w:jc w:val="left"/>
              <w:rPr>
                <w:ins w:id="15800" w:author="XuanWen Chen" w:date="2019-01-01T18:03:00Z"/>
                <w:rFonts w:hAnsi="宋体"/>
              </w:rPr>
            </w:pPr>
            <w:ins w:id="15801" w:author="XuanWen Chen" w:date="2019-01-01T18:0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4FC0FACA" w14:textId="77777777" w:rsidR="006F6820" w:rsidRDefault="006F6820" w:rsidP="008F180E">
            <w:pPr>
              <w:rPr>
                <w:ins w:id="15802" w:author="XuanWen Chen" w:date="2019-01-01T18:03:00Z"/>
              </w:rPr>
            </w:pPr>
            <w:ins w:id="15803" w:author="XuanWen Chen" w:date="2019-01-01T18:03:00Z">
              <w:r>
                <w:rPr>
                  <w:rFonts w:hint="eastAsia"/>
                </w:rPr>
                <w:t>需要查看标准文档的任务</w:t>
              </w:r>
            </w:ins>
          </w:p>
        </w:tc>
      </w:tr>
      <w:tr w:rsidR="006F6820" w:rsidRPr="000D31F2" w14:paraId="7DF3E187" w14:textId="77777777" w:rsidTr="008F180E">
        <w:trPr>
          <w:ins w:id="15804" w:author="XuanWen Chen" w:date="2019-01-01T18:03:00Z"/>
        </w:trPr>
        <w:tc>
          <w:tcPr>
            <w:tcW w:w="2074" w:type="dxa"/>
          </w:tcPr>
          <w:p w14:paraId="7FA35007" w14:textId="77777777" w:rsidR="006F6820" w:rsidRPr="008035F1" w:rsidRDefault="006F6820" w:rsidP="008F180E">
            <w:pPr>
              <w:jc w:val="left"/>
              <w:rPr>
                <w:ins w:id="15805" w:author="XuanWen Chen" w:date="2019-01-01T18:03:00Z"/>
                <w:rFonts w:hAnsi="宋体"/>
              </w:rPr>
            </w:pPr>
            <w:ins w:id="15806" w:author="XuanWen Chen" w:date="2019-01-01T18:0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37421A33" w14:textId="77777777" w:rsidR="006F6820" w:rsidRDefault="006F6820" w:rsidP="008F180E">
            <w:pPr>
              <w:rPr>
                <w:ins w:id="15807" w:author="XuanWen Chen" w:date="2019-01-01T18:03:00Z"/>
              </w:rPr>
            </w:pPr>
            <w:ins w:id="15808" w:author="XuanWen Chen" w:date="2019-01-01T18:03:00Z">
              <w:r>
                <w:rPr>
                  <w:rFonts w:hint="eastAsia"/>
                </w:rPr>
                <w:t>下载好的标准文档</w:t>
              </w:r>
            </w:ins>
          </w:p>
        </w:tc>
      </w:tr>
      <w:tr w:rsidR="006F6820" w:rsidRPr="002B179C" w14:paraId="12188393" w14:textId="77777777" w:rsidTr="008F180E">
        <w:trPr>
          <w:ins w:id="15809" w:author="XuanWen Chen" w:date="2019-01-01T18:03:00Z"/>
        </w:trPr>
        <w:tc>
          <w:tcPr>
            <w:tcW w:w="2074" w:type="dxa"/>
          </w:tcPr>
          <w:p w14:paraId="101FF16E" w14:textId="77777777" w:rsidR="006F6820" w:rsidRPr="008035F1" w:rsidRDefault="006F6820" w:rsidP="008F180E">
            <w:pPr>
              <w:rPr>
                <w:ins w:id="15810" w:author="XuanWen Chen" w:date="2019-01-01T18:03:00Z"/>
                <w:rFonts w:hAnsi="宋体"/>
              </w:rPr>
            </w:pPr>
            <w:ins w:id="15811" w:author="XuanWen Chen" w:date="2019-01-01T18:03:00Z">
              <w:r w:rsidRPr="008035F1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222" w:type="dxa"/>
            <w:gridSpan w:val="3"/>
          </w:tcPr>
          <w:p w14:paraId="347DC654" w14:textId="77777777" w:rsidR="006F6820" w:rsidRDefault="006F6820" w:rsidP="008F180E">
            <w:pPr>
              <w:pStyle w:val="a9"/>
              <w:ind w:left="360" w:firstLineChars="0" w:firstLine="0"/>
              <w:rPr>
                <w:ins w:id="15812" w:author="XuanWen Chen" w:date="2019-01-01T18:03:00Z"/>
                <w:rFonts w:hAnsi="宋体"/>
              </w:rPr>
            </w:pPr>
            <w:ins w:id="15813" w:author="XuanWen Chen" w:date="2019-01-01T18:03:00Z">
              <w:r>
                <w:rPr>
                  <w:rFonts w:hAnsi="宋体" w:hint="eastAsia"/>
                </w:rPr>
                <w:t>在项目中查看标准文档</w:t>
              </w:r>
            </w:ins>
          </w:p>
          <w:p w14:paraId="582E554A" w14:textId="77777777" w:rsidR="006F6820" w:rsidRPr="006F6820" w:rsidRDefault="006F6820">
            <w:pPr>
              <w:pStyle w:val="a9"/>
              <w:numPr>
                <w:ilvl w:val="0"/>
                <w:numId w:val="143"/>
              </w:numPr>
              <w:ind w:firstLineChars="0"/>
              <w:rPr>
                <w:ins w:id="15814" w:author="XuanWen Chen" w:date="2019-01-01T18:03:00Z"/>
                <w:rFonts w:hAnsi="宋体"/>
                <w:rPrChange w:id="15815" w:author="XuanWen Chen" w:date="2019-01-01T18:04:00Z">
                  <w:rPr>
                    <w:ins w:id="15816" w:author="XuanWen Chen" w:date="2019-01-01T18:03:00Z"/>
                  </w:rPr>
                </w:rPrChange>
              </w:rPr>
              <w:pPrChange w:id="15817" w:author="XuanWen Chen" w:date="2019-01-01T18:04:00Z">
                <w:pPr>
                  <w:pStyle w:val="a9"/>
                  <w:framePr w:hSpace="180" w:wrap="around" w:vAnchor="text" w:hAnchor="margin" w:y="347"/>
                  <w:numPr>
                    <w:numId w:val="142"/>
                  </w:numPr>
                  <w:ind w:left="360" w:firstLineChars="0" w:hanging="360"/>
                </w:pPr>
              </w:pPrChange>
            </w:pPr>
            <w:ins w:id="15818" w:author="XuanWen Chen" w:date="2019-01-01T18:03:00Z">
              <w:r w:rsidRPr="006F6820">
                <w:rPr>
                  <w:rFonts w:hAnsi="宋体" w:hint="eastAsia"/>
                  <w:rPrChange w:id="15819" w:author="XuanWen Chen" w:date="2019-01-01T18:04:00Z">
                    <w:rPr>
                      <w:rFonts w:hint="eastAsia"/>
                    </w:rPr>
                  </w:rPrChange>
                </w:rPr>
                <w:t>进入一个项目</w:t>
              </w:r>
            </w:ins>
          </w:p>
          <w:p w14:paraId="048ACA62" w14:textId="77777777" w:rsidR="006F6820" w:rsidRPr="006F6820" w:rsidRDefault="006F6820">
            <w:pPr>
              <w:pStyle w:val="a9"/>
              <w:numPr>
                <w:ilvl w:val="0"/>
                <w:numId w:val="143"/>
              </w:numPr>
              <w:ind w:firstLineChars="0"/>
              <w:rPr>
                <w:ins w:id="15820" w:author="XuanWen Chen" w:date="2019-01-01T18:03:00Z"/>
                <w:rFonts w:hAnsi="宋体"/>
                <w:rPrChange w:id="15821" w:author="XuanWen Chen" w:date="2019-01-01T18:04:00Z">
                  <w:rPr>
                    <w:ins w:id="15822" w:author="XuanWen Chen" w:date="2019-01-01T18:03:00Z"/>
                  </w:rPr>
                </w:rPrChange>
              </w:rPr>
              <w:pPrChange w:id="15823" w:author="XuanWen Chen" w:date="2019-01-01T18:04:00Z">
                <w:pPr>
                  <w:pStyle w:val="a9"/>
                  <w:framePr w:hSpace="180" w:wrap="around" w:vAnchor="text" w:hAnchor="margin" w:y="347"/>
                  <w:numPr>
                    <w:numId w:val="142"/>
                  </w:numPr>
                  <w:ind w:left="360" w:firstLineChars="0" w:hanging="360"/>
                </w:pPr>
              </w:pPrChange>
            </w:pPr>
            <w:ins w:id="15824" w:author="XuanWen Chen" w:date="2019-01-01T18:03:00Z">
              <w:r w:rsidRPr="006F6820">
                <w:rPr>
                  <w:rFonts w:hAnsi="宋体" w:hint="eastAsia"/>
                  <w:rPrChange w:id="15825" w:author="XuanWen Chen" w:date="2019-01-01T18:04:00Z">
                    <w:rPr>
                      <w:rFonts w:hint="eastAsia"/>
                    </w:rPr>
                  </w:rPrChange>
                </w:rPr>
                <w:t>进入我的任务</w:t>
              </w:r>
            </w:ins>
          </w:p>
          <w:p w14:paraId="5B82C48D" w14:textId="77777777" w:rsidR="006F6820" w:rsidRPr="006F6820" w:rsidRDefault="006F6820">
            <w:pPr>
              <w:pStyle w:val="a9"/>
              <w:numPr>
                <w:ilvl w:val="0"/>
                <w:numId w:val="143"/>
              </w:numPr>
              <w:ind w:firstLineChars="0"/>
              <w:rPr>
                <w:ins w:id="15826" w:author="XuanWen Chen" w:date="2019-01-01T18:03:00Z"/>
                <w:rFonts w:hAnsi="宋体"/>
                <w:rPrChange w:id="15827" w:author="XuanWen Chen" w:date="2019-01-01T18:04:00Z">
                  <w:rPr>
                    <w:ins w:id="15828" w:author="XuanWen Chen" w:date="2019-01-01T18:03:00Z"/>
                  </w:rPr>
                </w:rPrChange>
              </w:rPr>
              <w:pPrChange w:id="15829" w:author="XuanWen Chen" w:date="2019-01-01T18:04:00Z">
                <w:pPr>
                  <w:pStyle w:val="a9"/>
                  <w:framePr w:hSpace="180" w:wrap="around" w:vAnchor="text" w:hAnchor="margin" w:y="347"/>
                  <w:numPr>
                    <w:numId w:val="142"/>
                  </w:numPr>
                  <w:ind w:left="360" w:firstLineChars="0" w:hanging="360"/>
                </w:pPr>
              </w:pPrChange>
            </w:pPr>
            <w:ins w:id="15830" w:author="XuanWen Chen" w:date="2019-01-01T18:03:00Z">
              <w:r w:rsidRPr="006F6820">
                <w:rPr>
                  <w:rFonts w:hAnsi="宋体" w:hint="eastAsia"/>
                  <w:rPrChange w:id="15831" w:author="XuanWen Chen" w:date="2019-01-01T18:04:00Z">
                    <w:rPr>
                      <w:rFonts w:hint="eastAsia"/>
                    </w:rPr>
                  </w:rPrChange>
                </w:rPr>
                <w:t>点击任务的详细信息</w:t>
              </w:r>
            </w:ins>
          </w:p>
          <w:p w14:paraId="42BB42D8" w14:textId="77777777" w:rsidR="006F6820" w:rsidRPr="006F6820" w:rsidRDefault="006F6820">
            <w:pPr>
              <w:pStyle w:val="a9"/>
              <w:numPr>
                <w:ilvl w:val="0"/>
                <w:numId w:val="143"/>
              </w:numPr>
              <w:ind w:firstLineChars="0"/>
              <w:rPr>
                <w:ins w:id="15832" w:author="XuanWen Chen" w:date="2019-01-01T18:03:00Z"/>
                <w:rFonts w:hAnsi="宋体"/>
                <w:rPrChange w:id="15833" w:author="XuanWen Chen" w:date="2019-01-01T18:04:00Z">
                  <w:rPr>
                    <w:ins w:id="15834" w:author="XuanWen Chen" w:date="2019-01-01T18:03:00Z"/>
                  </w:rPr>
                </w:rPrChange>
              </w:rPr>
              <w:pPrChange w:id="15835" w:author="XuanWen Chen" w:date="2019-01-01T18:04:00Z">
                <w:pPr>
                  <w:pStyle w:val="a9"/>
                  <w:framePr w:hSpace="180" w:wrap="around" w:vAnchor="text" w:hAnchor="margin" w:y="347"/>
                  <w:numPr>
                    <w:numId w:val="142"/>
                  </w:numPr>
                  <w:ind w:left="360" w:firstLineChars="0" w:hanging="360"/>
                </w:pPr>
              </w:pPrChange>
            </w:pPr>
            <w:ins w:id="15836" w:author="XuanWen Chen" w:date="2019-01-01T18:03:00Z">
              <w:r w:rsidRPr="006F6820">
                <w:rPr>
                  <w:rFonts w:hAnsi="宋体" w:hint="eastAsia"/>
                  <w:rPrChange w:id="15837" w:author="XuanWen Chen" w:date="2019-01-01T18:04:00Z">
                    <w:rPr>
                      <w:rFonts w:hint="eastAsia"/>
                    </w:rPr>
                  </w:rPrChange>
                </w:rPr>
                <w:t>查看任务的详细情况</w:t>
              </w:r>
            </w:ins>
          </w:p>
          <w:p w14:paraId="25002858" w14:textId="77777777" w:rsidR="006F6820" w:rsidRPr="006F6820" w:rsidRDefault="006F6820">
            <w:pPr>
              <w:pStyle w:val="a9"/>
              <w:numPr>
                <w:ilvl w:val="0"/>
                <w:numId w:val="143"/>
              </w:numPr>
              <w:ind w:firstLineChars="0"/>
              <w:rPr>
                <w:ins w:id="15838" w:author="XuanWen Chen" w:date="2019-01-01T18:03:00Z"/>
                <w:rFonts w:hAnsi="宋体"/>
                <w:rPrChange w:id="15839" w:author="XuanWen Chen" w:date="2019-01-01T18:04:00Z">
                  <w:rPr>
                    <w:ins w:id="15840" w:author="XuanWen Chen" w:date="2019-01-01T18:03:00Z"/>
                  </w:rPr>
                </w:rPrChange>
              </w:rPr>
              <w:pPrChange w:id="15841" w:author="XuanWen Chen" w:date="2019-01-01T18:04:00Z">
                <w:pPr>
                  <w:pStyle w:val="a9"/>
                  <w:framePr w:hSpace="180" w:wrap="around" w:vAnchor="text" w:hAnchor="margin" w:y="347"/>
                  <w:numPr>
                    <w:numId w:val="142"/>
                  </w:numPr>
                  <w:ind w:left="360" w:firstLineChars="0" w:hanging="360"/>
                </w:pPr>
              </w:pPrChange>
            </w:pPr>
            <w:ins w:id="15842" w:author="XuanWen Chen" w:date="2019-01-01T18:03:00Z">
              <w:r w:rsidRPr="006F6820">
                <w:rPr>
                  <w:rFonts w:hAnsi="宋体" w:hint="eastAsia"/>
                  <w:rPrChange w:id="15843" w:author="XuanWen Chen" w:date="2019-01-01T18:04:00Z">
                    <w:rPr>
                      <w:rFonts w:hint="eastAsia"/>
                    </w:rPr>
                  </w:rPrChange>
                </w:rPr>
                <w:t>点击下载任务标准文档</w:t>
              </w:r>
            </w:ins>
          </w:p>
        </w:tc>
      </w:tr>
      <w:tr w:rsidR="006F6820" w:rsidRPr="003818F6" w14:paraId="518B461E" w14:textId="77777777" w:rsidTr="008F180E">
        <w:trPr>
          <w:trHeight w:val="520"/>
          <w:ins w:id="15844" w:author="XuanWen Chen" w:date="2019-01-01T18:03:00Z"/>
        </w:trPr>
        <w:tc>
          <w:tcPr>
            <w:tcW w:w="2074" w:type="dxa"/>
          </w:tcPr>
          <w:p w14:paraId="517C5C71" w14:textId="77777777" w:rsidR="006F6820" w:rsidRPr="008035F1" w:rsidRDefault="006F6820" w:rsidP="008F180E">
            <w:pPr>
              <w:jc w:val="left"/>
              <w:rPr>
                <w:ins w:id="15845" w:author="XuanWen Chen" w:date="2019-01-01T18:03:00Z"/>
                <w:rFonts w:hAnsi="宋体"/>
              </w:rPr>
            </w:pPr>
            <w:ins w:id="15846" w:author="XuanWen Chen" w:date="2019-01-01T18:03:00Z">
              <w:r w:rsidRPr="008035F1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222" w:type="dxa"/>
            <w:gridSpan w:val="3"/>
          </w:tcPr>
          <w:p w14:paraId="2AF3442D" w14:textId="77777777" w:rsidR="006F6820" w:rsidRPr="003818F6" w:rsidRDefault="006F6820" w:rsidP="008F180E">
            <w:pPr>
              <w:jc w:val="left"/>
              <w:rPr>
                <w:ins w:id="15847" w:author="XuanWen Chen" w:date="2019-01-01T18:03:00Z"/>
                <w:rFonts w:hAnsi="宋体"/>
              </w:rPr>
            </w:pPr>
            <w:ins w:id="15848" w:author="XuanWen Chen" w:date="2019-01-01T18:0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6F6820" w:rsidRPr="00FD6E19" w14:paraId="41D5D81D" w14:textId="77777777" w:rsidTr="008F180E">
        <w:trPr>
          <w:ins w:id="15849" w:author="XuanWen Chen" w:date="2019-01-01T18:03:00Z"/>
        </w:trPr>
        <w:tc>
          <w:tcPr>
            <w:tcW w:w="2074" w:type="dxa"/>
          </w:tcPr>
          <w:p w14:paraId="670DC995" w14:textId="77777777" w:rsidR="006F6820" w:rsidRPr="008035F1" w:rsidRDefault="006F6820" w:rsidP="008F180E">
            <w:pPr>
              <w:jc w:val="left"/>
              <w:rPr>
                <w:ins w:id="15850" w:author="XuanWen Chen" w:date="2019-01-01T18:03:00Z"/>
                <w:rFonts w:hAnsi="宋体"/>
              </w:rPr>
            </w:pPr>
            <w:ins w:id="15851" w:author="XuanWen Chen" w:date="2019-01-01T18:03:00Z">
              <w:r w:rsidRPr="008035F1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222" w:type="dxa"/>
            <w:gridSpan w:val="3"/>
          </w:tcPr>
          <w:p w14:paraId="16FB4D6C" w14:textId="77777777" w:rsidR="006F6820" w:rsidRPr="00FD6E19" w:rsidRDefault="006F6820" w:rsidP="008F180E">
            <w:pPr>
              <w:jc w:val="left"/>
              <w:rPr>
                <w:ins w:id="15852" w:author="XuanWen Chen" w:date="2019-01-01T18:03:00Z"/>
                <w:rFonts w:hAnsi="宋体"/>
              </w:rPr>
            </w:pPr>
            <w:ins w:id="15853" w:author="XuanWen Chen" w:date="2019-01-01T18:0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6F6820" w:rsidRPr="008035F1" w14:paraId="33B3AC6C" w14:textId="77777777" w:rsidTr="008F180E">
        <w:trPr>
          <w:ins w:id="15854" w:author="XuanWen Chen" w:date="2019-01-01T18:03:00Z"/>
        </w:trPr>
        <w:tc>
          <w:tcPr>
            <w:tcW w:w="2074" w:type="dxa"/>
          </w:tcPr>
          <w:p w14:paraId="43D0ACFF" w14:textId="77777777" w:rsidR="006F6820" w:rsidRPr="008035F1" w:rsidRDefault="006F6820" w:rsidP="008F180E">
            <w:pPr>
              <w:jc w:val="left"/>
              <w:rPr>
                <w:ins w:id="15855" w:author="XuanWen Chen" w:date="2019-01-01T18:03:00Z"/>
                <w:rFonts w:hAnsi="宋体"/>
              </w:rPr>
            </w:pPr>
            <w:ins w:id="15856" w:author="XuanWen Chen" w:date="2019-01-01T18:03:00Z">
              <w:r w:rsidRPr="008035F1">
                <w:rPr>
                  <w:rFonts w:hAnsi="宋体" w:hint="eastAsia"/>
                </w:rPr>
                <w:lastRenderedPageBreak/>
                <w:t>优先级：</w:t>
              </w:r>
            </w:ins>
          </w:p>
        </w:tc>
        <w:tc>
          <w:tcPr>
            <w:tcW w:w="6222" w:type="dxa"/>
            <w:gridSpan w:val="3"/>
          </w:tcPr>
          <w:p w14:paraId="37899205" w14:textId="77777777" w:rsidR="006F6820" w:rsidRPr="008035F1" w:rsidRDefault="006F6820" w:rsidP="008F180E">
            <w:pPr>
              <w:jc w:val="left"/>
              <w:rPr>
                <w:ins w:id="15857" w:author="XuanWen Chen" w:date="2019-01-01T18:03:00Z"/>
                <w:rFonts w:hAnsi="宋体"/>
              </w:rPr>
            </w:pPr>
          </w:p>
        </w:tc>
      </w:tr>
      <w:tr w:rsidR="006F6820" w:rsidRPr="008035F1" w14:paraId="75E3559A" w14:textId="77777777" w:rsidTr="008F180E">
        <w:trPr>
          <w:ins w:id="15858" w:author="XuanWen Chen" w:date="2019-01-01T18:03:00Z"/>
        </w:trPr>
        <w:tc>
          <w:tcPr>
            <w:tcW w:w="2074" w:type="dxa"/>
          </w:tcPr>
          <w:p w14:paraId="0EEA8693" w14:textId="77777777" w:rsidR="006F6820" w:rsidRPr="008035F1" w:rsidRDefault="006F6820" w:rsidP="008F180E">
            <w:pPr>
              <w:jc w:val="left"/>
              <w:rPr>
                <w:ins w:id="15859" w:author="XuanWen Chen" w:date="2019-01-01T18:03:00Z"/>
                <w:rFonts w:hAnsi="宋体"/>
              </w:rPr>
            </w:pPr>
            <w:ins w:id="15860" w:author="XuanWen Chen" w:date="2019-01-01T18:03:00Z">
              <w:r w:rsidRPr="008035F1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222" w:type="dxa"/>
            <w:gridSpan w:val="3"/>
          </w:tcPr>
          <w:p w14:paraId="563978FD" w14:textId="77777777" w:rsidR="006F6820" w:rsidRPr="008035F1" w:rsidRDefault="006F6820" w:rsidP="008F180E">
            <w:pPr>
              <w:jc w:val="left"/>
              <w:rPr>
                <w:ins w:id="15861" w:author="XuanWen Chen" w:date="2019-01-01T18:03:00Z"/>
                <w:rFonts w:hAnsi="宋体"/>
              </w:rPr>
            </w:pPr>
            <w:ins w:id="15862" w:author="XuanWen Chen" w:date="2019-01-01T18:03:00Z">
              <w:r>
                <w:rPr>
                  <w:rFonts w:hAnsi="宋体" w:hint="eastAsia"/>
                </w:rPr>
                <w:t>每周一次</w:t>
              </w:r>
            </w:ins>
          </w:p>
        </w:tc>
      </w:tr>
      <w:tr w:rsidR="006F6820" w:rsidRPr="008035F1" w14:paraId="541A55B9" w14:textId="77777777" w:rsidTr="008F180E">
        <w:trPr>
          <w:ins w:id="15863" w:author="XuanWen Chen" w:date="2019-01-01T18:03:00Z"/>
        </w:trPr>
        <w:tc>
          <w:tcPr>
            <w:tcW w:w="2074" w:type="dxa"/>
          </w:tcPr>
          <w:p w14:paraId="2D57F107" w14:textId="77777777" w:rsidR="006F6820" w:rsidRPr="008035F1" w:rsidRDefault="006F6820" w:rsidP="008F180E">
            <w:pPr>
              <w:jc w:val="left"/>
              <w:rPr>
                <w:ins w:id="15864" w:author="XuanWen Chen" w:date="2019-01-01T18:03:00Z"/>
                <w:rFonts w:hAnsi="宋体"/>
              </w:rPr>
            </w:pPr>
            <w:ins w:id="15865" w:author="XuanWen Chen" w:date="2019-01-01T18:03:00Z">
              <w:r w:rsidRPr="008035F1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222" w:type="dxa"/>
            <w:gridSpan w:val="3"/>
          </w:tcPr>
          <w:p w14:paraId="21C66B97" w14:textId="77777777" w:rsidR="006F6820" w:rsidRPr="008035F1" w:rsidRDefault="006F6820" w:rsidP="008F180E">
            <w:pPr>
              <w:jc w:val="left"/>
              <w:rPr>
                <w:ins w:id="15866" w:author="XuanWen Chen" w:date="2019-01-01T18:03:00Z"/>
                <w:rFonts w:hAnsi="宋体"/>
              </w:rPr>
            </w:pPr>
          </w:p>
        </w:tc>
      </w:tr>
      <w:tr w:rsidR="006F6820" w:rsidRPr="002E6A2F" w14:paraId="27AD7155" w14:textId="77777777" w:rsidTr="008F180E">
        <w:trPr>
          <w:ins w:id="15867" w:author="XuanWen Chen" w:date="2019-01-01T18:03:00Z"/>
        </w:trPr>
        <w:tc>
          <w:tcPr>
            <w:tcW w:w="2074" w:type="dxa"/>
          </w:tcPr>
          <w:p w14:paraId="11577A31" w14:textId="77777777" w:rsidR="006F6820" w:rsidRPr="008035F1" w:rsidRDefault="006F6820" w:rsidP="008F180E">
            <w:pPr>
              <w:jc w:val="left"/>
              <w:rPr>
                <w:ins w:id="15868" w:author="XuanWen Chen" w:date="2019-01-01T18:03:00Z"/>
                <w:rFonts w:hAnsi="宋体"/>
              </w:rPr>
            </w:pPr>
            <w:ins w:id="15869" w:author="XuanWen Chen" w:date="2019-01-01T18:03:00Z">
              <w:r w:rsidRPr="008035F1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222" w:type="dxa"/>
            <w:gridSpan w:val="3"/>
          </w:tcPr>
          <w:p w14:paraId="63F7776D" w14:textId="77777777" w:rsidR="006F6820" w:rsidRPr="002E6A2F" w:rsidRDefault="006F6820" w:rsidP="008F180E">
            <w:pPr>
              <w:jc w:val="left"/>
              <w:rPr>
                <w:ins w:id="15870" w:author="XuanWen Chen" w:date="2019-01-01T18:03:00Z"/>
                <w:rFonts w:hAnsi="宋体"/>
              </w:rPr>
            </w:pPr>
            <w:ins w:id="15871" w:author="XuanWen Chen" w:date="2019-01-01T18:03:00Z">
              <w:r>
                <w:rPr>
                  <w:rFonts w:hAnsi="宋体" w:hint="eastAsia"/>
                </w:rPr>
                <w:t>以指导者身份查看任务</w:t>
              </w:r>
            </w:ins>
          </w:p>
        </w:tc>
      </w:tr>
      <w:tr w:rsidR="006F6820" w:rsidRPr="008035F1" w14:paraId="4174A271" w14:textId="77777777" w:rsidTr="008F180E">
        <w:trPr>
          <w:ins w:id="15872" w:author="XuanWen Chen" w:date="2019-01-01T18:03:00Z"/>
        </w:trPr>
        <w:tc>
          <w:tcPr>
            <w:tcW w:w="2074" w:type="dxa"/>
          </w:tcPr>
          <w:p w14:paraId="43E19076" w14:textId="77777777" w:rsidR="006F6820" w:rsidRPr="008035F1" w:rsidRDefault="006F6820" w:rsidP="008F180E">
            <w:pPr>
              <w:jc w:val="left"/>
              <w:rPr>
                <w:ins w:id="15873" w:author="XuanWen Chen" w:date="2019-01-01T18:03:00Z"/>
                <w:rFonts w:hAnsi="宋体"/>
              </w:rPr>
            </w:pPr>
            <w:ins w:id="15874" w:author="XuanWen Chen" w:date="2019-01-01T18:03:00Z">
              <w:r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222" w:type="dxa"/>
            <w:gridSpan w:val="3"/>
          </w:tcPr>
          <w:p w14:paraId="3F6FDCC1" w14:textId="77777777" w:rsidR="006F6820" w:rsidRPr="008035F1" w:rsidRDefault="006F6820" w:rsidP="008F180E">
            <w:pPr>
              <w:jc w:val="left"/>
              <w:rPr>
                <w:ins w:id="15875" w:author="XuanWen Chen" w:date="2019-01-01T18:03:00Z"/>
                <w:rFonts w:hAnsi="宋体"/>
              </w:rPr>
            </w:pPr>
            <w:ins w:id="15876" w:author="XuanWen Chen" w:date="2019-01-01T18:03:00Z">
              <w:r>
                <w:rPr>
                  <w:rFonts w:hAnsi="宋体" w:hint="eastAsia"/>
                </w:rPr>
                <w:t>指导者每周查看一次任务</w:t>
              </w:r>
            </w:ins>
          </w:p>
        </w:tc>
      </w:tr>
    </w:tbl>
    <w:p w14:paraId="11CA1027" w14:textId="77777777" w:rsidR="000E17AA" w:rsidRPr="006F6820" w:rsidDel="006F6820" w:rsidRDefault="000E17AA" w:rsidP="000E17AA">
      <w:pPr>
        <w:rPr>
          <w:del w:id="15877" w:author="XuanWen Chen" w:date="2019-01-01T18:03:00Z"/>
          <w:color w:val="FF0000"/>
        </w:rPr>
      </w:pPr>
    </w:p>
    <w:p w14:paraId="203B90A4" w14:textId="23E8F11F" w:rsidR="0040689B" w:rsidRDefault="00C06991" w:rsidP="00C06991">
      <w:pPr>
        <w:pStyle w:val="4"/>
      </w:pPr>
      <w:bookmarkStart w:id="15878" w:name="_Toc533621494"/>
      <w:r>
        <w:rPr>
          <w:rFonts w:hint="eastAsia"/>
        </w:rPr>
        <w:t>单个任务的查看</w:t>
      </w:r>
      <w:bookmarkEnd w:id="1587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  <w:tblGridChange w:id="15879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7F6DE587" w14:textId="77777777" w:rsidTr="0040689B">
        <w:tc>
          <w:tcPr>
            <w:tcW w:w="2074" w:type="dxa"/>
          </w:tcPr>
          <w:p w14:paraId="2828A9C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B06656D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44CF227A" w14:textId="77777777" w:rsidTr="00C06A3F">
        <w:tblPrEx>
          <w:tblW w:w="0" w:type="auto"/>
          <w:tblPrExChange w:id="15880" w:author="XuanWen Chen" w:date="2019-01-02T06:37:00Z">
            <w:tblPrEx>
              <w:tblW w:w="0" w:type="auto"/>
            </w:tblPrEx>
          </w:tblPrExChange>
        </w:tblPrEx>
        <w:tc>
          <w:tcPr>
            <w:tcW w:w="2074" w:type="dxa"/>
            <w:tcPrChange w:id="15881" w:author="XuanWen Chen" w:date="2019-01-02T06:37:00Z">
              <w:tcPr>
                <w:tcW w:w="2074" w:type="dxa"/>
              </w:tcPr>
            </w:tcPrChange>
          </w:tcPr>
          <w:p w14:paraId="360B71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PrChange w:id="15882" w:author="XuanWen Chen" w:date="2019-01-02T06:37:00Z">
              <w:tcPr>
                <w:tcW w:w="2074" w:type="dxa"/>
              </w:tcPr>
            </w:tcPrChange>
          </w:tcPr>
          <w:p w14:paraId="701095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  <w:tcPrChange w:id="15883" w:author="XuanWen Chen" w:date="2019-01-02T06:37:00Z">
              <w:tcPr>
                <w:tcW w:w="2074" w:type="dxa"/>
              </w:tcPr>
            </w:tcPrChange>
          </w:tcPr>
          <w:p w14:paraId="47452B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  <w:tcPrChange w:id="15884" w:author="XuanWen Chen" w:date="2019-01-02T06:37:00Z">
              <w:tcPr>
                <w:tcW w:w="2074" w:type="dxa"/>
              </w:tcPr>
            </w:tcPrChange>
          </w:tcPr>
          <w:p w14:paraId="439BA3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FC59918" w14:textId="77777777" w:rsidTr="00C06A3F">
        <w:tblPrEx>
          <w:tblW w:w="0" w:type="auto"/>
          <w:tblPrExChange w:id="15885" w:author="XuanWen Chen" w:date="2019-01-02T06:37:00Z">
            <w:tblPrEx>
              <w:tblW w:w="0" w:type="auto"/>
            </w:tblPrEx>
          </w:tblPrExChange>
        </w:tblPrEx>
        <w:tc>
          <w:tcPr>
            <w:tcW w:w="2074" w:type="dxa"/>
            <w:tcPrChange w:id="15886" w:author="XuanWen Chen" w:date="2019-01-02T06:37:00Z">
              <w:tcPr>
                <w:tcW w:w="2074" w:type="dxa"/>
              </w:tcPr>
            </w:tcPrChange>
          </w:tcPr>
          <w:p w14:paraId="596A80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PrChange w:id="15887" w:author="XuanWen Chen" w:date="2019-01-02T06:37:00Z">
              <w:tcPr>
                <w:tcW w:w="2074" w:type="dxa"/>
              </w:tcPr>
            </w:tcPrChange>
          </w:tcPr>
          <w:p w14:paraId="65C53B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  <w:tcPrChange w:id="15888" w:author="XuanWen Chen" w:date="2019-01-02T06:37:00Z">
              <w:tcPr>
                <w:tcW w:w="2074" w:type="dxa"/>
              </w:tcPr>
            </w:tcPrChange>
          </w:tcPr>
          <w:p w14:paraId="5A8BA4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  <w:tcPrChange w:id="15889" w:author="XuanWen Chen" w:date="2019-01-02T06:37:00Z">
              <w:tcPr>
                <w:tcW w:w="2074" w:type="dxa"/>
              </w:tcPr>
            </w:tcPrChange>
          </w:tcPr>
          <w:p w14:paraId="3A259B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6CB7D9F" w14:textId="77777777" w:rsidTr="0040689B">
        <w:tc>
          <w:tcPr>
            <w:tcW w:w="2074" w:type="dxa"/>
          </w:tcPr>
          <w:p w14:paraId="6A8F1F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FC800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指导者查看任务的具体信息。</w:t>
            </w:r>
          </w:p>
        </w:tc>
      </w:tr>
      <w:tr w:rsidR="0040689B" w:rsidRPr="008035F1" w14:paraId="6957E8FB" w14:textId="77777777" w:rsidTr="0040689B">
        <w:tc>
          <w:tcPr>
            <w:tcW w:w="2074" w:type="dxa"/>
          </w:tcPr>
          <w:p w14:paraId="479EEB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6B56E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指导者需要查看任务的具体信息</w:t>
            </w:r>
          </w:p>
        </w:tc>
      </w:tr>
      <w:tr w:rsidR="0040689B" w:rsidRPr="000D31F2" w14:paraId="3DD88A61" w14:textId="77777777" w:rsidTr="0040689B">
        <w:tc>
          <w:tcPr>
            <w:tcW w:w="2074" w:type="dxa"/>
          </w:tcPr>
          <w:p w14:paraId="6C91E7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467752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0005E9BB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DE463E0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38219121" w14:textId="77777777" w:rsidTr="0040689B">
        <w:tc>
          <w:tcPr>
            <w:tcW w:w="2074" w:type="dxa"/>
          </w:tcPr>
          <w:p w14:paraId="374172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4C6C287" w14:textId="77777777" w:rsidR="0040689B" w:rsidRPr="000D31F2" w:rsidRDefault="0040689B" w:rsidP="0040689B"/>
        </w:tc>
      </w:tr>
      <w:tr w:rsidR="007622A2" w:rsidRPr="000D31F2" w14:paraId="7E5DC9A3" w14:textId="77777777" w:rsidTr="0040689B">
        <w:trPr>
          <w:ins w:id="15890" w:author="XuanWen Chen" w:date="2019-01-02T08:46:00Z"/>
        </w:trPr>
        <w:tc>
          <w:tcPr>
            <w:tcW w:w="2074" w:type="dxa"/>
          </w:tcPr>
          <w:p w14:paraId="351F9E0A" w14:textId="650B15BD" w:rsidR="007622A2" w:rsidRPr="008035F1" w:rsidRDefault="007622A2" w:rsidP="0040689B">
            <w:pPr>
              <w:jc w:val="left"/>
              <w:rPr>
                <w:ins w:id="15891" w:author="XuanWen Chen" w:date="2019-01-02T08:46:00Z"/>
                <w:rFonts w:hAnsi="宋体"/>
              </w:rPr>
            </w:pPr>
            <w:ins w:id="15892" w:author="XuanWen Chen" w:date="2019-01-02T08:4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222" w:type="dxa"/>
            <w:gridSpan w:val="3"/>
          </w:tcPr>
          <w:p w14:paraId="18FEB476" w14:textId="77777777" w:rsidR="007622A2" w:rsidRPr="000D31F2" w:rsidRDefault="007622A2" w:rsidP="0040689B">
            <w:pPr>
              <w:rPr>
                <w:ins w:id="15893" w:author="XuanWen Chen" w:date="2019-01-02T08:46:00Z"/>
              </w:rPr>
            </w:pPr>
          </w:p>
        </w:tc>
      </w:tr>
      <w:tr w:rsidR="007622A2" w:rsidRPr="000D31F2" w14:paraId="461A9E86" w14:textId="77777777" w:rsidTr="0040689B">
        <w:trPr>
          <w:ins w:id="15894" w:author="XuanWen Chen" w:date="2019-01-02T08:46:00Z"/>
        </w:trPr>
        <w:tc>
          <w:tcPr>
            <w:tcW w:w="2074" w:type="dxa"/>
          </w:tcPr>
          <w:p w14:paraId="3CA2640F" w14:textId="07717691" w:rsidR="007622A2" w:rsidRPr="008035F1" w:rsidRDefault="007622A2" w:rsidP="0040689B">
            <w:pPr>
              <w:jc w:val="left"/>
              <w:rPr>
                <w:ins w:id="15895" w:author="XuanWen Chen" w:date="2019-01-02T08:46:00Z"/>
                <w:rFonts w:hAnsi="宋体"/>
              </w:rPr>
            </w:pPr>
            <w:ins w:id="15896" w:author="XuanWen Chen" w:date="2019-01-02T08:47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222" w:type="dxa"/>
            <w:gridSpan w:val="3"/>
          </w:tcPr>
          <w:p w14:paraId="3CE55C81" w14:textId="77777777" w:rsidR="007622A2" w:rsidRPr="000D31F2" w:rsidRDefault="007622A2" w:rsidP="0040689B">
            <w:pPr>
              <w:rPr>
                <w:ins w:id="15897" w:author="XuanWen Chen" w:date="2019-01-02T08:46:00Z"/>
              </w:rPr>
            </w:pPr>
          </w:p>
        </w:tc>
      </w:tr>
      <w:tr w:rsidR="0040689B" w:rsidRPr="002B179C" w14:paraId="63397550" w14:textId="77777777" w:rsidTr="0040689B">
        <w:tc>
          <w:tcPr>
            <w:tcW w:w="2074" w:type="dxa"/>
          </w:tcPr>
          <w:p w14:paraId="7AC981E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F88FF0B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65ACFC2C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 w:rsidRPr="002F0FAE">
              <w:rPr>
                <w:rFonts w:hAnsi="宋体" w:hint="eastAsia"/>
              </w:rPr>
              <w:t>点击任务的详细信息</w:t>
            </w:r>
          </w:p>
          <w:p w14:paraId="38530026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 w:rsidRPr="002F0FAE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398F8166" w14:textId="77777777" w:rsidTr="007622A2">
        <w:tblPrEx>
          <w:tblW w:w="0" w:type="auto"/>
          <w:tblPrExChange w:id="15898" w:author="XuanWen Chen" w:date="2019-01-02T08:46:00Z">
            <w:tblPrEx>
              <w:tblW w:w="0" w:type="auto"/>
            </w:tblPrEx>
          </w:tblPrExChange>
        </w:tblPrEx>
        <w:trPr>
          <w:trHeight w:val="109"/>
          <w:trPrChange w:id="15899" w:author="XuanWen Chen" w:date="2019-01-02T08:46:00Z">
            <w:trPr>
              <w:trHeight w:val="1370"/>
            </w:trPr>
          </w:trPrChange>
        </w:trPr>
        <w:tc>
          <w:tcPr>
            <w:tcW w:w="2074" w:type="dxa"/>
            <w:tcPrChange w:id="15900" w:author="XuanWen Chen" w:date="2019-01-02T08:46:00Z">
              <w:tcPr>
                <w:tcW w:w="2074" w:type="dxa"/>
              </w:tcPr>
            </w:tcPrChange>
          </w:tcPr>
          <w:p w14:paraId="2E56712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5901" w:author="XuanWen Chen" w:date="2019-01-02T08:46:00Z">
              <w:tcPr>
                <w:tcW w:w="6222" w:type="dxa"/>
                <w:gridSpan w:val="3"/>
              </w:tcPr>
            </w:tcPrChange>
          </w:tcPr>
          <w:p w14:paraId="453FBF02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60790D54" w14:textId="77777777" w:rsidTr="0040689B">
        <w:tc>
          <w:tcPr>
            <w:tcW w:w="2074" w:type="dxa"/>
          </w:tcPr>
          <w:p w14:paraId="5163FF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44B86A5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71C7693" w14:textId="77777777" w:rsidTr="0040689B">
        <w:tc>
          <w:tcPr>
            <w:tcW w:w="2074" w:type="dxa"/>
          </w:tcPr>
          <w:p w14:paraId="1F0141D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E484F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1D4788A9" w14:textId="77777777" w:rsidTr="0040689B">
        <w:tc>
          <w:tcPr>
            <w:tcW w:w="2074" w:type="dxa"/>
          </w:tcPr>
          <w:p w14:paraId="69FD94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03DC8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CF7168B" w14:textId="77777777" w:rsidTr="0040689B">
        <w:tc>
          <w:tcPr>
            <w:tcW w:w="2074" w:type="dxa"/>
          </w:tcPr>
          <w:p w14:paraId="5C5274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25188B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06F5D1F" w14:textId="77777777" w:rsidTr="0040689B">
        <w:tc>
          <w:tcPr>
            <w:tcW w:w="2074" w:type="dxa"/>
          </w:tcPr>
          <w:p w14:paraId="5E28BD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BFD533E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79062D1" w14:textId="77777777" w:rsidTr="0040689B">
        <w:tc>
          <w:tcPr>
            <w:tcW w:w="2074" w:type="dxa"/>
          </w:tcPr>
          <w:p w14:paraId="6B5441C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222" w:type="dxa"/>
            <w:gridSpan w:val="3"/>
          </w:tcPr>
          <w:p w14:paraId="1A6D69F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  <w:p w14:paraId="72879C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00123916" w14:textId="4F0E545C" w:rsidR="0040689B" w:rsidRPr="00B14222" w:rsidRDefault="00C06991" w:rsidP="00C06991">
      <w:pPr>
        <w:pStyle w:val="4"/>
      </w:pPr>
      <w:bookmarkStart w:id="15902" w:name="_Toc533621495"/>
      <w:r>
        <w:rPr>
          <w:rFonts w:hint="eastAsia"/>
        </w:rPr>
        <w:t>整体任务的查看</w:t>
      </w:r>
      <w:bookmarkEnd w:id="15902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46DBE271" w14:textId="77777777" w:rsidTr="0040689B">
        <w:tc>
          <w:tcPr>
            <w:tcW w:w="2074" w:type="dxa"/>
          </w:tcPr>
          <w:p w14:paraId="5624A854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75A863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19B57071" w14:textId="77777777" w:rsidTr="0040689B">
        <w:tc>
          <w:tcPr>
            <w:tcW w:w="2074" w:type="dxa"/>
          </w:tcPr>
          <w:p w14:paraId="7C8AE98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82EEA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AF9D63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1D9C8C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1010164" w14:textId="77777777" w:rsidTr="0040689B">
        <w:tc>
          <w:tcPr>
            <w:tcW w:w="2074" w:type="dxa"/>
          </w:tcPr>
          <w:p w14:paraId="60A76E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25465D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4AD35E8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9DEBC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1C6F07D" w14:textId="77777777" w:rsidTr="0040689B">
        <w:tc>
          <w:tcPr>
            <w:tcW w:w="2074" w:type="dxa"/>
          </w:tcPr>
          <w:p w14:paraId="7E9F4A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FFE81D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指导者查看整体任务的信息。</w:t>
            </w:r>
          </w:p>
        </w:tc>
      </w:tr>
      <w:tr w:rsidR="0040689B" w:rsidRPr="008035F1" w14:paraId="3AE005BC" w14:textId="77777777" w:rsidTr="0040689B">
        <w:tc>
          <w:tcPr>
            <w:tcW w:w="2074" w:type="dxa"/>
          </w:tcPr>
          <w:p w14:paraId="6804C2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9B11E3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指导者需要查看整体任务的信息</w:t>
            </w:r>
          </w:p>
        </w:tc>
      </w:tr>
      <w:tr w:rsidR="0040689B" w:rsidRPr="000D31F2" w14:paraId="0E2DD132" w14:textId="77777777" w:rsidTr="0040689B">
        <w:tc>
          <w:tcPr>
            <w:tcW w:w="2074" w:type="dxa"/>
          </w:tcPr>
          <w:p w14:paraId="3F48BF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4DA54C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6F2F158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1218666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5E3578E2" w14:textId="77777777" w:rsidTr="0040689B">
        <w:tc>
          <w:tcPr>
            <w:tcW w:w="2074" w:type="dxa"/>
          </w:tcPr>
          <w:p w14:paraId="0EBF32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57FB493C" w14:textId="77777777" w:rsidR="0040689B" w:rsidRPr="000D31F2" w:rsidRDefault="0040689B" w:rsidP="0040689B"/>
        </w:tc>
      </w:tr>
      <w:tr w:rsidR="0040689B" w:rsidRPr="002B179C" w14:paraId="72E7AEE1" w14:textId="77777777" w:rsidTr="0040689B">
        <w:tc>
          <w:tcPr>
            <w:tcW w:w="2074" w:type="dxa"/>
          </w:tcPr>
          <w:p w14:paraId="446B5A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56D90A2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37527F3A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2F0FAE">
              <w:rPr>
                <w:rFonts w:hAnsi="宋体" w:hint="eastAsia"/>
              </w:rPr>
              <w:t>查看任务总</w:t>
            </w:r>
            <w:proofErr w:type="gramStart"/>
            <w:r w:rsidRPr="002F0FAE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027F9BA9" w14:textId="77777777" w:rsidTr="0040689B">
        <w:trPr>
          <w:trHeight w:val="1370"/>
        </w:trPr>
        <w:tc>
          <w:tcPr>
            <w:tcW w:w="2074" w:type="dxa"/>
          </w:tcPr>
          <w:p w14:paraId="3D2CF3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008B7E79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703512A2" w14:textId="77777777" w:rsidTr="0040689B">
        <w:tc>
          <w:tcPr>
            <w:tcW w:w="2074" w:type="dxa"/>
          </w:tcPr>
          <w:p w14:paraId="748362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6F6AD332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6A55D81" w14:textId="77777777" w:rsidTr="0040689B">
        <w:tc>
          <w:tcPr>
            <w:tcW w:w="2074" w:type="dxa"/>
          </w:tcPr>
          <w:p w14:paraId="3F18B9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86C0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3DFC61F5" w14:textId="77777777" w:rsidTr="0040689B">
        <w:tc>
          <w:tcPr>
            <w:tcW w:w="2074" w:type="dxa"/>
          </w:tcPr>
          <w:p w14:paraId="41010A4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FF466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B331ECF" w14:textId="77777777" w:rsidTr="0040689B">
        <w:tc>
          <w:tcPr>
            <w:tcW w:w="2074" w:type="dxa"/>
          </w:tcPr>
          <w:p w14:paraId="1646CE4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564E8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F4E773A" w14:textId="77777777" w:rsidTr="0040689B">
        <w:tc>
          <w:tcPr>
            <w:tcW w:w="2074" w:type="dxa"/>
          </w:tcPr>
          <w:p w14:paraId="7331E20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BB95067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65212F6" w14:textId="77777777" w:rsidTr="0040689B">
        <w:tc>
          <w:tcPr>
            <w:tcW w:w="2074" w:type="dxa"/>
          </w:tcPr>
          <w:p w14:paraId="3040D6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281D01C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  <w:p w14:paraId="09199A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64090151" w14:textId="378B47E2" w:rsidR="002918DC" w:rsidRPr="000E17AA" w:rsidDel="007622A2" w:rsidRDefault="002918DC" w:rsidP="002918DC">
      <w:pPr>
        <w:rPr>
          <w:del w:id="15903" w:author="XuanWen Chen" w:date="2019-01-02T08:47:00Z"/>
          <w:color w:val="FF0000"/>
        </w:rPr>
      </w:pPr>
      <w:del w:id="15904" w:author="XuanWen Chen" w:date="2019-01-02T08:47:00Z">
        <w:r w:rsidDel="007622A2">
          <w:rPr>
            <w:rFonts w:hint="eastAsia"/>
            <w:color w:val="FF0000"/>
          </w:rPr>
          <w:delText>查看帮助文档</w:delText>
        </w:r>
      </w:del>
    </w:p>
    <w:p w14:paraId="05AE3A18" w14:textId="77777777" w:rsidR="0040689B" w:rsidDel="007622A2" w:rsidRDefault="0040689B" w:rsidP="0040689B">
      <w:pPr>
        <w:rPr>
          <w:del w:id="15905" w:author="XuanWen Chen" w:date="2019-01-02T08:47:00Z"/>
        </w:rPr>
      </w:pPr>
    </w:p>
    <w:p w14:paraId="07F74C37" w14:textId="77777777" w:rsidR="0040689B" w:rsidDel="007622A2" w:rsidRDefault="0040689B" w:rsidP="0040689B">
      <w:pPr>
        <w:rPr>
          <w:del w:id="15906" w:author="XuanWen Chen" w:date="2019-01-02T08:47:00Z"/>
        </w:rPr>
      </w:pPr>
    </w:p>
    <w:p w14:paraId="353394E0" w14:textId="0BE33DF5" w:rsidR="00C06991" w:rsidRDefault="00C06991">
      <w:pPr>
        <w:widowControl/>
        <w:spacing w:line="240" w:lineRule="auto"/>
        <w:jc w:val="left"/>
      </w:pPr>
      <w:del w:id="15907" w:author="XuanWen Chen" w:date="2019-01-02T08:47:00Z">
        <w:r w:rsidDel="007622A2">
          <w:br w:type="page"/>
        </w:r>
      </w:del>
    </w:p>
    <w:p w14:paraId="77F93524" w14:textId="77777777" w:rsidR="00C53082" w:rsidRDefault="00C53082" w:rsidP="00041354">
      <w:pPr>
        <w:pStyle w:val="4"/>
      </w:pPr>
      <w:r w:rsidRPr="00642248">
        <w:rPr>
          <w:rFonts w:hint="eastAsia"/>
        </w:rPr>
        <w:lastRenderedPageBreak/>
        <w:t>导者</w:t>
      </w:r>
      <w:r>
        <w:rPr>
          <w:rFonts w:hint="eastAsia"/>
        </w:rPr>
        <w:t>评价项目小组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C53082" w14:paraId="71656C38" w14:textId="77777777" w:rsidTr="00417A64">
        <w:tc>
          <w:tcPr>
            <w:tcW w:w="1656" w:type="dxa"/>
          </w:tcPr>
          <w:p w14:paraId="2E788BAF" w14:textId="77777777" w:rsidR="00C53082" w:rsidRDefault="00C53082" w:rsidP="00417A64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19377BD" w14:textId="77777777" w:rsidR="00C53082" w:rsidRPr="008035F1" w:rsidRDefault="00C53082" w:rsidP="00417A64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19</w:t>
            </w:r>
            <w:r w:rsidRPr="008035F1">
              <w:rPr>
                <w:rFonts w:hAnsi="宋体" w:hint="eastAsia"/>
                <w:b/>
              </w:rPr>
              <w:t>：</w:t>
            </w:r>
            <w:r w:rsidRPr="00642248">
              <w:rPr>
                <w:rFonts w:hAnsi="宋体" w:hint="eastAsia"/>
                <w:b/>
              </w:rPr>
              <w:t>指导者</w:t>
            </w:r>
            <w:r>
              <w:rPr>
                <w:rFonts w:hAnsi="宋体" w:hint="eastAsia"/>
                <w:b/>
              </w:rPr>
              <w:t>评价项目小组</w:t>
            </w:r>
          </w:p>
        </w:tc>
      </w:tr>
      <w:tr w:rsidR="00C53082" w14:paraId="7DB58DCF" w14:textId="77777777" w:rsidTr="00417A64">
        <w:tc>
          <w:tcPr>
            <w:tcW w:w="1656" w:type="dxa"/>
          </w:tcPr>
          <w:p w14:paraId="5AF58306" w14:textId="77777777" w:rsidR="00C53082" w:rsidRDefault="00C53082" w:rsidP="00417A64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7B05F9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陈铉文</w:t>
            </w:r>
          </w:p>
        </w:tc>
        <w:tc>
          <w:tcPr>
            <w:tcW w:w="1645" w:type="dxa"/>
          </w:tcPr>
          <w:p w14:paraId="644EDDBE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409DB856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2018/12/21</w:t>
            </w:r>
          </w:p>
        </w:tc>
      </w:tr>
      <w:tr w:rsidR="00C53082" w14:paraId="55C55BB9" w14:textId="77777777" w:rsidTr="00417A64">
        <w:tc>
          <w:tcPr>
            <w:tcW w:w="1656" w:type="dxa"/>
          </w:tcPr>
          <w:p w14:paraId="390E44D9" w14:textId="77777777" w:rsidR="00C53082" w:rsidRDefault="00C53082" w:rsidP="00417A64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373FC0A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645" w:type="dxa"/>
          </w:tcPr>
          <w:p w14:paraId="43990936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10346F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基于项目的案例教学系统</w:t>
            </w:r>
          </w:p>
        </w:tc>
      </w:tr>
      <w:tr w:rsidR="00C53082" w14:paraId="5235EC65" w14:textId="77777777" w:rsidTr="00417A64">
        <w:tc>
          <w:tcPr>
            <w:tcW w:w="1656" w:type="dxa"/>
          </w:tcPr>
          <w:p w14:paraId="0F5CAFB0" w14:textId="77777777" w:rsidR="00C53082" w:rsidRPr="008035F1" w:rsidRDefault="00C53082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1CCA07E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教师用户代表</w:t>
            </w:r>
          </w:p>
        </w:tc>
      </w:tr>
      <w:tr w:rsidR="00C53082" w14:paraId="3440C521" w14:textId="77777777" w:rsidTr="00417A64">
        <w:tc>
          <w:tcPr>
            <w:tcW w:w="1656" w:type="dxa"/>
          </w:tcPr>
          <w:p w14:paraId="79BACACF" w14:textId="77777777" w:rsidR="00C53082" w:rsidRDefault="00C53082" w:rsidP="00417A64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E036B87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指导者对项目小组总体进行评价</w:t>
            </w:r>
          </w:p>
        </w:tc>
      </w:tr>
      <w:tr w:rsidR="00C53082" w14:paraId="2B3D107D" w14:textId="77777777" w:rsidTr="00417A64">
        <w:tc>
          <w:tcPr>
            <w:tcW w:w="1656" w:type="dxa"/>
          </w:tcPr>
          <w:p w14:paraId="33D74779" w14:textId="77777777" w:rsidR="00C53082" w:rsidRDefault="00C53082" w:rsidP="00417A64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4DDC78B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指导者需要评价项目小组</w:t>
            </w:r>
          </w:p>
        </w:tc>
      </w:tr>
      <w:tr w:rsidR="00C53082" w14:paraId="5DCCB3B6" w14:textId="77777777" w:rsidTr="00417A64">
        <w:tc>
          <w:tcPr>
            <w:tcW w:w="1656" w:type="dxa"/>
          </w:tcPr>
          <w:p w14:paraId="60AE61F3" w14:textId="77777777" w:rsidR="00C53082" w:rsidRDefault="00C53082" w:rsidP="00417A64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CF09F9D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Ansi="宋体" w:hint="eastAsia"/>
              </w:rPr>
              <w:t>指导者</w:t>
            </w:r>
            <w:r w:rsidRPr="00237CE5">
              <w:rPr>
                <w:rFonts w:hAnsi="宋体" w:hint="eastAsia"/>
              </w:rPr>
              <w:t>登陆</w:t>
            </w:r>
            <w:r>
              <w:rPr>
                <w:rFonts w:hAnsi="宋体" w:hint="eastAsia"/>
              </w:rPr>
              <w:t>用户系统</w:t>
            </w:r>
          </w:p>
          <w:p w14:paraId="562818EF" w14:textId="77777777" w:rsidR="00C53082" w:rsidRDefault="00C53082" w:rsidP="00417A64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已在项目中扮演指导者</w:t>
            </w:r>
          </w:p>
          <w:p w14:paraId="5B516CED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PRE-3：项目已经结束</w:t>
            </w:r>
          </w:p>
        </w:tc>
      </w:tr>
      <w:tr w:rsidR="00C53082" w14:paraId="12CB830B" w14:textId="77777777" w:rsidTr="00417A64">
        <w:tc>
          <w:tcPr>
            <w:tcW w:w="1656" w:type="dxa"/>
          </w:tcPr>
          <w:p w14:paraId="11173160" w14:textId="77777777" w:rsidR="00C53082" w:rsidRDefault="00C53082" w:rsidP="00417A64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1CDE4B3" w14:textId="77777777" w:rsidR="00C53082" w:rsidRPr="00237CE5" w:rsidRDefault="00C53082" w:rsidP="00417A64">
            <w:pPr>
              <w:rPr>
                <w:rFonts w:hAnsi="宋体"/>
              </w:rPr>
            </w:pPr>
            <w:r w:rsidRPr="00FF70D2">
              <w:rPr>
                <w:rFonts w:hAnsi="宋体" w:hint="eastAsia"/>
              </w:rPr>
              <w:t>P</w:t>
            </w:r>
            <w:r w:rsidRPr="00FF70D2">
              <w:rPr>
                <w:rFonts w:hAnsi="宋体"/>
              </w:rPr>
              <w:t>OST</w:t>
            </w:r>
            <w:r w:rsidRPr="00FF70D2">
              <w:rPr>
                <w:rFonts w:hAnsi="宋体" w:hint="eastAsia"/>
              </w:rPr>
              <w:t>-1：</w:t>
            </w:r>
            <w:r>
              <w:rPr>
                <w:rFonts w:hAnsi="宋体" w:hint="eastAsia"/>
              </w:rPr>
              <w:t>系统保存评价信息</w:t>
            </w:r>
          </w:p>
        </w:tc>
      </w:tr>
      <w:tr w:rsidR="00C53082" w14:paraId="2F2FB842" w14:textId="77777777" w:rsidTr="00417A64">
        <w:tc>
          <w:tcPr>
            <w:tcW w:w="1656" w:type="dxa"/>
          </w:tcPr>
          <w:p w14:paraId="246EF292" w14:textId="77777777" w:rsidR="00C53082" w:rsidRDefault="00C53082" w:rsidP="00417A64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F5CA002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</w:t>
            </w:r>
            <w:r>
              <w:rPr>
                <w:rFonts w:hAnsi="宋体" w:hint="eastAsia"/>
              </w:rPr>
              <w:t>9</w:t>
            </w:r>
            <w:r w:rsidRPr="00296214">
              <w:rPr>
                <w:rFonts w:hAnsi="宋体" w:hint="eastAsia"/>
              </w:rPr>
              <w:t>.0</w:t>
            </w:r>
            <w:r w:rsidRPr="00296214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评价项目</w:t>
            </w:r>
          </w:p>
          <w:p w14:paraId="2F7345D1" w14:textId="77777777" w:rsidR="00C53082" w:rsidRPr="00FF70D2" w:rsidRDefault="00C53082" w:rsidP="00417A64">
            <w:pPr>
              <w:pStyle w:val="a9"/>
              <w:numPr>
                <w:ilvl w:val="0"/>
                <w:numId w:val="8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指导者选择一个正在指导的项目</w:t>
            </w:r>
          </w:p>
          <w:p w14:paraId="744A3BA3" w14:textId="77777777" w:rsidR="00C53082" w:rsidRPr="00FF70D2" w:rsidRDefault="00C53082" w:rsidP="00417A64">
            <w:pPr>
              <w:pStyle w:val="a9"/>
              <w:numPr>
                <w:ilvl w:val="0"/>
                <w:numId w:val="8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选择小组总评</w:t>
            </w:r>
          </w:p>
          <w:p w14:paraId="5EDEDED0" w14:textId="77777777" w:rsidR="00C53082" w:rsidRPr="00FF70D2" w:rsidRDefault="00C53082" w:rsidP="00417A64">
            <w:pPr>
              <w:pStyle w:val="a9"/>
              <w:numPr>
                <w:ilvl w:val="0"/>
                <w:numId w:val="8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进行评价</w:t>
            </w:r>
          </w:p>
          <w:p w14:paraId="2716C27B" w14:textId="77777777" w:rsidR="00C53082" w:rsidRPr="00FF70D2" w:rsidRDefault="00C53082" w:rsidP="00417A64">
            <w:pPr>
              <w:pStyle w:val="a9"/>
              <w:numPr>
                <w:ilvl w:val="0"/>
                <w:numId w:val="8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提交评价</w:t>
            </w:r>
          </w:p>
        </w:tc>
      </w:tr>
      <w:tr w:rsidR="00C53082" w14:paraId="6AAFCC70" w14:textId="77777777" w:rsidTr="00417A64">
        <w:tc>
          <w:tcPr>
            <w:tcW w:w="1656" w:type="dxa"/>
          </w:tcPr>
          <w:p w14:paraId="54BC9211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13C8B10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:rsidRPr="005A7753" w14:paraId="0F0D1240" w14:textId="77777777" w:rsidTr="00417A64">
        <w:tc>
          <w:tcPr>
            <w:tcW w:w="1656" w:type="dxa"/>
          </w:tcPr>
          <w:p w14:paraId="7542C68A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DC7A4E1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19.0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E19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项目未结束</w:t>
            </w:r>
          </w:p>
        </w:tc>
      </w:tr>
      <w:tr w:rsidR="00C53082" w14:paraId="7CDDC32C" w14:textId="77777777" w:rsidTr="00417A64">
        <w:tc>
          <w:tcPr>
            <w:tcW w:w="1656" w:type="dxa"/>
          </w:tcPr>
          <w:p w14:paraId="0381D1CF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65A9A4A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3DA12BB8" w14:textId="77777777" w:rsidTr="00417A64">
        <w:tc>
          <w:tcPr>
            <w:tcW w:w="1656" w:type="dxa"/>
          </w:tcPr>
          <w:p w14:paraId="62957B53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BA9013C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795252CD" w14:textId="77777777" w:rsidTr="00417A64">
        <w:tc>
          <w:tcPr>
            <w:tcW w:w="1656" w:type="dxa"/>
          </w:tcPr>
          <w:p w14:paraId="6B171246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F24FEDD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264133F4" w14:textId="77777777" w:rsidTr="00417A64">
        <w:tc>
          <w:tcPr>
            <w:tcW w:w="1656" w:type="dxa"/>
          </w:tcPr>
          <w:p w14:paraId="663F7FAD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D11FDC5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1F5B5E47" w14:textId="77777777" w:rsidTr="00417A64">
        <w:tc>
          <w:tcPr>
            <w:tcW w:w="1656" w:type="dxa"/>
          </w:tcPr>
          <w:p w14:paraId="2E72D2C3" w14:textId="77777777" w:rsidR="00C53082" w:rsidRDefault="00C53082" w:rsidP="00417A64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60C4262" w14:textId="77777777" w:rsidR="00C53082" w:rsidRDefault="00C53082" w:rsidP="00417A64">
            <w:r>
              <w:rPr>
                <w:rFonts w:hint="eastAsia"/>
              </w:rPr>
              <w:t>评价的项目已经结束</w:t>
            </w:r>
          </w:p>
        </w:tc>
      </w:tr>
    </w:tbl>
    <w:p w14:paraId="0F3C97DF" w14:textId="77777777" w:rsidR="00C53082" w:rsidRDefault="00C53082" w:rsidP="00041354">
      <w:pPr>
        <w:pStyle w:val="4"/>
      </w:pPr>
      <w:r w:rsidRPr="00642248">
        <w:rPr>
          <w:rFonts w:hint="eastAsia"/>
        </w:rPr>
        <w:t>指导者</w:t>
      </w:r>
      <w:r>
        <w:rPr>
          <w:rFonts w:hint="eastAsia"/>
        </w:rPr>
        <w:t>评价单个小组成员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C53082" w14:paraId="72EBCDED" w14:textId="77777777" w:rsidTr="00417A64">
        <w:tc>
          <w:tcPr>
            <w:tcW w:w="1656" w:type="dxa"/>
          </w:tcPr>
          <w:p w14:paraId="229B03D4" w14:textId="77777777" w:rsidR="00C53082" w:rsidRDefault="00C53082" w:rsidP="00417A64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FEEB03D" w14:textId="77777777" w:rsidR="00C53082" w:rsidRPr="008035F1" w:rsidRDefault="00C53082" w:rsidP="00417A64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20</w:t>
            </w:r>
            <w:r w:rsidRPr="008035F1">
              <w:rPr>
                <w:rFonts w:hAnsi="宋体" w:hint="eastAsia"/>
                <w:b/>
              </w:rPr>
              <w:t>：</w:t>
            </w:r>
            <w:r w:rsidRPr="00642248">
              <w:rPr>
                <w:rFonts w:hAnsi="宋体" w:hint="eastAsia"/>
                <w:b/>
              </w:rPr>
              <w:t>指导者</w:t>
            </w:r>
            <w:r>
              <w:rPr>
                <w:rFonts w:hAnsi="宋体" w:hint="eastAsia"/>
                <w:b/>
              </w:rPr>
              <w:t>评价单个小组成员</w:t>
            </w:r>
          </w:p>
        </w:tc>
      </w:tr>
      <w:tr w:rsidR="00C53082" w14:paraId="4435CF32" w14:textId="77777777" w:rsidTr="00417A64">
        <w:tc>
          <w:tcPr>
            <w:tcW w:w="1656" w:type="dxa"/>
          </w:tcPr>
          <w:p w14:paraId="5B47FF06" w14:textId="77777777" w:rsidR="00C53082" w:rsidRDefault="00C53082" w:rsidP="00417A64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40F61D1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陈铉文</w:t>
            </w:r>
          </w:p>
        </w:tc>
        <w:tc>
          <w:tcPr>
            <w:tcW w:w="1645" w:type="dxa"/>
          </w:tcPr>
          <w:p w14:paraId="0D288A9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7585EB2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2018/12/21</w:t>
            </w:r>
          </w:p>
        </w:tc>
      </w:tr>
      <w:tr w:rsidR="00C53082" w14:paraId="5F5C661C" w14:textId="77777777" w:rsidTr="00417A64">
        <w:tc>
          <w:tcPr>
            <w:tcW w:w="1656" w:type="dxa"/>
          </w:tcPr>
          <w:p w14:paraId="5F5A86A8" w14:textId="77777777" w:rsidR="00C53082" w:rsidRDefault="00C53082" w:rsidP="00417A64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EECBE8A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645" w:type="dxa"/>
          </w:tcPr>
          <w:p w14:paraId="4B56700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E138EDC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基于项目的案例教学系统</w:t>
            </w:r>
          </w:p>
        </w:tc>
      </w:tr>
      <w:tr w:rsidR="00C53082" w14:paraId="4535B606" w14:textId="77777777" w:rsidTr="00417A64">
        <w:tc>
          <w:tcPr>
            <w:tcW w:w="1656" w:type="dxa"/>
          </w:tcPr>
          <w:p w14:paraId="76C6385B" w14:textId="77777777" w:rsidR="00C53082" w:rsidRPr="008035F1" w:rsidRDefault="00C53082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需求来源：</w:t>
            </w:r>
          </w:p>
        </w:tc>
        <w:tc>
          <w:tcPr>
            <w:tcW w:w="6561" w:type="dxa"/>
            <w:gridSpan w:val="3"/>
          </w:tcPr>
          <w:p w14:paraId="2D6CE263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教师用户代表</w:t>
            </w:r>
          </w:p>
        </w:tc>
      </w:tr>
      <w:tr w:rsidR="00C53082" w14:paraId="4BFA6718" w14:textId="77777777" w:rsidTr="00417A64">
        <w:tc>
          <w:tcPr>
            <w:tcW w:w="1656" w:type="dxa"/>
          </w:tcPr>
          <w:p w14:paraId="3894D7A7" w14:textId="77777777" w:rsidR="00C53082" w:rsidRDefault="00C53082" w:rsidP="00417A64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121E27B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指导者对一个项目小组中的单个组员进行评价</w:t>
            </w:r>
          </w:p>
        </w:tc>
      </w:tr>
      <w:tr w:rsidR="00C53082" w14:paraId="34AAF496" w14:textId="77777777" w:rsidTr="00417A64">
        <w:tc>
          <w:tcPr>
            <w:tcW w:w="1656" w:type="dxa"/>
          </w:tcPr>
          <w:p w14:paraId="6051D876" w14:textId="77777777" w:rsidR="00C53082" w:rsidRDefault="00C53082" w:rsidP="00417A64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EEA116A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指导者需要评价项目小组的组员</w:t>
            </w:r>
          </w:p>
        </w:tc>
      </w:tr>
      <w:tr w:rsidR="00C53082" w14:paraId="425C8C5E" w14:textId="77777777" w:rsidTr="00417A64">
        <w:tc>
          <w:tcPr>
            <w:tcW w:w="1656" w:type="dxa"/>
          </w:tcPr>
          <w:p w14:paraId="1D75F99C" w14:textId="77777777" w:rsidR="00C53082" w:rsidRDefault="00C53082" w:rsidP="00417A64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1F5845A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Ansi="宋体" w:hint="eastAsia"/>
              </w:rPr>
              <w:t>指导者</w:t>
            </w:r>
            <w:r w:rsidRPr="00237CE5">
              <w:rPr>
                <w:rFonts w:hAnsi="宋体" w:hint="eastAsia"/>
              </w:rPr>
              <w:t>登陆</w:t>
            </w:r>
            <w:r>
              <w:rPr>
                <w:rFonts w:hAnsi="宋体" w:hint="eastAsia"/>
              </w:rPr>
              <w:t>用户系统</w:t>
            </w:r>
          </w:p>
          <w:p w14:paraId="52E350C1" w14:textId="77777777" w:rsidR="00C53082" w:rsidRDefault="00C53082" w:rsidP="00417A64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已在项目中扮演指导者</w:t>
            </w:r>
          </w:p>
          <w:p w14:paraId="759DD0B4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PRE-3：项目已经结束</w:t>
            </w:r>
          </w:p>
        </w:tc>
      </w:tr>
      <w:tr w:rsidR="00C53082" w14:paraId="6FCA4338" w14:textId="77777777" w:rsidTr="00417A64">
        <w:tc>
          <w:tcPr>
            <w:tcW w:w="1656" w:type="dxa"/>
          </w:tcPr>
          <w:p w14:paraId="7381B91A" w14:textId="77777777" w:rsidR="00C53082" w:rsidRDefault="00C53082" w:rsidP="00417A64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2A71B2C" w14:textId="77777777" w:rsidR="00C53082" w:rsidRPr="00237CE5" w:rsidRDefault="00C53082" w:rsidP="00417A64">
            <w:pPr>
              <w:rPr>
                <w:rFonts w:hAnsi="宋体"/>
              </w:rPr>
            </w:pPr>
            <w:r w:rsidRPr="00FF70D2">
              <w:rPr>
                <w:rFonts w:hAnsi="宋体" w:hint="eastAsia"/>
              </w:rPr>
              <w:t>P</w:t>
            </w:r>
            <w:r w:rsidRPr="00FF70D2">
              <w:rPr>
                <w:rFonts w:hAnsi="宋体"/>
              </w:rPr>
              <w:t>OST</w:t>
            </w:r>
            <w:r w:rsidRPr="00FF70D2">
              <w:rPr>
                <w:rFonts w:hAnsi="宋体" w:hint="eastAsia"/>
              </w:rPr>
              <w:t>-1：</w:t>
            </w:r>
            <w:r>
              <w:rPr>
                <w:rFonts w:hAnsi="宋体" w:hint="eastAsia"/>
              </w:rPr>
              <w:t>系统保存评价信息</w:t>
            </w:r>
          </w:p>
        </w:tc>
      </w:tr>
      <w:tr w:rsidR="00C53082" w14:paraId="7B10CAF6" w14:textId="77777777" w:rsidTr="00417A64">
        <w:tc>
          <w:tcPr>
            <w:tcW w:w="1656" w:type="dxa"/>
          </w:tcPr>
          <w:p w14:paraId="3D81AC30" w14:textId="77777777" w:rsidR="00C53082" w:rsidRDefault="00C53082" w:rsidP="00417A64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2B77632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</w:t>
            </w:r>
            <w:r w:rsidRPr="00296214">
              <w:rPr>
                <w:rFonts w:hAnsi="宋体" w:hint="eastAsia"/>
              </w:rPr>
              <w:t>.0</w:t>
            </w:r>
            <w:r w:rsidRPr="00296214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评价项目</w:t>
            </w:r>
          </w:p>
          <w:p w14:paraId="433E1DF4" w14:textId="77777777" w:rsidR="00C53082" w:rsidRPr="00FF70D2" w:rsidRDefault="00C53082" w:rsidP="00417A64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指导者选择一个正在指导的项目</w:t>
            </w:r>
          </w:p>
          <w:p w14:paraId="410FDF8D" w14:textId="77777777" w:rsidR="00C53082" w:rsidRPr="00FF70D2" w:rsidRDefault="00C53082" w:rsidP="00417A64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选择小组成员评价</w:t>
            </w:r>
          </w:p>
          <w:p w14:paraId="18FFE9C2" w14:textId="77777777" w:rsidR="00C53082" w:rsidRPr="00FF70D2" w:rsidRDefault="00C53082" w:rsidP="00417A64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选择评价对象</w:t>
            </w:r>
          </w:p>
          <w:p w14:paraId="2CB78088" w14:textId="77777777" w:rsidR="00C53082" w:rsidRPr="00FF70D2" w:rsidRDefault="00C53082" w:rsidP="00417A64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进行评价</w:t>
            </w:r>
          </w:p>
          <w:p w14:paraId="16CABF12" w14:textId="77777777" w:rsidR="00C53082" w:rsidRPr="00FF70D2" w:rsidRDefault="00C53082" w:rsidP="00417A64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提交评价</w:t>
            </w:r>
          </w:p>
        </w:tc>
      </w:tr>
      <w:tr w:rsidR="00C53082" w14:paraId="0E986DF4" w14:textId="77777777" w:rsidTr="00417A64">
        <w:tc>
          <w:tcPr>
            <w:tcW w:w="1656" w:type="dxa"/>
          </w:tcPr>
          <w:p w14:paraId="4E472CC3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B8D162D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:rsidRPr="005A7753" w14:paraId="72F96DA6" w14:textId="77777777" w:rsidTr="00417A64">
        <w:tc>
          <w:tcPr>
            <w:tcW w:w="1656" w:type="dxa"/>
          </w:tcPr>
          <w:p w14:paraId="08BEE690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E9FC947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20.0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E19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项目未结束</w:t>
            </w:r>
          </w:p>
        </w:tc>
      </w:tr>
      <w:tr w:rsidR="00C53082" w14:paraId="2B2F5FBC" w14:textId="77777777" w:rsidTr="00417A64">
        <w:tc>
          <w:tcPr>
            <w:tcW w:w="1656" w:type="dxa"/>
          </w:tcPr>
          <w:p w14:paraId="65F076BC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507E6D5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050DED8F" w14:textId="77777777" w:rsidTr="00417A64">
        <w:tc>
          <w:tcPr>
            <w:tcW w:w="1656" w:type="dxa"/>
          </w:tcPr>
          <w:p w14:paraId="5378676B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D244F95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7DB10282" w14:textId="77777777" w:rsidTr="00417A64">
        <w:tc>
          <w:tcPr>
            <w:tcW w:w="1656" w:type="dxa"/>
          </w:tcPr>
          <w:p w14:paraId="025F460B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C0EC53A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75E45696" w14:textId="77777777" w:rsidTr="00417A64">
        <w:tc>
          <w:tcPr>
            <w:tcW w:w="1656" w:type="dxa"/>
          </w:tcPr>
          <w:p w14:paraId="0ABA2E2A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389BB54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68456886" w14:textId="77777777" w:rsidTr="00417A64">
        <w:tc>
          <w:tcPr>
            <w:tcW w:w="1656" w:type="dxa"/>
          </w:tcPr>
          <w:p w14:paraId="53DAA6DC" w14:textId="77777777" w:rsidR="00C53082" w:rsidRDefault="00C53082" w:rsidP="00417A64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6403532" w14:textId="77777777" w:rsidR="00C53082" w:rsidRDefault="00C53082" w:rsidP="00417A64">
            <w:r>
              <w:rPr>
                <w:rFonts w:hint="eastAsia"/>
              </w:rPr>
              <w:t>评价的项目已经结束</w:t>
            </w:r>
          </w:p>
        </w:tc>
      </w:tr>
    </w:tbl>
    <w:p w14:paraId="544C9CA7" w14:textId="4B7D39AE" w:rsidR="0040689B" w:rsidDel="00967CA1" w:rsidRDefault="0040689B" w:rsidP="0040689B">
      <w:pPr>
        <w:rPr>
          <w:del w:id="15908" w:author="XuanWen Chen" w:date="2019-01-02T09:04:00Z"/>
        </w:rPr>
      </w:pPr>
    </w:p>
    <w:p w14:paraId="1A228B50" w14:textId="5BE7177F" w:rsidR="00C06991" w:rsidRDefault="00C06991">
      <w:pPr>
        <w:widowControl/>
        <w:spacing w:line="240" w:lineRule="auto"/>
        <w:jc w:val="left"/>
      </w:pPr>
      <w:del w:id="15909" w:author="XuanWen Chen" w:date="2019-01-02T09:04:00Z">
        <w:r w:rsidDel="00967CA1">
          <w:br w:type="page"/>
        </w:r>
      </w:del>
    </w:p>
    <w:p w14:paraId="50A3F79A" w14:textId="3D5EA4AA" w:rsidR="0040689B" w:rsidRPr="00B14222" w:rsidRDefault="00C06991" w:rsidP="00C06991">
      <w:pPr>
        <w:pStyle w:val="4"/>
      </w:pPr>
      <w:bookmarkStart w:id="15910" w:name="_Toc533621497"/>
      <w:r>
        <w:rPr>
          <w:rFonts w:hint="eastAsia"/>
        </w:rPr>
        <w:t>任务指导意见的提出</w:t>
      </w:r>
      <w:bookmarkEnd w:id="1591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  <w:tblGridChange w:id="15911">
          <w:tblGrid>
            <w:gridCol w:w="2074"/>
            <w:gridCol w:w="2074"/>
            <w:gridCol w:w="2074"/>
            <w:gridCol w:w="2074"/>
          </w:tblGrid>
        </w:tblGridChange>
      </w:tblGrid>
      <w:tr w:rsidR="0040689B" w:rsidRPr="008035F1" w14:paraId="090086E6" w14:textId="77777777" w:rsidTr="0040689B">
        <w:tc>
          <w:tcPr>
            <w:tcW w:w="2074" w:type="dxa"/>
          </w:tcPr>
          <w:p w14:paraId="3A472AF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7483AB1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/>
                <w:b/>
              </w:rPr>
              <w:t>9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任务指导意见的提出</w:t>
            </w:r>
          </w:p>
        </w:tc>
      </w:tr>
      <w:tr w:rsidR="0040689B" w:rsidRPr="008035F1" w14:paraId="72434932" w14:textId="77777777" w:rsidTr="0040689B">
        <w:tc>
          <w:tcPr>
            <w:tcW w:w="2074" w:type="dxa"/>
          </w:tcPr>
          <w:p w14:paraId="7443DCE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6A7F52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19A5E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A2CC3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7C38F039" w14:textId="77777777" w:rsidTr="0040689B">
        <w:tc>
          <w:tcPr>
            <w:tcW w:w="2074" w:type="dxa"/>
          </w:tcPr>
          <w:p w14:paraId="1A5BF8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556A70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6F7618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0A5304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74FE202" w14:textId="77777777" w:rsidTr="0040689B">
        <w:tc>
          <w:tcPr>
            <w:tcW w:w="2074" w:type="dxa"/>
          </w:tcPr>
          <w:p w14:paraId="2F64A6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363D0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指导者查看任务的具体内容后，给出指导意见</w:t>
            </w:r>
          </w:p>
        </w:tc>
      </w:tr>
      <w:tr w:rsidR="0040689B" w:rsidRPr="008035F1" w14:paraId="679652B1" w14:textId="77777777" w:rsidTr="0040689B">
        <w:tc>
          <w:tcPr>
            <w:tcW w:w="2074" w:type="dxa"/>
          </w:tcPr>
          <w:p w14:paraId="7E9E44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8A406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指导者需要给出任务的指导意见。</w:t>
            </w:r>
          </w:p>
        </w:tc>
      </w:tr>
      <w:tr w:rsidR="0040689B" w:rsidRPr="000D31F2" w14:paraId="11294AC5" w14:textId="77777777" w:rsidTr="0040689B">
        <w:tc>
          <w:tcPr>
            <w:tcW w:w="2074" w:type="dxa"/>
          </w:tcPr>
          <w:p w14:paraId="0CEF2F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222" w:type="dxa"/>
            <w:gridSpan w:val="3"/>
          </w:tcPr>
          <w:p w14:paraId="4F080F0D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03363CF1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2CCAD83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4998641A" w14:textId="77777777" w:rsidTr="0040689B">
        <w:tc>
          <w:tcPr>
            <w:tcW w:w="2074" w:type="dxa"/>
          </w:tcPr>
          <w:p w14:paraId="782619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8A629A4" w14:textId="77777777" w:rsidR="0040689B" w:rsidRPr="000D31F2" w:rsidRDefault="0040689B" w:rsidP="0040689B"/>
        </w:tc>
      </w:tr>
      <w:tr w:rsidR="0040689B" w:rsidRPr="002B179C" w14:paraId="2EAE795A" w14:textId="77777777" w:rsidTr="0040689B">
        <w:tc>
          <w:tcPr>
            <w:tcW w:w="2074" w:type="dxa"/>
          </w:tcPr>
          <w:p w14:paraId="7645060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104E015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43155F9E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2F0FAE">
              <w:rPr>
                <w:rFonts w:hAnsi="宋体" w:hint="eastAsia"/>
              </w:rPr>
              <w:t>查看任务</w:t>
            </w:r>
          </w:p>
          <w:p w14:paraId="2602100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3.填写任务的指导意见。</w:t>
            </w:r>
          </w:p>
          <w:p w14:paraId="382CEDE0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4.确认上传。</w:t>
            </w:r>
          </w:p>
        </w:tc>
      </w:tr>
      <w:tr w:rsidR="0040689B" w:rsidRPr="003818F6" w14:paraId="45FC5B46" w14:textId="77777777" w:rsidTr="00EF617E">
        <w:tblPrEx>
          <w:tblW w:w="0" w:type="auto"/>
          <w:tblPrExChange w:id="15912" w:author="XuanWen Chen" w:date="2019-01-02T11:16:00Z">
            <w:tblPrEx>
              <w:tblW w:w="0" w:type="auto"/>
            </w:tblPrEx>
          </w:tblPrExChange>
        </w:tblPrEx>
        <w:trPr>
          <w:trHeight w:val="77"/>
          <w:trPrChange w:id="15913" w:author="XuanWen Chen" w:date="2019-01-02T11:16:00Z">
            <w:trPr>
              <w:trHeight w:val="1370"/>
            </w:trPr>
          </w:trPrChange>
        </w:trPr>
        <w:tc>
          <w:tcPr>
            <w:tcW w:w="2074" w:type="dxa"/>
            <w:tcPrChange w:id="15914" w:author="XuanWen Chen" w:date="2019-01-02T11:16:00Z">
              <w:tcPr>
                <w:tcW w:w="2074" w:type="dxa"/>
              </w:tcPr>
            </w:tcPrChange>
          </w:tcPr>
          <w:p w14:paraId="767236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PrChange w:id="15915" w:author="XuanWen Chen" w:date="2019-01-02T11:16:00Z">
              <w:tcPr>
                <w:tcW w:w="6222" w:type="dxa"/>
                <w:gridSpan w:val="3"/>
              </w:tcPr>
            </w:tcPrChange>
          </w:tcPr>
          <w:p w14:paraId="169DFCEA" w14:textId="77777777" w:rsidR="0040689B" w:rsidRPr="003818F6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FD6E19" w14:paraId="541CCB4B" w14:textId="77777777" w:rsidTr="0040689B">
        <w:tc>
          <w:tcPr>
            <w:tcW w:w="2074" w:type="dxa"/>
          </w:tcPr>
          <w:p w14:paraId="7D4664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07ADA7E" w14:textId="77777777" w:rsidR="0040689B" w:rsidRPr="00FD6E19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2400ADF" w14:textId="77777777" w:rsidTr="0040689B">
        <w:tc>
          <w:tcPr>
            <w:tcW w:w="2074" w:type="dxa"/>
          </w:tcPr>
          <w:p w14:paraId="6FAFECF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B2194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8035F1" w14:paraId="4273560A" w14:textId="77777777" w:rsidTr="0040689B">
        <w:tc>
          <w:tcPr>
            <w:tcW w:w="2074" w:type="dxa"/>
          </w:tcPr>
          <w:p w14:paraId="4DEE07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FABF2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8035F1" w14:paraId="21AB80C1" w14:textId="77777777" w:rsidTr="0040689B">
        <w:tc>
          <w:tcPr>
            <w:tcW w:w="2074" w:type="dxa"/>
          </w:tcPr>
          <w:p w14:paraId="5DB896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0D80CF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A88F4C6" w14:textId="77777777" w:rsidTr="0040689B">
        <w:tc>
          <w:tcPr>
            <w:tcW w:w="2074" w:type="dxa"/>
          </w:tcPr>
          <w:p w14:paraId="4B77375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792EC88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A44BEF4" w14:textId="77777777" w:rsidTr="0040689B">
        <w:tc>
          <w:tcPr>
            <w:tcW w:w="2074" w:type="dxa"/>
          </w:tcPr>
          <w:p w14:paraId="132321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5D589F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</w:t>
            </w:r>
          </w:p>
          <w:p w14:paraId="2C19F1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A5E7E6B" w14:textId="77777777" w:rsidR="0040689B" w:rsidDel="00967CA1" w:rsidRDefault="0040689B" w:rsidP="0040689B">
      <w:pPr>
        <w:rPr>
          <w:del w:id="15916" w:author="XuanWen Chen" w:date="2019-01-02T09:04:00Z"/>
        </w:rPr>
      </w:pPr>
    </w:p>
    <w:p w14:paraId="56249860" w14:textId="1E1A9A2F" w:rsidR="0040689B" w:rsidDel="00967CA1" w:rsidRDefault="0040689B" w:rsidP="0040689B">
      <w:pPr>
        <w:rPr>
          <w:del w:id="15917" w:author="XuanWen Chen" w:date="2019-01-02T09:04:00Z"/>
        </w:rPr>
      </w:pPr>
    </w:p>
    <w:p w14:paraId="54F67BFB" w14:textId="7D99CBF8" w:rsidR="0040689B" w:rsidDel="00967CA1" w:rsidRDefault="0040689B" w:rsidP="0040689B">
      <w:pPr>
        <w:rPr>
          <w:del w:id="15918" w:author="XuanWen Chen" w:date="2019-01-02T09:04:00Z"/>
        </w:rPr>
      </w:pPr>
    </w:p>
    <w:p w14:paraId="0EFF359C" w14:textId="1032F391" w:rsidR="0040689B" w:rsidDel="00967CA1" w:rsidRDefault="0040689B" w:rsidP="0040689B">
      <w:pPr>
        <w:rPr>
          <w:del w:id="15919" w:author="XuanWen Chen" w:date="2019-01-02T09:04:00Z"/>
        </w:rPr>
      </w:pPr>
    </w:p>
    <w:p w14:paraId="6FB86AF3" w14:textId="0DB6A891" w:rsidR="0040689B" w:rsidDel="00967CA1" w:rsidRDefault="0040689B" w:rsidP="0040689B">
      <w:pPr>
        <w:rPr>
          <w:del w:id="15920" w:author="XuanWen Chen" w:date="2019-01-02T09:04:00Z"/>
        </w:rPr>
      </w:pPr>
    </w:p>
    <w:p w14:paraId="10EBDED9" w14:textId="336D8091" w:rsidR="0040689B" w:rsidDel="00967CA1" w:rsidRDefault="0040689B" w:rsidP="0040689B">
      <w:pPr>
        <w:rPr>
          <w:del w:id="15921" w:author="XuanWen Chen" w:date="2019-01-02T09:04:00Z"/>
        </w:rPr>
      </w:pPr>
    </w:p>
    <w:p w14:paraId="05A79D47" w14:textId="0AEA15DE" w:rsidR="0040689B" w:rsidDel="00967CA1" w:rsidRDefault="0040689B" w:rsidP="0040689B">
      <w:pPr>
        <w:rPr>
          <w:del w:id="15922" w:author="XuanWen Chen" w:date="2019-01-02T09:04:00Z"/>
          <w:rFonts w:hAnsi="宋体"/>
        </w:rPr>
      </w:pPr>
    </w:p>
    <w:p w14:paraId="0A4965BE" w14:textId="45A4A77E" w:rsidR="0040689B" w:rsidRDefault="0040689B" w:rsidP="0040689B"/>
    <w:p w14:paraId="58BA766C" w14:textId="045DEB6C" w:rsidR="00C06991" w:rsidRDefault="00C06991" w:rsidP="00C06991">
      <w:pPr>
        <w:pStyle w:val="4"/>
      </w:pPr>
      <w:bookmarkStart w:id="15923" w:name="_Toc533621499"/>
      <w:r>
        <w:rPr>
          <w:rFonts w:hint="eastAsia"/>
        </w:rPr>
        <w:t>文档下载</w:t>
      </w:r>
      <w:bookmarkEnd w:id="1592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273E3BF" w14:textId="77777777" w:rsidTr="0040689B">
        <w:tc>
          <w:tcPr>
            <w:tcW w:w="1656" w:type="dxa"/>
          </w:tcPr>
          <w:p w14:paraId="3CD0DF4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4134612" w14:textId="77777777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UC-</w:t>
            </w:r>
            <w:r>
              <w:rPr>
                <w:rFonts w:hAnsi="宋体" w:hint="eastAsia"/>
                <w:b/>
              </w:rPr>
              <w:t>5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14E50F10" w14:textId="77777777" w:rsidTr="0040689B">
        <w:tc>
          <w:tcPr>
            <w:tcW w:w="1656" w:type="dxa"/>
          </w:tcPr>
          <w:p w14:paraId="12F513F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F0BD5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63F94A4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DA2AD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6E40FC5" w14:textId="77777777" w:rsidTr="0040689B">
        <w:tc>
          <w:tcPr>
            <w:tcW w:w="1656" w:type="dxa"/>
          </w:tcPr>
          <w:p w14:paraId="327F9D1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64B9A7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415EFC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408F6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5AF3E24" w14:textId="77777777" w:rsidTr="0040689B">
        <w:tc>
          <w:tcPr>
            <w:tcW w:w="1656" w:type="dxa"/>
          </w:tcPr>
          <w:p w14:paraId="463DB8A1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8E0DD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6C623778" w14:textId="77777777" w:rsidTr="0040689B">
        <w:tc>
          <w:tcPr>
            <w:tcW w:w="1656" w:type="dxa"/>
          </w:tcPr>
          <w:p w14:paraId="5EEFD1E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15386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6E9F77CE" w14:textId="77777777" w:rsidTr="0040689B">
        <w:tc>
          <w:tcPr>
            <w:tcW w:w="1656" w:type="dxa"/>
          </w:tcPr>
          <w:p w14:paraId="0EF6DF4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FE02A77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45C9ED40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636B3464" w14:textId="77777777" w:rsidTr="0040689B">
        <w:tc>
          <w:tcPr>
            <w:tcW w:w="1656" w:type="dxa"/>
          </w:tcPr>
          <w:p w14:paraId="76C40594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91706C2" w14:textId="77777777" w:rsidR="0040689B" w:rsidRDefault="0040689B" w:rsidP="0040689B"/>
        </w:tc>
      </w:tr>
      <w:tr w:rsidR="0040689B" w:rsidRPr="006A53DF" w14:paraId="6FA0263C" w14:textId="77777777" w:rsidTr="0040689B">
        <w:tc>
          <w:tcPr>
            <w:tcW w:w="1656" w:type="dxa"/>
          </w:tcPr>
          <w:p w14:paraId="22C5BA18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561" w:type="dxa"/>
            <w:gridSpan w:val="3"/>
          </w:tcPr>
          <w:p w14:paraId="1680F56D" w14:textId="77777777" w:rsidR="0040689B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选择文档</w:t>
            </w:r>
          </w:p>
          <w:p w14:paraId="6C540DBE" w14:textId="77777777" w:rsidR="0040689B" w:rsidRPr="006A53DF" w:rsidRDefault="0040689B" w:rsidP="00AE77A1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40689B" w:rsidRPr="00380ABA" w14:paraId="27F0B021" w14:textId="77777777" w:rsidTr="0040689B">
        <w:tc>
          <w:tcPr>
            <w:tcW w:w="1656" w:type="dxa"/>
          </w:tcPr>
          <w:p w14:paraId="6DE7C18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EF77FD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5F0ACB90" w14:textId="77777777" w:rsidTr="0040689B">
        <w:tc>
          <w:tcPr>
            <w:tcW w:w="1656" w:type="dxa"/>
          </w:tcPr>
          <w:p w14:paraId="57A1A50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F45AD00" w14:textId="77777777" w:rsidR="0040689B" w:rsidRPr="00CF51F8" w:rsidRDefault="0040689B" w:rsidP="00AE77A1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2.0 </w:t>
            </w:r>
            <w:r w:rsidRPr="002E6A2F">
              <w:rPr>
                <w:rFonts w:hAnsi="宋体" w:hint="eastAsia"/>
              </w:rPr>
              <w:t>E1</w:t>
            </w:r>
            <w:r w:rsidRPr="002E6A2F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36F57E9B" w14:textId="77777777" w:rsidTr="0040689B">
        <w:tc>
          <w:tcPr>
            <w:tcW w:w="1656" w:type="dxa"/>
          </w:tcPr>
          <w:p w14:paraId="3C30492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374127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406251F" w14:textId="77777777" w:rsidTr="0040689B">
        <w:tc>
          <w:tcPr>
            <w:tcW w:w="1656" w:type="dxa"/>
          </w:tcPr>
          <w:p w14:paraId="0306C13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52E808B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380ABA" w14:paraId="3027C6C6" w14:textId="77777777" w:rsidTr="0040689B">
        <w:tc>
          <w:tcPr>
            <w:tcW w:w="1656" w:type="dxa"/>
          </w:tcPr>
          <w:p w14:paraId="0ACAF1D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6AC042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06B57ED" w14:textId="77777777" w:rsidTr="0040689B">
        <w:tc>
          <w:tcPr>
            <w:tcW w:w="1656" w:type="dxa"/>
          </w:tcPr>
          <w:p w14:paraId="010170C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F50236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5CBC9E19" w14:textId="77777777" w:rsidR="002918DC" w:rsidRPr="002918DC" w:rsidRDefault="002918DC">
      <w:pPr>
        <w:pStyle w:val="4"/>
        <w:pPrChange w:id="15924" w:author="XuanWen Chen" w:date="2019-01-02T06:43:00Z">
          <w:pPr/>
        </w:pPrChange>
      </w:pPr>
      <w:r w:rsidRPr="002918DC">
        <w:rPr>
          <w:rFonts w:hint="eastAsia"/>
        </w:rPr>
        <w:t>查看任务评价</w:t>
      </w:r>
    </w:p>
    <w:p w14:paraId="4B09FA33" w14:textId="77777777" w:rsidR="002918DC" w:rsidRPr="002918DC" w:rsidRDefault="002918DC">
      <w:pPr>
        <w:pStyle w:val="4"/>
        <w:pPrChange w:id="15925" w:author="XuanWen Chen" w:date="2019-01-02T06:43:00Z">
          <w:pPr/>
        </w:pPrChange>
      </w:pPr>
      <w:r w:rsidRPr="002918DC">
        <w:rPr>
          <w:rFonts w:hint="eastAsia"/>
        </w:rPr>
        <w:t>查看项目评价</w:t>
      </w:r>
    </w:p>
    <w:p w14:paraId="58D05D8D" w14:textId="77777777" w:rsidR="002918DC" w:rsidRPr="002918DC" w:rsidRDefault="002918DC">
      <w:pPr>
        <w:pStyle w:val="4"/>
        <w:pPrChange w:id="15926" w:author="XuanWen Chen" w:date="2019-01-02T06:43:00Z">
          <w:pPr/>
        </w:pPrChange>
      </w:pPr>
      <w:r w:rsidRPr="002918DC">
        <w:rPr>
          <w:rFonts w:hint="eastAsia"/>
        </w:rPr>
        <w:t>查看统计信息</w:t>
      </w:r>
    </w:p>
    <w:p w14:paraId="2118E9D7" w14:textId="77777777" w:rsidR="0040689B" w:rsidRDefault="0040689B" w:rsidP="0040689B"/>
    <w:p w14:paraId="1FB97349" w14:textId="77777777" w:rsidR="00C06991" w:rsidRDefault="00C06991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15927" w:name="_Toc533338072"/>
      <w:bookmarkStart w:id="15928" w:name="_Toc533537407"/>
      <w:r>
        <w:br w:type="page"/>
      </w:r>
    </w:p>
    <w:p w14:paraId="53CFAAEB" w14:textId="08A16497" w:rsidR="0040689B" w:rsidRDefault="0040689B" w:rsidP="0040689B">
      <w:pPr>
        <w:pStyle w:val="3"/>
      </w:pPr>
      <w:bookmarkStart w:id="15929" w:name="_Toc533621500"/>
      <w:r>
        <w:lastRenderedPageBreak/>
        <w:t>2</w:t>
      </w:r>
      <w:r>
        <w:rPr>
          <w:rFonts w:hint="eastAsia"/>
        </w:rPr>
        <w:t>.1.8管理员</w:t>
      </w:r>
      <w:bookmarkEnd w:id="15927"/>
      <w:bookmarkEnd w:id="15928"/>
      <w:bookmarkEnd w:id="15929"/>
    </w:p>
    <w:p w14:paraId="329CBB5D" w14:textId="065A5E3A" w:rsidR="00365646" w:rsidRDefault="004C3EB4" w:rsidP="008E573C">
      <w:pPr>
        <w:pStyle w:val="4"/>
        <w:rPr>
          <w:ins w:id="15930" w:author="XuanWen Chen" w:date="2018-12-30T13:02:00Z"/>
        </w:rPr>
      </w:pPr>
      <w:ins w:id="15931" w:author="XuanWen Chen" w:date="2018-12-30T13:50:00Z">
        <w:r>
          <w:rPr>
            <w:rFonts w:hint="eastAsia"/>
          </w:rPr>
          <w:t>管理员新增</w:t>
        </w:r>
      </w:ins>
      <w:r w:rsidR="008E573C">
        <w:rPr>
          <w:rFonts w:hint="eastAsia"/>
        </w:rPr>
        <w:t>案例</w:t>
      </w:r>
      <w:del w:id="15932" w:author="XuanWen Chen" w:date="2018-12-30T13:50:00Z">
        <w:r w:rsidR="008E573C" w:rsidDel="004C3EB4">
          <w:rPr>
            <w:rFonts w:hint="eastAsia"/>
          </w:rPr>
          <w:delText>新增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8E573C" w:rsidRPr="00651178" w14:paraId="3D4AF060" w14:textId="77777777" w:rsidTr="00067746">
        <w:trPr>
          <w:ins w:id="15933" w:author="XuanWen Chen" w:date="2018-12-30T13:02:00Z"/>
        </w:trPr>
        <w:tc>
          <w:tcPr>
            <w:tcW w:w="1413" w:type="dxa"/>
          </w:tcPr>
          <w:p w14:paraId="1F020D3C" w14:textId="77777777" w:rsidR="008E573C" w:rsidRPr="00651178" w:rsidRDefault="008E573C" w:rsidP="00067746">
            <w:pPr>
              <w:rPr>
                <w:ins w:id="15934" w:author="XuanWen Chen" w:date="2018-12-30T13:02:00Z"/>
                <w:rFonts w:hAnsi="宋体"/>
                <w:b/>
              </w:rPr>
            </w:pPr>
            <w:ins w:id="15935" w:author="XuanWen Chen" w:date="2018-12-30T13:02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2CC283E7" w14:textId="354FB9D8" w:rsidR="008E573C" w:rsidRPr="00651178" w:rsidRDefault="008E573C" w:rsidP="00067746">
            <w:pPr>
              <w:rPr>
                <w:ins w:id="15936" w:author="XuanWen Chen" w:date="2018-12-30T13:02:00Z"/>
                <w:rFonts w:hAnsi="宋体"/>
                <w:b/>
              </w:rPr>
            </w:pPr>
            <w:ins w:id="15937" w:author="XuanWen Chen" w:date="2018-12-30T13:02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</w:ins>
            <w:ins w:id="15938" w:author="XuanWen Chen" w:date="2018-12-30T13:04:00Z">
              <w:r w:rsidRPr="008E573C">
                <w:rPr>
                  <w:rFonts w:hAnsi="宋体" w:hint="eastAsia"/>
                  <w:b/>
                </w:rPr>
                <w:t>案例新增</w:t>
              </w:r>
            </w:ins>
          </w:p>
        </w:tc>
      </w:tr>
      <w:tr w:rsidR="008E573C" w:rsidRPr="00651178" w14:paraId="18392418" w14:textId="77777777" w:rsidTr="00067746">
        <w:trPr>
          <w:ins w:id="15939" w:author="XuanWen Chen" w:date="2018-12-30T13:02:00Z"/>
        </w:trPr>
        <w:tc>
          <w:tcPr>
            <w:tcW w:w="1413" w:type="dxa"/>
          </w:tcPr>
          <w:p w14:paraId="7EF45E96" w14:textId="77777777" w:rsidR="008E573C" w:rsidRPr="00651178" w:rsidRDefault="008E573C" w:rsidP="00067746">
            <w:pPr>
              <w:rPr>
                <w:ins w:id="15940" w:author="XuanWen Chen" w:date="2018-12-30T13:02:00Z"/>
                <w:rFonts w:hAnsi="宋体"/>
              </w:rPr>
            </w:pPr>
            <w:ins w:id="15941" w:author="XuanWen Chen" w:date="2018-12-30T13:02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7FDDA290" w14:textId="40B542C4" w:rsidR="008E573C" w:rsidRPr="00651178" w:rsidRDefault="008E573C" w:rsidP="00067746">
            <w:pPr>
              <w:rPr>
                <w:ins w:id="15942" w:author="XuanWen Chen" w:date="2018-12-30T13:02:00Z"/>
                <w:rFonts w:hAnsi="宋体"/>
              </w:rPr>
            </w:pPr>
            <w:ins w:id="15943" w:author="XuanWen Chen" w:date="2018-12-30T13:0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74B27B1A" w14:textId="77777777" w:rsidR="008E573C" w:rsidRPr="00651178" w:rsidRDefault="008E573C" w:rsidP="00067746">
            <w:pPr>
              <w:rPr>
                <w:ins w:id="15944" w:author="XuanWen Chen" w:date="2018-12-30T13:02:00Z"/>
                <w:rFonts w:hAnsi="宋体"/>
              </w:rPr>
            </w:pPr>
            <w:ins w:id="15945" w:author="XuanWen Chen" w:date="2018-12-30T13:02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7E2979F8" w14:textId="2CE4EFF1" w:rsidR="008E573C" w:rsidRPr="00651178" w:rsidRDefault="008E573C" w:rsidP="00067746">
            <w:pPr>
              <w:rPr>
                <w:ins w:id="15946" w:author="XuanWen Chen" w:date="2018-12-30T13:02:00Z"/>
                <w:rFonts w:hAnsi="宋体"/>
              </w:rPr>
            </w:pPr>
            <w:ins w:id="15947" w:author="XuanWen Chen" w:date="2018-12-30T13:02:00Z">
              <w:r w:rsidRPr="00651178">
                <w:rPr>
                  <w:rFonts w:hAnsi="宋体" w:hint="eastAsia"/>
                </w:rPr>
                <w:t>2018/12/</w:t>
              </w:r>
            </w:ins>
            <w:ins w:id="15948" w:author="XuanWen Chen" w:date="2018-12-30T13:04:00Z">
              <w:r>
                <w:rPr>
                  <w:rFonts w:hAnsi="宋体" w:hint="eastAsia"/>
                </w:rPr>
                <w:t>30</w:t>
              </w:r>
            </w:ins>
          </w:p>
        </w:tc>
      </w:tr>
      <w:tr w:rsidR="008E573C" w:rsidRPr="00651178" w14:paraId="6F162F9D" w14:textId="77777777" w:rsidTr="00067746">
        <w:trPr>
          <w:ins w:id="15949" w:author="XuanWen Chen" w:date="2018-12-30T13:02:00Z"/>
        </w:trPr>
        <w:tc>
          <w:tcPr>
            <w:tcW w:w="1413" w:type="dxa"/>
          </w:tcPr>
          <w:p w14:paraId="632A7014" w14:textId="77777777" w:rsidR="008E573C" w:rsidRPr="00651178" w:rsidRDefault="008E573C" w:rsidP="00067746">
            <w:pPr>
              <w:rPr>
                <w:ins w:id="15950" w:author="XuanWen Chen" w:date="2018-12-30T13:02:00Z"/>
                <w:rFonts w:hAnsi="宋体"/>
              </w:rPr>
            </w:pPr>
            <w:ins w:id="15951" w:author="XuanWen Chen" w:date="2018-12-30T13:02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6E1A946B" w14:textId="77777777" w:rsidR="008E573C" w:rsidRPr="00651178" w:rsidRDefault="008E573C" w:rsidP="00067746">
            <w:pPr>
              <w:rPr>
                <w:ins w:id="15952" w:author="XuanWen Chen" w:date="2018-12-30T13:02:00Z"/>
                <w:rFonts w:hAnsi="宋体"/>
              </w:rPr>
            </w:pPr>
            <w:ins w:id="15953" w:author="XuanWen Chen" w:date="2018-12-30T13:02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0CBCAEF5" w14:textId="77777777" w:rsidR="008E573C" w:rsidRPr="00651178" w:rsidRDefault="008E573C" w:rsidP="00067746">
            <w:pPr>
              <w:rPr>
                <w:ins w:id="15954" w:author="XuanWen Chen" w:date="2018-12-30T13:02:00Z"/>
                <w:rFonts w:hAnsi="宋体"/>
              </w:rPr>
            </w:pPr>
            <w:ins w:id="15955" w:author="XuanWen Chen" w:date="2018-12-30T13:02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3D9097A3" w14:textId="6C8B4710" w:rsidR="008E573C" w:rsidRPr="00651178" w:rsidRDefault="008E573C" w:rsidP="00067746">
            <w:pPr>
              <w:rPr>
                <w:ins w:id="15956" w:author="XuanWen Chen" w:date="2018-12-30T13:02:00Z"/>
                <w:rFonts w:hAnsi="宋体"/>
              </w:rPr>
            </w:pPr>
            <w:ins w:id="15957" w:author="XuanWen Chen" w:date="2018-12-30T13:0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8E573C" w:rsidRPr="00651178" w14:paraId="5AB86A72" w14:textId="77777777" w:rsidTr="00067746">
        <w:trPr>
          <w:ins w:id="15958" w:author="XuanWen Chen" w:date="2018-12-30T13:02:00Z"/>
        </w:trPr>
        <w:tc>
          <w:tcPr>
            <w:tcW w:w="1413" w:type="dxa"/>
          </w:tcPr>
          <w:p w14:paraId="412D8D5A" w14:textId="77777777" w:rsidR="008E573C" w:rsidRPr="00651178" w:rsidRDefault="008E573C" w:rsidP="00067746">
            <w:pPr>
              <w:rPr>
                <w:ins w:id="15959" w:author="XuanWen Chen" w:date="2018-12-30T13:02:00Z"/>
                <w:rFonts w:hAnsi="宋体"/>
              </w:rPr>
            </w:pPr>
            <w:ins w:id="15960" w:author="XuanWen Chen" w:date="2018-12-30T13:02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0B947E28" w14:textId="77777777" w:rsidR="008E573C" w:rsidRPr="00651178" w:rsidRDefault="008E573C" w:rsidP="00067746">
            <w:pPr>
              <w:rPr>
                <w:ins w:id="15961" w:author="XuanWen Chen" w:date="2018-12-30T13:02:00Z"/>
                <w:rFonts w:hAnsi="宋体"/>
              </w:rPr>
            </w:pPr>
            <w:ins w:id="15962" w:author="XuanWen Chen" w:date="2018-12-30T13:02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8E573C" w:rsidRPr="00651178" w14:paraId="6ABED08A" w14:textId="77777777" w:rsidTr="00067746">
        <w:trPr>
          <w:ins w:id="15963" w:author="XuanWen Chen" w:date="2018-12-30T13:02:00Z"/>
        </w:trPr>
        <w:tc>
          <w:tcPr>
            <w:tcW w:w="1413" w:type="dxa"/>
          </w:tcPr>
          <w:p w14:paraId="6FD86DCE" w14:textId="77777777" w:rsidR="008E573C" w:rsidRPr="00651178" w:rsidRDefault="008E573C" w:rsidP="00067746">
            <w:pPr>
              <w:rPr>
                <w:ins w:id="15964" w:author="XuanWen Chen" w:date="2018-12-30T13:02:00Z"/>
                <w:rFonts w:hAnsi="宋体"/>
              </w:rPr>
            </w:pPr>
            <w:ins w:id="15965" w:author="XuanWen Chen" w:date="2018-12-30T13:02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663A6EF0" w14:textId="6A6F5098" w:rsidR="008E573C" w:rsidRPr="00651178" w:rsidRDefault="008E573C" w:rsidP="00067746">
            <w:pPr>
              <w:rPr>
                <w:ins w:id="15966" w:author="XuanWen Chen" w:date="2018-12-30T13:02:00Z"/>
                <w:rFonts w:hAnsi="宋体"/>
              </w:rPr>
            </w:pPr>
            <w:ins w:id="15967" w:author="XuanWen Chen" w:date="2018-12-30T13:02:00Z">
              <w:r w:rsidRPr="00651178">
                <w:rPr>
                  <w:rFonts w:hAnsi="宋体" w:hint="eastAsia"/>
                </w:rPr>
                <w:t>管理员</w:t>
              </w:r>
            </w:ins>
            <w:ins w:id="15968" w:author="XuanWen Chen" w:date="2018-12-30T13:16:00Z">
              <w:r w:rsidR="00E570AF">
                <w:rPr>
                  <w:rFonts w:hAnsi="宋体" w:hint="eastAsia"/>
                </w:rPr>
                <w:t>进入用户系统，</w:t>
              </w:r>
            </w:ins>
            <w:ins w:id="15969" w:author="XuanWen Chen" w:date="2018-12-30T13:17:00Z">
              <w:r w:rsidR="00E570AF">
                <w:rPr>
                  <w:rFonts w:hAnsi="宋体" w:hint="eastAsia"/>
                </w:rPr>
                <w:t>进行</w:t>
              </w:r>
            </w:ins>
            <w:ins w:id="15970" w:author="XuanWen Chen" w:date="2018-12-30T13:05:00Z">
              <w:r>
                <w:rPr>
                  <w:rFonts w:hAnsi="宋体" w:hint="eastAsia"/>
                </w:rPr>
                <w:t>新增案例</w:t>
              </w:r>
            </w:ins>
            <w:ins w:id="15971" w:author="XuanWen Chen" w:date="2018-12-30T13:17:00Z">
              <w:r w:rsidR="00E570AF">
                <w:rPr>
                  <w:rFonts w:hAnsi="宋体" w:hint="eastAsia"/>
                </w:rPr>
                <w:t>操作</w:t>
              </w:r>
            </w:ins>
          </w:p>
        </w:tc>
      </w:tr>
      <w:tr w:rsidR="008E573C" w:rsidRPr="00651178" w14:paraId="7905607C" w14:textId="77777777" w:rsidTr="00067746">
        <w:trPr>
          <w:ins w:id="15972" w:author="XuanWen Chen" w:date="2018-12-30T13:02:00Z"/>
        </w:trPr>
        <w:tc>
          <w:tcPr>
            <w:tcW w:w="1413" w:type="dxa"/>
          </w:tcPr>
          <w:p w14:paraId="355338CB" w14:textId="77777777" w:rsidR="008E573C" w:rsidRPr="00651178" w:rsidRDefault="008E573C" w:rsidP="00067746">
            <w:pPr>
              <w:rPr>
                <w:ins w:id="15973" w:author="XuanWen Chen" w:date="2018-12-30T13:02:00Z"/>
                <w:rFonts w:hAnsi="宋体"/>
              </w:rPr>
            </w:pPr>
            <w:ins w:id="15974" w:author="XuanWen Chen" w:date="2018-12-30T13:02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54B6847C" w14:textId="22B652E8" w:rsidR="008E573C" w:rsidRPr="00651178" w:rsidRDefault="008E573C" w:rsidP="00067746">
            <w:pPr>
              <w:rPr>
                <w:ins w:id="15975" w:author="XuanWen Chen" w:date="2018-12-30T13:02:00Z"/>
                <w:rFonts w:hAnsi="宋体"/>
              </w:rPr>
            </w:pPr>
            <w:ins w:id="15976" w:author="XuanWen Chen" w:date="2018-12-30T13:06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需要新增案例</w:t>
              </w:r>
            </w:ins>
          </w:p>
        </w:tc>
      </w:tr>
      <w:tr w:rsidR="008E573C" w:rsidRPr="00651178" w14:paraId="36D546FF" w14:textId="77777777" w:rsidTr="00067746">
        <w:trPr>
          <w:ins w:id="15977" w:author="XuanWen Chen" w:date="2018-12-30T13:02:00Z"/>
        </w:trPr>
        <w:tc>
          <w:tcPr>
            <w:tcW w:w="1413" w:type="dxa"/>
          </w:tcPr>
          <w:p w14:paraId="5E537446" w14:textId="77777777" w:rsidR="008E573C" w:rsidRPr="00651178" w:rsidRDefault="008E573C" w:rsidP="00067746">
            <w:pPr>
              <w:rPr>
                <w:ins w:id="15978" w:author="XuanWen Chen" w:date="2018-12-30T13:02:00Z"/>
                <w:rFonts w:hAnsi="宋体"/>
              </w:rPr>
            </w:pPr>
            <w:ins w:id="15979" w:author="XuanWen Chen" w:date="2018-12-30T13:02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42A08BC1" w14:textId="0A07B6DC" w:rsidR="008E573C" w:rsidRPr="00651178" w:rsidRDefault="008E573C" w:rsidP="00067746">
            <w:pPr>
              <w:rPr>
                <w:ins w:id="15980" w:author="XuanWen Chen" w:date="2018-12-30T13:02:00Z"/>
                <w:rFonts w:hAnsi="宋体"/>
              </w:rPr>
            </w:pPr>
            <w:ins w:id="15981" w:author="XuanWen Chen" w:date="2018-12-30T13:0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5982" w:author="XuanWen Chen" w:date="2018-12-30T13:07:00Z">
              <w:r w:rsidR="001F6BFF">
                <w:rPr>
                  <w:rFonts w:hAnsi="宋体" w:hint="eastAsia"/>
                </w:rPr>
                <w:t>管理员登录用户系统</w:t>
              </w:r>
            </w:ins>
          </w:p>
          <w:p w14:paraId="241E3B4A" w14:textId="528861D5" w:rsidR="008E573C" w:rsidRPr="00651178" w:rsidRDefault="008E573C" w:rsidP="00067746">
            <w:pPr>
              <w:rPr>
                <w:ins w:id="15983" w:author="XuanWen Chen" w:date="2018-12-30T13:02:00Z"/>
                <w:rFonts w:hAnsi="宋体"/>
              </w:rPr>
            </w:pPr>
            <w:ins w:id="15984" w:author="XuanWen Chen" w:date="2018-12-30T13:0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</w:ins>
            <w:ins w:id="15985" w:author="XuanWen Chen" w:date="2018-12-30T13:15:00Z">
              <w:r w:rsidR="001F6BFF">
                <w:rPr>
                  <w:rFonts w:hAnsi="宋体" w:hint="eastAsia"/>
                </w:rPr>
                <w:t>进入案例新增页面</w:t>
              </w:r>
            </w:ins>
          </w:p>
        </w:tc>
      </w:tr>
      <w:tr w:rsidR="008E573C" w:rsidRPr="00651178" w14:paraId="5E5543F6" w14:textId="77777777" w:rsidTr="00067746">
        <w:trPr>
          <w:ins w:id="15986" w:author="XuanWen Chen" w:date="2018-12-30T13:02:00Z"/>
        </w:trPr>
        <w:tc>
          <w:tcPr>
            <w:tcW w:w="1413" w:type="dxa"/>
          </w:tcPr>
          <w:p w14:paraId="2F11788F" w14:textId="77777777" w:rsidR="008E573C" w:rsidRPr="00651178" w:rsidRDefault="008E573C" w:rsidP="00067746">
            <w:pPr>
              <w:rPr>
                <w:ins w:id="15987" w:author="XuanWen Chen" w:date="2018-12-30T13:02:00Z"/>
                <w:rFonts w:hAnsi="宋体"/>
              </w:rPr>
            </w:pPr>
            <w:ins w:id="15988" w:author="XuanWen Chen" w:date="2018-12-30T13:02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6C3C3F4C" w14:textId="5B425F22" w:rsidR="008E573C" w:rsidRPr="00651178" w:rsidRDefault="008E573C" w:rsidP="00067746">
            <w:pPr>
              <w:rPr>
                <w:ins w:id="15989" w:author="XuanWen Chen" w:date="2018-12-30T13:02:00Z"/>
                <w:rFonts w:hAnsi="宋体"/>
              </w:rPr>
            </w:pPr>
            <w:ins w:id="15990" w:author="XuanWen Chen" w:date="2018-12-30T13:0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5991" w:author="XuanWen Chen" w:date="2018-12-30T13:15:00Z">
              <w:r w:rsidR="001F6BFF">
                <w:rPr>
                  <w:rFonts w:hAnsi="宋体" w:hint="eastAsia"/>
                </w:rPr>
                <w:t>新案例存入</w:t>
              </w:r>
            </w:ins>
            <w:ins w:id="15992" w:author="XuanWen Chen" w:date="2018-12-30T13:17:00Z">
              <w:r w:rsidR="00E570AF">
                <w:rPr>
                  <w:rFonts w:hAnsi="宋体" w:hint="eastAsia"/>
                </w:rPr>
                <w:t>数据库</w:t>
              </w:r>
            </w:ins>
          </w:p>
        </w:tc>
      </w:tr>
      <w:tr w:rsidR="001F6BFF" w:rsidRPr="00651178" w14:paraId="19A00DCF" w14:textId="77777777" w:rsidTr="00067746">
        <w:trPr>
          <w:ins w:id="15993" w:author="XuanWen Chen" w:date="2018-12-30T13:13:00Z"/>
        </w:trPr>
        <w:tc>
          <w:tcPr>
            <w:tcW w:w="1413" w:type="dxa"/>
          </w:tcPr>
          <w:p w14:paraId="7E372CCC" w14:textId="21DB2E89" w:rsidR="001F6BFF" w:rsidRPr="00651178" w:rsidRDefault="001F6BFF" w:rsidP="00067746">
            <w:pPr>
              <w:rPr>
                <w:ins w:id="15994" w:author="XuanWen Chen" w:date="2018-12-30T13:13:00Z"/>
                <w:rFonts w:hAnsi="宋体"/>
              </w:rPr>
            </w:pPr>
            <w:ins w:id="15995" w:author="XuanWen Chen" w:date="2018-12-30T13:1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25BE8925" w14:textId="018098A2" w:rsidR="001F6BFF" w:rsidRPr="00651178" w:rsidRDefault="004C3EB4" w:rsidP="00067746">
            <w:pPr>
              <w:rPr>
                <w:ins w:id="15996" w:author="XuanWen Chen" w:date="2018-12-30T13:13:00Z"/>
                <w:rFonts w:hAnsi="宋体"/>
              </w:rPr>
            </w:pPr>
            <w:ins w:id="15997" w:author="XuanWen Chen" w:date="2018-12-30T13:44:00Z">
              <w:r>
                <w:rPr>
                  <w:rFonts w:hAnsi="宋体" w:hint="eastAsia"/>
                </w:rPr>
                <w:t>新增案例信息</w:t>
              </w:r>
            </w:ins>
          </w:p>
        </w:tc>
      </w:tr>
      <w:tr w:rsidR="001F6BFF" w:rsidRPr="00651178" w14:paraId="4B160F30" w14:textId="77777777" w:rsidTr="00067746">
        <w:trPr>
          <w:ins w:id="15998" w:author="XuanWen Chen" w:date="2018-12-30T13:13:00Z"/>
        </w:trPr>
        <w:tc>
          <w:tcPr>
            <w:tcW w:w="1413" w:type="dxa"/>
          </w:tcPr>
          <w:p w14:paraId="49FEDC2F" w14:textId="02D8D7C6" w:rsidR="001F6BFF" w:rsidRDefault="001F6BFF" w:rsidP="00067746">
            <w:pPr>
              <w:rPr>
                <w:ins w:id="15999" w:author="XuanWen Chen" w:date="2018-12-30T13:13:00Z"/>
                <w:rFonts w:hAnsi="宋体"/>
              </w:rPr>
            </w:pPr>
            <w:ins w:id="16000" w:author="XuanWen Chen" w:date="2018-12-30T13:1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5151D2F0" w14:textId="7413965D" w:rsidR="001F6BFF" w:rsidRPr="00651178" w:rsidRDefault="00E570AF" w:rsidP="00067746">
            <w:pPr>
              <w:rPr>
                <w:ins w:id="16001" w:author="XuanWen Chen" w:date="2018-12-30T13:13:00Z"/>
                <w:rFonts w:hAnsi="宋体"/>
              </w:rPr>
            </w:pPr>
            <w:ins w:id="16002" w:author="XuanWen Chen" w:date="2018-12-30T13:21:00Z">
              <w:r>
                <w:rPr>
                  <w:rFonts w:hAnsi="宋体" w:hint="eastAsia"/>
                </w:rPr>
                <w:t>一个</w:t>
              </w:r>
            </w:ins>
            <w:ins w:id="16003" w:author="XuanWen Chen" w:date="2018-12-30T13:20:00Z">
              <w:r>
                <w:rPr>
                  <w:rFonts w:hAnsi="宋体" w:hint="eastAsia"/>
                </w:rPr>
                <w:t>案例</w:t>
              </w:r>
            </w:ins>
            <w:ins w:id="16004" w:author="XuanWen Chen" w:date="2018-12-30T13:21:00Z">
              <w:r>
                <w:rPr>
                  <w:rFonts w:hAnsi="宋体" w:hint="eastAsia"/>
                </w:rPr>
                <w:t>被新增</w:t>
              </w:r>
            </w:ins>
          </w:p>
        </w:tc>
      </w:tr>
      <w:tr w:rsidR="008E573C" w:rsidRPr="00651178" w14:paraId="393AD675" w14:textId="77777777" w:rsidTr="00067746">
        <w:trPr>
          <w:ins w:id="16005" w:author="XuanWen Chen" w:date="2018-12-30T13:02:00Z"/>
        </w:trPr>
        <w:tc>
          <w:tcPr>
            <w:tcW w:w="1413" w:type="dxa"/>
          </w:tcPr>
          <w:p w14:paraId="081D303A" w14:textId="77777777" w:rsidR="008E573C" w:rsidRPr="00651178" w:rsidRDefault="008E573C" w:rsidP="00067746">
            <w:pPr>
              <w:rPr>
                <w:ins w:id="16006" w:author="XuanWen Chen" w:date="2018-12-30T13:02:00Z"/>
                <w:rFonts w:hAnsi="宋体"/>
              </w:rPr>
            </w:pPr>
            <w:ins w:id="16007" w:author="XuanWen Chen" w:date="2018-12-30T13:02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F489C36" w14:textId="77777777" w:rsidR="00E570AF" w:rsidRDefault="00E570AF" w:rsidP="00E570AF">
            <w:pPr>
              <w:spacing w:line="240" w:lineRule="auto"/>
              <w:rPr>
                <w:ins w:id="16008" w:author="XuanWen Chen" w:date="2018-12-30T13:18:00Z"/>
                <w:rFonts w:hAnsi="宋体"/>
              </w:rPr>
            </w:pPr>
            <w:ins w:id="16009" w:author="XuanWen Chen" w:date="2018-12-30T13:17:00Z">
              <w:r w:rsidRPr="00E570AF">
                <w:rPr>
                  <w:rFonts w:hAnsi="宋体" w:hint="eastAsia"/>
                  <w:rPrChange w:id="16010" w:author="XuanWen Chen" w:date="2018-12-30T13:18:00Z">
                    <w:rPr>
                      <w:rFonts w:hint="eastAsia"/>
                    </w:rPr>
                  </w:rPrChange>
                </w:rPr>
                <w:t>完整创建案例</w:t>
              </w:r>
            </w:ins>
          </w:p>
          <w:p w14:paraId="267B9E7B" w14:textId="77777777" w:rsidR="00E570AF" w:rsidRDefault="00E570AF" w:rsidP="00E570AF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rPr>
                <w:ins w:id="16011" w:author="XuanWen Chen" w:date="2018-12-30T13:21:00Z"/>
                <w:rFonts w:hAnsi="宋体"/>
              </w:rPr>
            </w:pPr>
            <w:ins w:id="16012" w:author="XuanWen Chen" w:date="2018-12-30T13:20:00Z">
              <w:r>
                <w:rPr>
                  <w:rFonts w:hAnsi="宋体" w:hint="eastAsia"/>
                </w:rPr>
                <w:t>选择</w:t>
              </w:r>
            </w:ins>
            <w:ins w:id="16013" w:author="XuanWen Chen" w:date="2018-12-30T13:21:00Z">
              <w:r>
                <w:rPr>
                  <w:rFonts w:hAnsi="宋体" w:hint="eastAsia"/>
                </w:rPr>
                <w:t>新增案例</w:t>
              </w:r>
            </w:ins>
          </w:p>
          <w:p w14:paraId="50115FEF" w14:textId="5B184171" w:rsidR="00E570AF" w:rsidRDefault="00E570AF" w:rsidP="00E570AF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rPr>
                <w:ins w:id="16014" w:author="XuanWen Chen" w:date="2018-12-30T13:21:00Z"/>
                <w:rFonts w:hAnsi="宋体"/>
              </w:rPr>
            </w:pPr>
            <w:ins w:id="16015" w:author="XuanWen Chen" w:date="2018-12-30T13:21:00Z">
              <w:r>
                <w:rPr>
                  <w:rFonts w:hAnsi="宋体" w:hint="eastAsia"/>
                </w:rPr>
                <w:t>填写案例基本信息</w:t>
              </w:r>
            </w:ins>
            <w:ins w:id="16016" w:author="XuanWen Chen" w:date="2018-12-30T13:22:00Z">
              <w:r>
                <w:rPr>
                  <w:rFonts w:hAnsi="宋体" w:hint="eastAsia"/>
                </w:rPr>
                <w:t>并点击下一步</w:t>
              </w:r>
            </w:ins>
          </w:p>
          <w:p w14:paraId="4B16E719" w14:textId="7340D0CB" w:rsidR="00E570AF" w:rsidRDefault="00E570AF" w:rsidP="00E570AF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rPr>
                <w:ins w:id="16017" w:author="XuanWen Chen" w:date="2018-12-30T13:21:00Z"/>
                <w:rFonts w:hAnsi="宋体"/>
              </w:rPr>
            </w:pPr>
            <w:ins w:id="16018" w:author="XuanWen Chen" w:date="2018-12-30T13:21:00Z">
              <w:r>
                <w:rPr>
                  <w:rFonts w:hAnsi="宋体" w:hint="eastAsia"/>
                </w:rPr>
                <w:t>填写案例角色信息</w:t>
              </w:r>
            </w:ins>
            <w:ins w:id="16019" w:author="XuanWen Chen" w:date="2018-12-30T13:22:00Z">
              <w:r>
                <w:rPr>
                  <w:rFonts w:hAnsi="宋体" w:hint="eastAsia"/>
                </w:rPr>
                <w:t>并点击下一步</w:t>
              </w:r>
            </w:ins>
          </w:p>
          <w:p w14:paraId="15CA1AB6" w14:textId="7EE9726E" w:rsidR="00E570AF" w:rsidRDefault="00E570AF" w:rsidP="00E570AF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rPr>
                <w:ins w:id="16020" w:author="XuanWen Chen" w:date="2018-12-30T13:21:00Z"/>
                <w:rFonts w:hAnsi="宋体"/>
              </w:rPr>
            </w:pPr>
            <w:ins w:id="16021" w:author="XuanWen Chen" w:date="2018-12-30T13:21:00Z">
              <w:r>
                <w:rPr>
                  <w:rFonts w:hAnsi="宋体" w:hint="eastAsia"/>
                </w:rPr>
                <w:t>填写任务相关信息</w:t>
              </w:r>
            </w:ins>
            <w:ins w:id="16022" w:author="XuanWen Chen" w:date="2018-12-30T13:22:00Z">
              <w:r>
                <w:rPr>
                  <w:rFonts w:hAnsi="宋体" w:hint="eastAsia"/>
                </w:rPr>
                <w:t>并点击下一步</w:t>
              </w:r>
            </w:ins>
          </w:p>
          <w:p w14:paraId="791F1A24" w14:textId="18E58AC9" w:rsidR="00E570AF" w:rsidRPr="00E570AF" w:rsidRDefault="00E570AF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rPr>
                <w:ins w:id="16023" w:author="XuanWen Chen" w:date="2018-12-30T13:02:00Z"/>
                <w:rFonts w:hAnsi="宋体"/>
                <w:rPrChange w:id="16024" w:author="XuanWen Chen" w:date="2018-12-30T13:18:00Z">
                  <w:rPr>
                    <w:ins w:id="16025" w:author="XuanWen Chen" w:date="2018-12-30T13:02:00Z"/>
                  </w:rPr>
                </w:rPrChange>
              </w:rPr>
              <w:pPrChange w:id="16026" w:author="XuanWen Chen" w:date="2018-12-30T13:18:00Z">
                <w:pPr>
                  <w:pStyle w:val="a9"/>
                  <w:numPr>
                    <w:numId w:val="24"/>
                  </w:numPr>
                  <w:spacing w:line="240" w:lineRule="auto"/>
                  <w:ind w:left="372" w:firstLineChars="0" w:hanging="372"/>
                </w:pPr>
              </w:pPrChange>
            </w:pPr>
            <w:ins w:id="16027" w:author="XuanWen Chen" w:date="2018-12-30T13:21:00Z">
              <w:r>
                <w:rPr>
                  <w:rFonts w:hAnsi="宋体" w:hint="eastAsia"/>
                </w:rPr>
                <w:t>点击</w:t>
              </w:r>
            </w:ins>
            <w:ins w:id="16028" w:author="XuanWen Chen" w:date="2018-12-30T13:22:00Z">
              <w:r>
                <w:rPr>
                  <w:rFonts w:hAnsi="宋体" w:hint="eastAsia"/>
                </w:rPr>
                <w:t>完成创建</w:t>
              </w:r>
            </w:ins>
          </w:p>
        </w:tc>
      </w:tr>
      <w:tr w:rsidR="008E573C" w:rsidRPr="00651178" w14:paraId="18943DC7" w14:textId="77777777" w:rsidTr="00067746">
        <w:trPr>
          <w:ins w:id="16029" w:author="XuanWen Chen" w:date="2018-12-30T13:02:00Z"/>
        </w:trPr>
        <w:tc>
          <w:tcPr>
            <w:tcW w:w="1413" w:type="dxa"/>
          </w:tcPr>
          <w:p w14:paraId="21421841" w14:textId="77777777" w:rsidR="008E573C" w:rsidRPr="00651178" w:rsidRDefault="008E573C" w:rsidP="00067746">
            <w:pPr>
              <w:rPr>
                <w:ins w:id="16030" w:author="XuanWen Chen" w:date="2018-12-30T13:02:00Z"/>
                <w:rFonts w:hAnsi="宋体"/>
              </w:rPr>
            </w:pPr>
            <w:ins w:id="16031" w:author="XuanWen Chen" w:date="2018-12-30T13:02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0C4C2F5E" w14:textId="237C3C09" w:rsidR="00E570AF" w:rsidRDefault="00E570AF" w:rsidP="00E570AF">
            <w:pPr>
              <w:spacing w:line="240" w:lineRule="auto"/>
              <w:rPr>
                <w:ins w:id="16032" w:author="XuanWen Chen" w:date="2018-12-30T13:22:00Z"/>
                <w:rFonts w:hAnsi="宋体"/>
              </w:rPr>
            </w:pPr>
            <w:ins w:id="16033" w:author="XuanWen Chen" w:date="2018-12-30T13:22:00Z">
              <w:r>
                <w:rPr>
                  <w:rFonts w:hAnsi="宋体" w:hint="eastAsia"/>
                </w:rPr>
                <w:t>部分</w:t>
              </w:r>
              <w:r w:rsidRPr="00AB4015">
                <w:rPr>
                  <w:rFonts w:hAnsi="宋体" w:hint="eastAsia"/>
                </w:rPr>
                <w:t>创建案例</w:t>
              </w:r>
            </w:ins>
          </w:p>
          <w:p w14:paraId="61C1DF18" w14:textId="77777777" w:rsidR="00E570AF" w:rsidRPr="00E570AF" w:rsidRDefault="00E570AF">
            <w:pPr>
              <w:pStyle w:val="a9"/>
              <w:numPr>
                <w:ilvl w:val="0"/>
                <w:numId w:val="85"/>
              </w:numPr>
              <w:spacing w:line="240" w:lineRule="auto"/>
              <w:ind w:firstLineChars="0"/>
              <w:rPr>
                <w:ins w:id="16034" w:author="XuanWen Chen" w:date="2018-12-30T13:22:00Z"/>
                <w:rFonts w:hAnsi="宋体"/>
                <w:rPrChange w:id="16035" w:author="XuanWen Chen" w:date="2018-12-30T13:24:00Z">
                  <w:rPr>
                    <w:ins w:id="16036" w:author="XuanWen Chen" w:date="2018-12-30T13:22:00Z"/>
                  </w:rPr>
                </w:rPrChange>
              </w:rPr>
              <w:pPrChange w:id="16037" w:author="XuanWen Chen" w:date="2018-12-30T13:24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038" w:author="XuanWen Chen" w:date="2018-12-30T13:22:00Z">
              <w:r w:rsidRPr="00E570AF">
                <w:rPr>
                  <w:rFonts w:hAnsi="宋体" w:hint="eastAsia"/>
                  <w:rPrChange w:id="16039" w:author="XuanWen Chen" w:date="2018-12-30T13:24:00Z">
                    <w:rPr>
                      <w:rFonts w:hint="eastAsia"/>
                    </w:rPr>
                  </w:rPrChange>
                </w:rPr>
                <w:t>选择新增案例</w:t>
              </w:r>
            </w:ins>
          </w:p>
          <w:p w14:paraId="65989387" w14:textId="687BE28D" w:rsidR="00E570AF" w:rsidRPr="00E570AF" w:rsidRDefault="00E570AF">
            <w:pPr>
              <w:pStyle w:val="a9"/>
              <w:numPr>
                <w:ilvl w:val="0"/>
                <w:numId w:val="85"/>
              </w:numPr>
              <w:spacing w:line="240" w:lineRule="auto"/>
              <w:ind w:firstLineChars="0"/>
              <w:rPr>
                <w:ins w:id="16040" w:author="XuanWen Chen" w:date="2018-12-30T13:23:00Z"/>
                <w:rFonts w:hAnsi="宋体"/>
                <w:rPrChange w:id="16041" w:author="XuanWen Chen" w:date="2018-12-30T13:24:00Z">
                  <w:rPr>
                    <w:ins w:id="16042" w:author="XuanWen Chen" w:date="2018-12-30T13:23:00Z"/>
                  </w:rPr>
                </w:rPrChange>
              </w:rPr>
              <w:pPrChange w:id="16043" w:author="XuanWen Chen" w:date="2018-12-30T13:24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044" w:author="XuanWen Chen" w:date="2018-12-30T13:22:00Z">
              <w:r w:rsidRPr="00E570AF">
                <w:rPr>
                  <w:rFonts w:hAnsi="宋体" w:hint="eastAsia"/>
                  <w:rPrChange w:id="16045" w:author="XuanWen Chen" w:date="2018-12-30T13:24:00Z">
                    <w:rPr>
                      <w:rFonts w:hint="eastAsia"/>
                    </w:rPr>
                  </w:rPrChange>
                </w:rPr>
                <w:t>填写案例</w:t>
              </w:r>
            </w:ins>
            <w:ins w:id="16046" w:author="XuanWen Chen" w:date="2018-12-30T13:23:00Z">
              <w:r w:rsidRPr="00E570AF">
                <w:rPr>
                  <w:rFonts w:hAnsi="宋体" w:hint="eastAsia"/>
                  <w:rPrChange w:id="16047" w:author="XuanWen Chen" w:date="2018-12-30T13:24:00Z">
                    <w:rPr>
                      <w:rFonts w:hint="eastAsia"/>
                    </w:rPr>
                  </w:rPrChange>
                </w:rPr>
                <w:t>信息</w:t>
              </w:r>
            </w:ins>
            <w:ins w:id="16048" w:author="XuanWen Chen" w:date="2018-12-30T13:46:00Z">
              <w:r w:rsidR="004C3EB4">
                <w:rPr>
                  <w:rFonts w:hAnsi="宋体" w:hint="eastAsia"/>
                </w:rPr>
                <w:t>（可选</w:t>
              </w:r>
            </w:ins>
            <w:ins w:id="16049" w:author="XuanWen Chen" w:date="2018-12-30T13:23:00Z">
              <w:r w:rsidRPr="00E570AF">
                <w:rPr>
                  <w:rFonts w:hAnsi="宋体" w:hint="eastAsia"/>
                  <w:rPrChange w:id="16050" w:author="XuanWen Chen" w:date="2018-12-30T13:24:00Z">
                    <w:rPr>
                      <w:rFonts w:hint="eastAsia"/>
                    </w:rPr>
                  </w:rPrChange>
                </w:rPr>
                <w:t>）</w:t>
              </w:r>
            </w:ins>
            <w:ins w:id="16051" w:author="XuanWen Chen" w:date="2018-12-30T13:22:00Z">
              <w:r w:rsidRPr="00E570AF">
                <w:rPr>
                  <w:rFonts w:hAnsi="宋体" w:hint="eastAsia"/>
                  <w:rPrChange w:id="16052" w:author="XuanWen Chen" w:date="2018-12-30T13:24:00Z">
                    <w:rPr>
                      <w:rFonts w:hint="eastAsia"/>
                    </w:rPr>
                  </w:rPrChange>
                </w:rPr>
                <w:t>并点击下一步</w:t>
              </w:r>
            </w:ins>
          </w:p>
          <w:p w14:paraId="59A502C6" w14:textId="02F19DFF" w:rsidR="00E570AF" w:rsidRPr="00E570AF" w:rsidRDefault="00E570AF">
            <w:pPr>
              <w:pStyle w:val="a9"/>
              <w:numPr>
                <w:ilvl w:val="0"/>
                <w:numId w:val="85"/>
              </w:numPr>
              <w:spacing w:line="240" w:lineRule="auto"/>
              <w:ind w:firstLineChars="0"/>
              <w:rPr>
                <w:ins w:id="16053" w:author="XuanWen Chen" w:date="2018-12-30T13:24:00Z"/>
                <w:rFonts w:hAnsi="宋体"/>
                <w:rPrChange w:id="16054" w:author="XuanWen Chen" w:date="2018-12-30T13:24:00Z">
                  <w:rPr>
                    <w:ins w:id="16055" w:author="XuanWen Chen" w:date="2018-12-30T13:24:00Z"/>
                  </w:rPr>
                </w:rPrChange>
              </w:rPr>
              <w:pPrChange w:id="16056" w:author="XuanWen Chen" w:date="2018-12-30T13:24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057" w:author="XuanWen Chen" w:date="2018-12-30T13:23:00Z">
              <w:r w:rsidRPr="00E570AF">
                <w:rPr>
                  <w:rFonts w:hAnsi="宋体" w:hint="eastAsia"/>
                  <w:rPrChange w:id="16058" w:author="XuanWen Chen" w:date="2018-12-30T13:24:00Z">
                    <w:rPr>
                      <w:rFonts w:hint="eastAsia"/>
                    </w:rPr>
                  </w:rPrChange>
                </w:rPr>
                <w:t>填写角色和任务信息</w:t>
              </w:r>
            </w:ins>
            <w:ins w:id="16059" w:author="XuanWen Chen" w:date="2018-12-30T13:46:00Z">
              <w:r w:rsidR="004C3EB4">
                <w:rPr>
                  <w:rFonts w:hAnsi="宋体" w:hint="eastAsia"/>
                </w:rPr>
                <w:t>（可选）</w:t>
              </w:r>
            </w:ins>
            <w:ins w:id="16060" w:author="XuanWen Chen" w:date="2018-12-30T13:24:00Z">
              <w:r w:rsidRPr="00E570AF">
                <w:rPr>
                  <w:rFonts w:hAnsi="宋体" w:hint="eastAsia"/>
                  <w:rPrChange w:id="16061" w:author="XuanWen Chen" w:date="2018-12-30T13:24:00Z">
                    <w:rPr>
                      <w:rFonts w:hint="eastAsia"/>
                    </w:rPr>
                  </w:rPrChange>
                </w:rPr>
                <w:t>点击</w:t>
              </w:r>
            </w:ins>
            <w:ins w:id="16062" w:author="XuanWen Chen" w:date="2018-12-30T13:23:00Z">
              <w:r w:rsidRPr="00E570AF">
                <w:rPr>
                  <w:rFonts w:hAnsi="宋体" w:hint="eastAsia"/>
                  <w:rPrChange w:id="16063" w:author="XuanWen Chen" w:date="2018-12-30T13:24:00Z">
                    <w:rPr>
                      <w:rFonts w:hint="eastAsia"/>
                    </w:rPr>
                  </w:rPrChange>
                </w:rPr>
                <w:t>下一步到</w:t>
              </w:r>
            </w:ins>
            <w:ins w:id="16064" w:author="XuanWen Chen" w:date="2018-12-30T13:24:00Z">
              <w:r w:rsidRPr="00E570AF">
                <w:rPr>
                  <w:rFonts w:hAnsi="宋体" w:hint="eastAsia"/>
                  <w:rPrChange w:id="16065" w:author="XuanWen Chen" w:date="2018-12-30T13:24:00Z">
                    <w:rPr>
                      <w:rFonts w:hint="eastAsia"/>
                    </w:rPr>
                  </w:rPrChange>
                </w:rPr>
                <w:t>完成创建</w:t>
              </w:r>
            </w:ins>
          </w:p>
          <w:p w14:paraId="7FA92F9B" w14:textId="7558DD95" w:rsidR="008E573C" w:rsidRPr="00E570AF" w:rsidRDefault="00E570AF">
            <w:pPr>
              <w:numPr>
                <w:ilvl w:val="0"/>
                <w:numId w:val="85"/>
              </w:numPr>
              <w:spacing w:line="240" w:lineRule="auto"/>
              <w:rPr>
                <w:ins w:id="16066" w:author="XuanWen Chen" w:date="2018-12-30T13:02:00Z"/>
                <w:rFonts w:hAnsi="宋体"/>
                <w:rPrChange w:id="16067" w:author="XuanWen Chen" w:date="2018-12-30T13:24:00Z">
                  <w:rPr>
                    <w:ins w:id="16068" w:author="XuanWen Chen" w:date="2018-12-30T13:02:00Z"/>
                  </w:rPr>
                </w:rPrChange>
              </w:rPr>
              <w:pPrChange w:id="16069" w:author="XuanWen Chen" w:date="2018-12-30T13:24:00Z">
                <w:pPr/>
              </w:pPrChange>
            </w:pPr>
            <w:ins w:id="16070" w:author="XuanWen Chen" w:date="2018-12-30T13:24:00Z">
              <w:r w:rsidRPr="00E570AF">
                <w:rPr>
                  <w:rFonts w:hAnsi="宋体" w:hint="eastAsia"/>
                  <w:rPrChange w:id="16071" w:author="XuanWen Chen" w:date="2018-12-30T13:24:00Z">
                    <w:rPr>
                      <w:rFonts w:hint="eastAsia"/>
                    </w:rPr>
                  </w:rPrChange>
                </w:rPr>
                <w:t>点击完成创建</w:t>
              </w:r>
            </w:ins>
          </w:p>
        </w:tc>
      </w:tr>
      <w:tr w:rsidR="008E573C" w:rsidRPr="00651178" w14:paraId="29D2F05D" w14:textId="77777777" w:rsidTr="00067746">
        <w:trPr>
          <w:ins w:id="16072" w:author="XuanWen Chen" w:date="2018-12-30T13:02:00Z"/>
        </w:trPr>
        <w:tc>
          <w:tcPr>
            <w:tcW w:w="1413" w:type="dxa"/>
          </w:tcPr>
          <w:p w14:paraId="0A12C780" w14:textId="77777777" w:rsidR="008E573C" w:rsidRPr="00651178" w:rsidRDefault="008E573C" w:rsidP="00067746">
            <w:pPr>
              <w:rPr>
                <w:ins w:id="16073" w:author="XuanWen Chen" w:date="2018-12-30T13:02:00Z"/>
                <w:rFonts w:hAnsi="宋体"/>
              </w:rPr>
            </w:pPr>
            <w:ins w:id="16074" w:author="XuanWen Chen" w:date="2018-12-30T13:02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6E46B677" w14:textId="18FA0F31" w:rsidR="008E573C" w:rsidRPr="00651178" w:rsidRDefault="004C3EB4" w:rsidP="00067746">
            <w:pPr>
              <w:rPr>
                <w:ins w:id="16075" w:author="XuanWen Chen" w:date="2018-12-30T13:02:00Z"/>
                <w:rFonts w:hAnsi="宋体"/>
              </w:rPr>
            </w:pPr>
            <w:ins w:id="16076" w:author="XuanWen Chen" w:date="2018-12-30T13:47:00Z">
              <w:r>
                <w:rPr>
                  <w:rFonts w:hAnsi="宋体" w:hint="eastAsia"/>
                </w:rPr>
                <w:t>没有填写案例的任何信息</w:t>
              </w:r>
            </w:ins>
          </w:p>
        </w:tc>
      </w:tr>
      <w:tr w:rsidR="008E573C" w:rsidRPr="00651178" w14:paraId="234BB03D" w14:textId="77777777" w:rsidTr="00067746">
        <w:trPr>
          <w:ins w:id="16077" w:author="XuanWen Chen" w:date="2018-12-30T13:02:00Z"/>
        </w:trPr>
        <w:tc>
          <w:tcPr>
            <w:tcW w:w="1413" w:type="dxa"/>
          </w:tcPr>
          <w:p w14:paraId="1C5BE073" w14:textId="77777777" w:rsidR="008E573C" w:rsidRPr="00651178" w:rsidRDefault="008E573C" w:rsidP="00067746">
            <w:pPr>
              <w:rPr>
                <w:ins w:id="16078" w:author="XuanWen Chen" w:date="2018-12-30T13:02:00Z"/>
                <w:rFonts w:hAnsi="宋体"/>
              </w:rPr>
            </w:pPr>
            <w:ins w:id="16079" w:author="XuanWen Chen" w:date="2018-12-30T13:02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0BBE6C41" w14:textId="6DA9E362" w:rsidR="008E573C" w:rsidRPr="00651178" w:rsidRDefault="008E573C" w:rsidP="00067746">
            <w:pPr>
              <w:rPr>
                <w:ins w:id="16080" w:author="XuanWen Chen" w:date="2018-12-30T13:02:00Z"/>
                <w:rFonts w:hAnsi="宋体"/>
              </w:rPr>
            </w:pPr>
          </w:p>
        </w:tc>
      </w:tr>
      <w:tr w:rsidR="008E573C" w:rsidRPr="00651178" w14:paraId="508434F9" w14:textId="77777777" w:rsidTr="00067746">
        <w:trPr>
          <w:ins w:id="16081" w:author="XuanWen Chen" w:date="2018-12-30T13:02:00Z"/>
        </w:trPr>
        <w:tc>
          <w:tcPr>
            <w:tcW w:w="1413" w:type="dxa"/>
          </w:tcPr>
          <w:p w14:paraId="29B4D799" w14:textId="77777777" w:rsidR="008E573C" w:rsidRPr="00651178" w:rsidRDefault="008E573C" w:rsidP="00067746">
            <w:pPr>
              <w:rPr>
                <w:ins w:id="16082" w:author="XuanWen Chen" w:date="2018-12-30T13:02:00Z"/>
                <w:rFonts w:hAnsi="宋体"/>
              </w:rPr>
            </w:pPr>
            <w:ins w:id="16083" w:author="XuanWen Chen" w:date="2018-12-30T13:02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6E5BBD90" w14:textId="5939C900" w:rsidR="008E573C" w:rsidRPr="00651178" w:rsidRDefault="00E570AF" w:rsidP="00067746">
            <w:pPr>
              <w:rPr>
                <w:ins w:id="16084" w:author="XuanWen Chen" w:date="2018-12-30T13:02:00Z"/>
                <w:rFonts w:hAnsi="宋体"/>
              </w:rPr>
            </w:pPr>
            <w:ins w:id="16085" w:author="XuanWen Chen" w:date="2018-12-30T13:26:00Z">
              <w:r>
                <w:rPr>
                  <w:rFonts w:hAnsi="宋体" w:hint="eastAsia"/>
                </w:rPr>
                <w:t>管理员</w:t>
              </w:r>
            </w:ins>
            <w:ins w:id="16086" w:author="XuanWen Chen" w:date="2018-12-30T13:27:00Z">
              <w:r w:rsidR="00964947">
                <w:rPr>
                  <w:rFonts w:hAnsi="宋体" w:hint="eastAsia"/>
                </w:rPr>
                <w:t>极少参与案例新增，仅保留功能</w:t>
              </w:r>
            </w:ins>
          </w:p>
        </w:tc>
      </w:tr>
      <w:tr w:rsidR="008E573C" w:rsidRPr="00651178" w14:paraId="12E841F5" w14:textId="77777777" w:rsidTr="00067746">
        <w:trPr>
          <w:ins w:id="16087" w:author="XuanWen Chen" w:date="2018-12-30T13:02:00Z"/>
        </w:trPr>
        <w:tc>
          <w:tcPr>
            <w:tcW w:w="1413" w:type="dxa"/>
          </w:tcPr>
          <w:p w14:paraId="7AF11171" w14:textId="77777777" w:rsidR="008E573C" w:rsidRPr="00651178" w:rsidRDefault="008E573C" w:rsidP="00067746">
            <w:pPr>
              <w:rPr>
                <w:ins w:id="16088" w:author="XuanWen Chen" w:date="2018-12-30T13:02:00Z"/>
                <w:rFonts w:hAnsi="宋体"/>
              </w:rPr>
            </w:pPr>
            <w:ins w:id="16089" w:author="XuanWen Chen" w:date="2018-12-30T13:02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D3705DA" w14:textId="77777777" w:rsidR="008E573C" w:rsidRPr="00651178" w:rsidRDefault="008E573C" w:rsidP="00067746">
            <w:pPr>
              <w:rPr>
                <w:ins w:id="16090" w:author="XuanWen Chen" w:date="2018-12-30T13:02:00Z"/>
                <w:rFonts w:hAnsi="宋体"/>
              </w:rPr>
            </w:pPr>
          </w:p>
        </w:tc>
      </w:tr>
      <w:tr w:rsidR="008E573C" w:rsidRPr="00651178" w14:paraId="1974FB83" w14:textId="77777777" w:rsidTr="00067746">
        <w:trPr>
          <w:ins w:id="16091" w:author="XuanWen Chen" w:date="2018-12-30T13:02:00Z"/>
        </w:trPr>
        <w:tc>
          <w:tcPr>
            <w:tcW w:w="1413" w:type="dxa"/>
          </w:tcPr>
          <w:p w14:paraId="73370B99" w14:textId="77777777" w:rsidR="008E573C" w:rsidRPr="00651178" w:rsidRDefault="008E573C" w:rsidP="00067746">
            <w:pPr>
              <w:rPr>
                <w:ins w:id="16092" w:author="XuanWen Chen" w:date="2018-12-30T13:02:00Z"/>
                <w:rFonts w:hAnsi="宋体"/>
              </w:rPr>
            </w:pPr>
            <w:ins w:id="16093" w:author="XuanWen Chen" w:date="2018-12-30T13:02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21C4E43F" w14:textId="33EC3901" w:rsidR="008E573C" w:rsidRPr="00651178" w:rsidRDefault="004C3EB4" w:rsidP="00067746">
            <w:pPr>
              <w:rPr>
                <w:ins w:id="16094" w:author="XuanWen Chen" w:date="2018-12-30T13:02:00Z"/>
                <w:rFonts w:hAnsi="宋体"/>
              </w:rPr>
            </w:pPr>
            <w:ins w:id="16095" w:author="XuanWen Chen" w:date="2018-12-30T13:48:00Z">
              <w:r>
                <w:rPr>
                  <w:rFonts w:hAnsi="宋体" w:hint="eastAsia"/>
                </w:rPr>
                <w:t>此操作需要管理员使用管理</w:t>
              </w:r>
            </w:ins>
            <w:ins w:id="16096" w:author="XuanWen Chen" w:date="2018-12-30T13:49:00Z">
              <w:r>
                <w:rPr>
                  <w:rFonts w:hAnsi="宋体" w:hint="eastAsia"/>
                </w:rPr>
                <w:t>员账号登录用户系统</w:t>
              </w:r>
            </w:ins>
          </w:p>
        </w:tc>
      </w:tr>
      <w:tr w:rsidR="008E573C" w:rsidRPr="00651178" w14:paraId="0143D320" w14:textId="77777777" w:rsidTr="00067746">
        <w:trPr>
          <w:ins w:id="16097" w:author="XuanWen Chen" w:date="2018-12-30T13:02:00Z"/>
        </w:trPr>
        <w:tc>
          <w:tcPr>
            <w:tcW w:w="1413" w:type="dxa"/>
          </w:tcPr>
          <w:p w14:paraId="37E19407" w14:textId="77777777" w:rsidR="008E573C" w:rsidRPr="00651178" w:rsidRDefault="008E573C" w:rsidP="00067746">
            <w:pPr>
              <w:rPr>
                <w:ins w:id="16098" w:author="XuanWen Chen" w:date="2018-12-30T13:02:00Z"/>
                <w:rFonts w:hAnsi="宋体"/>
              </w:rPr>
            </w:pPr>
            <w:ins w:id="16099" w:author="XuanWen Chen" w:date="2018-12-30T13:02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52AAE5EF" w14:textId="2B8D432C" w:rsidR="008E573C" w:rsidRPr="00651178" w:rsidRDefault="00964947" w:rsidP="00067746">
            <w:pPr>
              <w:rPr>
                <w:ins w:id="16100" w:author="XuanWen Chen" w:date="2018-12-30T13:02:00Z"/>
                <w:rFonts w:hAnsi="宋体"/>
              </w:rPr>
            </w:pPr>
            <w:ins w:id="16101" w:author="XuanWen Chen" w:date="2018-12-30T13:30:00Z">
              <w:r>
                <w:rPr>
                  <w:rFonts w:hAnsi="宋体" w:hint="eastAsia"/>
                </w:rPr>
                <w:t>管理员帮助用户创建案例</w:t>
              </w:r>
            </w:ins>
          </w:p>
        </w:tc>
      </w:tr>
    </w:tbl>
    <w:p w14:paraId="135873F2" w14:textId="35AF22A5" w:rsidR="00964947" w:rsidRDefault="004C3EB4" w:rsidP="00964947">
      <w:pPr>
        <w:pStyle w:val="4"/>
        <w:rPr>
          <w:ins w:id="16102" w:author="XuanWen Chen" w:date="2018-12-30T13:29:00Z"/>
        </w:rPr>
      </w:pPr>
      <w:ins w:id="16103" w:author="XuanWen Chen" w:date="2018-12-30T13:50:00Z">
        <w:r>
          <w:rPr>
            <w:rFonts w:hint="eastAsia"/>
          </w:rPr>
          <w:lastRenderedPageBreak/>
          <w:t>管理员修改</w:t>
        </w:r>
      </w:ins>
      <w:ins w:id="16104" w:author="XuanWen Chen" w:date="2018-12-30T13:28:00Z">
        <w:r w:rsidR="00964947">
          <w:rPr>
            <w:rFonts w:hint="eastAsia"/>
          </w:rPr>
          <w:t>案例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964947" w:rsidRPr="00651178" w14:paraId="434C26C0" w14:textId="77777777" w:rsidTr="00067746">
        <w:trPr>
          <w:ins w:id="16105" w:author="XuanWen Chen" w:date="2018-12-30T13:29:00Z"/>
        </w:trPr>
        <w:tc>
          <w:tcPr>
            <w:tcW w:w="1413" w:type="dxa"/>
          </w:tcPr>
          <w:p w14:paraId="279412B7" w14:textId="77777777" w:rsidR="00964947" w:rsidRPr="00651178" w:rsidRDefault="00964947" w:rsidP="00067746">
            <w:pPr>
              <w:rPr>
                <w:ins w:id="16106" w:author="XuanWen Chen" w:date="2018-12-30T13:29:00Z"/>
                <w:rFonts w:hAnsi="宋体"/>
                <w:b/>
              </w:rPr>
            </w:pPr>
            <w:ins w:id="16107" w:author="XuanWen Chen" w:date="2018-12-30T13:29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769EC082" w14:textId="2720E203" w:rsidR="00964947" w:rsidRPr="00651178" w:rsidRDefault="00964947" w:rsidP="00067746">
            <w:pPr>
              <w:rPr>
                <w:ins w:id="16108" w:author="XuanWen Chen" w:date="2018-12-30T13:29:00Z"/>
                <w:rFonts w:hAnsi="宋体"/>
                <w:b/>
              </w:rPr>
            </w:pPr>
            <w:ins w:id="16109" w:author="XuanWen Chen" w:date="2018-12-30T13:29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8E573C">
                <w:rPr>
                  <w:rFonts w:hAnsi="宋体" w:hint="eastAsia"/>
                  <w:b/>
                </w:rPr>
                <w:t>案例</w:t>
              </w:r>
            </w:ins>
            <w:ins w:id="16110" w:author="XuanWen Chen" w:date="2018-12-30T13:30:00Z">
              <w:r>
                <w:rPr>
                  <w:rFonts w:hAnsi="宋体" w:hint="eastAsia"/>
                  <w:b/>
                </w:rPr>
                <w:t>修改</w:t>
              </w:r>
            </w:ins>
          </w:p>
        </w:tc>
      </w:tr>
      <w:tr w:rsidR="00964947" w:rsidRPr="00651178" w14:paraId="71B87707" w14:textId="77777777" w:rsidTr="00067746">
        <w:trPr>
          <w:ins w:id="16111" w:author="XuanWen Chen" w:date="2018-12-30T13:29:00Z"/>
        </w:trPr>
        <w:tc>
          <w:tcPr>
            <w:tcW w:w="1413" w:type="dxa"/>
          </w:tcPr>
          <w:p w14:paraId="5B776066" w14:textId="77777777" w:rsidR="00964947" w:rsidRPr="00651178" w:rsidRDefault="00964947" w:rsidP="00067746">
            <w:pPr>
              <w:rPr>
                <w:ins w:id="16112" w:author="XuanWen Chen" w:date="2018-12-30T13:29:00Z"/>
                <w:rFonts w:hAnsi="宋体"/>
              </w:rPr>
            </w:pPr>
            <w:ins w:id="16113" w:author="XuanWen Chen" w:date="2018-12-30T13:29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0DBA224B" w14:textId="77777777" w:rsidR="00964947" w:rsidRPr="00651178" w:rsidRDefault="00964947" w:rsidP="00067746">
            <w:pPr>
              <w:rPr>
                <w:ins w:id="16114" w:author="XuanWen Chen" w:date="2018-12-30T13:29:00Z"/>
                <w:rFonts w:hAnsi="宋体"/>
              </w:rPr>
            </w:pPr>
            <w:ins w:id="16115" w:author="XuanWen Chen" w:date="2018-12-30T13:29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38C246AD" w14:textId="77777777" w:rsidR="00964947" w:rsidRPr="00651178" w:rsidRDefault="00964947" w:rsidP="00067746">
            <w:pPr>
              <w:rPr>
                <w:ins w:id="16116" w:author="XuanWen Chen" w:date="2018-12-30T13:29:00Z"/>
                <w:rFonts w:hAnsi="宋体"/>
              </w:rPr>
            </w:pPr>
            <w:ins w:id="16117" w:author="XuanWen Chen" w:date="2018-12-30T13:29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101E33DE" w14:textId="77777777" w:rsidR="00964947" w:rsidRPr="00651178" w:rsidRDefault="00964947" w:rsidP="00067746">
            <w:pPr>
              <w:rPr>
                <w:ins w:id="16118" w:author="XuanWen Chen" w:date="2018-12-30T13:29:00Z"/>
                <w:rFonts w:hAnsi="宋体"/>
              </w:rPr>
            </w:pPr>
            <w:ins w:id="16119" w:author="XuanWen Chen" w:date="2018-12-30T13:29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964947" w:rsidRPr="00651178" w14:paraId="25B98C24" w14:textId="77777777" w:rsidTr="00067746">
        <w:trPr>
          <w:ins w:id="16120" w:author="XuanWen Chen" w:date="2018-12-30T13:29:00Z"/>
        </w:trPr>
        <w:tc>
          <w:tcPr>
            <w:tcW w:w="1413" w:type="dxa"/>
          </w:tcPr>
          <w:p w14:paraId="4CBB4E43" w14:textId="77777777" w:rsidR="00964947" w:rsidRPr="00651178" w:rsidRDefault="00964947" w:rsidP="00067746">
            <w:pPr>
              <w:rPr>
                <w:ins w:id="16121" w:author="XuanWen Chen" w:date="2018-12-30T13:29:00Z"/>
                <w:rFonts w:hAnsi="宋体"/>
              </w:rPr>
            </w:pPr>
            <w:ins w:id="16122" w:author="XuanWen Chen" w:date="2018-12-30T13:29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48B650F5" w14:textId="77777777" w:rsidR="00964947" w:rsidRPr="00651178" w:rsidRDefault="00964947" w:rsidP="00067746">
            <w:pPr>
              <w:rPr>
                <w:ins w:id="16123" w:author="XuanWen Chen" w:date="2018-12-30T13:29:00Z"/>
                <w:rFonts w:hAnsi="宋体"/>
              </w:rPr>
            </w:pPr>
            <w:ins w:id="16124" w:author="XuanWen Chen" w:date="2018-12-30T13:29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154CA112" w14:textId="77777777" w:rsidR="00964947" w:rsidRPr="00651178" w:rsidRDefault="00964947" w:rsidP="00067746">
            <w:pPr>
              <w:rPr>
                <w:ins w:id="16125" w:author="XuanWen Chen" w:date="2018-12-30T13:29:00Z"/>
                <w:rFonts w:hAnsi="宋体"/>
              </w:rPr>
            </w:pPr>
            <w:ins w:id="16126" w:author="XuanWen Chen" w:date="2018-12-30T13:29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37CBEFC1" w14:textId="77777777" w:rsidR="00964947" w:rsidRPr="00651178" w:rsidRDefault="00964947" w:rsidP="00067746">
            <w:pPr>
              <w:rPr>
                <w:ins w:id="16127" w:author="XuanWen Chen" w:date="2018-12-30T13:29:00Z"/>
                <w:rFonts w:hAnsi="宋体"/>
              </w:rPr>
            </w:pPr>
            <w:ins w:id="16128" w:author="XuanWen Chen" w:date="2018-12-30T13:29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964947" w:rsidRPr="00651178" w14:paraId="5F6E45B1" w14:textId="77777777" w:rsidTr="00067746">
        <w:trPr>
          <w:ins w:id="16129" w:author="XuanWen Chen" w:date="2018-12-30T13:29:00Z"/>
        </w:trPr>
        <w:tc>
          <w:tcPr>
            <w:tcW w:w="1413" w:type="dxa"/>
          </w:tcPr>
          <w:p w14:paraId="5A42106D" w14:textId="77777777" w:rsidR="00964947" w:rsidRPr="00651178" w:rsidRDefault="00964947" w:rsidP="00067746">
            <w:pPr>
              <w:rPr>
                <w:ins w:id="16130" w:author="XuanWen Chen" w:date="2018-12-30T13:29:00Z"/>
                <w:rFonts w:hAnsi="宋体"/>
              </w:rPr>
            </w:pPr>
            <w:ins w:id="16131" w:author="XuanWen Chen" w:date="2018-12-30T13:29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337D0D26" w14:textId="77777777" w:rsidR="00964947" w:rsidRPr="00651178" w:rsidRDefault="00964947" w:rsidP="00067746">
            <w:pPr>
              <w:rPr>
                <w:ins w:id="16132" w:author="XuanWen Chen" w:date="2018-12-30T13:29:00Z"/>
                <w:rFonts w:hAnsi="宋体"/>
              </w:rPr>
            </w:pPr>
            <w:ins w:id="16133" w:author="XuanWen Chen" w:date="2018-12-30T13:29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964947" w:rsidRPr="00651178" w14:paraId="5720DDA9" w14:textId="77777777" w:rsidTr="00067746">
        <w:trPr>
          <w:ins w:id="16134" w:author="XuanWen Chen" w:date="2018-12-30T13:29:00Z"/>
        </w:trPr>
        <w:tc>
          <w:tcPr>
            <w:tcW w:w="1413" w:type="dxa"/>
          </w:tcPr>
          <w:p w14:paraId="24747DCE" w14:textId="77777777" w:rsidR="00964947" w:rsidRPr="00651178" w:rsidRDefault="00964947" w:rsidP="00067746">
            <w:pPr>
              <w:rPr>
                <w:ins w:id="16135" w:author="XuanWen Chen" w:date="2018-12-30T13:29:00Z"/>
                <w:rFonts w:hAnsi="宋体"/>
              </w:rPr>
            </w:pPr>
            <w:ins w:id="16136" w:author="XuanWen Chen" w:date="2018-12-30T13:29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240B0DE5" w14:textId="4F052A46" w:rsidR="00964947" w:rsidRPr="00651178" w:rsidRDefault="00964947" w:rsidP="00067746">
            <w:pPr>
              <w:rPr>
                <w:ins w:id="16137" w:author="XuanWen Chen" w:date="2018-12-30T13:29:00Z"/>
                <w:rFonts w:hAnsi="宋体"/>
              </w:rPr>
            </w:pPr>
            <w:ins w:id="16138" w:author="XuanWen Chen" w:date="2018-12-30T13:29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进入用户系统，进行</w:t>
              </w:r>
            </w:ins>
            <w:ins w:id="16139" w:author="XuanWen Chen" w:date="2018-12-30T13:42:00Z">
              <w:r w:rsidR="004C3EB4">
                <w:rPr>
                  <w:rFonts w:hAnsi="宋体" w:hint="eastAsia"/>
                </w:rPr>
                <w:t>修改</w:t>
              </w:r>
            </w:ins>
            <w:ins w:id="16140" w:author="XuanWen Chen" w:date="2018-12-30T13:29:00Z">
              <w:r>
                <w:rPr>
                  <w:rFonts w:hAnsi="宋体" w:hint="eastAsia"/>
                </w:rPr>
                <w:t>案例操作</w:t>
              </w:r>
            </w:ins>
          </w:p>
        </w:tc>
      </w:tr>
      <w:tr w:rsidR="00964947" w:rsidRPr="00651178" w14:paraId="76394E85" w14:textId="77777777" w:rsidTr="00067746">
        <w:trPr>
          <w:ins w:id="16141" w:author="XuanWen Chen" w:date="2018-12-30T13:29:00Z"/>
        </w:trPr>
        <w:tc>
          <w:tcPr>
            <w:tcW w:w="1413" w:type="dxa"/>
          </w:tcPr>
          <w:p w14:paraId="22E48393" w14:textId="77777777" w:rsidR="00964947" w:rsidRPr="00651178" w:rsidRDefault="00964947" w:rsidP="00067746">
            <w:pPr>
              <w:rPr>
                <w:ins w:id="16142" w:author="XuanWen Chen" w:date="2018-12-30T13:29:00Z"/>
                <w:rFonts w:hAnsi="宋体"/>
              </w:rPr>
            </w:pPr>
            <w:ins w:id="16143" w:author="XuanWen Chen" w:date="2018-12-30T13:29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33985673" w14:textId="6DAF409B" w:rsidR="00964947" w:rsidRPr="00651178" w:rsidRDefault="00964947" w:rsidP="00067746">
            <w:pPr>
              <w:rPr>
                <w:ins w:id="16144" w:author="XuanWen Chen" w:date="2018-12-30T13:29:00Z"/>
                <w:rFonts w:hAnsi="宋体"/>
              </w:rPr>
            </w:pPr>
            <w:ins w:id="16145" w:author="XuanWen Chen" w:date="2018-12-30T13:29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6146" w:author="XuanWen Chen" w:date="2018-12-30T13:42:00Z">
              <w:r w:rsidR="004C3EB4">
                <w:rPr>
                  <w:rFonts w:hAnsi="宋体" w:hint="eastAsia"/>
                </w:rPr>
                <w:t>修改</w:t>
              </w:r>
            </w:ins>
            <w:ins w:id="16147" w:author="XuanWen Chen" w:date="2018-12-30T13:29:00Z">
              <w:r>
                <w:rPr>
                  <w:rFonts w:hAnsi="宋体" w:hint="eastAsia"/>
                </w:rPr>
                <w:t>案例</w:t>
              </w:r>
            </w:ins>
          </w:p>
        </w:tc>
      </w:tr>
      <w:tr w:rsidR="00964947" w:rsidRPr="00651178" w14:paraId="6259C361" w14:textId="77777777" w:rsidTr="00067746">
        <w:trPr>
          <w:ins w:id="16148" w:author="XuanWen Chen" w:date="2018-12-30T13:29:00Z"/>
        </w:trPr>
        <w:tc>
          <w:tcPr>
            <w:tcW w:w="1413" w:type="dxa"/>
          </w:tcPr>
          <w:p w14:paraId="0F862EDE" w14:textId="77777777" w:rsidR="00964947" w:rsidRPr="00651178" w:rsidRDefault="00964947" w:rsidP="00067746">
            <w:pPr>
              <w:rPr>
                <w:ins w:id="16149" w:author="XuanWen Chen" w:date="2018-12-30T13:29:00Z"/>
                <w:rFonts w:hAnsi="宋体"/>
              </w:rPr>
            </w:pPr>
            <w:ins w:id="16150" w:author="XuanWen Chen" w:date="2018-12-30T13:29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9C0B984" w14:textId="77777777" w:rsidR="00964947" w:rsidRPr="00651178" w:rsidRDefault="00964947" w:rsidP="00067746">
            <w:pPr>
              <w:rPr>
                <w:ins w:id="16151" w:author="XuanWen Chen" w:date="2018-12-30T13:29:00Z"/>
                <w:rFonts w:hAnsi="宋体"/>
              </w:rPr>
            </w:pPr>
            <w:ins w:id="16152" w:author="XuanWen Chen" w:date="2018-12-30T13:2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40613F07" w14:textId="6FACF762" w:rsidR="00964947" w:rsidRDefault="00964947" w:rsidP="00067746">
            <w:pPr>
              <w:rPr>
                <w:ins w:id="16153" w:author="XuanWen Chen" w:date="2018-12-30T13:43:00Z"/>
                <w:rFonts w:hAnsi="宋体"/>
              </w:rPr>
            </w:pPr>
            <w:ins w:id="16154" w:author="XuanWen Chen" w:date="2018-12-30T13:2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</w:ins>
            <w:ins w:id="16155" w:author="XuanWen Chen" w:date="2018-12-30T13:43:00Z">
              <w:r w:rsidR="004C3EB4">
                <w:rPr>
                  <w:rFonts w:hAnsi="宋体" w:hint="eastAsia"/>
                </w:rPr>
                <w:t>选择要修改的案例</w:t>
              </w:r>
            </w:ins>
          </w:p>
          <w:p w14:paraId="6199BFA3" w14:textId="47A1E011" w:rsidR="004C3EB4" w:rsidRPr="00651178" w:rsidRDefault="004C3EB4" w:rsidP="00067746">
            <w:pPr>
              <w:rPr>
                <w:ins w:id="16156" w:author="XuanWen Chen" w:date="2018-12-30T13:29:00Z"/>
                <w:rFonts w:hAnsi="宋体"/>
              </w:rPr>
            </w:pPr>
            <w:ins w:id="16157" w:author="XuanWen Chen" w:date="2018-12-30T13:4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</w:ins>
            <w:ins w:id="16158" w:author="XuanWen Chen" w:date="2018-12-30T14:33:00Z">
              <w:r w:rsidR="00067746">
                <w:rPr>
                  <w:rFonts w:hAnsi="宋体" w:hint="eastAsia"/>
                </w:rPr>
                <w:t>3</w:t>
              </w:r>
            </w:ins>
            <w:ins w:id="16159" w:author="XuanWen Chen" w:date="2018-12-30T13:43:00Z"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进入案例修改页面</w:t>
              </w:r>
            </w:ins>
          </w:p>
        </w:tc>
      </w:tr>
      <w:tr w:rsidR="00964947" w:rsidRPr="00651178" w14:paraId="7B146268" w14:textId="77777777" w:rsidTr="00067746">
        <w:trPr>
          <w:ins w:id="16160" w:author="XuanWen Chen" w:date="2018-12-30T13:29:00Z"/>
        </w:trPr>
        <w:tc>
          <w:tcPr>
            <w:tcW w:w="1413" w:type="dxa"/>
          </w:tcPr>
          <w:p w14:paraId="28A9410C" w14:textId="77777777" w:rsidR="00964947" w:rsidRPr="00651178" w:rsidRDefault="00964947" w:rsidP="00067746">
            <w:pPr>
              <w:rPr>
                <w:ins w:id="16161" w:author="XuanWen Chen" w:date="2018-12-30T13:29:00Z"/>
                <w:rFonts w:hAnsi="宋体"/>
              </w:rPr>
            </w:pPr>
            <w:ins w:id="16162" w:author="XuanWen Chen" w:date="2018-12-30T13:29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003136EA" w14:textId="47E3167B" w:rsidR="00964947" w:rsidRPr="00651178" w:rsidRDefault="00964947" w:rsidP="00067746">
            <w:pPr>
              <w:rPr>
                <w:ins w:id="16163" w:author="XuanWen Chen" w:date="2018-12-30T13:29:00Z"/>
                <w:rFonts w:hAnsi="宋体"/>
              </w:rPr>
            </w:pPr>
            <w:ins w:id="16164" w:author="XuanWen Chen" w:date="2018-12-30T13:2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6165" w:author="XuanWen Chen" w:date="2018-12-30T13:40:00Z">
              <w:r w:rsidR="004C3EB4">
                <w:rPr>
                  <w:rFonts w:hAnsi="宋体" w:hint="eastAsia"/>
                </w:rPr>
                <w:t>修改的</w:t>
              </w:r>
            </w:ins>
            <w:ins w:id="16166" w:author="XuanWen Chen" w:date="2018-12-30T13:29:00Z">
              <w:r>
                <w:rPr>
                  <w:rFonts w:hAnsi="宋体" w:hint="eastAsia"/>
                </w:rPr>
                <w:t>案例存入数据库</w:t>
              </w:r>
            </w:ins>
          </w:p>
        </w:tc>
      </w:tr>
      <w:tr w:rsidR="00964947" w:rsidRPr="00651178" w14:paraId="25967EDC" w14:textId="77777777" w:rsidTr="00067746">
        <w:trPr>
          <w:ins w:id="16167" w:author="XuanWen Chen" w:date="2018-12-30T13:29:00Z"/>
        </w:trPr>
        <w:tc>
          <w:tcPr>
            <w:tcW w:w="1413" w:type="dxa"/>
          </w:tcPr>
          <w:p w14:paraId="581020D9" w14:textId="77777777" w:rsidR="00964947" w:rsidRPr="00651178" w:rsidRDefault="00964947" w:rsidP="00067746">
            <w:pPr>
              <w:rPr>
                <w:ins w:id="16168" w:author="XuanWen Chen" w:date="2018-12-30T13:29:00Z"/>
                <w:rFonts w:hAnsi="宋体"/>
              </w:rPr>
            </w:pPr>
            <w:ins w:id="16169" w:author="XuanWen Chen" w:date="2018-12-30T13:29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7DC910CD" w14:textId="5EF712D2" w:rsidR="00964947" w:rsidRPr="00651178" w:rsidRDefault="004C3EB4" w:rsidP="00067746">
            <w:pPr>
              <w:rPr>
                <w:ins w:id="16170" w:author="XuanWen Chen" w:date="2018-12-30T13:29:00Z"/>
                <w:rFonts w:hAnsi="宋体"/>
              </w:rPr>
            </w:pPr>
            <w:ins w:id="16171" w:author="XuanWen Chen" w:date="2018-12-30T13:44:00Z">
              <w:r>
                <w:rPr>
                  <w:rFonts w:hAnsi="宋体" w:hint="eastAsia"/>
                </w:rPr>
                <w:t>修改案例信息</w:t>
              </w:r>
            </w:ins>
          </w:p>
        </w:tc>
      </w:tr>
      <w:tr w:rsidR="00964947" w:rsidRPr="00651178" w14:paraId="3F6F046B" w14:textId="77777777" w:rsidTr="00067746">
        <w:trPr>
          <w:ins w:id="16172" w:author="XuanWen Chen" w:date="2018-12-30T13:29:00Z"/>
        </w:trPr>
        <w:tc>
          <w:tcPr>
            <w:tcW w:w="1413" w:type="dxa"/>
          </w:tcPr>
          <w:p w14:paraId="198D9777" w14:textId="77777777" w:rsidR="00964947" w:rsidRDefault="00964947" w:rsidP="00067746">
            <w:pPr>
              <w:rPr>
                <w:ins w:id="16173" w:author="XuanWen Chen" w:date="2018-12-30T13:29:00Z"/>
                <w:rFonts w:hAnsi="宋体"/>
              </w:rPr>
            </w:pPr>
            <w:ins w:id="16174" w:author="XuanWen Chen" w:date="2018-12-30T13:29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67F86607" w14:textId="63A5CC74" w:rsidR="00964947" w:rsidRPr="00651178" w:rsidRDefault="00964947" w:rsidP="00067746">
            <w:pPr>
              <w:rPr>
                <w:ins w:id="16175" w:author="XuanWen Chen" w:date="2018-12-30T13:29:00Z"/>
                <w:rFonts w:hAnsi="宋体"/>
              </w:rPr>
            </w:pPr>
            <w:ins w:id="16176" w:author="XuanWen Chen" w:date="2018-12-30T13:29:00Z">
              <w:r>
                <w:rPr>
                  <w:rFonts w:hAnsi="宋体" w:hint="eastAsia"/>
                </w:rPr>
                <w:t>一个案例被</w:t>
              </w:r>
            </w:ins>
            <w:ins w:id="16177" w:author="XuanWen Chen" w:date="2018-12-30T13:40:00Z">
              <w:r w:rsidR="004C3EB4">
                <w:rPr>
                  <w:rFonts w:hAnsi="宋体" w:hint="eastAsia"/>
                </w:rPr>
                <w:t>修改</w:t>
              </w:r>
            </w:ins>
          </w:p>
        </w:tc>
      </w:tr>
      <w:tr w:rsidR="00964947" w:rsidRPr="00651178" w14:paraId="3000ED88" w14:textId="77777777" w:rsidTr="00067746">
        <w:trPr>
          <w:ins w:id="16178" w:author="XuanWen Chen" w:date="2018-12-30T13:29:00Z"/>
        </w:trPr>
        <w:tc>
          <w:tcPr>
            <w:tcW w:w="1413" w:type="dxa"/>
          </w:tcPr>
          <w:p w14:paraId="2109499A" w14:textId="77777777" w:rsidR="00964947" w:rsidRPr="00651178" w:rsidRDefault="00964947" w:rsidP="00067746">
            <w:pPr>
              <w:rPr>
                <w:ins w:id="16179" w:author="XuanWen Chen" w:date="2018-12-30T13:29:00Z"/>
                <w:rFonts w:hAnsi="宋体"/>
              </w:rPr>
            </w:pPr>
            <w:ins w:id="16180" w:author="XuanWen Chen" w:date="2018-12-30T13:29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C594C6B" w14:textId="58D0B5B1" w:rsidR="00964947" w:rsidRDefault="004C3EB4" w:rsidP="00067746">
            <w:pPr>
              <w:spacing w:line="240" w:lineRule="auto"/>
              <w:rPr>
                <w:ins w:id="16181" w:author="XuanWen Chen" w:date="2018-12-30T13:29:00Z"/>
                <w:rFonts w:hAnsi="宋体"/>
              </w:rPr>
            </w:pPr>
            <w:ins w:id="16182" w:author="XuanWen Chen" w:date="2018-12-30T13:42:00Z">
              <w:r>
                <w:rPr>
                  <w:rFonts w:hAnsi="宋体" w:hint="eastAsia"/>
                </w:rPr>
                <w:t>修改</w:t>
              </w:r>
            </w:ins>
            <w:ins w:id="16183" w:author="XuanWen Chen" w:date="2018-12-30T13:29:00Z">
              <w:r w:rsidR="00964947" w:rsidRPr="00AB4015">
                <w:rPr>
                  <w:rFonts w:hAnsi="宋体" w:hint="eastAsia"/>
                </w:rPr>
                <w:t>案例</w:t>
              </w:r>
            </w:ins>
          </w:p>
          <w:p w14:paraId="08D59CE9" w14:textId="55465451" w:rsidR="00964947" w:rsidRDefault="00964947" w:rsidP="004C3EB4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ins w:id="16184" w:author="XuanWen Chen" w:date="2018-12-30T13:45:00Z"/>
                <w:rFonts w:hAnsi="宋体"/>
              </w:rPr>
            </w:pPr>
            <w:ins w:id="16185" w:author="XuanWen Chen" w:date="2018-12-30T13:29:00Z">
              <w:r w:rsidRPr="004C3EB4">
                <w:rPr>
                  <w:rFonts w:hAnsi="宋体" w:hint="eastAsia"/>
                  <w:rPrChange w:id="16186" w:author="XuanWen Chen" w:date="2018-12-30T13:42:00Z">
                    <w:rPr>
                      <w:rFonts w:hint="eastAsia"/>
                    </w:rPr>
                  </w:rPrChange>
                </w:rPr>
                <w:t>选择</w:t>
              </w:r>
            </w:ins>
            <w:ins w:id="16187" w:author="XuanWen Chen" w:date="2018-12-30T13:45:00Z">
              <w:r w:rsidR="004C3EB4">
                <w:rPr>
                  <w:rFonts w:hAnsi="宋体" w:hint="eastAsia"/>
                </w:rPr>
                <w:t>要修改的</w:t>
              </w:r>
            </w:ins>
            <w:ins w:id="16188" w:author="XuanWen Chen" w:date="2018-12-30T13:29:00Z">
              <w:r w:rsidRPr="004C3EB4">
                <w:rPr>
                  <w:rFonts w:hAnsi="宋体" w:hint="eastAsia"/>
                  <w:rPrChange w:id="16189" w:author="XuanWen Chen" w:date="2018-12-30T13:42:00Z">
                    <w:rPr>
                      <w:rFonts w:hint="eastAsia"/>
                    </w:rPr>
                  </w:rPrChange>
                </w:rPr>
                <w:t>案例</w:t>
              </w:r>
            </w:ins>
          </w:p>
          <w:p w14:paraId="061D8E88" w14:textId="22DA259B" w:rsidR="004C3EB4" w:rsidRPr="004C3EB4" w:rsidRDefault="004C3EB4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ins w:id="16190" w:author="XuanWen Chen" w:date="2018-12-30T13:29:00Z"/>
                <w:rFonts w:hAnsi="宋体"/>
                <w:rPrChange w:id="16191" w:author="XuanWen Chen" w:date="2018-12-30T13:42:00Z">
                  <w:rPr>
                    <w:ins w:id="16192" w:author="XuanWen Chen" w:date="2018-12-30T13:29:00Z"/>
                  </w:rPr>
                </w:rPrChange>
              </w:rPr>
              <w:pPrChange w:id="16193" w:author="XuanWen Chen" w:date="2018-12-30T13:42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194" w:author="XuanWen Chen" w:date="2018-12-30T13:45:00Z">
              <w:r>
                <w:rPr>
                  <w:rFonts w:hAnsi="宋体" w:hint="eastAsia"/>
                </w:rPr>
                <w:t>进入</w:t>
              </w:r>
            </w:ins>
            <w:ins w:id="16195" w:author="XuanWen Chen" w:date="2018-12-30T13:47:00Z">
              <w:r>
                <w:rPr>
                  <w:rFonts w:hAnsi="宋体" w:hint="eastAsia"/>
                </w:rPr>
                <w:t>修改案例界面</w:t>
              </w:r>
            </w:ins>
          </w:p>
          <w:p w14:paraId="05F149D3" w14:textId="6FC4BA95" w:rsidR="00964947" w:rsidRPr="004C3EB4" w:rsidRDefault="004C3EB4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ins w:id="16196" w:author="XuanWen Chen" w:date="2018-12-30T13:29:00Z"/>
                <w:rFonts w:hAnsi="宋体"/>
                <w:rPrChange w:id="16197" w:author="XuanWen Chen" w:date="2018-12-30T13:42:00Z">
                  <w:rPr>
                    <w:ins w:id="16198" w:author="XuanWen Chen" w:date="2018-12-30T13:29:00Z"/>
                  </w:rPr>
                </w:rPrChange>
              </w:rPr>
              <w:pPrChange w:id="16199" w:author="XuanWen Chen" w:date="2018-12-30T13:42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200" w:author="XuanWen Chen" w:date="2018-12-30T13:45:00Z">
              <w:r>
                <w:rPr>
                  <w:rFonts w:hAnsi="宋体" w:hint="eastAsia"/>
                </w:rPr>
                <w:t>修改</w:t>
              </w:r>
            </w:ins>
            <w:ins w:id="16201" w:author="XuanWen Chen" w:date="2018-12-30T13:29:00Z">
              <w:r w:rsidR="00964947" w:rsidRPr="004C3EB4">
                <w:rPr>
                  <w:rFonts w:hAnsi="宋体" w:hint="eastAsia"/>
                  <w:rPrChange w:id="16202" w:author="XuanWen Chen" w:date="2018-12-30T13:42:00Z">
                    <w:rPr>
                      <w:rFonts w:hint="eastAsia"/>
                    </w:rPr>
                  </w:rPrChange>
                </w:rPr>
                <w:t>案例基本信息</w:t>
              </w:r>
            </w:ins>
            <w:ins w:id="16203" w:author="XuanWen Chen" w:date="2018-12-30T13:46:00Z">
              <w:r>
                <w:rPr>
                  <w:rFonts w:hAnsi="宋体" w:hint="eastAsia"/>
                </w:rPr>
                <w:t>（可选）</w:t>
              </w:r>
            </w:ins>
            <w:ins w:id="16204" w:author="XuanWen Chen" w:date="2018-12-30T13:29:00Z">
              <w:r w:rsidR="00964947" w:rsidRPr="004C3EB4">
                <w:rPr>
                  <w:rFonts w:hAnsi="宋体" w:hint="eastAsia"/>
                  <w:rPrChange w:id="16205" w:author="XuanWen Chen" w:date="2018-12-30T13:42:00Z">
                    <w:rPr>
                      <w:rFonts w:hint="eastAsia"/>
                    </w:rPr>
                  </w:rPrChange>
                </w:rPr>
                <w:t>并点击下一步</w:t>
              </w:r>
            </w:ins>
          </w:p>
          <w:p w14:paraId="14A9D974" w14:textId="31B5E5EB" w:rsidR="00964947" w:rsidRPr="004C3EB4" w:rsidRDefault="004C3EB4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ins w:id="16206" w:author="XuanWen Chen" w:date="2018-12-30T13:29:00Z"/>
                <w:rFonts w:hAnsi="宋体"/>
                <w:rPrChange w:id="16207" w:author="XuanWen Chen" w:date="2018-12-30T13:42:00Z">
                  <w:rPr>
                    <w:ins w:id="16208" w:author="XuanWen Chen" w:date="2018-12-30T13:29:00Z"/>
                  </w:rPr>
                </w:rPrChange>
              </w:rPr>
              <w:pPrChange w:id="16209" w:author="XuanWen Chen" w:date="2018-12-30T13:42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210" w:author="XuanWen Chen" w:date="2018-12-30T13:45:00Z">
              <w:r>
                <w:rPr>
                  <w:rFonts w:hAnsi="宋体" w:hint="eastAsia"/>
                </w:rPr>
                <w:t>修改</w:t>
              </w:r>
            </w:ins>
            <w:ins w:id="16211" w:author="XuanWen Chen" w:date="2018-12-30T13:29:00Z">
              <w:r w:rsidR="00964947" w:rsidRPr="004C3EB4">
                <w:rPr>
                  <w:rFonts w:hAnsi="宋体" w:hint="eastAsia"/>
                  <w:rPrChange w:id="16212" w:author="XuanWen Chen" w:date="2018-12-30T13:42:00Z">
                    <w:rPr>
                      <w:rFonts w:hint="eastAsia"/>
                    </w:rPr>
                  </w:rPrChange>
                </w:rPr>
                <w:t>案例角色信息</w:t>
              </w:r>
            </w:ins>
            <w:ins w:id="16213" w:author="XuanWen Chen" w:date="2018-12-30T13:46:00Z">
              <w:r>
                <w:rPr>
                  <w:rFonts w:hAnsi="宋体" w:hint="eastAsia"/>
                </w:rPr>
                <w:t>（可选）</w:t>
              </w:r>
            </w:ins>
            <w:ins w:id="16214" w:author="XuanWen Chen" w:date="2018-12-30T13:29:00Z">
              <w:r w:rsidR="00964947" w:rsidRPr="004C3EB4">
                <w:rPr>
                  <w:rFonts w:hAnsi="宋体" w:hint="eastAsia"/>
                  <w:rPrChange w:id="16215" w:author="XuanWen Chen" w:date="2018-12-30T13:42:00Z">
                    <w:rPr>
                      <w:rFonts w:hint="eastAsia"/>
                    </w:rPr>
                  </w:rPrChange>
                </w:rPr>
                <w:t>并点击下一步</w:t>
              </w:r>
            </w:ins>
          </w:p>
          <w:p w14:paraId="5307FAA6" w14:textId="2A423F84" w:rsidR="00964947" w:rsidRPr="004C3EB4" w:rsidRDefault="004C3EB4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ins w:id="16216" w:author="XuanWen Chen" w:date="2018-12-30T13:29:00Z"/>
                <w:rFonts w:hAnsi="宋体"/>
                <w:rPrChange w:id="16217" w:author="XuanWen Chen" w:date="2018-12-30T13:42:00Z">
                  <w:rPr>
                    <w:ins w:id="16218" w:author="XuanWen Chen" w:date="2018-12-30T13:29:00Z"/>
                  </w:rPr>
                </w:rPrChange>
              </w:rPr>
              <w:pPrChange w:id="16219" w:author="XuanWen Chen" w:date="2018-12-30T13:42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220" w:author="XuanWen Chen" w:date="2018-12-30T13:45:00Z">
              <w:r>
                <w:rPr>
                  <w:rFonts w:hAnsi="宋体" w:hint="eastAsia"/>
                </w:rPr>
                <w:t>修改</w:t>
              </w:r>
            </w:ins>
            <w:ins w:id="16221" w:author="XuanWen Chen" w:date="2018-12-30T13:29:00Z">
              <w:r w:rsidR="00964947" w:rsidRPr="004C3EB4">
                <w:rPr>
                  <w:rFonts w:hAnsi="宋体" w:hint="eastAsia"/>
                  <w:rPrChange w:id="16222" w:author="XuanWen Chen" w:date="2018-12-30T13:42:00Z">
                    <w:rPr>
                      <w:rFonts w:hint="eastAsia"/>
                    </w:rPr>
                  </w:rPrChange>
                </w:rPr>
                <w:t>任务相关信息</w:t>
              </w:r>
            </w:ins>
            <w:ins w:id="16223" w:author="XuanWen Chen" w:date="2018-12-30T13:46:00Z">
              <w:r>
                <w:rPr>
                  <w:rFonts w:hAnsi="宋体" w:hint="eastAsia"/>
                </w:rPr>
                <w:t>（可选）</w:t>
              </w:r>
            </w:ins>
            <w:ins w:id="16224" w:author="XuanWen Chen" w:date="2018-12-30T13:29:00Z">
              <w:r w:rsidR="00964947" w:rsidRPr="004C3EB4">
                <w:rPr>
                  <w:rFonts w:hAnsi="宋体" w:hint="eastAsia"/>
                  <w:rPrChange w:id="16225" w:author="XuanWen Chen" w:date="2018-12-30T13:42:00Z">
                    <w:rPr>
                      <w:rFonts w:hint="eastAsia"/>
                    </w:rPr>
                  </w:rPrChange>
                </w:rPr>
                <w:t>并点击下一步</w:t>
              </w:r>
            </w:ins>
          </w:p>
          <w:p w14:paraId="7427A564" w14:textId="49A95482" w:rsidR="00964947" w:rsidRPr="004C3EB4" w:rsidRDefault="00964947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ins w:id="16226" w:author="XuanWen Chen" w:date="2018-12-30T13:29:00Z"/>
                <w:rFonts w:hAnsi="宋体"/>
                <w:rPrChange w:id="16227" w:author="XuanWen Chen" w:date="2018-12-30T13:42:00Z">
                  <w:rPr>
                    <w:ins w:id="16228" w:author="XuanWen Chen" w:date="2018-12-30T13:29:00Z"/>
                  </w:rPr>
                </w:rPrChange>
              </w:rPr>
              <w:pPrChange w:id="16229" w:author="XuanWen Chen" w:date="2018-12-30T13:42:00Z">
                <w:pPr>
                  <w:pStyle w:val="a9"/>
                  <w:numPr>
                    <w:numId w:val="84"/>
                  </w:numPr>
                  <w:spacing w:line="240" w:lineRule="auto"/>
                  <w:ind w:left="420" w:firstLineChars="0" w:hanging="420"/>
                </w:pPr>
              </w:pPrChange>
            </w:pPr>
            <w:ins w:id="16230" w:author="XuanWen Chen" w:date="2018-12-30T13:29:00Z">
              <w:r w:rsidRPr="004C3EB4">
                <w:rPr>
                  <w:rFonts w:hAnsi="宋体" w:hint="eastAsia"/>
                  <w:rPrChange w:id="16231" w:author="XuanWen Chen" w:date="2018-12-30T13:42:00Z">
                    <w:rPr>
                      <w:rFonts w:hint="eastAsia"/>
                    </w:rPr>
                  </w:rPrChange>
                </w:rPr>
                <w:t>点击完成</w:t>
              </w:r>
            </w:ins>
            <w:ins w:id="16232" w:author="XuanWen Chen" w:date="2018-12-30T13:49:00Z">
              <w:r w:rsidR="004C3EB4">
                <w:rPr>
                  <w:rFonts w:hAnsi="宋体" w:hint="eastAsia"/>
                </w:rPr>
                <w:t>修改</w:t>
              </w:r>
            </w:ins>
          </w:p>
        </w:tc>
      </w:tr>
      <w:tr w:rsidR="00964947" w:rsidRPr="00651178" w14:paraId="1A6561DE" w14:textId="77777777" w:rsidTr="00067746">
        <w:trPr>
          <w:ins w:id="16233" w:author="XuanWen Chen" w:date="2018-12-30T13:29:00Z"/>
        </w:trPr>
        <w:tc>
          <w:tcPr>
            <w:tcW w:w="1413" w:type="dxa"/>
          </w:tcPr>
          <w:p w14:paraId="2EA54C28" w14:textId="77777777" w:rsidR="00964947" w:rsidRPr="00651178" w:rsidRDefault="00964947" w:rsidP="00067746">
            <w:pPr>
              <w:rPr>
                <w:ins w:id="16234" w:author="XuanWen Chen" w:date="2018-12-30T13:29:00Z"/>
                <w:rFonts w:hAnsi="宋体"/>
              </w:rPr>
            </w:pPr>
            <w:ins w:id="16235" w:author="XuanWen Chen" w:date="2018-12-30T13:29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64109A92" w14:textId="7D4E0E17" w:rsidR="00026A8D" w:rsidRDefault="00026A8D" w:rsidP="00026A8D">
            <w:pPr>
              <w:spacing w:line="240" w:lineRule="auto"/>
              <w:rPr>
                <w:ins w:id="16236" w:author="XuanWen Chen" w:date="2018-12-30T13:58:00Z"/>
                <w:rFonts w:hAnsi="宋体"/>
              </w:rPr>
            </w:pPr>
            <w:ins w:id="16237" w:author="XuanWen Chen" w:date="2018-12-30T13:58:00Z">
              <w:r>
                <w:rPr>
                  <w:rFonts w:hAnsi="宋体" w:hint="eastAsia"/>
                </w:rPr>
                <w:t>先</w:t>
              </w:r>
              <w:proofErr w:type="gramStart"/>
              <w:r>
                <w:rPr>
                  <w:rFonts w:hAnsi="宋体" w:hint="eastAsia"/>
                </w:rPr>
                <w:t>查看再</w:t>
              </w:r>
              <w:proofErr w:type="gramEnd"/>
              <w:r>
                <w:rPr>
                  <w:rFonts w:hAnsi="宋体" w:hint="eastAsia"/>
                </w:rPr>
                <w:t>修改</w:t>
              </w:r>
              <w:r w:rsidRPr="00AB4015">
                <w:rPr>
                  <w:rFonts w:hAnsi="宋体" w:hint="eastAsia"/>
                </w:rPr>
                <w:t>案例</w:t>
              </w:r>
            </w:ins>
          </w:p>
          <w:p w14:paraId="6C06BB43" w14:textId="2F3B84CC" w:rsidR="00026A8D" w:rsidRDefault="00026A8D" w:rsidP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38" w:author="XuanWen Chen" w:date="2018-12-30T13:58:00Z"/>
                <w:rFonts w:hAnsi="宋体"/>
              </w:rPr>
            </w:pPr>
            <w:ins w:id="16239" w:author="XuanWen Chen" w:date="2018-12-30T13:58:00Z">
              <w:r w:rsidRPr="00026A8D">
                <w:rPr>
                  <w:rFonts w:hAnsi="宋体" w:hint="eastAsia"/>
                  <w:rPrChange w:id="16240" w:author="XuanWen Chen" w:date="2018-12-30T13:58:00Z">
                    <w:rPr>
                      <w:rFonts w:hint="eastAsia"/>
                    </w:rPr>
                  </w:rPrChange>
                </w:rPr>
                <w:t>选择要</w:t>
              </w:r>
              <w:r>
                <w:rPr>
                  <w:rFonts w:hAnsi="宋体" w:hint="eastAsia"/>
                </w:rPr>
                <w:t>查看</w:t>
              </w:r>
              <w:r w:rsidRPr="00026A8D">
                <w:rPr>
                  <w:rFonts w:hAnsi="宋体" w:hint="eastAsia"/>
                  <w:rPrChange w:id="16241" w:author="XuanWen Chen" w:date="2018-12-30T13:58:00Z">
                    <w:rPr>
                      <w:rFonts w:hint="eastAsia"/>
                    </w:rPr>
                  </w:rPrChange>
                </w:rPr>
                <w:t>的案例</w:t>
              </w:r>
            </w:ins>
          </w:p>
          <w:p w14:paraId="196244FA" w14:textId="3BF5BE12" w:rsidR="00026A8D" w:rsidRDefault="00026A8D" w:rsidP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42" w:author="XuanWen Chen" w:date="2018-12-30T13:58:00Z"/>
                <w:rFonts w:hAnsi="宋体"/>
              </w:rPr>
            </w:pPr>
            <w:ins w:id="16243" w:author="XuanWen Chen" w:date="2018-12-30T13:58:00Z">
              <w:r>
                <w:rPr>
                  <w:rFonts w:hAnsi="宋体" w:hint="eastAsia"/>
                </w:rPr>
                <w:t>进入案例详情页面</w:t>
              </w:r>
            </w:ins>
          </w:p>
          <w:p w14:paraId="5D89917A" w14:textId="6E96165D" w:rsidR="00026A8D" w:rsidRPr="00026A8D" w:rsidRDefault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44" w:author="XuanWen Chen" w:date="2018-12-30T13:58:00Z"/>
                <w:rFonts w:hAnsi="宋体"/>
                <w:rPrChange w:id="16245" w:author="XuanWen Chen" w:date="2018-12-30T13:58:00Z">
                  <w:rPr>
                    <w:ins w:id="16246" w:author="XuanWen Chen" w:date="2018-12-30T13:58:00Z"/>
                  </w:rPr>
                </w:rPrChange>
              </w:rPr>
              <w:pPrChange w:id="16247" w:author="XuanWen Chen" w:date="2018-12-30T13:5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248" w:author="XuanWen Chen" w:date="2018-12-30T13:58:00Z">
              <w:r>
                <w:rPr>
                  <w:rFonts w:hAnsi="宋体" w:hint="eastAsia"/>
                </w:rPr>
                <w:t>点击修改案例</w:t>
              </w:r>
            </w:ins>
          </w:p>
          <w:p w14:paraId="594AEC94" w14:textId="77777777" w:rsidR="00026A8D" w:rsidRPr="00026A8D" w:rsidRDefault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49" w:author="XuanWen Chen" w:date="2018-12-30T13:58:00Z"/>
                <w:rFonts w:hAnsi="宋体"/>
                <w:rPrChange w:id="16250" w:author="XuanWen Chen" w:date="2018-12-30T13:58:00Z">
                  <w:rPr>
                    <w:ins w:id="16251" w:author="XuanWen Chen" w:date="2018-12-30T13:58:00Z"/>
                  </w:rPr>
                </w:rPrChange>
              </w:rPr>
              <w:pPrChange w:id="16252" w:author="XuanWen Chen" w:date="2018-12-30T13:5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253" w:author="XuanWen Chen" w:date="2018-12-30T13:58:00Z">
              <w:r w:rsidRPr="00026A8D">
                <w:rPr>
                  <w:rFonts w:hAnsi="宋体" w:hint="eastAsia"/>
                  <w:rPrChange w:id="16254" w:author="XuanWen Chen" w:date="2018-12-30T13:58:00Z">
                    <w:rPr>
                      <w:rFonts w:hint="eastAsia"/>
                    </w:rPr>
                  </w:rPrChange>
                </w:rPr>
                <w:t>进入修改案例界面</w:t>
              </w:r>
            </w:ins>
          </w:p>
          <w:p w14:paraId="2A62D1B1" w14:textId="77777777" w:rsidR="00026A8D" w:rsidRPr="00026A8D" w:rsidRDefault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55" w:author="XuanWen Chen" w:date="2018-12-30T13:58:00Z"/>
                <w:rFonts w:hAnsi="宋体"/>
                <w:rPrChange w:id="16256" w:author="XuanWen Chen" w:date="2018-12-30T13:58:00Z">
                  <w:rPr>
                    <w:ins w:id="16257" w:author="XuanWen Chen" w:date="2018-12-30T13:58:00Z"/>
                  </w:rPr>
                </w:rPrChange>
              </w:rPr>
              <w:pPrChange w:id="16258" w:author="XuanWen Chen" w:date="2018-12-30T13:5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259" w:author="XuanWen Chen" w:date="2018-12-30T13:58:00Z">
              <w:r w:rsidRPr="00026A8D">
                <w:rPr>
                  <w:rFonts w:hAnsi="宋体" w:hint="eastAsia"/>
                  <w:rPrChange w:id="16260" w:author="XuanWen Chen" w:date="2018-12-30T13:58:00Z">
                    <w:rPr>
                      <w:rFonts w:hint="eastAsia"/>
                    </w:rPr>
                  </w:rPrChange>
                </w:rPr>
                <w:t>修改案例基本信息（可选）并点击下一步</w:t>
              </w:r>
            </w:ins>
          </w:p>
          <w:p w14:paraId="2C134AAB" w14:textId="77777777" w:rsidR="00026A8D" w:rsidRPr="00026A8D" w:rsidRDefault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61" w:author="XuanWen Chen" w:date="2018-12-30T13:58:00Z"/>
                <w:rFonts w:hAnsi="宋体"/>
                <w:rPrChange w:id="16262" w:author="XuanWen Chen" w:date="2018-12-30T13:58:00Z">
                  <w:rPr>
                    <w:ins w:id="16263" w:author="XuanWen Chen" w:date="2018-12-30T13:58:00Z"/>
                  </w:rPr>
                </w:rPrChange>
              </w:rPr>
              <w:pPrChange w:id="16264" w:author="XuanWen Chen" w:date="2018-12-30T13:5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265" w:author="XuanWen Chen" w:date="2018-12-30T13:58:00Z">
              <w:r w:rsidRPr="00026A8D">
                <w:rPr>
                  <w:rFonts w:hAnsi="宋体" w:hint="eastAsia"/>
                  <w:rPrChange w:id="16266" w:author="XuanWen Chen" w:date="2018-12-30T13:58:00Z">
                    <w:rPr>
                      <w:rFonts w:hint="eastAsia"/>
                    </w:rPr>
                  </w:rPrChange>
                </w:rPr>
                <w:t>修改案例角色信息（可选）并点击下一步</w:t>
              </w:r>
            </w:ins>
          </w:p>
          <w:p w14:paraId="7B245404" w14:textId="77777777" w:rsidR="00026A8D" w:rsidRPr="00026A8D" w:rsidRDefault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67" w:author="XuanWen Chen" w:date="2018-12-30T13:58:00Z"/>
                <w:rFonts w:hAnsi="宋体"/>
                <w:rPrChange w:id="16268" w:author="XuanWen Chen" w:date="2018-12-30T13:58:00Z">
                  <w:rPr>
                    <w:ins w:id="16269" w:author="XuanWen Chen" w:date="2018-12-30T13:58:00Z"/>
                  </w:rPr>
                </w:rPrChange>
              </w:rPr>
              <w:pPrChange w:id="16270" w:author="XuanWen Chen" w:date="2018-12-30T13:5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271" w:author="XuanWen Chen" w:date="2018-12-30T13:58:00Z">
              <w:r w:rsidRPr="00026A8D">
                <w:rPr>
                  <w:rFonts w:hAnsi="宋体" w:hint="eastAsia"/>
                  <w:rPrChange w:id="16272" w:author="XuanWen Chen" w:date="2018-12-30T13:58:00Z">
                    <w:rPr>
                      <w:rFonts w:hint="eastAsia"/>
                    </w:rPr>
                  </w:rPrChange>
                </w:rPr>
                <w:t>修改任务相关信息（可选）并点击下一步</w:t>
              </w:r>
            </w:ins>
          </w:p>
          <w:p w14:paraId="2CF6FD6F" w14:textId="3BB80BC0" w:rsidR="00964947" w:rsidRPr="00026A8D" w:rsidRDefault="00026A8D">
            <w:pPr>
              <w:pStyle w:val="a9"/>
              <w:numPr>
                <w:ilvl w:val="0"/>
                <w:numId w:val="89"/>
              </w:numPr>
              <w:spacing w:line="240" w:lineRule="auto"/>
              <w:ind w:firstLineChars="0"/>
              <w:rPr>
                <w:ins w:id="16273" w:author="XuanWen Chen" w:date="2018-12-30T13:29:00Z"/>
                <w:rFonts w:hAnsi="宋体"/>
                <w:rPrChange w:id="16274" w:author="XuanWen Chen" w:date="2018-12-30T13:58:00Z">
                  <w:rPr>
                    <w:ins w:id="16275" w:author="XuanWen Chen" w:date="2018-12-30T13:29:00Z"/>
                  </w:rPr>
                </w:rPrChange>
              </w:rPr>
              <w:pPrChange w:id="16276" w:author="XuanWen Chen" w:date="2018-12-30T13:58:00Z">
                <w:pPr>
                  <w:pStyle w:val="a9"/>
                  <w:numPr>
                    <w:numId w:val="85"/>
                  </w:numPr>
                  <w:spacing w:line="240" w:lineRule="auto"/>
                  <w:ind w:left="420" w:firstLineChars="0" w:hanging="420"/>
                </w:pPr>
              </w:pPrChange>
            </w:pPr>
            <w:ins w:id="16277" w:author="XuanWen Chen" w:date="2018-12-30T13:58:00Z">
              <w:r w:rsidRPr="00026A8D">
                <w:rPr>
                  <w:rFonts w:hAnsi="宋体" w:hint="eastAsia"/>
                  <w:rPrChange w:id="16278" w:author="XuanWen Chen" w:date="2018-12-30T13:58:00Z">
                    <w:rPr>
                      <w:rFonts w:hint="eastAsia"/>
                    </w:rPr>
                  </w:rPrChange>
                </w:rPr>
                <w:t>点击完成修改</w:t>
              </w:r>
            </w:ins>
          </w:p>
        </w:tc>
      </w:tr>
      <w:tr w:rsidR="00964947" w:rsidRPr="00651178" w14:paraId="59B13C7F" w14:textId="77777777" w:rsidTr="00067746">
        <w:trPr>
          <w:ins w:id="16279" w:author="XuanWen Chen" w:date="2018-12-30T13:29:00Z"/>
        </w:trPr>
        <w:tc>
          <w:tcPr>
            <w:tcW w:w="1413" w:type="dxa"/>
          </w:tcPr>
          <w:p w14:paraId="3E68539F" w14:textId="77777777" w:rsidR="00964947" w:rsidRPr="00651178" w:rsidRDefault="00964947" w:rsidP="00067746">
            <w:pPr>
              <w:rPr>
                <w:ins w:id="16280" w:author="XuanWen Chen" w:date="2018-12-30T13:29:00Z"/>
                <w:rFonts w:hAnsi="宋体"/>
              </w:rPr>
            </w:pPr>
            <w:ins w:id="16281" w:author="XuanWen Chen" w:date="2018-12-30T13:29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435CC9A9" w14:textId="54927EE4" w:rsidR="00964947" w:rsidRPr="00651178" w:rsidRDefault="004C3EB4" w:rsidP="00067746">
            <w:pPr>
              <w:rPr>
                <w:ins w:id="16282" w:author="XuanWen Chen" w:date="2018-12-30T13:29:00Z"/>
                <w:rFonts w:hAnsi="宋体"/>
              </w:rPr>
            </w:pPr>
            <w:ins w:id="16283" w:author="XuanWen Chen" w:date="2018-12-30T13:45:00Z">
              <w:r>
                <w:rPr>
                  <w:rFonts w:hAnsi="宋体" w:hint="eastAsia"/>
                </w:rPr>
                <w:t>未进行任何修改</w:t>
              </w:r>
            </w:ins>
          </w:p>
        </w:tc>
      </w:tr>
      <w:tr w:rsidR="00964947" w:rsidRPr="00651178" w14:paraId="012D02B4" w14:textId="77777777" w:rsidTr="00067746">
        <w:trPr>
          <w:ins w:id="16284" w:author="XuanWen Chen" w:date="2018-12-30T13:29:00Z"/>
        </w:trPr>
        <w:tc>
          <w:tcPr>
            <w:tcW w:w="1413" w:type="dxa"/>
          </w:tcPr>
          <w:p w14:paraId="7F6AC7BF" w14:textId="77777777" w:rsidR="00964947" w:rsidRPr="00651178" w:rsidRDefault="00964947" w:rsidP="00067746">
            <w:pPr>
              <w:rPr>
                <w:ins w:id="16285" w:author="XuanWen Chen" w:date="2018-12-30T13:29:00Z"/>
                <w:rFonts w:hAnsi="宋体"/>
              </w:rPr>
            </w:pPr>
            <w:ins w:id="16286" w:author="XuanWen Chen" w:date="2018-12-30T13:29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3E7DF501" w14:textId="77777777" w:rsidR="00964947" w:rsidRPr="00651178" w:rsidRDefault="00964947" w:rsidP="00067746">
            <w:pPr>
              <w:rPr>
                <w:ins w:id="16287" w:author="XuanWen Chen" w:date="2018-12-30T13:29:00Z"/>
                <w:rFonts w:hAnsi="宋体"/>
              </w:rPr>
            </w:pPr>
          </w:p>
        </w:tc>
      </w:tr>
      <w:tr w:rsidR="00964947" w:rsidRPr="00651178" w14:paraId="34D13123" w14:textId="77777777" w:rsidTr="00067746">
        <w:trPr>
          <w:ins w:id="16288" w:author="XuanWen Chen" w:date="2018-12-30T13:29:00Z"/>
        </w:trPr>
        <w:tc>
          <w:tcPr>
            <w:tcW w:w="1413" w:type="dxa"/>
          </w:tcPr>
          <w:p w14:paraId="36CD76FA" w14:textId="77777777" w:rsidR="00964947" w:rsidRPr="00651178" w:rsidRDefault="00964947" w:rsidP="00067746">
            <w:pPr>
              <w:rPr>
                <w:ins w:id="16289" w:author="XuanWen Chen" w:date="2018-12-30T13:29:00Z"/>
                <w:rFonts w:hAnsi="宋体"/>
              </w:rPr>
            </w:pPr>
            <w:ins w:id="16290" w:author="XuanWen Chen" w:date="2018-12-30T13:29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035A2885" w14:textId="33434CDB" w:rsidR="00964947" w:rsidRPr="00651178" w:rsidRDefault="00964947" w:rsidP="00067746">
            <w:pPr>
              <w:rPr>
                <w:ins w:id="16291" w:author="XuanWen Chen" w:date="2018-12-30T13:29:00Z"/>
                <w:rFonts w:hAnsi="宋体"/>
              </w:rPr>
            </w:pPr>
            <w:ins w:id="16292" w:author="XuanWen Chen" w:date="2018-12-30T13:29:00Z">
              <w:r>
                <w:rPr>
                  <w:rFonts w:hAnsi="宋体" w:hint="eastAsia"/>
                </w:rPr>
                <w:t>管理员极少参与案例</w:t>
              </w:r>
            </w:ins>
            <w:ins w:id="16293" w:author="XuanWen Chen" w:date="2018-12-30T13:47:00Z">
              <w:r w:rsidR="004C3EB4">
                <w:rPr>
                  <w:rFonts w:hAnsi="宋体" w:hint="eastAsia"/>
                </w:rPr>
                <w:t>修改</w:t>
              </w:r>
            </w:ins>
            <w:ins w:id="16294" w:author="XuanWen Chen" w:date="2018-12-30T13:29:00Z">
              <w:r>
                <w:rPr>
                  <w:rFonts w:hAnsi="宋体" w:hint="eastAsia"/>
                </w:rPr>
                <w:t>，仅保留功能</w:t>
              </w:r>
            </w:ins>
          </w:p>
        </w:tc>
      </w:tr>
      <w:tr w:rsidR="00964947" w:rsidRPr="00651178" w14:paraId="00715871" w14:textId="77777777" w:rsidTr="00067746">
        <w:trPr>
          <w:ins w:id="16295" w:author="XuanWen Chen" w:date="2018-12-30T13:29:00Z"/>
        </w:trPr>
        <w:tc>
          <w:tcPr>
            <w:tcW w:w="1413" w:type="dxa"/>
          </w:tcPr>
          <w:p w14:paraId="5856D5BE" w14:textId="77777777" w:rsidR="00964947" w:rsidRPr="00651178" w:rsidRDefault="00964947" w:rsidP="00067746">
            <w:pPr>
              <w:rPr>
                <w:ins w:id="16296" w:author="XuanWen Chen" w:date="2018-12-30T13:29:00Z"/>
                <w:rFonts w:hAnsi="宋体"/>
              </w:rPr>
            </w:pPr>
            <w:ins w:id="16297" w:author="XuanWen Chen" w:date="2018-12-30T13:29:00Z">
              <w:r w:rsidRPr="00651178">
                <w:rPr>
                  <w:rFonts w:hAnsi="宋体" w:hint="eastAsia"/>
                </w:rPr>
                <w:lastRenderedPageBreak/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1652C58C" w14:textId="77777777" w:rsidR="00964947" w:rsidRPr="00651178" w:rsidRDefault="00964947" w:rsidP="00067746">
            <w:pPr>
              <w:rPr>
                <w:ins w:id="16298" w:author="XuanWen Chen" w:date="2018-12-30T13:29:00Z"/>
                <w:rFonts w:hAnsi="宋体"/>
              </w:rPr>
            </w:pPr>
          </w:p>
        </w:tc>
      </w:tr>
      <w:tr w:rsidR="004C3EB4" w:rsidRPr="00651178" w14:paraId="5E9DA7B5" w14:textId="77777777" w:rsidTr="00067746">
        <w:trPr>
          <w:ins w:id="16299" w:author="XuanWen Chen" w:date="2018-12-30T13:29:00Z"/>
        </w:trPr>
        <w:tc>
          <w:tcPr>
            <w:tcW w:w="1413" w:type="dxa"/>
          </w:tcPr>
          <w:p w14:paraId="175A8C98" w14:textId="77777777" w:rsidR="004C3EB4" w:rsidRPr="00651178" w:rsidRDefault="004C3EB4" w:rsidP="004C3EB4">
            <w:pPr>
              <w:rPr>
                <w:ins w:id="16300" w:author="XuanWen Chen" w:date="2018-12-30T13:29:00Z"/>
                <w:rFonts w:hAnsi="宋体"/>
              </w:rPr>
            </w:pPr>
            <w:ins w:id="16301" w:author="XuanWen Chen" w:date="2018-12-30T13:29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07D056C6" w14:textId="7871DEE9" w:rsidR="004C3EB4" w:rsidRPr="00651178" w:rsidRDefault="004C3EB4" w:rsidP="004C3EB4">
            <w:pPr>
              <w:rPr>
                <w:ins w:id="16302" w:author="XuanWen Chen" w:date="2018-12-30T13:29:00Z"/>
                <w:rFonts w:hAnsi="宋体"/>
              </w:rPr>
            </w:pPr>
            <w:ins w:id="16303" w:author="XuanWen Chen" w:date="2018-12-30T13:49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4C3EB4" w:rsidRPr="00651178" w14:paraId="429720E5" w14:textId="77777777" w:rsidTr="00067746">
        <w:trPr>
          <w:ins w:id="16304" w:author="XuanWen Chen" w:date="2018-12-30T13:29:00Z"/>
        </w:trPr>
        <w:tc>
          <w:tcPr>
            <w:tcW w:w="1413" w:type="dxa"/>
          </w:tcPr>
          <w:p w14:paraId="6137AEAB" w14:textId="77777777" w:rsidR="004C3EB4" w:rsidRPr="00651178" w:rsidRDefault="004C3EB4" w:rsidP="004C3EB4">
            <w:pPr>
              <w:rPr>
                <w:ins w:id="16305" w:author="XuanWen Chen" w:date="2018-12-30T13:29:00Z"/>
                <w:rFonts w:hAnsi="宋体"/>
              </w:rPr>
            </w:pPr>
            <w:ins w:id="16306" w:author="XuanWen Chen" w:date="2018-12-30T13:29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746E3293" w14:textId="75DD9E9B" w:rsidR="004C3EB4" w:rsidRPr="00651178" w:rsidRDefault="004C3EB4" w:rsidP="004C3EB4">
            <w:pPr>
              <w:rPr>
                <w:ins w:id="16307" w:author="XuanWen Chen" w:date="2018-12-30T13:29:00Z"/>
                <w:rFonts w:hAnsi="宋体"/>
              </w:rPr>
            </w:pPr>
            <w:ins w:id="16308" w:author="XuanWen Chen" w:date="2018-12-30T13:47:00Z">
              <w:r>
                <w:rPr>
                  <w:rFonts w:hAnsi="宋体" w:hint="eastAsia"/>
                </w:rPr>
                <w:t>管理员帮助用户创建案例</w:t>
              </w:r>
            </w:ins>
          </w:p>
        </w:tc>
      </w:tr>
    </w:tbl>
    <w:p w14:paraId="3FD6AF0F" w14:textId="5FB5A151" w:rsidR="00067746" w:rsidRDefault="00067746" w:rsidP="00067746">
      <w:pPr>
        <w:pStyle w:val="4"/>
        <w:rPr>
          <w:ins w:id="16309" w:author="XuanWen Chen" w:date="2018-12-30T14:30:00Z"/>
        </w:rPr>
      </w:pPr>
      <w:ins w:id="16310" w:author="XuanWen Chen" w:date="2018-12-30T14:30:00Z">
        <w:r>
          <w:rPr>
            <w:rFonts w:hint="eastAsia"/>
          </w:rPr>
          <w:t>管理员查找案例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67746" w:rsidRPr="00651178" w14:paraId="1ED28B32" w14:textId="77777777" w:rsidTr="00067746">
        <w:trPr>
          <w:ins w:id="16311" w:author="XuanWen Chen" w:date="2018-12-30T14:31:00Z"/>
        </w:trPr>
        <w:tc>
          <w:tcPr>
            <w:tcW w:w="1413" w:type="dxa"/>
          </w:tcPr>
          <w:p w14:paraId="030F90DD" w14:textId="77777777" w:rsidR="00067746" w:rsidRPr="00651178" w:rsidRDefault="00067746" w:rsidP="00067746">
            <w:pPr>
              <w:rPr>
                <w:ins w:id="16312" w:author="XuanWen Chen" w:date="2018-12-30T14:31:00Z"/>
                <w:rFonts w:hAnsi="宋体"/>
                <w:b/>
              </w:rPr>
            </w:pPr>
            <w:ins w:id="16313" w:author="XuanWen Chen" w:date="2018-12-30T14:31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0735322D" w14:textId="63155ED2" w:rsidR="00067746" w:rsidRPr="00651178" w:rsidRDefault="00067746" w:rsidP="00067746">
            <w:pPr>
              <w:rPr>
                <w:ins w:id="16314" w:author="XuanWen Chen" w:date="2018-12-30T14:31:00Z"/>
                <w:rFonts w:hAnsi="宋体"/>
                <w:b/>
              </w:rPr>
            </w:pPr>
            <w:ins w:id="16315" w:author="XuanWen Chen" w:date="2018-12-30T14:31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查找</w:t>
              </w:r>
              <w:r w:rsidRPr="008E573C">
                <w:rPr>
                  <w:rFonts w:hAnsi="宋体" w:hint="eastAsia"/>
                  <w:b/>
                </w:rPr>
                <w:t>案例</w:t>
              </w:r>
            </w:ins>
          </w:p>
        </w:tc>
      </w:tr>
      <w:tr w:rsidR="00067746" w:rsidRPr="00651178" w14:paraId="26F76B91" w14:textId="77777777" w:rsidTr="00067746">
        <w:trPr>
          <w:ins w:id="16316" w:author="XuanWen Chen" w:date="2018-12-30T14:31:00Z"/>
        </w:trPr>
        <w:tc>
          <w:tcPr>
            <w:tcW w:w="1413" w:type="dxa"/>
          </w:tcPr>
          <w:p w14:paraId="0E32B308" w14:textId="77777777" w:rsidR="00067746" w:rsidRPr="00651178" w:rsidRDefault="00067746" w:rsidP="00067746">
            <w:pPr>
              <w:rPr>
                <w:ins w:id="16317" w:author="XuanWen Chen" w:date="2018-12-30T14:31:00Z"/>
                <w:rFonts w:hAnsi="宋体"/>
              </w:rPr>
            </w:pPr>
            <w:ins w:id="16318" w:author="XuanWen Chen" w:date="2018-12-30T14:31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4A0AF523" w14:textId="77777777" w:rsidR="00067746" w:rsidRPr="00651178" w:rsidRDefault="00067746" w:rsidP="00067746">
            <w:pPr>
              <w:rPr>
                <w:ins w:id="16319" w:author="XuanWen Chen" w:date="2018-12-30T14:31:00Z"/>
                <w:rFonts w:hAnsi="宋体"/>
              </w:rPr>
            </w:pPr>
            <w:ins w:id="16320" w:author="XuanWen Chen" w:date="2018-12-30T14:3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216B1CE4" w14:textId="77777777" w:rsidR="00067746" w:rsidRPr="00651178" w:rsidRDefault="00067746" w:rsidP="00067746">
            <w:pPr>
              <w:rPr>
                <w:ins w:id="16321" w:author="XuanWen Chen" w:date="2018-12-30T14:31:00Z"/>
                <w:rFonts w:hAnsi="宋体"/>
              </w:rPr>
            </w:pPr>
            <w:ins w:id="16322" w:author="XuanWen Chen" w:date="2018-12-30T14:31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25401878" w14:textId="77777777" w:rsidR="00067746" w:rsidRPr="00651178" w:rsidRDefault="00067746" w:rsidP="00067746">
            <w:pPr>
              <w:rPr>
                <w:ins w:id="16323" w:author="XuanWen Chen" w:date="2018-12-30T14:31:00Z"/>
                <w:rFonts w:hAnsi="宋体"/>
              </w:rPr>
            </w:pPr>
            <w:ins w:id="16324" w:author="XuanWen Chen" w:date="2018-12-30T14:31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067746" w:rsidRPr="00651178" w14:paraId="2691B0F3" w14:textId="77777777" w:rsidTr="00067746">
        <w:trPr>
          <w:ins w:id="16325" w:author="XuanWen Chen" w:date="2018-12-30T14:31:00Z"/>
        </w:trPr>
        <w:tc>
          <w:tcPr>
            <w:tcW w:w="1413" w:type="dxa"/>
          </w:tcPr>
          <w:p w14:paraId="7CE66773" w14:textId="77777777" w:rsidR="00067746" w:rsidRPr="00651178" w:rsidRDefault="00067746" w:rsidP="00067746">
            <w:pPr>
              <w:rPr>
                <w:ins w:id="16326" w:author="XuanWen Chen" w:date="2018-12-30T14:31:00Z"/>
                <w:rFonts w:hAnsi="宋体"/>
              </w:rPr>
            </w:pPr>
            <w:ins w:id="16327" w:author="XuanWen Chen" w:date="2018-12-30T14:31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2E1B9573" w14:textId="77777777" w:rsidR="00067746" w:rsidRPr="00651178" w:rsidRDefault="00067746" w:rsidP="00067746">
            <w:pPr>
              <w:rPr>
                <w:ins w:id="16328" w:author="XuanWen Chen" w:date="2018-12-30T14:31:00Z"/>
                <w:rFonts w:hAnsi="宋体"/>
              </w:rPr>
            </w:pPr>
            <w:ins w:id="16329" w:author="XuanWen Chen" w:date="2018-12-30T14:31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73411B31" w14:textId="77777777" w:rsidR="00067746" w:rsidRPr="00651178" w:rsidRDefault="00067746" w:rsidP="00067746">
            <w:pPr>
              <w:rPr>
                <w:ins w:id="16330" w:author="XuanWen Chen" w:date="2018-12-30T14:31:00Z"/>
                <w:rFonts w:hAnsi="宋体"/>
              </w:rPr>
            </w:pPr>
            <w:ins w:id="16331" w:author="XuanWen Chen" w:date="2018-12-30T14:31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3BD0C68" w14:textId="77777777" w:rsidR="00067746" w:rsidRPr="00651178" w:rsidRDefault="00067746" w:rsidP="00067746">
            <w:pPr>
              <w:rPr>
                <w:ins w:id="16332" w:author="XuanWen Chen" w:date="2018-12-30T14:31:00Z"/>
                <w:rFonts w:hAnsi="宋体"/>
              </w:rPr>
            </w:pPr>
            <w:ins w:id="16333" w:author="XuanWen Chen" w:date="2018-12-30T14:3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067746" w:rsidRPr="00651178" w14:paraId="3007E586" w14:textId="77777777" w:rsidTr="00067746">
        <w:trPr>
          <w:ins w:id="16334" w:author="XuanWen Chen" w:date="2018-12-30T14:31:00Z"/>
        </w:trPr>
        <w:tc>
          <w:tcPr>
            <w:tcW w:w="1413" w:type="dxa"/>
          </w:tcPr>
          <w:p w14:paraId="3E3E1279" w14:textId="77777777" w:rsidR="00067746" w:rsidRPr="00651178" w:rsidRDefault="00067746" w:rsidP="00067746">
            <w:pPr>
              <w:rPr>
                <w:ins w:id="16335" w:author="XuanWen Chen" w:date="2018-12-30T14:31:00Z"/>
                <w:rFonts w:hAnsi="宋体"/>
              </w:rPr>
            </w:pPr>
            <w:ins w:id="16336" w:author="XuanWen Chen" w:date="2018-12-30T14:31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6E578EA3" w14:textId="77777777" w:rsidR="00067746" w:rsidRPr="00651178" w:rsidRDefault="00067746" w:rsidP="00067746">
            <w:pPr>
              <w:rPr>
                <w:ins w:id="16337" w:author="XuanWen Chen" w:date="2018-12-30T14:31:00Z"/>
                <w:rFonts w:hAnsi="宋体"/>
              </w:rPr>
            </w:pPr>
            <w:ins w:id="16338" w:author="XuanWen Chen" w:date="2018-12-30T14:31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067746" w:rsidRPr="00651178" w14:paraId="3A40E3C9" w14:textId="77777777" w:rsidTr="00067746">
        <w:trPr>
          <w:ins w:id="16339" w:author="XuanWen Chen" w:date="2018-12-30T14:31:00Z"/>
        </w:trPr>
        <w:tc>
          <w:tcPr>
            <w:tcW w:w="1413" w:type="dxa"/>
          </w:tcPr>
          <w:p w14:paraId="39FD0525" w14:textId="77777777" w:rsidR="00067746" w:rsidRPr="00651178" w:rsidRDefault="00067746" w:rsidP="00067746">
            <w:pPr>
              <w:rPr>
                <w:ins w:id="16340" w:author="XuanWen Chen" w:date="2018-12-30T14:31:00Z"/>
                <w:rFonts w:hAnsi="宋体"/>
              </w:rPr>
            </w:pPr>
            <w:ins w:id="16341" w:author="XuanWen Chen" w:date="2018-12-30T14:31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3ABB3083" w14:textId="041BFE9F" w:rsidR="00067746" w:rsidRPr="00651178" w:rsidRDefault="00067746" w:rsidP="00067746">
            <w:pPr>
              <w:rPr>
                <w:ins w:id="16342" w:author="XuanWen Chen" w:date="2018-12-30T14:31:00Z"/>
                <w:rFonts w:hAnsi="宋体"/>
              </w:rPr>
            </w:pPr>
            <w:ins w:id="16343" w:author="XuanWen Chen" w:date="2018-12-30T14:3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进入用户系统，查找案例</w:t>
              </w:r>
            </w:ins>
          </w:p>
        </w:tc>
      </w:tr>
      <w:tr w:rsidR="00067746" w:rsidRPr="00651178" w14:paraId="14A1D012" w14:textId="77777777" w:rsidTr="00067746">
        <w:trPr>
          <w:ins w:id="16344" w:author="XuanWen Chen" w:date="2018-12-30T14:31:00Z"/>
        </w:trPr>
        <w:tc>
          <w:tcPr>
            <w:tcW w:w="1413" w:type="dxa"/>
          </w:tcPr>
          <w:p w14:paraId="666F79D2" w14:textId="77777777" w:rsidR="00067746" w:rsidRPr="00651178" w:rsidRDefault="00067746" w:rsidP="00067746">
            <w:pPr>
              <w:rPr>
                <w:ins w:id="16345" w:author="XuanWen Chen" w:date="2018-12-30T14:31:00Z"/>
                <w:rFonts w:hAnsi="宋体"/>
              </w:rPr>
            </w:pPr>
            <w:ins w:id="16346" w:author="XuanWen Chen" w:date="2018-12-30T14:31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5DA16B64" w14:textId="67FFC2AD" w:rsidR="00067746" w:rsidRPr="00651178" w:rsidRDefault="00067746" w:rsidP="00067746">
            <w:pPr>
              <w:rPr>
                <w:ins w:id="16347" w:author="XuanWen Chen" w:date="2018-12-30T14:31:00Z"/>
                <w:rFonts w:hAnsi="宋体"/>
              </w:rPr>
            </w:pPr>
            <w:ins w:id="16348" w:author="XuanWen Chen" w:date="2018-12-30T14:3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需要查找</w:t>
              </w:r>
            </w:ins>
            <w:ins w:id="16349" w:author="XuanWen Chen" w:date="2018-12-30T17:09:00Z">
              <w:r w:rsidR="00F7418C">
                <w:rPr>
                  <w:rFonts w:hAnsi="宋体" w:hint="eastAsia"/>
                </w:rPr>
                <w:t>案例</w:t>
              </w:r>
            </w:ins>
          </w:p>
        </w:tc>
      </w:tr>
      <w:tr w:rsidR="00067746" w:rsidRPr="00651178" w14:paraId="4DBE153A" w14:textId="77777777" w:rsidTr="00067746">
        <w:trPr>
          <w:ins w:id="16350" w:author="XuanWen Chen" w:date="2018-12-30T14:31:00Z"/>
        </w:trPr>
        <w:tc>
          <w:tcPr>
            <w:tcW w:w="1413" w:type="dxa"/>
          </w:tcPr>
          <w:p w14:paraId="1EB7F5DE" w14:textId="77777777" w:rsidR="00067746" w:rsidRPr="00651178" w:rsidRDefault="00067746" w:rsidP="00067746">
            <w:pPr>
              <w:rPr>
                <w:ins w:id="16351" w:author="XuanWen Chen" w:date="2018-12-30T14:31:00Z"/>
                <w:rFonts w:hAnsi="宋体"/>
              </w:rPr>
            </w:pPr>
            <w:ins w:id="16352" w:author="XuanWen Chen" w:date="2018-12-30T14:31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12600963" w14:textId="77777777" w:rsidR="00067746" w:rsidRPr="00651178" w:rsidRDefault="00067746" w:rsidP="00067746">
            <w:pPr>
              <w:rPr>
                <w:ins w:id="16353" w:author="XuanWen Chen" w:date="2018-12-30T14:31:00Z"/>
                <w:rFonts w:hAnsi="宋体"/>
              </w:rPr>
            </w:pPr>
            <w:ins w:id="16354" w:author="XuanWen Chen" w:date="2018-12-30T14:3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16AB8947" w14:textId="1D632DD7" w:rsidR="00067746" w:rsidRPr="00651178" w:rsidRDefault="00067746" w:rsidP="00067746">
            <w:pPr>
              <w:rPr>
                <w:ins w:id="16355" w:author="XuanWen Chen" w:date="2018-12-30T14:31:00Z"/>
                <w:rFonts w:hAnsi="宋体"/>
              </w:rPr>
            </w:pPr>
            <w:ins w:id="16356" w:author="XuanWen Chen" w:date="2018-12-30T14:3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</w:ins>
            <w:ins w:id="16357" w:author="XuanWen Chen" w:date="2018-12-30T14:33:00Z">
              <w:r>
                <w:rPr>
                  <w:rFonts w:hAnsi="宋体" w:hint="eastAsia"/>
                </w:rPr>
                <w:t>进入</w:t>
              </w:r>
            </w:ins>
            <w:ins w:id="16358" w:author="XuanWen Chen" w:date="2018-12-30T17:12:00Z">
              <w:r w:rsidR="00F7418C">
                <w:rPr>
                  <w:rFonts w:hAnsi="宋体" w:hint="eastAsia"/>
                </w:rPr>
                <w:t>我的案例</w:t>
              </w:r>
            </w:ins>
          </w:p>
        </w:tc>
      </w:tr>
      <w:tr w:rsidR="00067746" w:rsidRPr="00651178" w14:paraId="33D33DE4" w14:textId="77777777" w:rsidTr="00067746">
        <w:trPr>
          <w:ins w:id="16359" w:author="XuanWen Chen" w:date="2018-12-30T14:31:00Z"/>
        </w:trPr>
        <w:tc>
          <w:tcPr>
            <w:tcW w:w="1413" w:type="dxa"/>
          </w:tcPr>
          <w:p w14:paraId="104120E6" w14:textId="77777777" w:rsidR="00067746" w:rsidRPr="00651178" w:rsidRDefault="00067746" w:rsidP="00067746">
            <w:pPr>
              <w:rPr>
                <w:ins w:id="16360" w:author="XuanWen Chen" w:date="2018-12-30T14:31:00Z"/>
                <w:rFonts w:hAnsi="宋体"/>
              </w:rPr>
            </w:pPr>
            <w:ins w:id="16361" w:author="XuanWen Chen" w:date="2018-12-30T14:31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2D97CE54" w14:textId="77777777" w:rsidR="00067746" w:rsidRPr="00651178" w:rsidRDefault="00067746" w:rsidP="00067746">
            <w:pPr>
              <w:rPr>
                <w:ins w:id="16362" w:author="XuanWen Chen" w:date="2018-12-30T14:31:00Z"/>
                <w:rFonts w:hAnsi="宋体"/>
              </w:rPr>
            </w:pPr>
            <w:ins w:id="16363" w:author="XuanWen Chen" w:date="2018-12-30T14:3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67746" w:rsidRPr="00651178" w14:paraId="34964C77" w14:textId="77777777" w:rsidTr="00067746">
        <w:trPr>
          <w:ins w:id="16364" w:author="XuanWen Chen" w:date="2018-12-30T14:31:00Z"/>
        </w:trPr>
        <w:tc>
          <w:tcPr>
            <w:tcW w:w="1413" w:type="dxa"/>
          </w:tcPr>
          <w:p w14:paraId="49FA1158" w14:textId="77777777" w:rsidR="00067746" w:rsidRPr="00651178" w:rsidRDefault="00067746" w:rsidP="00067746">
            <w:pPr>
              <w:rPr>
                <w:ins w:id="16365" w:author="XuanWen Chen" w:date="2018-12-30T14:31:00Z"/>
                <w:rFonts w:hAnsi="宋体"/>
              </w:rPr>
            </w:pPr>
            <w:ins w:id="16366" w:author="XuanWen Chen" w:date="2018-12-30T14:3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19783BAE" w14:textId="0B0FE5F9" w:rsidR="00067746" w:rsidRPr="00651178" w:rsidRDefault="00067746" w:rsidP="00067746">
            <w:pPr>
              <w:rPr>
                <w:ins w:id="16367" w:author="XuanWen Chen" w:date="2018-12-30T14:31:00Z"/>
                <w:rFonts w:hAnsi="宋体"/>
              </w:rPr>
            </w:pPr>
            <w:ins w:id="16368" w:author="XuanWen Chen" w:date="2018-12-30T14:35:00Z">
              <w:r>
                <w:rPr>
                  <w:rFonts w:hAnsi="宋体" w:hint="eastAsia"/>
                </w:rPr>
                <w:t>案例关键词</w:t>
              </w:r>
            </w:ins>
          </w:p>
        </w:tc>
      </w:tr>
      <w:tr w:rsidR="00067746" w:rsidRPr="00651178" w14:paraId="21BD05AE" w14:textId="77777777" w:rsidTr="00067746">
        <w:trPr>
          <w:ins w:id="16369" w:author="XuanWen Chen" w:date="2018-12-30T14:31:00Z"/>
        </w:trPr>
        <w:tc>
          <w:tcPr>
            <w:tcW w:w="1413" w:type="dxa"/>
          </w:tcPr>
          <w:p w14:paraId="05004B4C" w14:textId="77777777" w:rsidR="00067746" w:rsidRDefault="00067746" w:rsidP="00067746">
            <w:pPr>
              <w:rPr>
                <w:ins w:id="16370" w:author="XuanWen Chen" w:date="2018-12-30T14:31:00Z"/>
                <w:rFonts w:hAnsi="宋体"/>
              </w:rPr>
            </w:pPr>
            <w:ins w:id="16371" w:author="XuanWen Chen" w:date="2018-12-30T14:3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775562D2" w14:textId="773B8DED" w:rsidR="00067746" w:rsidRPr="00651178" w:rsidRDefault="00F7418C" w:rsidP="00067746">
            <w:pPr>
              <w:rPr>
                <w:ins w:id="16372" w:author="XuanWen Chen" w:date="2018-12-30T14:31:00Z"/>
                <w:rFonts w:hAnsi="宋体"/>
              </w:rPr>
            </w:pPr>
            <w:ins w:id="16373" w:author="XuanWen Chen" w:date="2018-12-30T17:13:00Z">
              <w:r>
                <w:rPr>
                  <w:rFonts w:hAnsi="宋体" w:hint="eastAsia"/>
                </w:rPr>
                <w:t>系统给出查找结果</w:t>
              </w:r>
            </w:ins>
          </w:p>
        </w:tc>
      </w:tr>
      <w:tr w:rsidR="00067746" w:rsidRPr="00651178" w14:paraId="02DCD571" w14:textId="77777777" w:rsidTr="00067746">
        <w:trPr>
          <w:ins w:id="16374" w:author="XuanWen Chen" w:date="2018-12-30T14:31:00Z"/>
        </w:trPr>
        <w:tc>
          <w:tcPr>
            <w:tcW w:w="1413" w:type="dxa"/>
          </w:tcPr>
          <w:p w14:paraId="6B8FB38F" w14:textId="77777777" w:rsidR="00067746" w:rsidRPr="00651178" w:rsidRDefault="00067746" w:rsidP="00067746">
            <w:pPr>
              <w:rPr>
                <w:ins w:id="16375" w:author="XuanWen Chen" w:date="2018-12-30T14:31:00Z"/>
                <w:rFonts w:hAnsi="宋体"/>
              </w:rPr>
            </w:pPr>
            <w:ins w:id="16376" w:author="XuanWen Chen" w:date="2018-12-30T14:31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02E85C81" w14:textId="49F64CBA" w:rsidR="00067746" w:rsidRDefault="00067746" w:rsidP="00067746">
            <w:pPr>
              <w:spacing w:line="240" w:lineRule="auto"/>
              <w:rPr>
                <w:ins w:id="16377" w:author="XuanWen Chen" w:date="2018-12-30T14:31:00Z"/>
                <w:rFonts w:hAnsi="宋体"/>
              </w:rPr>
            </w:pPr>
            <w:ins w:id="16378" w:author="XuanWen Chen" w:date="2018-12-30T14:31:00Z">
              <w:r>
                <w:rPr>
                  <w:rFonts w:hAnsi="宋体" w:hint="eastAsia"/>
                </w:rPr>
                <w:t>查</w:t>
              </w:r>
            </w:ins>
            <w:ins w:id="16379" w:author="XuanWen Chen" w:date="2018-12-30T14:54:00Z">
              <w:r w:rsidR="00BC0EA8">
                <w:rPr>
                  <w:rFonts w:hAnsi="宋体" w:hint="eastAsia"/>
                </w:rPr>
                <w:t>找</w:t>
              </w:r>
            </w:ins>
            <w:ins w:id="16380" w:author="XuanWen Chen" w:date="2018-12-30T14:31:00Z">
              <w:r w:rsidRPr="00AB4015">
                <w:rPr>
                  <w:rFonts w:hAnsi="宋体" w:hint="eastAsia"/>
                </w:rPr>
                <w:t>案例</w:t>
              </w:r>
            </w:ins>
          </w:p>
          <w:p w14:paraId="2731758A" w14:textId="538B9804" w:rsidR="00067746" w:rsidRPr="00AB4015" w:rsidRDefault="00C35D48" w:rsidP="00067746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ins w:id="16381" w:author="XuanWen Chen" w:date="2018-12-30T14:31:00Z"/>
                <w:rFonts w:hAnsi="宋体"/>
              </w:rPr>
            </w:pPr>
            <w:ins w:id="16382" w:author="XuanWen Chen" w:date="2018-12-30T14:56:00Z">
              <w:r>
                <w:rPr>
                  <w:rFonts w:hAnsi="宋体" w:hint="eastAsia"/>
                </w:rPr>
                <w:t>输入查找关键词</w:t>
              </w:r>
            </w:ins>
          </w:p>
          <w:p w14:paraId="41DE71D8" w14:textId="77777777" w:rsidR="00067746" w:rsidRDefault="00C35D48" w:rsidP="00067746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ins w:id="16383" w:author="XuanWen Chen" w:date="2018-12-30T14:56:00Z"/>
                <w:rFonts w:hAnsi="宋体"/>
              </w:rPr>
            </w:pPr>
            <w:ins w:id="16384" w:author="XuanWen Chen" w:date="2018-12-30T14:56:00Z">
              <w:r>
                <w:rPr>
                  <w:rFonts w:hAnsi="宋体" w:hint="eastAsia"/>
                </w:rPr>
                <w:t>点击查找</w:t>
              </w:r>
            </w:ins>
          </w:p>
          <w:p w14:paraId="2F76FD36" w14:textId="1FA123C8" w:rsidR="00C35D48" w:rsidRPr="00AB4015" w:rsidRDefault="00C35D48" w:rsidP="00067746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ins w:id="16385" w:author="XuanWen Chen" w:date="2018-12-30T14:31:00Z"/>
                <w:rFonts w:hAnsi="宋体"/>
              </w:rPr>
            </w:pPr>
            <w:ins w:id="16386" w:author="XuanWen Chen" w:date="2018-12-30T14:56:00Z">
              <w:r>
                <w:rPr>
                  <w:rFonts w:hAnsi="宋体" w:hint="eastAsia"/>
                </w:rPr>
                <w:t>浏览查找结果</w:t>
              </w:r>
            </w:ins>
          </w:p>
        </w:tc>
      </w:tr>
      <w:tr w:rsidR="00067746" w:rsidRPr="00651178" w14:paraId="1C9F0161" w14:textId="77777777" w:rsidTr="00067746">
        <w:trPr>
          <w:ins w:id="16387" w:author="XuanWen Chen" w:date="2018-12-30T14:31:00Z"/>
        </w:trPr>
        <w:tc>
          <w:tcPr>
            <w:tcW w:w="1413" w:type="dxa"/>
          </w:tcPr>
          <w:p w14:paraId="6CF4F4D7" w14:textId="77777777" w:rsidR="00067746" w:rsidRPr="00651178" w:rsidRDefault="00067746" w:rsidP="00067746">
            <w:pPr>
              <w:rPr>
                <w:ins w:id="16388" w:author="XuanWen Chen" w:date="2018-12-30T14:31:00Z"/>
                <w:rFonts w:hAnsi="宋体"/>
              </w:rPr>
            </w:pPr>
            <w:ins w:id="16389" w:author="XuanWen Chen" w:date="2018-12-30T14:31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0C61BD12" w14:textId="77777777" w:rsidR="00067746" w:rsidRPr="00AB4015" w:rsidRDefault="00067746" w:rsidP="00067746">
            <w:pPr>
              <w:spacing w:line="240" w:lineRule="auto"/>
              <w:rPr>
                <w:ins w:id="16390" w:author="XuanWen Chen" w:date="2018-12-30T14:31:00Z"/>
                <w:rFonts w:hAnsi="宋体"/>
              </w:rPr>
            </w:pPr>
            <w:ins w:id="16391" w:author="XuanWen Chen" w:date="2018-12-30T14:3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67746" w:rsidRPr="00651178" w14:paraId="610EA1C6" w14:textId="77777777" w:rsidTr="00067746">
        <w:trPr>
          <w:ins w:id="16392" w:author="XuanWen Chen" w:date="2018-12-30T14:31:00Z"/>
        </w:trPr>
        <w:tc>
          <w:tcPr>
            <w:tcW w:w="1413" w:type="dxa"/>
          </w:tcPr>
          <w:p w14:paraId="1B04B5AA" w14:textId="77777777" w:rsidR="00067746" w:rsidRPr="00651178" w:rsidRDefault="00067746" w:rsidP="00067746">
            <w:pPr>
              <w:rPr>
                <w:ins w:id="16393" w:author="XuanWen Chen" w:date="2018-12-30T14:31:00Z"/>
                <w:rFonts w:hAnsi="宋体"/>
              </w:rPr>
            </w:pPr>
            <w:ins w:id="16394" w:author="XuanWen Chen" w:date="2018-12-30T14:31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1EBA02EB" w14:textId="77777777" w:rsidR="00067746" w:rsidRPr="00651178" w:rsidRDefault="00067746" w:rsidP="00067746">
            <w:pPr>
              <w:rPr>
                <w:ins w:id="16395" w:author="XuanWen Chen" w:date="2018-12-30T14:31:00Z"/>
                <w:rFonts w:hAnsi="宋体"/>
              </w:rPr>
            </w:pPr>
            <w:ins w:id="16396" w:author="XuanWen Chen" w:date="2018-12-30T14:3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67746" w:rsidRPr="00651178" w14:paraId="2FE22387" w14:textId="77777777" w:rsidTr="00067746">
        <w:trPr>
          <w:ins w:id="16397" w:author="XuanWen Chen" w:date="2018-12-30T14:31:00Z"/>
        </w:trPr>
        <w:tc>
          <w:tcPr>
            <w:tcW w:w="1413" w:type="dxa"/>
          </w:tcPr>
          <w:p w14:paraId="09610FCF" w14:textId="77777777" w:rsidR="00067746" w:rsidRPr="00651178" w:rsidRDefault="00067746" w:rsidP="00067746">
            <w:pPr>
              <w:rPr>
                <w:ins w:id="16398" w:author="XuanWen Chen" w:date="2018-12-30T14:31:00Z"/>
                <w:rFonts w:hAnsi="宋体"/>
              </w:rPr>
            </w:pPr>
            <w:ins w:id="16399" w:author="XuanWen Chen" w:date="2018-12-30T14:31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6BA83ABC" w14:textId="77777777" w:rsidR="00067746" w:rsidRPr="00651178" w:rsidRDefault="00067746" w:rsidP="00067746">
            <w:pPr>
              <w:rPr>
                <w:ins w:id="16400" w:author="XuanWen Chen" w:date="2018-12-30T14:31:00Z"/>
                <w:rFonts w:hAnsi="宋体"/>
              </w:rPr>
            </w:pPr>
          </w:p>
        </w:tc>
      </w:tr>
      <w:tr w:rsidR="00067746" w:rsidRPr="00651178" w14:paraId="54E214FE" w14:textId="77777777" w:rsidTr="00067746">
        <w:trPr>
          <w:ins w:id="16401" w:author="XuanWen Chen" w:date="2018-12-30T14:31:00Z"/>
        </w:trPr>
        <w:tc>
          <w:tcPr>
            <w:tcW w:w="1413" w:type="dxa"/>
          </w:tcPr>
          <w:p w14:paraId="1179B4CF" w14:textId="77777777" w:rsidR="00067746" w:rsidRPr="00651178" w:rsidRDefault="00067746" w:rsidP="00067746">
            <w:pPr>
              <w:rPr>
                <w:ins w:id="16402" w:author="XuanWen Chen" w:date="2018-12-30T14:31:00Z"/>
                <w:rFonts w:hAnsi="宋体"/>
              </w:rPr>
            </w:pPr>
            <w:ins w:id="16403" w:author="XuanWen Chen" w:date="2018-12-30T14:31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051A169C" w14:textId="2DDE6416" w:rsidR="00067746" w:rsidRPr="00651178" w:rsidRDefault="00067746" w:rsidP="00067746">
            <w:pPr>
              <w:rPr>
                <w:ins w:id="16404" w:author="XuanWen Chen" w:date="2018-12-30T14:31:00Z"/>
                <w:rFonts w:hAnsi="宋体"/>
              </w:rPr>
            </w:pPr>
            <w:ins w:id="16405" w:author="XuanWen Chen" w:date="2018-12-30T14:31:00Z">
              <w:r>
                <w:rPr>
                  <w:rFonts w:hAnsi="宋体" w:hint="eastAsia"/>
                </w:rPr>
                <w:t>管理员每天</w:t>
              </w:r>
            </w:ins>
            <w:ins w:id="16406" w:author="XuanWen Chen" w:date="2018-12-30T15:00:00Z">
              <w:r w:rsidR="00C35D48">
                <w:rPr>
                  <w:rFonts w:hAnsi="宋体" w:hint="eastAsia"/>
                </w:rPr>
                <w:t>查找</w:t>
              </w:r>
            </w:ins>
            <w:ins w:id="16407" w:author="XuanWen Chen" w:date="2018-12-30T14:31:00Z">
              <w:r>
                <w:rPr>
                  <w:rFonts w:hAnsi="宋体" w:hint="eastAsia"/>
                </w:rPr>
                <w:t>100</w:t>
              </w:r>
            </w:ins>
            <w:ins w:id="16408" w:author="XuanWen Chen" w:date="2018-12-30T15:00:00Z">
              <w:r w:rsidR="00C35D48">
                <w:rPr>
                  <w:rFonts w:hAnsi="宋体" w:hint="eastAsia"/>
                </w:rPr>
                <w:t>0</w:t>
              </w:r>
            </w:ins>
            <w:ins w:id="16409" w:author="XuanWen Chen" w:date="2018-12-30T14:31:00Z">
              <w:r>
                <w:rPr>
                  <w:rFonts w:hAnsi="宋体" w:hint="eastAsia"/>
                </w:rPr>
                <w:t>次案例</w:t>
              </w:r>
            </w:ins>
          </w:p>
        </w:tc>
      </w:tr>
      <w:tr w:rsidR="00067746" w:rsidRPr="00651178" w14:paraId="576B2E0C" w14:textId="77777777" w:rsidTr="00067746">
        <w:trPr>
          <w:ins w:id="16410" w:author="XuanWen Chen" w:date="2018-12-30T14:31:00Z"/>
        </w:trPr>
        <w:tc>
          <w:tcPr>
            <w:tcW w:w="1413" w:type="dxa"/>
          </w:tcPr>
          <w:p w14:paraId="004C4891" w14:textId="77777777" w:rsidR="00067746" w:rsidRPr="00651178" w:rsidRDefault="00067746" w:rsidP="00067746">
            <w:pPr>
              <w:rPr>
                <w:ins w:id="16411" w:author="XuanWen Chen" w:date="2018-12-30T14:31:00Z"/>
                <w:rFonts w:hAnsi="宋体"/>
              </w:rPr>
            </w:pPr>
            <w:ins w:id="16412" w:author="XuanWen Chen" w:date="2018-12-30T14:31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988928F" w14:textId="77777777" w:rsidR="00067746" w:rsidRPr="00651178" w:rsidRDefault="00067746" w:rsidP="00067746">
            <w:pPr>
              <w:rPr>
                <w:ins w:id="16413" w:author="XuanWen Chen" w:date="2018-12-30T14:31:00Z"/>
                <w:rFonts w:hAnsi="宋体"/>
              </w:rPr>
            </w:pPr>
          </w:p>
        </w:tc>
      </w:tr>
      <w:tr w:rsidR="00067746" w:rsidRPr="00651178" w14:paraId="467DBDA5" w14:textId="77777777" w:rsidTr="00067746">
        <w:trPr>
          <w:ins w:id="16414" w:author="XuanWen Chen" w:date="2018-12-30T14:31:00Z"/>
        </w:trPr>
        <w:tc>
          <w:tcPr>
            <w:tcW w:w="1413" w:type="dxa"/>
          </w:tcPr>
          <w:p w14:paraId="45D2701F" w14:textId="77777777" w:rsidR="00067746" w:rsidRPr="00651178" w:rsidRDefault="00067746" w:rsidP="00067746">
            <w:pPr>
              <w:rPr>
                <w:ins w:id="16415" w:author="XuanWen Chen" w:date="2018-12-30T14:31:00Z"/>
                <w:rFonts w:hAnsi="宋体"/>
              </w:rPr>
            </w:pPr>
            <w:ins w:id="16416" w:author="XuanWen Chen" w:date="2018-12-30T14:31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352423CA" w14:textId="77777777" w:rsidR="00067746" w:rsidRPr="00651178" w:rsidRDefault="00067746" w:rsidP="00067746">
            <w:pPr>
              <w:rPr>
                <w:ins w:id="16417" w:author="XuanWen Chen" w:date="2018-12-30T14:31:00Z"/>
                <w:rFonts w:hAnsi="宋体"/>
              </w:rPr>
            </w:pPr>
            <w:ins w:id="16418" w:author="XuanWen Chen" w:date="2018-12-30T14:31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067746" w:rsidRPr="00651178" w14:paraId="09333036" w14:textId="77777777" w:rsidTr="00067746">
        <w:trPr>
          <w:ins w:id="16419" w:author="XuanWen Chen" w:date="2018-12-30T14:31:00Z"/>
        </w:trPr>
        <w:tc>
          <w:tcPr>
            <w:tcW w:w="1413" w:type="dxa"/>
          </w:tcPr>
          <w:p w14:paraId="60E144CC" w14:textId="77777777" w:rsidR="00067746" w:rsidRPr="00651178" w:rsidRDefault="00067746" w:rsidP="00067746">
            <w:pPr>
              <w:rPr>
                <w:ins w:id="16420" w:author="XuanWen Chen" w:date="2018-12-30T14:31:00Z"/>
                <w:rFonts w:hAnsi="宋体"/>
              </w:rPr>
            </w:pPr>
            <w:ins w:id="16421" w:author="XuanWen Chen" w:date="2018-12-30T14:31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3D19287E" w14:textId="77777777" w:rsidR="00067746" w:rsidRPr="00651178" w:rsidRDefault="00067746" w:rsidP="00067746">
            <w:pPr>
              <w:rPr>
                <w:ins w:id="16422" w:author="XuanWen Chen" w:date="2018-12-30T14:31:00Z"/>
                <w:rFonts w:hAnsi="宋体"/>
              </w:rPr>
            </w:pPr>
            <w:ins w:id="16423" w:author="XuanWen Chen" w:date="2018-12-30T14:31:00Z">
              <w:r>
                <w:rPr>
                  <w:rFonts w:hAnsi="宋体" w:hint="eastAsia"/>
                </w:rPr>
                <w:t>无</w:t>
              </w:r>
            </w:ins>
          </w:p>
        </w:tc>
      </w:tr>
    </w:tbl>
    <w:p w14:paraId="53ACCF28" w14:textId="64FB62A5" w:rsidR="004C3EB4" w:rsidRDefault="004C3EB4" w:rsidP="00964947">
      <w:pPr>
        <w:rPr>
          <w:ins w:id="16424" w:author="XuanWen Chen" w:date="2018-12-30T17:08:00Z"/>
        </w:rPr>
      </w:pPr>
    </w:p>
    <w:p w14:paraId="1B044D3C" w14:textId="0F13B511" w:rsidR="00F7418C" w:rsidRDefault="00F7418C" w:rsidP="00964947">
      <w:pPr>
        <w:rPr>
          <w:ins w:id="16425" w:author="XuanWen Chen" w:date="2018-12-30T17:08:00Z"/>
        </w:rPr>
      </w:pPr>
    </w:p>
    <w:p w14:paraId="0215FE7C" w14:textId="52E8DD76" w:rsidR="00F7418C" w:rsidRDefault="00F7418C" w:rsidP="00F7418C">
      <w:pPr>
        <w:pStyle w:val="4"/>
        <w:rPr>
          <w:ins w:id="16426" w:author="XuanWen Chen" w:date="2018-12-30T17:09:00Z"/>
        </w:rPr>
      </w:pPr>
      <w:ins w:id="16427" w:author="XuanWen Chen" w:date="2018-12-30T17:09:00Z">
        <w:r>
          <w:rPr>
            <w:rFonts w:hint="eastAsia"/>
          </w:rPr>
          <w:lastRenderedPageBreak/>
          <w:t>管理员根据可见性筛选案例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F7418C" w:rsidRPr="00651178" w14:paraId="73BC4C64" w14:textId="77777777" w:rsidTr="00060CEE">
        <w:trPr>
          <w:ins w:id="16428" w:author="XuanWen Chen" w:date="2018-12-30T17:09:00Z"/>
        </w:trPr>
        <w:tc>
          <w:tcPr>
            <w:tcW w:w="1413" w:type="dxa"/>
          </w:tcPr>
          <w:p w14:paraId="6719FFA5" w14:textId="77777777" w:rsidR="00F7418C" w:rsidRPr="00651178" w:rsidRDefault="00F7418C" w:rsidP="00060CEE">
            <w:pPr>
              <w:rPr>
                <w:ins w:id="16429" w:author="XuanWen Chen" w:date="2018-12-30T17:09:00Z"/>
                <w:rFonts w:hAnsi="宋体"/>
                <w:b/>
              </w:rPr>
            </w:pPr>
            <w:ins w:id="16430" w:author="XuanWen Chen" w:date="2018-12-30T17:09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6B7146F6" w14:textId="7F0945EC" w:rsidR="00F7418C" w:rsidRPr="00651178" w:rsidRDefault="00F7418C" w:rsidP="00060CEE">
            <w:pPr>
              <w:rPr>
                <w:ins w:id="16431" w:author="XuanWen Chen" w:date="2018-12-30T17:09:00Z"/>
                <w:rFonts w:hAnsi="宋体"/>
                <w:b/>
              </w:rPr>
            </w:pPr>
            <w:ins w:id="16432" w:author="XuanWen Chen" w:date="2018-12-30T17:09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</w:ins>
            <w:ins w:id="16433" w:author="XuanWen Chen" w:date="2018-12-30T17:12:00Z">
              <w:r w:rsidRPr="00F7418C">
                <w:rPr>
                  <w:rFonts w:hAnsi="宋体" w:hint="eastAsia"/>
                  <w:b/>
                </w:rPr>
                <w:t>根据可见性筛选</w:t>
              </w:r>
            </w:ins>
            <w:ins w:id="16434" w:author="XuanWen Chen" w:date="2018-12-30T17:09:00Z">
              <w:r w:rsidRPr="008E573C">
                <w:rPr>
                  <w:rFonts w:hAnsi="宋体" w:hint="eastAsia"/>
                  <w:b/>
                </w:rPr>
                <w:t>案例</w:t>
              </w:r>
            </w:ins>
          </w:p>
        </w:tc>
      </w:tr>
      <w:tr w:rsidR="00F7418C" w:rsidRPr="00651178" w14:paraId="665C0214" w14:textId="77777777" w:rsidTr="00060CEE">
        <w:trPr>
          <w:ins w:id="16435" w:author="XuanWen Chen" w:date="2018-12-30T17:09:00Z"/>
        </w:trPr>
        <w:tc>
          <w:tcPr>
            <w:tcW w:w="1413" w:type="dxa"/>
          </w:tcPr>
          <w:p w14:paraId="19CB9071" w14:textId="77777777" w:rsidR="00F7418C" w:rsidRPr="00651178" w:rsidRDefault="00F7418C" w:rsidP="00060CEE">
            <w:pPr>
              <w:rPr>
                <w:ins w:id="16436" w:author="XuanWen Chen" w:date="2018-12-30T17:09:00Z"/>
                <w:rFonts w:hAnsi="宋体"/>
              </w:rPr>
            </w:pPr>
            <w:ins w:id="16437" w:author="XuanWen Chen" w:date="2018-12-30T17:09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3170F91F" w14:textId="77777777" w:rsidR="00F7418C" w:rsidRPr="00651178" w:rsidRDefault="00F7418C" w:rsidP="00060CEE">
            <w:pPr>
              <w:rPr>
                <w:ins w:id="16438" w:author="XuanWen Chen" w:date="2018-12-30T17:09:00Z"/>
                <w:rFonts w:hAnsi="宋体"/>
              </w:rPr>
            </w:pPr>
            <w:ins w:id="16439" w:author="XuanWen Chen" w:date="2018-12-30T17:09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5611EB55" w14:textId="77777777" w:rsidR="00F7418C" w:rsidRPr="00651178" w:rsidRDefault="00F7418C" w:rsidP="00060CEE">
            <w:pPr>
              <w:rPr>
                <w:ins w:id="16440" w:author="XuanWen Chen" w:date="2018-12-30T17:09:00Z"/>
                <w:rFonts w:hAnsi="宋体"/>
              </w:rPr>
            </w:pPr>
            <w:ins w:id="16441" w:author="XuanWen Chen" w:date="2018-12-30T17:09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087E0A41" w14:textId="77777777" w:rsidR="00F7418C" w:rsidRPr="00651178" w:rsidRDefault="00F7418C" w:rsidP="00060CEE">
            <w:pPr>
              <w:rPr>
                <w:ins w:id="16442" w:author="XuanWen Chen" w:date="2018-12-30T17:09:00Z"/>
                <w:rFonts w:hAnsi="宋体"/>
              </w:rPr>
            </w:pPr>
            <w:ins w:id="16443" w:author="XuanWen Chen" w:date="2018-12-30T17:09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F7418C" w:rsidRPr="00651178" w14:paraId="39200551" w14:textId="77777777" w:rsidTr="00060CEE">
        <w:trPr>
          <w:ins w:id="16444" w:author="XuanWen Chen" w:date="2018-12-30T17:09:00Z"/>
        </w:trPr>
        <w:tc>
          <w:tcPr>
            <w:tcW w:w="1413" w:type="dxa"/>
          </w:tcPr>
          <w:p w14:paraId="72C8A862" w14:textId="77777777" w:rsidR="00F7418C" w:rsidRPr="00651178" w:rsidRDefault="00F7418C" w:rsidP="00060CEE">
            <w:pPr>
              <w:rPr>
                <w:ins w:id="16445" w:author="XuanWen Chen" w:date="2018-12-30T17:09:00Z"/>
                <w:rFonts w:hAnsi="宋体"/>
              </w:rPr>
            </w:pPr>
            <w:ins w:id="16446" w:author="XuanWen Chen" w:date="2018-12-30T17:09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16F09FC1" w14:textId="77777777" w:rsidR="00F7418C" w:rsidRPr="00651178" w:rsidRDefault="00F7418C" w:rsidP="00060CEE">
            <w:pPr>
              <w:rPr>
                <w:ins w:id="16447" w:author="XuanWen Chen" w:date="2018-12-30T17:09:00Z"/>
                <w:rFonts w:hAnsi="宋体"/>
              </w:rPr>
            </w:pPr>
            <w:ins w:id="16448" w:author="XuanWen Chen" w:date="2018-12-30T17:09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282D752C" w14:textId="77777777" w:rsidR="00F7418C" w:rsidRPr="00651178" w:rsidRDefault="00F7418C" w:rsidP="00060CEE">
            <w:pPr>
              <w:rPr>
                <w:ins w:id="16449" w:author="XuanWen Chen" w:date="2018-12-30T17:09:00Z"/>
                <w:rFonts w:hAnsi="宋体"/>
              </w:rPr>
            </w:pPr>
            <w:ins w:id="16450" w:author="XuanWen Chen" w:date="2018-12-30T17:09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72F4EC74" w14:textId="77777777" w:rsidR="00F7418C" w:rsidRPr="00651178" w:rsidRDefault="00F7418C" w:rsidP="00060CEE">
            <w:pPr>
              <w:rPr>
                <w:ins w:id="16451" w:author="XuanWen Chen" w:date="2018-12-30T17:09:00Z"/>
                <w:rFonts w:hAnsi="宋体"/>
              </w:rPr>
            </w:pPr>
            <w:ins w:id="16452" w:author="XuanWen Chen" w:date="2018-12-30T17:09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F7418C" w:rsidRPr="00651178" w14:paraId="4EC0597C" w14:textId="77777777" w:rsidTr="00060CEE">
        <w:trPr>
          <w:ins w:id="16453" w:author="XuanWen Chen" w:date="2018-12-30T17:09:00Z"/>
        </w:trPr>
        <w:tc>
          <w:tcPr>
            <w:tcW w:w="1413" w:type="dxa"/>
          </w:tcPr>
          <w:p w14:paraId="1C78D2EA" w14:textId="77777777" w:rsidR="00F7418C" w:rsidRPr="00651178" w:rsidRDefault="00F7418C" w:rsidP="00060CEE">
            <w:pPr>
              <w:rPr>
                <w:ins w:id="16454" w:author="XuanWen Chen" w:date="2018-12-30T17:09:00Z"/>
                <w:rFonts w:hAnsi="宋体"/>
              </w:rPr>
            </w:pPr>
            <w:ins w:id="16455" w:author="XuanWen Chen" w:date="2018-12-30T17:09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6240105B" w14:textId="77777777" w:rsidR="00F7418C" w:rsidRPr="00651178" w:rsidRDefault="00F7418C" w:rsidP="00060CEE">
            <w:pPr>
              <w:rPr>
                <w:ins w:id="16456" w:author="XuanWen Chen" w:date="2018-12-30T17:09:00Z"/>
                <w:rFonts w:hAnsi="宋体"/>
              </w:rPr>
            </w:pPr>
            <w:ins w:id="16457" w:author="XuanWen Chen" w:date="2018-12-30T17:09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F7418C" w:rsidRPr="00651178" w14:paraId="6FA90E28" w14:textId="77777777" w:rsidTr="00060CEE">
        <w:trPr>
          <w:ins w:id="16458" w:author="XuanWen Chen" w:date="2018-12-30T17:09:00Z"/>
        </w:trPr>
        <w:tc>
          <w:tcPr>
            <w:tcW w:w="1413" w:type="dxa"/>
          </w:tcPr>
          <w:p w14:paraId="4435CF80" w14:textId="77777777" w:rsidR="00F7418C" w:rsidRPr="00651178" w:rsidRDefault="00F7418C" w:rsidP="00060CEE">
            <w:pPr>
              <w:rPr>
                <w:ins w:id="16459" w:author="XuanWen Chen" w:date="2018-12-30T17:09:00Z"/>
                <w:rFonts w:hAnsi="宋体"/>
              </w:rPr>
            </w:pPr>
            <w:ins w:id="16460" w:author="XuanWen Chen" w:date="2018-12-30T17:09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5F663917" w14:textId="429F46CE" w:rsidR="00F7418C" w:rsidRPr="00651178" w:rsidRDefault="00F7418C" w:rsidP="00060CEE">
            <w:pPr>
              <w:rPr>
                <w:ins w:id="16461" w:author="XuanWen Chen" w:date="2018-12-30T17:09:00Z"/>
                <w:rFonts w:hAnsi="宋体"/>
              </w:rPr>
            </w:pPr>
            <w:ins w:id="16462" w:author="XuanWen Chen" w:date="2018-12-30T17:09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</w:t>
              </w:r>
            </w:ins>
            <w:ins w:id="16463" w:author="XuanWen Chen" w:date="2018-12-30T17:12:00Z">
              <w:r>
                <w:rPr>
                  <w:rFonts w:hAnsi="宋体" w:hint="eastAsia"/>
                </w:rPr>
                <w:t>筛选</w:t>
              </w:r>
            </w:ins>
            <w:ins w:id="16464" w:author="XuanWen Chen" w:date="2018-12-30T17:09:00Z">
              <w:r>
                <w:rPr>
                  <w:rFonts w:hAnsi="宋体" w:hint="eastAsia"/>
                </w:rPr>
                <w:t>案例</w:t>
              </w:r>
            </w:ins>
          </w:p>
        </w:tc>
      </w:tr>
      <w:tr w:rsidR="00F7418C" w:rsidRPr="00651178" w14:paraId="1C346487" w14:textId="77777777" w:rsidTr="00060CEE">
        <w:trPr>
          <w:ins w:id="16465" w:author="XuanWen Chen" w:date="2018-12-30T17:09:00Z"/>
        </w:trPr>
        <w:tc>
          <w:tcPr>
            <w:tcW w:w="1413" w:type="dxa"/>
          </w:tcPr>
          <w:p w14:paraId="4390F676" w14:textId="77777777" w:rsidR="00F7418C" w:rsidRPr="00651178" w:rsidRDefault="00F7418C" w:rsidP="00060CEE">
            <w:pPr>
              <w:rPr>
                <w:ins w:id="16466" w:author="XuanWen Chen" w:date="2018-12-30T17:09:00Z"/>
                <w:rFonts w:hAnsi="宋体"/>
              </w:rPr>
            </w:pPr>
            <w:ins w:id="16467" w:author="XuanWen Chen" w:date="2018-12-30T17:09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2B4BF64B" w14:textId="4FEE6F0F" w:rsidR="00F7418C" w:rsidRPr="00651178" w:rsidRDefault="00F7418C" w:rsidP="00060CEE">
            <w:pPr>
              <w:rPr>
                <w:ins w:id="16468" w:author="XuanWen Chen" w:date="2018-12-30T17:09:00Z"/>
                <w:rFonts w:hAnsi="宋体"/>
              </w:rPr>
            </w:pPr>
            <w:ins w:id="16469" w:author="XuanWen Chen" w:date="2018-12-30T17:09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6470" w:author="XuanWen Chen" w:date="2018-12-30T17:10:00Z">
              <w:r>
                <w:rPr>
                  <w:rFonts w:hAnsi="宋体" w:hint="eastAsia"/>
                </w:rPr>
                <w:t>筛选案例</w:t>
              </w:r>
            </w:ins>
          </w:p>
        </w:tc>
      </w:tr>
      <w:tr w:rsidR="00F7418C" w:rsidRPr="00651178" w14:paraId="4729D31C" w14:textId="77777777" w:rsidTr="00060CEE">
        <w:trPr>
          <w:ins w:id="16471" w:author="XuanWen Chen" w:date="2018-12-30T17:09:00Z"/>
        </w:trPr>
        <w:tc>
          <w:tcPr>
            <w:tcW w:w="1413" w:type="dxa"/>
          </w:tcPr>
          <w:p w14:paraId="21015B3F" w14:textId="77777777" w:rsidR="00F7418C" w:rsidRPr="00651178" w:rsidRDefault="00F7418C" w:rsidP="00060CEE">
            <w:pPr>
              <w:rPr>
                <w:ins w:id="16472" w:author="XuanWen Chen" w:date="2018-12-30T17:09:00Z"/>
                <w:rFonts w:hAnsi="宋体"/>
              </w:rPr>
            </w:pPr>
            <w:ins w:id="16473" w:author="XuanWen Chen" w:date="2018-12-30T17:09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4C164F4F" w14:textId="77777777" w:rsidR="00F7418C" w:rsidRPr="00651178" w:rsidRDefault="00F7418C" w:rsidP="00060CEE">
            <w:pPr>
              <w:rPr>
                <w:ins w:id="16474" w:author="XuanWen Chen" w:date="2018-12-30T17:09:00Z"/>
                <w:rFonts w:hAnsi="宋体"/>
              </w:rPr>
            </w:pPr>
            <w:ins w:id="16475" w:author="XuanWen Chen" w:date="2018-12-30T17:0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0EED7839" w14:textId="5E394688" w:rsidR="00F7418C" w:rsidRPr="00651178" w:rsidRDefault="00F7418C" w:rsidP="00060CEE">
            <w:pPr>
              <w:rPr>
                <w:ins w:id="16476" w:author="XuanWen Chen" w:date="2018-12-30T17:09:00Z"/>
                <w:rFonts w:hAnsi="宋体"/>
              </w:rPr>
            </w:pPr>
            <w:ins w:id="16477" w:author="XuanWen Chen" w:date="2018-12-30T17:0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</w:t>
              </w:r>
            </w:ins>
            <w:ins w:id="16478" w:author="XuanWen Chen" w:date="2018-12-30T17:12:00Z">
              <w:r>
                <w:rPr>
                  <w:rFonts w:hAnsi="宋体" w:hint="eastAsia"/>
                </w:rPr>
                <w:t>我的案例</w:t>
              </w:r>
            </w:ins>
          </w:p>
        </w:tc>
      </w:tr>
      <w:tr w:rsidR="00F7418C" w:rsidRPr="00651178" w14:paraId="1ED74A35" w14:textId="77777777" w:rsidTr="00060CEE">
        <w:trPr>
          <w:ins w:id="16479" w:author="XuanWen Chen" w:date="2018-12-30T17:09:00Z"/>
        </w:trPr>
        <w:tc>
          <w:tcPr>
            <w:tcW w:w="1413" w:type="dxa"/>
          </w:tcPr>
          <w:p w14:paraId="2A94C00D" w14:textId="77777777" w:rsidR="00F7418C" w:rsidRPr="00651178" w:rsidRDefault="00F7418C" w:rsidP="00060CEE">
            <w:pPr>
              <w:rPr>
                <w:ins w:id="16480" w:author="XuanWen Chen" w:date="2018-12-30T17:09:00Z"/>
                <w:rFonts w:hAnsi="宋体"/>
              </w:rPr>
            </w:pPr>
            <w:ins w:id="16481" w:author="XuanWen Chen" w:date="2018-12-30T17:09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27987543" w14:textId="77777777" w:rsidR="00F7418C" w:rsidRPr="00651178" w:rsidRDefault="00F7418C" w:rsidP="00060CEE">
            <w:pPr>
              <w:rPr>
                <w:ins w:id="16482" w:author="XuanWen Chen" w:date="2018-12-30T17:09:00Z"/>
                <w:rFonts w:hAnsi="宋体"/>
              </w:rPr>
            </w:pPr>
            <w:ins w:id="16483" w:author="XuanWen Chen" w:date="2018-12-30T17:0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F7418C" w:rsidRPr="00651178" w14:paraId="21075C81" w14:textId="77777777" w:rsidTr="00060CEE">
        <w:trPr>
          <w:ins w:id="16484" w:author="XuanWen Chen" w:date="2018-12-30T17:09:00Z"/>
        </w:trPr>
        <w:tc>
          <w:tcPr>
            <w:tcW w:w="1413" w:type="dxa"/>
          </w:tcPr>
          <w:p w14:paraId="444695F1" w14:textId="77777777" w:rsidR="00F7418C" w:rsidRPr="00651178" w:rsidRDefault="00F7418C" w:rsidP="00060CEE">
            <w:pPr>
              <w:rPr>
                <w:ins w:id="16485" w:author="XuanWen Chen" w:date="2018-12-30T17:09:00Z"/>
                <w:rFonts w:hAnsi="宋体"/>
              </w:rPr>
            </w:pPr>
            <w:ins w:id="16486" w:author="XuanWen Chen" w:date="2018-12-30T17:09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2F30B5A" w14:textId="690545D3" w:rsidR="00F7418C" w:rsidRPr="00651178" w:rsidRDefault="00F7418C" w:rsidP="00060CEE">
            <w:pPr>
              <w:rPr>
                <w:ins w:id="16487" w:author="XuanWen Chen" w:date="2018-12-30T17:09:00Z"/>
                <w:rFonts w:hAnsi="宋体"/>
              </w:rPr>
            </w:pPr>
            <w:ins w:id="16488" w:author="XuanWen Chen" w:date="2018-12-30T17:13:00Z">
              <w:r>
                <w:rPr>
                  <w:rFonts w:hAnsi="宋体" w:hint="eastAsia"/>
                </w:rPr>
                <w:t>选择筛选类别</w:t>
              </w:r>
            </w:ins>
          </w:p>
        </w:tc>
      </w:tr>
      <w:tr w:rsidR="00F7418C" w:rsidRPr="00651178" w14:paraId="54C91222" w14:textId="77777777" w:rsidTr="00060CEE">
        <w:trPr>
          <w:ins w:id="16489" w:author="XuanWen Chen" w:date="2018-12-30T17:09:00Z"/>
        </w:trPr>
        <w:tc>
          <w:tcPr>
            <w:tcW w:w="1413" w:type="dxa"/>
          </w:tcPr>
          <w:p w14:paraId="32748E6A" w14:textId="77777777" w:rsidR="00F7418C" w:rsidRDefault="00F7418C" w:rsidP="00060CEE">
            <w:pPr>
              <w:rPr>
                <w:ins w:id="16490" w:author="XuanWen Chen" w:date="2018-12-30T17:09:00Z"/>
                <w:rFonts w:hAnsi="宋体"/>
              </w:rPr>
            </w:pPr>
            <w:ins w:id="16491" w:author="XuanWen Chen" w:date="2018-12-30T17:09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3C885246" w14:textId="2E371CB1" w:rsidR="00F7418C" w:rsidRPr="00651178" w:rsidRDefault="00F7418C" w:rsidP="00060CEE">
            <w:pPr>
              <w:rPr>
                <w:ins w:id="16492" w:author="XuanWen Chen" w:date="2018-12-30T17:09:00Z"/>
                <w:rFonts w:hAnsi="宋体"/>
              </w:rPr>
            </w:pPr>
            <w:ins w:id="16493" w:author="XuanWen Chen" w:date="2018-12-30T17:13:00Z">
              <w:r>
                <w:rPr>
                  <w:rFonts w:hAnsi="宋体" w:hint="eastAsia"/>
                </w:rPr>
                <w:t>系统给出筛选结果</w:t>
              </w:r>
            </w:ins>
          </w:p>
        </w:tc>
      </w:tr>
      <w:tr w:rsidR="00F7418C" w:rsidRPr="00651178" w14:paraId="04F8B8CA" w14:textId="77777777" w:rsidTr="00060CEE">
        <w:trPr>
          <w:ins w:id="16494" w:author="XuanWen Chen" w:date="2018-12-30T17:09:00Z"/>
        </w:trPr>
        <w:tc>
          <w:tcPr>
            <w:tcW w:w="1413" w:type="dxa"/>
          </w:tcPr>
          <w:p w14:paraId="40C97FDD" w14:textId="77777777" w:rsidR="00F7418C" w:rsidRPr="00651178" w:rsidRDefault="00F7418C" w:rsidP="00060CEE">
            <w:pPr>
              <w:rPr>
                <w:ins w:id="16495" w:author="XuanWen Chen" w:date="2018-12-30T17:09:00Z"/>
                <w:rFonts w:hAnsi="宋体"/>
              </w:rPr>
            </w:pPr>
            <w:ins w:id="16496" w:author="XuanWen Chen" w:date="2018-12-30T17:09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0D3B0F24" w14:textId="77777777" w:rsidR="00F7418C" w:rsidRDefault="00F7418C" w:rsidP="00060CEE">
            <w:pPr>
              <w:spacing w:line="240" w:lineRule="auto"/>
              <w:rPr>
                <w:ins w:id="16497" w:author="XuanWen Chen" w:date="2018-12-30T17:09:00Z"/>
                <w:rFonts w:hAnsi="宋体"/>
              </w:rPr>
            </w:pPr>
            <w:ins w:id="16498" w:author="XuanWen Chen" w:date="2018-12-30T17:09:00Z">
              <w:r>
                <w:rPr>
                  <w:rFonts w:hAnsi="宋体" w:hint="eastAsia"/>
                </w:rPr>
                <w:t>查找</w:t>
              </w:r>
              <w:r w:rsidRPr="00AB4015">
                <w:rPr>
                  <w:rFonts w:hAnsi="宋体" w:hint="eastAsia"/>
                </w:rPr>
                <w:t>案例</w:t>
              </w:r>
            </w:ins>
          </w:p>
          <w:p w14:paraId="4D214A7E" w14:textId="63B8BF15" w:rsidR="00F7418C" w:rsidRPr="00F7418C" w:rsidRDefault="00F7418C">
            <w:pPr>
              <w:pStyle w:val="a9"/>
              <w:numPr>
                <w:ilvl w:val="0"/>
                <w:numId w:val="111"/>
              </w:numPr>
              <w:spacing w:line="240" w:lineRule="auto"/>
              <w:ind w:firstLineChars="0"/>
              <w:rPr>
                <w:ins w:id="16499" w:author="XuanWen Chen" w:date="2018-12-30T17:09:00Z"/>
                <w:rFonts w:hAnsi="宋体"/>
                <w:rPrChange w:id="16500" w:author="XuanWen Chen" w:date="2018-12-30T17:13:00Z">
                  <w:rPr>
                    <w:ins w:id="16501" w:author="XuanWen Chen" w:date="2018-12-30T17:09:00Z"/>
                  </w:rPr>
                </w:rPrChange>
              </w:rPr>
              <w:pPrChange w:id="16502" w:author="XuanWen Chen" w:date="2018-12-30T17:13:00Z">
                <w:pPr>
                  <w:pStyle w:val="a9"/>
                  <w:numPr>
                    <w:numId w:val="87"/>
                  </w:numPr>
                  <w:spacing w:line="240" w:lineRule="auto"/>
                  <w:ind w:left="420" w:firstLineChars="0" w:hanging="420"/>
                </w:pPr>
              </w:pPrChange>
            </w:pPr>
            <w:ins w:id="16503" w:author="XuanWen Chen" w:date="2018-12-30T17:13:00Z">
              <w:r w:rsidRPr="00F7418C">
                <w:rPr>
                  <w:rFonts w:hAnsi="宋体" w:hint="eastAsia"/>
                </w:rPr>
                <w:t>选择筛选类别</w:t>
              </w:r>
            </w:ins>
          </w:p>
          <w:p w14:paraId="1133A2C9" w14:textId="4713B04D" w:rsidR="00F7418C" w:rsidRPr="00F7418C" w:rsidRDefault="00F7418C">
            <w:pPr>
              <w:pStyle w:val="a9"/>
              <w:numPr>
                <w:ilvl w:val="0"/>
                <w:numId w:val="111"/>
              </w:numPr>
              <w:spacing w:line="240" w:lineRule="auto"/>
              <w:ind w:firstLineChars="0"/>
              <w:rPr>
                <w:ins w:id="16504" w:author="XuanWen Chen" w:date="2018-12-30T17:09:00Z"/>
                <w:rFonts w:hAnsi="宋体"/>
                <w:rPrChange w:id="16505" w:author="XuanWen Chen" w:date="2018-12-30T17:13:00Z">
                  <w:rPr>
                    <w:ins w:id="16506" w:author="XuanWen Chen" w:date="2018-12-30T17:09:00Z"/>
                  </w:rPr>
                </w:rPrChange>
              </w:rPr>
              <w:pPrChange w:id="16507" w:author="XuanWen Chen" w:date="2018-12-30T17:13:00Z">
                <w:pPr>
                  <w:pStyle w:val="a9"/>
                  <w:numPr>
                    <w:numId w:val="87"/>
                  </w:numPr>
                  <w:spacing w:line="240" w:lineRule="auto"/>
                  <w:ind w:left="420" w:firstLineChars="0" w:hanging="420"/>
                </w:pPr>
              </w:pPrChange>
            </w:pPr>
            <w:ins w:id="16508" w:author="XuanWen Chen" w:date="2018-12-30T17:09:00Z">
              <w:r w:rsidRPr="00F7418C">
                <w:rPr>
                  <w:rFonts w:hAnsi="宋体" w:hint="eastAsia"/>
                  <w:rPrChange w:id="16509" w:author="XuanWen Chen" w:date="2018-12-30T17:13:00Z">
                    <w:rPr>
                      <w:rFonts w:hint="eastAsia"/>
                    </w:rPr>
                  </w:rPrChange>
                </w:rPr>
                <w:t>浏览</w:t>
              </w:r>
            </w:ins>
            <w:ins w:id="16510" w:author="XuanWen Chen" w:date="2018-12-30T17:14:00Z">
              <w:r>
                <w:rPr>
                  <w:rFonts w:hAnsi="宋体" w:hint="eastAsia"/>
                </w:rPr>
                <w:t>筛选</w:t>
              </w:r>
            </w:ins>
            <w:ins w:id="16511" w:author="XuanWen Chen" w:date="2018-12-30T17:09:00Z">
              <w:r w:rsidRPr="00F7418C">
                <w:rPr>
                  <w:rFonts w:hAnsi="宋体" w:hint="eastAsia"/>
                  <w:rPrChange w:id="16512" w:author="XuanWen Chen" w:date="2018-12-30T17:13:00Z">
                    <w:rPr>
                      <w:rFonts w:hint="eastAsia"/>
                    </w:rPr>
                  </w:rPrChange>
                </w:rPr>
                <w:t>结果</w:t>
              </w:r>
            </w:ins>
          </w:p>
        </w:tc>
      </w:tr>
      <w:tr w:rsidR="00F7418C" w:rsidRPr="00651178" w14:paraId="735C3355" w14:textId="77777777" w:rsidTr="00060CEE">
        <w:trPr>
          <w:ins w:id="16513" w:author="XuanWen Chen" w:date="2018-12-30T17:09:00Z"/>
        </w:trPr>
        <w:tc>
          <w:tcPr>
            <w:tcW w:w="1413" w:type="dxa"/>
          </w:tcPr>
          <w:p w14:paraId="54D5C099" w14:textId="77777777" w:rsidR="00F7418C" w:rsidRPr="00651178" w:rsidRDefault="00F7418C" w:rsidP="00060CEE">
            <w:pPr>
              <w:rPr>
                <w:ins w:id="16514" w:author="XuanWen Chen" w:date="2018-12-30T17:09:00Z"/>
                <w:rFonts w:hAnsi="宋体"/>
              </w:rPr>
            </w:pPr>
            <w:ins w:id="16515" w:author="XuanWen Chen" w:date="2018-12-30T17:09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274A95A9" w14:textId="77777777" w:rsidR="00F7418C" w:rsidRPr="00AB4015" w:rsidRDefault="00F7418C" w:rsidP="00060CEE">
            <w:pPr>
              <w:spacing w:line="240" w:lineRule="auto"/>
              <w:rPr>
                <w:ins w:id="16516" w:author="XuanWen Chen" w:date="2018-12-30T17:09:00Z"/>
                <w:rFonts w:hAnsi="宋体"/>
              </w:rPr>
            </w:pPr>
            <w:ins w:id="16517" w:author="XuanWen Chen" w:date="2018-12-30T17:0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F7418C" w:rsidRPr="00651178" w14:paraId="5F8C09D9" w14:textId="77777777" w:rsidTr="00060CEE">
        <w:trPr>
          <w:ins w:id="16518" w:author="XuanWen Chen" w:date="2018-12-30T17:09:00Z"/>
        </w:trPr>
        <w:tc>
          <w:tcPr>
            <w:tcW w:w="1413" w:type="dxa"/>
          </w:tcPr>
          <w:p w14:paraId="332A33E6" w14:textId="77777777" w:rsidR="00F7418C" w:rsidRPr="00651178" w:rsidRDefault="00F7418C" w:rsidP="00060CEE">
            <w:pPr>
              <w:rPr>
                <w:ins w:id="16519" w:author="XuanWen Chen" w:date="2018-12-30T17:09:00Z"/>
                <w:rFonts w:hAnsi="宋体"/>
              </w:rPr>
            </w:pPr>
            <w:ins w:id="16520" w:author="XuanWen Chen" w:date="2018-12-30T17:09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7515C74F" w14:textId="77777777" w:rsidR="00F7418C" w:rsidRPr="00651178" w:rsidRDefault="00F7418C" w:rsidP="00060CEE">
            <w:pPr>
              <w:rPr>
                <w:ins w:id="16521" w:author="XuanWen Chen" w:date="2018-12-30T17:09:00Z"/>
                <w:rFonts w:hAnsi="宋体"/>
              </w:rPr>
            </w:pPr>
            <w:ins w:id="16522" w:author="XuanWen Chen" w:date="2018-12-30T17:0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F7418C" w:rsidRPr="00651178" w14:paraId="2DA79FCE" w14:textId="77777777" w:rsidTr="00060CEE">
        <w:trPr>
          <w:ins w:id="16523" w:author="XuanWen Chen" w:date="2018-12-30T17:09:00Z"/>
        </w:trPr>
        <w:tc>
          <w:tcPr>
            <w:tcW w:w="1413" w:type="dxa"/>
          </w:tcPr>
          <w:p w14:paraId="1A62B642" w14:textId="77777777" w:rsidR="00F7418C" w:rsidRPr="00651178" w:rsidRDefault="00F7418C" w:rsidP="00060CEE">
            <w:pPr>
              <w:rPr>
                <w:ins w:id="16524" w:author="XuanWen Chen" w:date="2018-12-30T17:09:00Z"/>
                <w:rFonts w:hAnsi="宋体"/>
              </w:rPr>
            </w:pPr>
            <w:ins w:id="16525" w:author="XuanWen Chen" w:date="2018-12-30T17:09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57F6AF15" w14:textId="77777777" w:rsidR="00F7418C" w:rsidRPr="00651178" w:rsidRDefault="00F7418C" w:rsidP="00060CEE">
            <w:pPr>
              <w:rPr>
                <w:ins w:id="16526" w:author="XuanWen Chen" w:date="2018-12-30T17:09:00Z"/>
                <w:rFonts w:hAnsi="宋体"/>
              </w:rPr>
            </w:pPr>
          </w:p>
        </w:tc>
      </w:tr>
      <w:tr w:rsidR="00F7418C" w:rsidRPr="00651178" w14:paraId="48D89C09" w14:textId="77777777" w:rsidTr="00060CEE">
        <w:trPr>
          <w:ins w:id="16527" w:author="XuanWen Chen" w:date="2018-12-30T17:09:00Z"/>
        </w:trPr>
        <w:tc>
          <w:tcPr>
            <w:tcW w:w="1413" w:type="dxa"/>
          </w:tcPr>
          <w:p w14:paraId="12AA8040" w14:textId="77777777" w:rsidR="00F7418C" w:rsidRPr="00651178" w:rsidRDefault="00F7418C" w:rsidP="00060CEE">
            <w:pPr>
              <w:rPr>
                <w:ins w:id="16528" w:author="XuanWen Chen" w:date="2018-12-30T17:09:00Z"/>
                <w:rFonts w:hAnsi="宋体"/>
              </w:rPr>
            </w:pPr>
            <w:ins w:id="16529" w:author="XuanWen Chen" w:date="2018-12-30T17:09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3206C5A2" w14:textId="4B312B3E" w:rsidR="00F7418C" w:rsidRPr="00651178" w:rsidRDefault="00F7418C" w:rsidP="00060CEE">
            <w:pPr>
              <w:rPr>
                <w:ins w:id="16530" w:author="XuanWen Chen" w:date="2018-12-30T17:09:00Z"/>
                <w:rFonts w:hAnsi="宋体"/>
              </w:rPr>
            </w:pPr>
            <w:ins w:id="16531" w:author="XuanWen Chen" w:date="2018-12-30T17:09:00Z">
              <w:r>
                <w:rPr>
                  <w:rFonts w:hAnsi="宋体" w:hint="eastAsia"/>
                </w:rPr>
                <w:t>管理员每天</w:t>
              </w:r>
            </w:ins>
            <w:ins w:id="16532" w:author="XuanWen Chen" w:date="2018-12-30T17:14:00Z">
              <w:r>
                <w:rPr>
                  <w:rFonts w:hAnsi="宋体" w:hint="eastAsia"/>
                </w:rPr>
                <w:t>筛选10</w:t>
              </w:r>
            </w:ins>
            <w:ins w:id="16533" w:author="XuanWen Chen" w:date="2018-12-30T17:09:00Z">
              <w:r>
                <w:rPr>
                  <w:rFonts w:hAnsi="宋体" w:hint="eastAsia"/>
                </w:rPr>
                <w:t>次案例</w:t>
              </w:r>
            </w:ins>
          </w:p>
        </w:tc>
      </w:tr>
      <w:tr w:rsidR="00F7418C" w:rsidRPr="00651178" w14:paraId="14F77176" w14:textId="77777777" w:rsidTr="00060CEE">
        <w:trPr>
          <w:ins w:id="16534" w:author="XuanWen Chen" w:date="2018-12-30T17:09:00Z"/>
        </w:trPr>
        <w:tc>
          <w:tcPr>
            <w:tcW w:w="1413" w:type="dxa"/>
          </w:tcPr>
          <w:p w14:paraId="38E6EA59" w14:textId="77777777" w:rsidR="00F7418C" w:rsidRPr="00651178" w:rsidRDefault="00F7418C" w:rsidP="00060CEE">
            <w:pPr>
              <w:rPr>
                <w:ins w:id="16535" w:author="XuanWen Chen" w:date="2018-12-30T17:09:00Z"/>
                <w:rFonts w:hAnsi="宋体"/>
              </w:rPr>
            </w:pPr>
            <w:ins w:id="16536" w:author="XuanWen Chen" w:date="2018-12-30T17:09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DB93373" w14:textId="77777777" w:rsidR="00F7418C" w:rsidRPr="00651178" w:rsidRDefault="00F7418C" w:rsidP="00060CEE">
            <w:pPr>
              <w:rPr>
                <w:ins w:id="16537" w:author="XuanWen Chen" w:date="2018-12-30T17:09:00Z"/>
                <w:rFonts w:hAnsi="宋体"/>
              </w:rPr>
            </w:pPr>
          </w:p>
        </w:tc>
      </w:tr>
      <w:tr w:rsidR="00F7418C" w:rsidRPr="00651178" w14:paraId="43E445F8" w14:textId="77777777" w:rsidTr="00060CEE">
        <w:trPr>
          <w:ins w:id="16538" w:author="XuanWen Chen" w:date="2018-12-30T17:09:00Z"/>
        </w:trPr>
        <w:tc>
          <w:tcPr>
            <w:tcW w:w="1413" w:type="dxa"/>
          </w:tcPr>
          <w:p w14:paraId="73C8758F" w14:textId="77777777" w:rsidR="00F7418C" w:rsidRPr="00651178" w:rsidRDefault="00F7418C" w:rsidP="00060CEE">
            <w:pPr>
              <w:rPr>
                <w:ins w:id="16539" w:author="XuanWen Chen" w:date="2018-12-30T17:09:00Z"/>
                <w:rFonts w:hAnsi="宋体"/>
              </w:rPr>
            </w:pPr>
            <w:ins w:id="16540" w:author="XuanWen Chen" w:date="2018-12-30T17:09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6C52E9E7" w14:textId="77777777" w:rsidR="00F7418C" w:rsidRPr="00651178" w:rsidRDefault="00F7418C" w:rsidP="00060CEE">
            <w:pPr>
              <w:rPr>
                <w:ins w:id="16541" w:author="XuanWen Chen" w:date="2018-12-30T17:09:00Z"/>
                <w:rFonts w:hAnsi="宋体"/>
              </w:rPr>
            </w:pPr>
            <w:ins w:id="16542" w:author="XuanWen Chen" w:date="2018-12-30T17:09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F7418C" w:rsidRPr="00651178" w14:paraId="303A14CD" w14:textId="77777777" w:rsidTr="00060CEE">
        <w:trPr>
          <w:ins w:id="16543" w:author="XuanWen Chen" w:date="2018-12-30T17:09:00Z"/>
        </w:trPr>
        <w:tc>
          <w:tcPr>
            <w:tcW w:w="1413" w:type="dxa"/>
          </w:tcPr>
          <w:p w14:paraId="275D0919" w14:textId="77777777" w:rsidR="00F7418C" w:rsidRPr="00651178" w:rsidRDefault="00F7418C" w:rsidP="00060CEE">
            <w:pPr>
              <w:rPr>
                <w:ins w:id="16544" w:author="XuanWen Chen" w:date="2018-12-30T17:09:00Z"/>
                <w:rFonts w:hAnsi="宋体"/>
              </w:rPr>
            </w:pPr>
            <w:ins w:id="16545" w:author="XuanWen Chen" w:date="2018-12-30T17:09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3732BAEE" w14:textId="77777777" w:rsidR="00F7418C" w:rsidRPr="00651178" w:rsidRDefault="00F7418C" w:rsidP="00060CEE">
            <w:pPr>
              <w:rPr>
                <w:ins w:id="16546" w:author="XuanWen Chen" w:date="2018-12-30T17:09:00Z"/>
                <w:rFonts w:hAnsi="宋体"/>
              </w:rPr>
            </w:pPr>
            <w:ins w:id="16547" w:author="XuanWen Chen" w:date="2018-12-30T17:09:00Z">
              <w:r>
                <w:rPr>
                  <w:rFonts w:hAnsi="宋体" w:hint="eastAsia"/>
                </w:rPr>
                <w:t>无</w:t>
              </w:r>
            </w:ins>
          </w:p>
        </w:tc>
      </w:tr>
    </w:tbl>
    <w:p w14:paraId="4A84E38A" w14:textId="77777777" w:rsidR="00F7418C" w:rsidRPr="00F7418C" w:rsidRDefault="00F7418C">
      <w:pPr>
        <w:rPr>
          <w:ins w:id="16548" w:author="XuanWen Chen" w:date="2018-12-30T13:49:00Z"/>
        </w:rPr>
      </w:pPr>
    </w:p>
    <w:p w14:paraId="54C0BC94" w14:textId="5A25AE2B" w:rsidR="00964947" w:rsidRDefault="004C3EB4" w:rsidP="00067746">
      <w:pPr>
        <w:pStyle w:val="4"/>
        <w:rPr>
          <w:ins w:id="16549" w:author="XuanWen Chen" w:date="2018-12-30T13:50:00Z"/>
        </w:rPr>
      </w:pPr>
      <w:ins w:id="16550" w:author="XuanWen Chen" w:date="2018-12-30T13:50:00Z">
        <w:r>
          <w:rPr>
            <w:rFonts w:hint="eastAsia"/>
          </w:rPr>
          <w:t>管理员</w:t>
        </w:r>
      </w:ins>
      <w:ins w:id="16551" w:author="XuanWen Chen" w:date="2018-12-30T13:49:00Z">
        <w:r>
          <w:rPr>
            <w:rFonts w:hint="eastAsia"/>
          </w:rPr>
          <w:t>查看案例</w:t>
        </w:r>
      </w:ins>
      <w:ins w:id="16552" w:author="XuanWen Chen" w:date="2018-12-30T14:30:00Z">
        <w:r w:rsidR="00067746">
          <w:rPr>
            <w:rFonts w:hint="eastAsia"/>
          </w:rPr>
          <w:t>详细信息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C3EB4" w:rsidRPr="00651178" w14:paraId="280A0F13" w14:textId="77777777" w:rsidTr="00067746">
        <w:trPr>
          <w:ins w:id="16553" w:author="XuanWen Chen" w:date="2018-12-30T13:50:00Z"/>
        </w:trPr>
        <w:tc>
          <w:tcPr>
            <w:tcW w:w="1413" w:type="dxa"/>
          </w:tcPr>
          <w:p w14:paraId="63467FF8" w14:textId="77777777" w:rsidR="004C3EB4" w:rsidRPr="00651178" w:rsidRDefault="004C3EB4" w:rsidP="00067746">
            <w:pPr>
              <w:rPr>
                <w:ins w:id="16554" w:author="XuanWen Chen" w:date="2018-12-30T13:50:00Z"/>
                <w:rFonts w:hAnsi="宋体"/>
                <w:b/>
              </w:rPr>
            </w:pPr>
            <w:ins w:id="16555" w:author="XuanWen Chen" w:date="2018-12-30T13:50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22A827C2" w14:textId="5967284C" w:rsidR="004C3EB4" w:rsidRPr="00651178" w:rsidRDefault="004C3EB4" w:rsidP="00067746">
            <w:pPr>
              <w:rPr>
                <w:ins w:id="16556" w:author="XuanWen Chen" w:date="2018-12-30T13:50:00Z"/>
                <w:rFonts w:hAnsi="宋体"/>
                <w:b/>
              </w:rPr>
            </w:pPr>
            <w:ins w:id="16557" w:author="XuanWen Chen" w:date="2018-12-30T13:50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</w:ins>
            <w:ins w:id="16558" w:author="XuanWen Chen" w:date="2018-12-30T13:52:00Z">
              <w:r w:rsidR="00026A8D" w:rsidRPr="00026A8D">
                <w:rPr>
                  <w:rFonts w:hAnsi="宋体" w:hint="eastAsia"/>
                  <w:b/>
                  <w:rPrChange w:id="16559" w:author="XuanWen Chen" w:date="2018-12-30T13:52:00Z">
                    <w:rPr>
                      <w:rFonts w:hint="eastAsia"/>
                    </w:rPr>
                  </w:rPrChange>
                </w:rPr>
                <w:t>管理员</w:t>
              </w:r>
              <w:r w:rsidR="00026A8D">
                <w:rPr>
                  <w:rFonts w:hAnsi="宋体" w:hint="eastAsia"/>
                  <w:b/>
                </w:rPr>
                <w:t>查看</w:t>
              </w:r>
            </w:ins>
            <w:ins w:id="16560" w:author="XuanWen Chen" w:date="2018-12-30T13:50:00Z">
              <w:r w:rsidRPr="008E573C">
                <w:rPr>
                  <w:rFonts w:hAnsi="宋体" w:hint="eastAsia"/>
                  <w:b/>
                </w:rPr>
                <w:t>案例</w:t>
              </w:r>
            </w:ins>
            <w:ins w:id="16561" w:author="XuanWen Chen" w:date="2018-12-30T14:30:00Z">
              <w:r w:rsidR="00067746">
                <w:rPr>
                  <w:rFonts w:hAnsi="宋体" w:hint="eastAsia"/>
                  <w:b/>
                </w:rPr>
                <w:t>详细信息</w:t>
              </w:r>
            </w:ins>
          </w:p>
        </w:tc>
      </w:tr>
      <w:tr w:rsidR="004C3EB4" w:rsidRPr="00651178" w14:paraId="25F04749" w14:textId="77777777" w:rsidTr="00067746">
        <w:trPr>
          <w:ins w:id="16562" w:author="XuanWen Chen" w:date="2018-12-30T13:50:00Z"/>
        </w:trPr>
        <w:tc>
          <w:tcPr>
            <w:tcW w:w="1413" w:type="dxa"/>
          </w:tcPr>
          <w:p w14:paraId="24F11E53" w14:textId="77777777" w:rsidR="004C3EB4" w:rsidRPr="00651178" w:rsidRDefault="004C3EB4" w:rsidP="00067746">
            <w:pPr>
              <w:rPr>
                <w:ins w:id="16563" w:author="XuanWen Chen" w:date="2018-12-30T13:50:00Z"/>
                <w:rFonts w:hAnsi="宋体"/>
              </w:rPr>
            </w:pPr>
            <w:ins w:id="16564" w:author="XuanWen Chen" w:date="2018-12-30T13:50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5125287F" w14:textId="77777777" w:rsidR="004C3EB4" w:rsidRPr="00651178" w:rsidRDefault="004C3EB4" w:rsidP="00067746">
            <w:pPr>
              <w:rPr>
                <w:ins w:id="16565" w:author="XuanWen Chen" w:date="2018-12-30T13:50:00Z"/>
                <w:rFonts w:hAnsi="宋体"/>
              </w:rPr>
            </w:pPr>
            <w:ins w:id="16566" w:author="XuanWen Chen" w:date="2018-12-30T13:50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198F81E1" w14:textId="77777777" w:rsidR="004C3EB4" w:rsidRPr="00651178" w:rsidRDefault="004C3EB4" w:rsidP="00067746">
            <w:pPr>
              <w:rPr>
                <w:ins w:id="16567" w:author="XuanWen Chen" w:date="2018-12-30T13:50:00Z"/>
                <w:rFonts w:hAnsi="宋体"/>
              </w:rPr>
            </w:pPr>
            <w:ins w:id="16568" w:author="XuanWen Chen" w:date="2018-12-30T13:50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3176643D" w14:textId="77777777" w:rsidR="004C3EB4" w:rsidRPr="00651178" w:rsidRDefault="004C3EB4" w:rsidP="00067746">
            <w:pPr>
              <w:rPr>
                <w:ins w:id="16569" w:author="XuanWen Chen" w:date="2018-12-30T13:50:00Z"/>
                <w:rFonts w:hAnsi="宋体"/>
              </w:rPr>
            </w:pPr>
            <w:ins w:id="16570" w:author="XuanWen Chen" w:date="2018-12-30T13:50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4C3EB4" w:rsidRPr="00651178" w14:paraId="43F07F62" w14:textId="77777777" w:rsidTr="00067746">
        <w:trPr>
          <w:ins w:id="16571" w:author="XuanWen Chen" w:date="2018-12-30T13:50:00Z"/>
        </w:trPr>
        <w:tc>
          <w:tcPr>
            <w:tcW w:w="1413" w:type="dxa"/>
          </w:tcPr>
          <w:p w14:paraId="0DEB8E2B" w14:textId="77777777" w:rsidR="004C3EB4" w:rsidRPr="00651178" w:rsidRDefault="004C3EB4" w:rsidP="00067746">
            <w:pPr>
              <w:rPr>
                <w:ins w:id="16572" w:author="XuanWen Chen" w:date="2018-12-30T13:50:00Z"/>
                <w:rFonts w:hAnsi="宋体"/>
              </w:rPr>
            </w:pPr>
            <w:ins w:id="16573" w:author="XuanWen Chen" w:date="2018-12-30T13:50:00Z">
              <w:r w:rsidRPr="00651178">
                <w:rPr>
                  <w:rFonts w:hAnsi="宋体" w:hint="eastAsia"/>
                </w:rPr>
                <w:lastRenderedPageBreak/>
                <w:t>主要操作者：</w:t>
              </w:r>
            </w:ins>
          </w:p>
        </w:tc>
        <w:tc>
          <w:tcPr>
            <w:tcW w:w="2551" w:type="dxa"/>
          </w:tcPr>
          <w:p w14:paraId="20B9C883" w14:textId="77777777" w:rsidR="004C3EB4" w:rsidRPr="00651178" w:rsidRDefault="004C3EB4" w:rsidP="00067746">
            <w:pPr>
              <w:rPr>
                <w:ins w:id="16574" w:author="XuanWen Chen" w:date="2018-12-30T13:50:00Z"/>
                <w:rFonts w:hAnsi="宋体"/>
              </w:rPr>
            </w:pPr>
            <w:ins w:id="16575" w:author="XuanWen Chen" w:date="2018-12-30T13:50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124E089C" w14:textId="77777777" w:rsidR="004C3EB4" w:rsidRPr="00651178" w:rsidRDefault="004C3EB4" w:rsidP="00067746">
            <w:pPr>
              <w:rPr>
                <w:ins w:id="16576" w:author="XuanWen Chen" w:date="2018-12-30T13:50:00Z"/>
                <w:rFonts w:hAnsi="宋体"/>
              </w:rPr>
            </w:pPr>
            <w:ins w:id="16577" w:author="XuanWen Chen" w:date="2018-12-30T13:50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56ACF2EE" w14:textId="77777777" w:rsidR="004C3EB4" w:rsidRPr="00651178" w:rsidRDefault="004C3EB4" w:rsidP="00067746">
            <w:pPr>
              <w:rPr>
                <w:ins w:id="16578" w:author="XuanWen Chen" w:date="2018-12-30T13:50:00Z"/>
                <w:rFonts w:hAnsi="宋体"/>
              </w:rPr>
            </w:pPr>
            <w:ins w:id="16579" w:author="XuanWen Chen" w:date="2018-12-30T13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C3EB4" w:rsidRPr="00651178" w14:paraId="7579F968" w14:textId="77777777" w:rsidTr="00067746">
        <w:trPr>
          <w:ins w:id="16580" w:author="XuanWen Chen" w:date="2018-12-30T13:50:00Z"/>
        </w:trPr>
        <w:tc>
          <w:tcPr>
            <w:tcW w:w="1413" w:type="dxa"/>
          </w:tcPr>
          <w:p w14:paraId="7C53B428" w14:textId="77777777" w:rsidR="004C3EB4" w:rsidRPr="00651178" w:rsidRDefault="004C3EB4" w:rsidP="00067746">
            <w:pPr>
              <w:rPr>
                <w:ins w:id="16581" w:author="XuanWen Chen" w:date="2018-12-30T13:50:00Z"/>
                <w:rFonts w:hAnsi="宋体"/>
              </w:rPr>
            </w:pPr>
            <w:ins w:id="16582" w:author="XuanWen Chen" w:date="2018-12-30T13:50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32334F67" w14:textId="77777777" w:rsidR="004C3EB4" w:rsidRPr="00651178" w:rsidRDefault="004C3EB4" w:rsidP="00067746">
            <w:pPr>
              <w:rPr>
                <w:ins w:id="16583" w:author="XuanWen Chen" w:date="2018-12-30T13:50:00Z"/>
                <w:rFonts w:hAnsi="宋体"/>
              </w:rPr>
            </w:pPr>
            <w:ins w:id="16584" w:author="XuanWen Chen" w:date="2018-12-30T13:50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4C3EB4" w:rsidRPr="00651178" w14:paraId="73B4D12E" w14:textId="77777777" w:rsidTr="00067746">
        <w:trPr>
          <w:ins w:id="16585" w:author="XuanWen Chen" w:date="2018-12-30T13:50:00Z"/>
        </w:trPr>
        <w:tc>
          <w:tcPr>
            <w:tcW w:w="1413" w:type="dxa"/>
          </w:tcPr>
          <w:p w14:paraId="63620690" w14:textId="77777777" w:rsidR="004C3EB4" w:rsidRPr="00651178" w:rsidRDefault="004C3EB4" w:rsidP="00067746">
            <w:pPr>
              <w:rPr>
                <w:ins w:id="16586" w:author="XuanWen Chen" w:date="2018-12-30T13:50:00Z"/>
                <w:rFonts w:hAnsi="宋体"/>
              </w:rPr>
            </w:pPr>
            <w:ins w:id="16587" w:author="XuanWen Chen" w:date="2018-12-30T13:50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42A29ED9" w14:textId="24BCCD69" w:rsidR="004C3EB4" w:rsidRPr="00651178" w:rsidRDefault="004C3EB4" w:rsidP="00067746">
            <w:pPr>
              <w:rPr>
                <w:ins w:id="16588" w:author="XuanWen Chen" w:date="2018-12-30T13:50:00Z"/>
                <w:rFonts w:hAnsi="宋体"/>
              </w:rPr>
            </w:pPr>
            <w:ins w:id="16589" w:author="XuanWen Chen" w:date="2018-12-30T13:5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</w:t>
              </w:r>
            </w:ins>
            <w:ins w:id="16590" w:author="XuanWen Chen" w:date="2018-12-30T13:53:00Z">
              <w:r w:rsidR="00026A8D">
                <w:rPr>
                  <w:rFonts w:hAnsi="宋体" w:hint="eastAsia"/>
                </w:rPr>
                <w:t>查看</w:t>
              </w:r>
            </w:ins>
            <w:ins w:id="16591" w:author="XuanWen Chen" w:date="2018-12-30T13:50:00Z">
              <w:r>
                <w:rPr>
                  <w:rFonts w:hAnsi="宋体" w:hint="eastAsia"/>
                </w:rPr>
                <w:t>案例</w:t>
              </w:r>
            </w:ins>
            <w:ins w:id="16592" w:author="XuanWen Chen" w:date="2018-12-30T14:31:00Z">
              <w:r w:rsidR="00067746">
                <w:rPr>
                  <w:rFonts w:hAnsi="宋体" w:hint="eastAsia"/>
                </w:rPr>
                <w:t>详细信息</w:t>
              </w:r>
            </w:ins>
          </w:p>
        </w:tc>
      </w:tr>
      <w:tr w:rsidR="004C3EB4" w:rsidRPr="00651178" w14:paraId="22EAA4C5" w14:textId="77777777" w:rsidTr="00067746">
        <w:trPr>
          <w:ins w:id="16593" w:author="XuanWen Chen" w:date="2018-12-30T13:50:00Z"/>
        </w:trPr>
        <w:tc>
          <w:tcPr>
            <w:tcW w:w="1413" w:type="dxa"/>
          </w:tcPr>
          <w:p w14:paraId="7AC9D68E" w14:textId="77777777" w:rsidR="004C3EB4" w:rsidRPr="00651178" w:rsidRDefault="004C3EB4" w:rsidP="00067746">
            <w:pPr>
              <w:rPr>
                <w:ins w:id="16594" w:author="XuanWen Chen" w:date="2018-12-30T13:50:00Z"/>
                <w:rFonts w:hAnsi="宋体"/>
              </w:rPr>
            </w:pPr>
            <w:ins w:id="16595" w:author="XuanWen Chen" w:date="2018-12-30T13:50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2C3907BD" w14:textId="7958C4B8" w:rsidR="004C3EB4" w:rsidRPr="00651178" w:rsidRDefault="004C3EB4" w:rsidP="00067746">
            <w:pPr>
              <w:rPr>
                <w:ins w:id="16596" w:author="XuanWen Chen" w:date="2018-12-30T13:50:00Z"/>
                <w:rFonts w:hAnsi="宋体"/>
              </w:rPr>
            </w:pPr>
            <w:ins w:id="16597" w:author="XuanWen Chen" w:date="2018-12-30T13:5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6598" w:author="XuanWen Chen" w:date="2018-12-30T13:53:00Z">
              <w:r w:rsidR="00026A8D">
                <w:rPr>
                  <w:rFonts w:hAnsi="宋体" w:hint="eastAsia"/>
                </w:rPr>
                <w:t>查看</w:t>
              </w:r>
            </w:ins>
            <w:ins w:id="16599" w:author="XuanWen Chen" w:date="2018-12-30T13:50:00Z">
              <w:r>
                <w:rPr>
                  <w:rFonts w:hAnsi="宋体" w:hint="eastAsia"/>
                </w:rPr>
                <w:t>案例</w:t>
              </w:r>
            </w:ins>
          </w:p>
        </w:tc>
      </w:tr>
      <w:tr w:rsidR="004C3EB4" w:rsidRPr="00651178" w14:paraId="148C7FE6" w14:textId="77777777" w:rsidTr="00067746">
        <w:trPr>
          <w:ins w:id="16600" w:author="XuanWen Chen" w:date="2018-12-30T13:50:00Z"/>
        </w:trPr>
        <w:tc>
          <w:tcPr>
            <w:tcW w:w="1413" w:type="dxa"/>
          </w:tcPr>
          <w:p w14:paraId="1EBFDB81" w14:textId="77777777" w:rsidR="004C3EB4" w:rsidRPr="00651178" w:rsidRDefault="004C3EB4" w:rsidP="00067746">
            <w:pPr>
              <w:rPr>
                <w:ins w:id="16601" w:author="XuanWen Chen" w:date="2018-12-30T13:50:00Z"/>
                <w:rFonts w:hAnsi="宋体"/>
              </w:rPr>
            </w:pPr>
            <w:ins w:id="16602" w:author="XuanWen Chen" w:date="2018-12-30T13:50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4154B7B5" w14:textId="77777777" w:rsidR="004C3EB4" w:rsidRPr="00651178" w:rsidRDefault="004C3EB4" w:rsidP="00067746">
            <w:pPr>
              <w:rPr>
                <w:ins w:id="16603" w:author="XuanWen Chen" w:date="2018-12-30T13:50:00Z"/>
                <w:rFonts w:hAnsi="宋体"/>
              </w:rPr>
            </w:pPr>
            <w:ins w:id="16604" w:author="XuanWen Chen" w:date="2018-12-30T13:5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6A187E68" w14:textId="362E3D77" w:rsidR="004C3EB4" w:rsidRDefault="004C3EB4" w:rsidP="00067746">
            <w:pPr>
              <w:rPr>
                <w:ins w:id="16605" w:author="XuanWen Chen" w:date="2018-12-30T13:50:00Z"/>
                <w:rFonts w:hAnsi="宋体"/>
              </w:rPr>
            </w:pPr>
            <w:ins w:id="16606" w:author="XuanWen Chen" w:date="2018-12-30T13:5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选择要</w:t>
              </w:r>
            </w:ins>
            <w:ins w:id="16607" w:author="XuanWen Chen" w:date="2018-12-30T13:54:00Z">
              <w:r w:rsidR="00026A8D">
                <w:rPr>
                  <w:rFonts w:hAnsi="宋体" w:hint="eastAsia"/>
                </w:rPr>
                <w:t>查看</w:t>
              </w:r>
            </w:ins>
            <w:ins w:id="16608" w:author="XuanWen Chen" w:date="2018-12-30T13:50:00Z">
              <w:r>
                <w:rPr>
                  <w:rFonts w:hAnsi="宋体" w:hint="eastAsia"/>
                </w:rPr>
                <w:t>的案例</w:t>
              </w:r>
            </w:ins>
          </w:p>
          <w:p w14:paraId="48B64BF3" w14:textId="31B67A1E" w:rsidR="004C3EB4" w:rsidRPr="00651178" w:rsidRDefault="004C3EB4" w:rsidP="00067746">
            <w:pPr>
              <w:rPr>
                <w:ins w:id="16609" w:author="XuanWen Chen" w:date="2018-12-30T13:50:00Z"/>
                <w:rFonts w:hAnsi="宋体"/>
              </w:rPr>
            </w:pPr>
            <w:ins w:id="16610" w:author="XuanWen Chen" w:date="2018-12-30T13:5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</w:ins>
            <w:ins w:id="16611" w:author="XuanWen Chen" w:date="2018-12-30T14:33:00Z">
              <w:r w:rsidR="00067746">
                <w:rPr>
                  <w:rFonts w:hAnsi="宋体" w:hint="eastAsia"/>
                </w:rPr>
                <w:t>3</w:t>
              </w:r>
            </w:ins>
            <w:ins w:id="16612" w:author="XuanWen Chen" w:date="2018-12-30T13:50:00Z"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进入案例</w:t>
              </w:r>
            </w:ins>
            <w:ins w:id="16613" w:author="XuanWen Chen" w:date="2018-12-30T13:54:00Z">
              <w:r w:rsidR="00026A8D">
                <w:rPr>
                  <w:rFonts w:hAnsi="宋体" w:hint="eastAsia"/>
                </w:rPr>
                <w:t>详情页面</w:t>
              </w:r>
            </w:ins>
          </w:p>
        </w:tc>
      </w:tr>
      <w:tr w:rsidR="004C3EB4" w:rsidRPr="00651178" w14:paraId="6F43C29D" w14:textId="77777777" w:rsidTr="00067746">
        <w:trPr>
          <w:ins w:id="16614" w:author="XuanWen Chen" w:date="2018-12-30T13:50:00Z"/>
        </w:trPr>
        <w:tc>
          <w:tcPr>
            <w:tcW w:w="1413" w:type="dxa"/>
          </w:tcPr>
          <w:p w14:paraId="6D134D21" w14:textId="77777777" w:rsidR="004C3EB4" w:rsidRPr="00651178" w:rsidRDefault="004C3EB4" w:rsidP="00067746">
            <w:pPr>
              <w:rPr>
                <w:ins w:id="16615" w:author="XuanWen Chen" w:date="2018-12-30T13:50:00Z"/>
                <w:rFonts w:hAnsi="宋体"/>
              </w:rPr>
            </w:pPr>
            <w:ins w:id="16616" w:author="XuanWen Chen" w:date="2018-12-30T13:50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1882DC22" w14:textId="050129B1" w:rsidR="004C3EB4" w:rsidRPr="00651178" w:rsidRDefault="00026A8D" w:rsidP="00067746">
            <w:pPr>
              <w:rPr>
                <w:ins w:id="16617" w:author="XuanWen Chen" w:date="2018-12-30T13:50:00Z"/>
                <w:rFonts w:hAnsi="宋体"/>
              </w:rPr>
            </w:pPr>
            <w:ins w:id="16618" w:author="XuanWen Chen" w:date="2018-12-30T13:54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C3EB4" w:rsidRPr="00651178" w14:paraId="38CC4FAE" w14:textId="77777777" w:rsidTr="00067746">
        <w:trPr>
          <w:ins w:id="16619" w:author="XuanWen Chen" w:date="2018-12-30T13:50:00Z"/>
        </w:trPr>
        <w:tc>
          <w:tcPr>
            <w:tcW w:w="1413" w:type="dxa"/>
          </w:tcPr>
          <w:p w14:paraId="158DFF11" w14:textId="77777777" w:rsidR="004C3EB4" w:rsidRPr="00651178" w:rsidRDefault="004C3EB4" w:rsidP="00067746">
            <w:pPr>
              <w:rPr>
                <w:ins w:id="16620" w:author="XuanWen Chen" w:date="2018-12-30T13:50:00Z"/>
                <w:rFonts w:hAnsi="宋体"/>
              </w:rPr>
            </w:pPr>
            <w:ins w:id="16621" w:author="XuanWen Chen" w:date="2018-12-30T13:5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037EF6BC" w14:textId="404F6C8F" w:rsidR="004C3EB4" w:rsidRPr="00651178" w:rsidRDefault="00026A8D" w:rsidP="00067746">
            <w:pPr>
              <w:rPr>
                <w:ins w:id="16622" w:author="XuanWen Chen" w:date="2018-12-30T13:50:00Z"/>
                <w:rFonts w:hAnsi="宋体"/>
              </w:rPr>
            </w:pPr>
            <w:ins w:id="16623" w:author="XuanWen Chen" w:date="2018-12-30T13:54:00Z">
              <w:r>
                <w:rPr>
                  <w:rFonts w:hAnsi="宋体" w:hint="eastAsia"/>
                </w:rPr>
                <w:t>查看</w:t>
              </w:r>
            </w:ins>
            <w:ins w:id="16624" w:author="XuanWen Chen" w:date="2018-12-30T13:50:00Z">
              <w:r w:rsidR="004C3EB4">
                <w:rPr>
                  <w:rFonts w:hAnsi="宋体" w:hint="eastAsia"/>
                </w:rPr>
                <w:t>案例信息</w:t>
              </w:r>
            </w:ins>
          </w:p>
        </w:tc>
      </w:tr>
      <w:tr w:rsidR="004C3EB4" w:rsidRPr="00651178" w14:paraId="48DE00EE" w14:textId="77777777" w:rsidTr="00067746">
        <w:trPr>
          <w:ins w:id="16625" w:author="XuanWen Chen" w:date="2018-12-30T13:50:00Z"/>
        </w:trPr>
        <w:tc>
          <w:tcPr>
            <w:tcW w:w="1413" w:type="dxa"/>
          </w:tcPr>
          <w:p w14:paraId="1119A7B2" w14:textId="77777777" w:rsidR="004C3EB4" w:rsidRDefault="004C3EB4" w:rsidP="00067746">
            <w:pPr>
              <w:rPr>
                <w:ins w:id="16626" w:author="XuanWen Chen" w:date="2018-12-30T13:50:00Z"/>
                <w:rFonts w:hAnsi="宋体"/>
              </w:rPr>
            </w:pPr>
            <w:ins w:id="16627" w:author="XuanWen Chen" w:date="2018-12-30T13:5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0431735" w14:textId="3152A853" w:rsidR="004C3EB4" w:rsidRPr="00651178" w:rsidRDefault="00F7418C" w:rsidP="00067746">
            <w:pPr>
              <w:rPr>
                <w:ins w:id="16628" w:author="XuanWen Chen" w:date="2018-12-30T13:50:00Z"/>
                <w:rFonts w:hAnsi="宋体"/>
              </w:rPr>
            </w:pPr>
            <w:ins w:id="16629" w:author="XuanWen Chen" w:date="2018-12-30T17:14:00Z">
              <w:r>
                <w:rPr>
                  <w:rFonts w:hAnsi="宋体" w:hint="eastAsia"/>
                </w:rPr>
                <w:t>跳转到案例详细信息页面</w:t>
              </w:r>
            </w:ins>
          </w:p>
        </w:tc>
      </w:tr>
      <w:tr w:rsidR="004C3EB4" w:rsidRPr="00651178" w14:paraId="4301D9F6" w14:textId="77777777" w:rsidTr="00067746">
        <w:trPr>
          <w:ins w:id="16630" w:author="XuanWen Chen" w:date="2018-12-30T13:50:00Z"/>
        </w:trPr>
        <w:tc>
          <w:tcPr>
            <w:tcW w:w="1413" w:type="dxa"/>
          </w:tcPr>
          <w:p w14:paraId="07D6788A" w14:textId="77777777" w:rsidR="004C3EB4" w:rsidRPr="00651178" w:rsidRDefault="004C3EB4" w:rsidP="00067746">
            <w:pPr>
              <w:rPr>
                <w:ins w:id="16631" w:author="XuanWen Chen" w:date="2018-12-30T13:50:00Z"/>
                <w:rFonts w:hAnsi="宋体"/>
              </w:rPr>
            </w:pPr>
            <w:ins w:id="16632" w:author="XuanWen Chen" w:date="2018-12-30T13:50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49DB03F3" w14:textId="29AAC41F" w:rsidR="004C3EB4" w:rsidRDefault="00026A8D" w:rsidP="00067746">
            <w:pPr>
              <w:spacing w:line="240" w:lineRule="auto"/>
              <w:rPr>
                <w:ins w:id="16633" w:author="XuanWen Chen" w:date="2018-12-30T13:50:00Z"/>
                <w:rFonts w:hAnsi="宋体"/>
              </w:rPr>
            </w:pPr>
            <w:ins w:id="16634" w:author="XuanWen Chen" w:date="2018-12-30T13:55:00Z">
              <w:r>
                <w:rPr>
                  <w:rFonts w:hAnsi="宋体" w:hint="eastAsia"/>
                </w:rPr>
                <w:t>查看</w:t>
              </w:r>
            </w:ins>
            <w:ins w:id="16635" w:author="XuanWen Chen" w:date="2018-12-30T13:50:00Z">
              <w:r w:rsidR="004C3EB4" w:rsidRPr="00AB4015">
                <w:rPr>
                  <w:rFonts w:hAnsi="宋体" w:hint="eastAsia"/>
                </w:rPr>
                <w:t>案例</w:t>
              </w:r>
            </w:ins>
          </w:p>
          <w:p w14:paraId="7233557E" w14:textId="6AC3953C" w:rsidR="004C3EB4" w:rsidRPr="00B27344" w:rsidRDefault="004C3EB4">
            <w:pPr>
              <w:pStyle w:val="a9"/>
              <w:numPr>
                <w:ilvl w:val="0"/>
                <w:numId w:val="94"/>
              </w:numPr>
              <w:spacing w:line="240" w:lineRule="auto"/>
              <w:ind w:firstLineChars="0"/>
              <w:rPr>
                <w:ins w:id="16636" w:author="XuanWen Chen" w:date="2018-12-30T13:50:00Z"/>
                <w:rFonts w:hAnsi="宋体"/>
                <w:rPrChange w:id="16637" w:author="XuanWen Chen" w:date="2018-12-30T15:18:00Z">
                  <w:rPr>
                    <w:ins w:id="16638" w:author="XuanWen Chen" w:date="2018-12-30T13:50:00Z"/>
                  </w:rPr>
                </w:rPrChange>
              </w:rPr>
              <w:pPrChange w:id="16639" w:author="XuanWen Chen" w:date="2018-12-30T15:1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640" w:author="XuanWen Chen" w:date="2018-12-30T13:50:00Z">
              <w:r w:rsidRPr="00B27344">
                <w:rPr>
                  <w:rFonts w:hAnsi="宋体" w:hint="eastAsia"/>
                  <w:rPrChange w:id="16641" w:author="XuanWen Chen" w:date="2018-12-30T15:18:00Z">
                    <w:rPr>
                      <w:rFonts w:hint="eastAsia"/>
                    </w:rPr>
                  </w:rPrChange>
                </w:rPr>
                <w:t>选择要</w:t>
              </w:r>
            </w:ins>
            <w:ins w:id="16642" w:author="XuanWen Chen" w:date="2018-12-30T13:56:00Z">
              <w:r w:rsidR="00026A8D" w:rsidRPr="00B27344">
                <w:rPr>
                  <w:rFonts w:hAnsi="宋体" w:hint="eastAsia"/>
                  <w:rPrChange w:id="16643" w:author="XuanWen Chen" w:date="2018-12-30T15:18:00Z">
                    <w:rPr>
                      <w:rFonts w:hint="eastAsia"/>
                    </w:rPr>
                  </w:rPrChange>
                </w:rPr>
                <w:t>查看</w:t>
              </w:r>
            </w:ins>
            <w:ins w:id="16644" w:author="XuanWen Chen" w:date="2018-12-30T13:50:00Z">
              <w:r w:rsidRPr="00B27344">
                <w:rPr>
                  <w:rFonts w:hAnsi="宋体" w:hint="eastAsia"/>
                  <w:rPrChange w:id="16645" w:author="XuanWen Chen" w:date="2018-12-30T15:18:00Z">
                    <w:rPr>
                      <w:rFonts w:hint="eastAsia"/>
                    </w:rPr>
                  </w:rPrChange>
                </w:rPr>
                <w:t>的案例</w:t>
              </w:r>
            </w:ins>
          </w:p>
          <w:p w14:paraId="278C0E00" w14:textId="76F4C83A" w:rsidR="004C3EB4" w:rsidRPr="00B27344" w:rsidRDefault="004C3EB4">
            <w:pPr>
              <w:pStyle w:val="a9"/>
              <w:numPr>
                <w:ilvl w:val="0"/>
                <w:numId w:val="94"/>
              </w:numPr>
              <w:spacing w:line="240" w:lineRule="auto"/>
              <w:ind w:firstLineChars="0"/>
              <w:rPr>
                <w:ins w:id="16646" w:author="XuanWen Chen" w:date="2018-12-30T13:50:00Z"/>
                <w:rFonts w:hAnsi="宋体"/>
                <w:rPrChange w:id="16647" w:author="XuanWen Chen" w:date="2018-12-30T15:18:00Z">
                  <w:rPr>
                    <w:ins w:id="16648" w:author="XuanWen Chen" w:date="2018-12-30T13:50:00Z"/>
                  </w:rPr>
                </w:rPrChange>
              </w:rPr>
              <w:pPrChange w:id="16649" w:author="XuanWen Chen" w:date="2018-12-30T15:18:00Z">
                <w:pPr>
                  <w:pStyle w:val="a9"/>
                  <w:numPr>
                    <w:numId w:val="86"/>
                  </w:numPr>
                  <w:spacing w:line="240" w:lineRule="auto"/>
                  <w:ind w:left="420" w:firstLineChars="0" w:hanging="420"/>
                </w:pPr>
              </w:pPrChange>
            </w:pPr>
            <w:ins w:id="16650" w:author="XuanWen Chen" w:date="2018-12-30T13:50:00Z">
              <w:r w:rsidRPr="00B27344">
                <w:rPr>
                  <w:rFonts w:hAnsi="宋体" w:hint="eastAsia"/>
                  <w:rPrChange w:id="16651" w:author="XuanWen Chen" w:date="2018-12-30T15:18:00Z">
                    <w:rPr>
                      <w:rFonts w:hint="eastAsia"/>
                    </w:rPr>
                  </w:rPrChange>
                </w:rPr>
                <w:t>进入案例</w:t>
              </w:r>
            </w:ins>
            <w:ins w:id="16652" w:author="XuanWen Chen" w:date="2018-12-30T13:56:00Z">
              <w:r w:rsidR="00026A8D" w:rsidRPr="00B27344">
                <w:rPr>
                  <w:rFonts w:hAnsi="宋体" w:hint="eastAsia"/>
                  <w:rPrChange w:id="16653" w:author="XuanWen Chen" w:date="2018-12-30T15:18:00Z">
                    <w:rPr>
                      <w:rFonts w:hint="eastAsia"/>
                    </w:rPr>
                  </w:rPrChange>
                </w:rPr>
                <w:t>详情页</w:t>
              </w:r>
            </w:ins>
          </w:p>
        </w:tc>
      </w:tr>
      <w:tr w:rsidR="004C3EB4" w:rsidRPr="00651178" w14:paraId="27C06798" w14:textId="77777777" w:rsidTr="00067746">
        <w:trPr>
          <w:ins w:id="16654" w:author="XuanWen Chen" w:date="2018-12-30T13:50:00Z"/>
        </w:trPr>
        <w:tc>
          <w:tcPr>
            <w:tcW w:w="1413" w:type="dxa"/>
          </w:tcPr>
          <w:p w14:paraId="3913828B" w14:textId="77777777" w:rsidR="004C3EB4" w:rsidRPr="00651178" w:rsidRDefault="004C3EB4" w:rsidP="00067746">
            <w:pPr>
              <w:rPr>
                <w:ins w:id="16655" w:author="XuanWen Chen" w:date="2018-12-30T13:50:00Z"/>
                <w:rFonts w:hAnsi="宋体"/>
              </w:rPr>
            </w:pPr>
            <w:ins w:id="16656" w:author="XuanWen Chen" w:date="2018-12-30T13:50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3C83CF9C" w14:textId="77777777" w:rsidR="004C3EB4" w:rsidRPr="00AB4015" w:rsidRDefault="004C3EB4" w:rsidP="00067746">
            <w:pPr>
              <w:spacing w:line="240" w:lineRule="auto"/>
              <w:rPr>
                <w:ins w:id="16657" w:author="XuanWen Chen" w:date="2018-12-30T13:50:00Z"/>
                <w:rFonts w:hAnsi="宋体"/>
              </w:rPr>
            </w:pPr>
            <w:ins w:id="16658" w:author="XuanWen Chen" w:date="2018-12-30T13:5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C3EB4" w:rsidRPr="00651178" w14:paraId="54E9F724" w14:textId="77777777" w:rsidTr="00067746">
        <w:trPr>
          <w:ins w:id="16659" w:author="XuanWen Chen" w:date="2018-12-30T13:50:00Z"/>
        </w:trPr>
        <w:tc>
          <w:tcPr>
            <w:tcW w:w="1413" w:type="dxa"/>
          </w:tcPr>
          <w:p w14:paraId="1B52F67B" w14:textId="77777777" w:rsidR="004C3EB4" w:rsidRPr="00651178" w:rsidRDefault="004C3EB4" w:rsidP="00067746">
            <w:pPr>
              <w:rPr>
                <w:ins w:id="16660" w:author="XuanWen Chen" w:date="2018-12-30T13:50:00Z"/>
                <w:rFonts w:hAnsi="宋体"/>
              </w:rPr>
            </w:pPr>
            <w:ins w:id="16661" w:author="XuanWen Chen" w:date="2018-12-30T13:50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58C6925E" w14:textId="3274E777" w:rsidR="004C3EB4" w:rsidRPr="00651178" w:rsidRDefault="00026A8D" w:rsidP="00067746">
            <w:pPr>
              <w:rPr>
                <w:ins w:id="16662" w:author="XuanWen Chen" w:date="2018-12-30T13:50:00Z"/>
                <w:rFonts w:hAnsi="宋体"/>
              </w:rPr>
            </w:pPr>
            <w:ins w:id="16663" w:author="XuanWen Chen" w:date="2018-12-30T13:5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C3EB4" w:rsidRPr="00651178" w14:paraId="343FDDD6" w14:textId="77777777" w:rsidTr="00067746">
        <w:trPr>
          <w:ins w:id="16664" w:author="XuanWen Chen" w:date="2018-12-30T13:50:00Z"/>
        </w:trPr>
        <w:tc>
          <w:tcPr>
            <w:tcW w:w="1413" w:type="dxa"/>
          </w:tcPr>
          <w:p w14:paraId="2EBAF57F" w14:textId="77777777" w:rsidR="004C3EB4" w:rsidRPr="00651178" w:rsidRDefault="004C3EB4" w:rsidP="00067746">
            <w:pPr>
              <w:rPr>
                <w:ins w:id="16665" w:author="XuanWen Chen" w:date="2018-12-30T13:50:00Z"/>
                <w:rFonts w:hAnsi="宋体"/>
              </w:rPr>
            </w:pPr>
            <w:ins w:id="16666" w:author="XuanWen Chen" w:date="2018-12-30T13:50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5568E5AC" w14:textId="77777777" w:rsidR="004C3EB4" w:rsidRPr="00651178" w:rsidRDefault="004C3EB4" w:rsidP="00067746">
            <w:pPr>
              <w:rPr>
                <w:ins w:id="16667" w:author="XuanWen Chen" w:date="2018-12-30T13:50:00Z"/>
                <w:rFonts w:hAnsi="宋体"/>
              </w:rPr>
            </w:pPr>
          </w:p>
        </w:tc>
      </w:tr>
      <w:tr w:rsidR="004C3EB4" w:rsidRPr="00651178" w14:paraId="49267C15" w14:textId="77777777" w:rsidTr="00067746">
        <w:trPr>
          <w:ins w:id="16668" w:author="XuanWen Chen" w:date="2018-12-30T13:50:00Z"/>
        </w:trPr>
        <w:tc>
          <w:tcPr>
            <w:tcW w:w="1413" w:type="dxa"/>
          </w:tcPr>
          <w:p w14:paraId="112E393B" w14:textId="77777777" w:rsidR="004C3EB4" w:rsidRPr="00651178" w:rsidRDefault="004C3EB4" w:rsidP="00067746">
            <w:pPr>
              <w:rPr>
                <w:ins w:id="16669" w:author="XuanWen Chen" w:date="2018-12-30T13:50:00Z"/>
                <w:rFonts w:hAnsi="宋体"/>
              </w:rPr>
            </w:pPr>
            <w:ins w:id="16670" w:author="XuanWen Chen" w:date="2018-12-30T13:50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355641C9" w14:textId="07877385" w:rsidR="004C3EB4" w:rsidRPr="00651178" w:rsidRDefault="004C3EB4" w:rsidP="00067746">
            <w:pPr>
              <w:rPr>
                <w:ins w:id="16671" w:author="XuanWen Chen" w:date="2018-12-30T13:50:00Z"/>
                <w:rFonts w:hAnsi="宋体"/>
              </w:rPr>
            </w:pPr>
            <w:ins w:id="16672" w:author="XuanWen Chen" w:date="2018-12-30T13:50:00Z">
              <w:r>
                <w:rPr>
                  <w:rFonts w:hAnsi="宋体" w:hint="eastAsia"/>
                </w:rPr>
                <w:t>管理员</w:t>
              </w:r>
            </w:ins>
            <w:ins w:id="16673" w:author="XuanWen Chen" w:date="2018-12-30T13:59:00Z">
              <w:r w:rsidR="00026A8D">
                <w:rPr>
                  <w:rFonts w:hAnsi="宋体" w:hint="eastAsia"/>
                </w:rPr>
                <w:t>每天查看100次案例</w:t>
              </w:r>
            </w:ins>
          </w:p>
        </w:tc>
      </w:tr>
      <w:tr w:rsidR="004C3EB4" w:rsidRPr="00651178" w14:paraId="4ECA4325" w14:textId="77777777" w:rsidTr="00067746">
        <w:trPr>
          <w:ins w:id="16674" w:author="XuanWen Chen" w:date="2018-12-30T13:50:00Z"/>
        </w:trPr>
        <w:tc>
          <w:tcPr>
            <w:tcW w:w="1413" w:type="dxa"/>
          </w:tcPr>
          <w:p w14:paraId="64731714" w14:textId="77777777" w:rsidR="004C3EB4" w:rsidRPr="00651178" w:rsidRDefault="004C3EB4" w:rsidP="00067746">
            <w:pPr>
              <w:rPr>
                <w:ins w:id="16675" w:author="XuanWen Chen" w:date="2018-12-30T13:50:00Z"/>
                <w:rFonts w:hAnsi="宋体"/>
              </w:rPr>
            </w:pPr>
            <w:ins w:id="16676" w:author="XuanWen Chen" w:date="2018-12-30T13:50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2E495839" w14:textId="77777777" w:rsidR="004C3EB4" w:rsidRPr="00651178" w:rsidRDefault="004C3EB4" w:rsidP="00067746">
            <w:pPr>
              <w:rPr>
                <w:ins w:id="16677" w:author="XuanWen Chen" w:date="2018-12-30T13:50:00Z"/>
                <w:rFonts w:hAnsi="宋体"/>
              </w:rPr>
            </w:pPr>
          </w:p>
        </w:tc>
      </w:tr>
      <w:tr w:rsidR="004C3EB4" w:rsidRPr="00651178" w14:paraId="71C43598" w14:textId="77777777" w:rsidTr="00067746">
        <w:trPr>
          <w:ins w:id="16678" w:author="XuanWen Chen" w:date="2018-12-30T13:50:00Z"/>
        </w:trPr>
        <w:tc>
          <w:tcPr>
            <w:tcW w:w="1413" w:type="dxa"/>
          </w:tcPr>
          <w:p w14:paraId="407EC45F" w14:textId="77777777" w:rsidR="004C3EB4" w:rsidRPr="00651178" w:rsidRDefault="004C3EB4" w:rsidP="00067746">
            <w:pPr>
              <w:rPr>
                <w:ins w:id="16679" w:author="XuanWen Chen" w:date="2018-12-30T13:50:00Z"/>
                <w:rFonts w:hAnsi="宋体"/>
              </w:rPr>
            </w:pPr>
            <w:ins w:id="16680" w:author="XuanWen Chen" w:date="2018-12-30T13:50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5A4059DC" w14:textId="77777777" w:rsidR="004C3EB4" w:rsidRPr="00651178" w:rsidRDefault="004C3EB4" w:rsidP="00067746">
            <w:pPr>
              <w:rPr>
                <w:ins w:id="16681" w:author="XuanWen Chen" w:date="2018-12-30T13:50:00Z"/>
                <w:rFonts w:hAnsi="宋体"/>
              </w:rPr>
            </w:pPr>
            <w:ins w:id="16682" w:author="XuanWen Chen" w:date="2018-12-30T13:50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4C3EB4" w:rsidRPr="00651178" w14:paraId="71095D8E" w14:textId="77777777" w:rsidTr="00067746">
        <w:trPr>
          <w:ins w:id="16683" w:author="XuanWen Chen" w:date="2018-12-30T13:50:00Z"/>
        </w:trPr>
        <w:tc>
          <w:tcPr>
            <w:tcW w:w="1413" w:type="dxa"/>
          </w:tcPr>
          <w:p w14:paraId="0F48FEE9" w14:textId="77777777" w:rsidR="004C3EB4" w:rsidRPr="00651178" w:rsidRDefault="004C3EB4" w:rsidP="00067746">
            <w:pPr>
              <w:rPr>
                <w:ins w:id="16684" w:author="XuanWen Chen" w:date="2018-12-30T13:50:00Z"/>
                <w:rFonts w:hAnsi="宋体"/>
              </w:rPr>
            </w:pPr>
            <w:ins w:id="16685" w:author="XuanWen Chen" w:date="2018-12-30T13:50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7E67D954" w14:textId="7DFAF554" w:rsidR="004C3EB4" w:rsidRPr="00651178" w:rsidRDefault="00026A8D" w:rsidP="00067746">
            <w:pPr>
              <w:rPr>
                <w:ins w:id="16686" w:author="XuanWen Chen" w:date="2018-12-30T13:50:00Z"/>
                <w:rFonts w:hAnsi="宋体"/>
              </w:rPr>
            </w:pPr>
            <w:ins w:id="16687" w:author="XuanWen Chen" w:date="2018-12-30T14:00:00Z">
              <w:r>
                <w:rPr>
                  <w:rFonts w:hAnsi="宋体" w:hint="eastAsia"/>
                </w:rPr>
                <w:t>无</w:t>
              </w:r>
            </w:ins>
          </w:p>
        </w:tc>
      </w:tr>
    </w:tbl>
    <w:p w14:paraId="15406A9B" w14:textId="616D28A8" w:rsidR="004C3EB4" w:rsidRDefault="00026A8D">
      <w:pPr>
        <w:pStyle w:val="4"/>
        <w:rPr>
          <w:ins w:id="16688" w:author="XuanWen Chen" w:date="2018-12-30T14:01:00Z"/>
        </w:rPr>
        <w:pPrChange w:id="16689" w:author="XuanWen Chen" w:date="2018-12-30T14:13:00Z">
          <w:pPr/>
        </w:pPrChange>
      </w:pPr>
      <w:ins w:id="16690" w:author="XuanWen Chen" w:date="2018-12-30T14:00:00Z">
        <w:r>
          <w:rPr>
            <w:rFonts w:hint="eastAsia"/>
          </w:rPr>
          <w:t>管理员创建</w:t>
        </w:r>
      </w:ins>
      <w:ins w:id="16691" w:author="XuanWen Chen" w:date="2018-12-30T16:20:00Z">
        <w:r w:rsidR="003D4EBF">
          <w:rPr>
            <w:rFonts w:hint="eastAsia"/>
          </w:rPr>
          <w:t>单个</w:t>
        </w:r>
      </w:ins>
      <w:ins w:id="16692" w:author="XuanWen Chen" w:date="2018-12-30T14:00:00Z">
        <w:r>
          <w:rPr>
            <w:rFonts w:hint="eastAsia"/>
          </w:rPr>
          <w:t>项目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26A8D" w:rsidRPr="00651178" w14:paraId="2FA5ED68" w14:textId="77777777" w:rsidTr="00067746">
        <w:trPr>
          <w:ins w:id="16693" w:author="XuanWen Chen" w:date="2018-12-30T14:01:00Z"/>
        </w:trPr>
        <w:tc>
          <w:tcPr>
            <w:tcW w:w="1413" w:type="dxa"/>
          </w:tcPr>
          <w:p w14:paraId="2852A39F" w14:textId="77777777" w:rsidR="00026A8D" w:rsidRPr="00651178" w:rsidRDefault="00026A8D" w:rsidP="00067746">
            <w:pPr>
              <w:rPr>
                <w:ins w:id="16694" w:author="XuanWen Chen" w:date="2018-12-30T14:01:00Z"/>
                <w:rFonts w:hAnsi="宋体"/>
                <w:b/>
              </w:rPr>
            </w:pPr>
            <w:ins w:id="16695" w:author="XuanWen Chen" w:date="2018-12-30T14:01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055BD924" w14:textId="1117DB36" w:rsidR="00026A8D" w:rsidRPr="00651178" w:rsidRDefault="00026A8D" w:rsidP="00067746">
            <w:pPr>
              <w:rPr>
                <w:ins w:id="16696" w:author="XuanWen Chen" w:date="2018-12-30T14:01:00Z"/>
                <w:rFonts w:hAnsi="宋体"/>
                <w:b/>
              </w:rPr>
            </w:pPr>
            <w:ins w:id="16697" w:author="XuanWen Chen" w:date="2018-12-30T14:01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  <w:r w:rsidR="009C7329">
                <w:rPr>
                  <w:rFonts w:hAnsi="宋体" w:hint="eastAsia"/>
                  <w:b/>
                </w:rPr>
                <w:t>创建项目</w:t>
              </w:r>
            </w:ins>
          </w:p>
        </w:tc>
      </w:tr>
      <w:tr w:rsidR="00026A8D" w:rsidRPr="00651178" w14:paraId="4824A3A7" w14:textId="77777777" w:rsidTr="00067746">
        <w:trPr>
          <w:ins w:id="16698" w:author="XuanWen Chen" w:date="2018-12-30T14:01:00Z"/>
        </w:trPr>
        <w:tc>
          <w:tcPr>
            <w:tcW w:w="1413" w:type="dxa"/>
          </w:tcPr>
          <w:p w14:paraId="0B917285" w14:textId="77777777" w:rsidR="00026A8D" w:rsidRPr="00651178" w:rsidRDefault="00026A8D" w:rsidP="00067746">
            <w:pPr>
              <w:rPr>
                <w:ins w:id="16699" w:author="XuanWen Chen" w:date="2018-12-30T14:01:00Z"/>
                <w:rFonts w:hAnsi="宋体"/>
              </w:rPr>
            </w:pPr>
            <w:ins w:id="16700" w:author="XuanWen Chen" w:date="2018-12-30T14:01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65E31395" w14:textId="77777777" w:rsidR="00026A8D" w:rsidRPr="00651178" w:rsidRDefault="00026A8D" w:rsidP="00067746">
            <w:pPr>
              <w:rPr>
                <w:ins w:id="16701" w:author="XuanWen Chen" w:date="2018-12-30T14:01:00Z"/>
                <w:rFonts w:hAnsi="宋体"/>
              </w:rPr>
            </w:pPr>
            <w:ins w:id="16702" w:author="XuanWen Chen" w:date="2018-12-30T14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53732EF8" w14:textId="77777777" w:rsidR="00026A8D" w:rsidRPr="00651178" w:rsidRDefault="00026A8D" w:rsidP="00067746">
            <w:pPr>
              <w:rPr>
                <w:ins w:id="16703" w:author="XuanWen Chen" w:date="2018-12-30T14:01:00Z"/>
                <w:rFonts w:hAnsi="宋体"/>
              </w:rPr>
            </w:pPr>
            <w:ins w:id="16704" w:author="XuanWen Chen" w:date="2018-12-30T14:01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04DDB2E5" w14:textId="77777777" w:rsidR="00026A8D" w:rsidRPr="00651178" w:rsidRDefault="00026A8D" w:rsidP="00067746">
            <w:pPr>
              <w:rPr>
                <w:ins w:id="16705" w:author="XuanWen Chen" w:date="2018-12-30T14:01:00Z"/>
                <w:rFonts w:hAnsi="宋体"/>
              </w:rPr>
            </w:pPr>
            <w:ins w:id="16706" w:author="XuanWen Chen" w:date="2018-12-30T14:01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026A8D" w:rsidRPr="00651178" w14:paraId="2818D211" w14:textId="77777777" w:rsidTr="00067746">
        <w:trPr>
          <w:ins w:id="16707" w:author="XuanWen Chen" w:date="2018-12-30T14:01:00Z"/>
        </w:trPr>
        <w:tc>
          <w:tcPr>
            <w:tcW w:w="1413" w:type="dxa"/>
          </w:tcPr>
          <w:p w14:paraId="40A71ACE" w14:textId="77777777" w:rsidR="00026A8D" w:rsidRPr="00651178" w:rsidRDefault="00026A8D" w:rsidP="00067746">
            <w:pPr>
              <w:rPr>
                <w:ins w:id="16708" w:author="XuanWen Chen" w:date="2018-12-30T14:01:00Z"/>
                <w:rFonts w:hAnsi="宋体"/>
              </w:rPr>
            </w:pPr>
            <w:ins w:id="16709" w:author="XuanWen Chen" w:date="2018-12-30T14:01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65BC2235" w14:textId="77777777" w:rsidR="00026A8D" w:rsidRPr="00651178" w:rsidRDefault="00026A8D" w:rsidP="00067746">
            <w:pPr>
              <w:rPr>
                <w:ins w:id="16710" w:author="XuanWen Chen" w:date="2018-12-30T14:01:00Z"/>
                <w:rFonts w:hAnsi="宋体"/>
              </w:rPr>
            </w:pPr>
            <w:ins w:id="16711" w:author="XuanWen Chen" w:date="2018-12-30T14:01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7D792F21" w14:textId="77777777" w:rsidR="00026A8D" w:rsidRPr="00651178" w:rsidRDefault="00026A8D" w:rsidP="00067746">
            <w:pPr>
              <w:rPr>
                <w:ins w:id="16712" w:author="XuanWen Chen" w:date="2018-12-30T14:01:00Z"/>
                <w:rFonts w:hAnsi="宋体"/>
              </w:rPr>
            </w:pPr>
            <w:ins w:id="16713" w:author="XuanWen Chen" w:date="2018-12-30T14:01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D120A10" w14:textId="77777777" w:rsidR="00026A8D" w:rsidRPr="00651178" w:rsidRDefault="00026A8D" w:rsidP="00067746">
            <w:pPr>
              <w:rPr>
                <w:ins w:id="16714" w:author="XuanWen Chen" w:date="2018-12-30T14:01:00Z"/>
                <w:rFonts w:hAnsi="宋体"/>
              </w:rPr>
            </w:pPr>
            <w:ins w:id="16715" w:author="XuanWen Chen" w:date="2018-12-30T14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026A8D" w:rsidRPr="00651178" w14:paraId="3197F1B0" w14:textId="77777777" w:rsidTr="00067746">
        <w:trPr>
          <w:ins w:id="16716" w:author="XuanWen Chen" w:date="2018-12-30T14:01:00Z"/>
        </w:trPr>
        <w:tc>
          <w:tcPr>
            <w:tcW w:w="1413" w:type="dxa"/>
          </w:tcPr>
          <w:p w14:paraId="5B3FB03D" w14:textId="77777777" w:rsidR="00026A8D" w:rsidRPr="00651178" w:rsidRDefault="00026A8D" w:rsidP="00067746">
            <w:pPr>
              <w:rPr>
                <w:ins w:id="16717" w:author="XuanWen Chen" w:date="2018-12-30T14:01:00Z"/>
                <w:rFonts w:hAnsi="宋体"/>
              </w:rPr>
            </w:pPr>
            <w:ins w:id="16718" w:author="XuanWen Chen" w:date="2018-12-30T14:01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3558FABD" w14:textId="77777777" w:rsidR="00026A8D" w:rsidRPr="00651178" w:rsidRDefault="00026A8D" w:rsidP="00067746">
            <w:pPr>
              <w:rPr>
                <w:ins w:id="16719" w:author="XuanWen Chen" w:date="2018-12-30T14:01:00Z"/>
                <w:rFonts w:hAnsi="宋体"/>
              </w:rPr>
            </w:pPr>
            <w:ins w:id="16720" w:author="XuanWen Chen" w:date="2018-12-30T14:01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026A8D" w:rsidRPr="00651178" w14:paraId="1C7FA16E" w14:textId="77777777" w:rsidTr="00067746">
        <w:trPr>
          <w:ins w:id="16721" w:author="XuanWen Chen" w:date="2018-12-30T14:01:00Z"/>
        </w:trPr>
        <w:tc>
          <w:tcPr>
            <w:tcW w:w="1413" w:type="dxa"/>
          </w:tcPr>
          <w:p w14:paraId="2D1FBC4A" w14:textId="77777777" w:rsidR="00026A8D" w:rsidRPr="00651178" w:rsidRDefault="00026A8D" w:rsidP="00067746">
            <w:pPr>
              <w:rPr>
                <w:ins w:id="16722" w:author="XuanWen Chen" w:date="2018-12-30T14:01:00Z"/>
                <w:rFonts w:hAnsi="宋体"/>
              </w:rPr>
            </w:pPr>
            <w:ins w:id="16723" w:author="XuanWen Chen" w:date="2018-12-30T14:01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35872412" w14:textId="2CE5AEA8" w:rsidR="00026A8D" w:rsidRPr="00651178" w:rsidRDefault="00026A8D" w:rsidP="00067746">
            <w:pPr>
              <w:rPr>
                <w:ins w:id="16724" w:author="XuanWen Chen" w:date="2018-12-30T14:01:00Z"/>
                <w:rFonts w:hAnsi="宋体"/>
              </w:rPr>
            </w:pPr>
            <w:ins w:id="16725" w:author="XuanWen Chen" w:date="2018-12-30T14:0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</w:t>
              </w:r>
            </w:ins>
            <w:ins w:id="16726" w:author="XuanWen Chen" w:date="2018-12-30T14:24:00Z">
              <w:r w:rsidR="00067746">
                <w:rPr>
                  <w:rFonts w:hAnsi="宋体" w:hint="eastAsia"/>
                </w:rPr>
                <w:t>进行创建项目操作</w:t>
              </w:r>
            </w:ins>
          </w:p>
        </w:tc>
      </w:tr>
      <w:tr w:rsidR="00026A8D" w:rsidRPr="00651178" w14:paraId="04168856" w14:textId="77777777" w:rsidTr="00067746">
        <w:trPr>
          <w:ins w:id="16727" w:author="XuanWen Chen" w:date="2018-12-30T14:01:00Z"/>
        </w:trPr>
        <w:tc>
          <w:tcPr>
            <w:tcW w:w="1413" w:type="dxa"/>
          </w:tcPr>
          <w:p w14:paraId="6760B919" w14:textId="77777777" w:rsidR="00026A8D" w:rsidRPr="00651178" w:rsidRDefault="00026A8D" w:rsidP="00067746">
            <w:pPr>
              <w:rPr>
                <w:ins w:id="16728" w:author="XuanWen Chen" w:date="2018-12-30T14:01:00Z"/>
                <w:rFonts w:hAnsi="宋体"/>
              </w:rPr>
            </w:pPr>
            <w:ins w:id="16729" w:author="XuanWen Chen" w:date="2018-12-30T14:01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04A9E082" w14:textId="47571860" w:rsidR="00026A8D" w:rsidRPr="00651178" w:rsidRDefault="00026A8D" w:rsidP="00067746">
            <w:pPr>
              <w:rPr>
                <w:ins w:id="16730" w:author="XuanWen Chen" w:date="2018-12-30T14:01:00Z"/>
                <w:rFonts w:hAnsi="宋体"/>
              </w:rPr>
            </w:pPr>
            <w:ins w:id="16731" w:author="XuanWen Chen" w:date="2018-12-30T14:0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6732" w:author="XuanWen Chen" w:date="2018-12-30T14:24:00Z">
              <w:r w:rsidR="00067746">
                <w:rPr>
                  <w:rFonts w:hAnsi="宋体" w:hint="eastAsia"/>
                </w:rPr>
                <w:t>创建项目</w:t>
              </w:r>
            </w:ins>
          </w:p>
        </w:tc>
      </w:tr>
      <w:tr w:rsidR="00026A8D" w:rsidRPr="00651178" w14:paraId="5F6E0A99" w14:textId="77777777" w:rsidTr="00067746">
        <w:trPr>
          <w:ins w:id="16733" w:author="XuanWen Chen" w:date="2018-12-30T14:01:00Z"/>
        </w:trPr>
        <w:tc>
          <w:tcPr>
            <w:tcW w:w="1413" w:type="dxa"/>
          </w:tcPr>
          <w:p w14:paraId="6F790C0D" w14:textId="77777777" w:rsidR="00026A8D" w:rsidRPr="00651178" w:rsidRDefault="00026A8D" w:rsidP="00067746">
            <w:pPr>
              <w:rPr>
                <w:ins w:id="16734" w:author="XuanWen Chen" w:date="2018-12-30T14:01:00Z"/>
                <w:rFonts w:hAnsi="宋体"/>
              </w:rPr>
            </w:pPr>
            <w:ins w:id="16735" w:author="XuanWen Chen" w:date="2018-12-30T14:01:00Z">
              <w:r w:rsidRPr="00651178">
                <w:rPr>
                  <w:rFonts w:hAnsi="宋体" w:hint="eastAsia"/>
                </w:rPr>
                <w:lastRenderedPageBreak/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11D05380" w14:textId="77777777" w:rsidR="00026A8D" w:rsidRPr="00651178" w:rsidRDefault="00026A8D" w:rsidP="00067746">
            <w:pPr>
              <w:rPr>
                <w:ins w:id="16736" w:author="XuanWen Chen" w:date="2018-12-30T14:01:00Z"/>
                <w:rFonts w:hAnsi="宋体"/>
              </w:rPr>
            </w:pPr>
            <w:ins w:id="16737" w:author="XuanWen Chen" w:date="2018-12-30T14:0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002003E3" w14:textId="77777777" w:rsidR="00026A8D" w:rsidRDefault="00026A8D" w:rsidP="00067746">
            <w:pPr>
              <w:rPr>
                <w:ins w:id="16738" w:author="XuanWen Chen" w:date="2018-12-30T14:01:00Z"/>
                <w:rFonts w:hAnsi="宋体"/>
              </w:rPr>
            </w:pPr>
            <w:ins w:id="16739" w:author="XuanWen Chen" w:date="2018-12-30T14:0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选择要查看的案例</w:t>
              </w:r>
            </w:ins>
          </w:p>
          <w:p w14:paraId="6741B949" w14:textId="77777777" w:rsidR="00026A8D" w:rsidRPr="00651178" w:rsidRDefault="00026A8D" w:rsidP="00067746">
            <w:pPr>
              <w:rPr>
                <w:ins w:id="16740" w:author="XuanWen Chen" w:date="2018-12-30T14:01:00Z"/>
                <w:rFonts w:hAnsi="宋体"/>
              </w:rPr>
            </w:pPr>
            <w:ins w:id="16741" w:author="XuanWen Chen" w:date="2018-12-30T14:0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进入案例详情页面</w:t>
              </w:r>
            </w:ins>
          </w:p>
        </w:tc>
      </w:tr>
      <w:tr w:rsidR="00026A8D" w:rsidRPr="00651178" w14:paraId="0F2D81D3" w14:textId="77777777" w:rsidTr="00067746">
        <w:trPr>
          <w:ins w:id="16742" w:author="XuanWen Chen" w:date="2018-12-30T14:01:00Z"/>
        </w:trPr>
        <w:tc>
          <w:tcPr>
            <w:tcW w:w="1413" w:type="dxa"/>
          </w:tcPr>
          <w:p w14:paraId="1B997915" w14:textId="77777777" w:rsidR="00026A8D" w:rsidRPr="00651178" w:rsidRDefault="00026A8D" w:rsidP="00067746">
            <w:pPr>
              <w:rPr>
                <w:ins w:id="16743" w:author="XuanWen Chen" w:date="2018-12-30T14:01:00Z"/>
                <w:rFonts w:hAnsi="宋体"/>
              </w:rPr>
            </w:pPr>
            <w:ins w:id="16744" w:author="XuanWen Chen" w:date="2018-12-30T14:01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69C6EAE0" w14:textId="77777777" w:rsidR="00026A8D" w:rsidRPr="00651178" w:rsidRDefault="00026A8D" w:rsidP="00067746">
            <w:pPr>
              <w:rPr>
                <w:ins w:id="16745" w:author="XuanWen Chen" w:date="2018-12-30T14:01:00Z"/>
                <w:rFonts w:hAnsi="宋体"/>
              </w:rPr>
            </w:pPr>
            <w:ins w:id="16746" w:author="XuanWen Chen" w:date="2018-12-30T14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26A8D" w:rsidRPr="00651178" w14:paraId="42B27D6F" w14:textId="77777777" w:rsidTr="00067746">
        <w:trPr>
          <w:ins w:id="16747" w:author="XuanWen Chen" w:date="2018-12-30T14:01:00Z"/>
        </w:trPr>
        <w:tc>
          <w:tcPr>
            <w:tcW w:w="1413" w:type="dxa"/>
          </w:tcPr>
          <w:p w14:paraId="5FDA2516" w14:textId="77777777" w:rsidR="00026A8D" w:rsidRPr="00651178" w:rsidRDefault="00026A8D" w:rsidP="00067746">
            <w:pPr>
              <w:rPr>
                <w:ins w:id="16748" w:author="XuanWen Chen" w:date="2018-12-30T14:01:00Z"/>
                <w:rFonts w:hAnsi="宋体"/>
              </w:rPr>
            </w:pPr>
            <w:ins w:id="16749" w:author="XuanWen Chen" w:date="2018-12-30T14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4ECDA7FD" w14:textId="68057C4E" w:rsidR="00026A8D" w:rsidRPr="00651178" w:rsidRDefault="003D4EBF" w:rsidP="00067746">
            <w:pPr>
              <w:rPr>
                <w:ins w:id="16750" w:author="XuanWen Chen" w:date="2018-12-30T14:01:00Z"/>
                <w:rFonts w:hAnsi="宋体"/>
              </w:rPr>
            </w:pPr>
            <w:ins w:id="16751" w:author="XuanWen Chen" w:date="2018-12-30T16:19:00Z">
              <w:r>
                <w:rPr>
                  <w:rFonts w:hAnsi="宋体" w:hint="eastAsia"/>
                </w:rPr>
                <w:t>某一个案例</w:t>
              </w:r>
            </w:ins>
          </w:p>
        </w:tc>
      </w:tr>
      <w:tr w:rsidR="00026A8D" w:rsidRPr="00651178" w14:paraId="58DCCD17" w14:textId="77777777" w:rsidTr="00067746">
        <w:trPr>
          <w:ins w:id="16752" w:author="XuanWen Chen" w:date="2018-12-30T14:01:00Z"/>
        </w:trPr>
        <w:tc>
          <w:tcPr>
            <w:tcW w:w="1413" w:type="dxa"/>
          </w:tcPr>
          <w:p w14:paraId="5482F413" w14:textId="77777777" w:rsidR="00026A8D" w:rsidRDefault="00026A8D" w:rsidP="00067746">
            <w:pPr>
              <w:rPr>
                <w:ins w:id="16753" w:author="XuanWen Chen" w:date="2018-12-30T14:01:00Z"/>
                <w:rFonts w:hAnsi="宋体"/>
              </w:rPr>
            </w:pPr>
            <w:ins w:id="16754" w:author="XuanWen Chen" w:date="2018-12-30T14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3EDA5432" w14:textId="60F2719F" w:rsidR="00026A8D" w:rsidRPr="00651178" w:rsidRDefault="003D4EBF" w:rsidP="00067746">
            <w:pPr>
              <w:rPr>
                <w:ins w:id="16755" w:author="XuanWen Chen" w:date="2018-12-30T14:01:00Z"/>
                <w:rFonts w:hAnsi="宋体"/>
              </w:rPr>
            </w:pPr>
            <w:ins w:id="16756" w:author="XuanWen Chen" w:date="2018-12-30T16:19:00Z">
              <w:r>
                <w:rPr>
                  <w:rFonts w:hAnsi="宋体" w:hint="eastAsia"/>
                </w:rPr>
                <w:t>创建好的项目</w:t>
              </w:r>
            </w:ins>
          </w:p>
        </w:tc>
      </w:tr>
      <w:tr w:rsidR="00026A8D" w:rsidRPr="00651178" w14:paraId="55945B8C" w14:textId="77777777" w:rsidTr="00067746">
        <w:trPr>
          <w:ins w:id="16757" w:author="XuanWen Chen" w:date="2018-12-30T14:01:00Z"/>
        </w:trPr>
        <w:tc>
          <w:tcPr>
            <w:tcW w:w="1413" w:type="dxa"/>
          </w:tcPr>
          <w:p w14:paraId="29B4DDC6" w14:textId="77777777" w:rsidR="00026A8D" w:rsidRPr="00651178" w:rsidRDefault="00026A8D" w:rsidP="00067746">
            <w:pPr>
              <w:rPr>
                <w:ins w:id="16758" w:author="XuanWen Chen" w:date="2018-12-30T14:01:00Z"/>
                <w:rFonts w:hAnsi="宋体"/>
              </w:rPr>
            </w:pPr>
            <w:ins w:id="16759" w:author="XuanWen Chen" w:date="2018-12-30T14:01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1AACB66B" w14:textId="0E1D5EC1" w:rsidR="00026A8D" w:rsidRDefault="009C7329" w:rsidP="00067746">
            <w:pPr>
              <w:spacing w:line="240" w:lineRule="auto"/>
              <w:rPr>
                <w:ins w:id="16760" w:author="XuanWen Chen" w:date="2018-12-30T14:01:00Z"/>
                <w:rFonts w:hAnsi="宋体"/>
              </w:rPr>
            </w:pPr>
            <w:ins w:id="16761" w:author="XuanWen Chen" w:date="2018-12-30T14:01:00Z">
              <w:r>
                <w:rPr>
                  <w:rFonts w:hAnsi="宋体" w:hint="eastAsia"/>
                </w:rPr>
                <w:t>创建</w:t>
              </w:r>
            </w:ins>
            <w:ins w:id="16762" w:author="XuanWen Chen" w:date="2018-12-30T14:04:00Z">
              <w:r>
                <w:rPr>
                  <w:rFonts w:hAnsi="宋体" w:hint="eastAsia"/>
                </w:rPr>
                <w:t>单个</w:t>
              </w:r>
            </w:ins>
            <w:ins w:id="16763" w:author="XuanWen Chen" w:date="2018-12-30T14:01:00Z">
              <w:r>
                <w:rPr>
                  <w:rFonts w:hAnsi="宋体" w:hint="eastAsia"/>
                </w:rPr>
                <w:t>项目</w:t>
              </w:r>
            </w:ins>
          </w:p>
          <w:p w14:paraId="1AC90B02" w14:textId="77777777" w:rsidR="00026A8D" w:rsidRPr="009C7329" w:rsidRDefault="009C7329">
            <w:pPr>
              <w:pStyle w:val="a9"/>
              <w:numPr>
                <w:ilvl w:val="0"/>
                <w:numId w:val="90"/>
              </w:numPr>
              <w:spacing w:line="240" w:lineRule="auto"/>
              <w:ind w:firstLineChars="0"/>
              <w:rPr>
                <w:ins w:id="16764" w:author="XuanWen Chen" w:date="2018-12-30T14:02:00Z"/>
                <w:rFonts w:hAnsi="宋体"/>
                <w:rPrChange w:id="16765" w:author="XuanWen Chen" w:date="2018-12-30T14:04:00Z">
                  <w:rPr>
                    <w:ins w:id="16766" w:author="XuanWen Chen" w:date="2018-12-30T14:02:00Z"/>
                  </w:rPr>
                </w:rPrChange>
              </w:rPr>
              <w:pPrChange w:id="16767" w:author="XuanWen Chen" w:date="2018-12-30T14:04:00Z">
                <w:pPr>
                  <w:pStyle w:val="a9"/>
                  <w:numPr>
                    <w:numId w:val="87"/>
                  </w:numPr>
                  <w:spacing w:line="240" w:lineRule="auto"/>
                  <w:ind w:left="420" w:firstLineChars="0" w:hanging="420"/>
                </w:pPr>
              </w:pPrChange>
            </w:pPr>
            <w:ins w:id="16768" w:author="XuanWen Chen" w:date="2018-12-30T14:01:00Z">
              <w:r w:rsidRPr="009C7329">
                <w:rPr>
                  <w:rFonts w:hAnsi="宋体" w:hint="eastAsia"/>
                  <w:rPrChange w:id="16769" w:author="XuanWen Chen" w:date="2018-12-30T14:04:00Z">
                    <w:rPr>
                      <w:rFonts w:hint="eastAsia"/>
                    </w:rPr>
                  </w:rPrChange>
                </w:rPr>
                <w:t>管理员</w:t>
              </w:r>
            </w:ins>
            <w:ins w:id="16770" w:author="XuanWen Chen" w:date="2018-12-30T14:02:00Z">
              <w:r w:rsidRPr="009C7329">
                <w:rPr>
                  <w:rFonts w:hAnsi="宋体" w:hint="eastAsia"/>
                  <w:rPrChange w:id="16771" w:author="XuanWen Chen" w:date="2018-12-30T14:04:00Z">
                    <w:rPr>
                      <w:rFonts w:hint="eastAsia"/>
                    </w:rPr>
                  </w:rPrChange>
                </w:rPr>
                <w:t>选择用来创建项目的案例模板</w:t>
              </w:r>
            </w:ins>
          </w:p>
          <w:p w14:paraId="13D19666" w14:textId="77777777" w:rsidR="009C7329" w:rsidRPr="009C7329" w:rsidRDefault="009C7329">
            <w:pPr>
              <w:pStyle w:val="a9"/>
              <w:numPr>
                <w:ilvl w:val="0"/>
                <w:numId w:val="90"/>
              </w:numPr>
              <w:spacing w:line="240" w:lineRule="auto"/>
              <w:ind w:firstLineChars="0"/>
              <w:rPr>
                <w:ins w:id="16772" w:author="XuanWen Chen" w:date="2018-12-30T14:03:00Z"/>
                <w:rFonts w:hAnsi="宋体"/>
                <w:rPrChange w:id="16773" w:author="XuanWen Chen" w:date="2018-12-30T14:04:00Z">
                  <w:rPr>
                    <w:ins w:id="16774" w:author="XuanWen Chen" w:date="2018-12-30T14:03:00Z"/>
                  </w:rPr>
                </w:rPrChange>
              </w:rPr>
              <w:pPrChange w:id="16775" w:author="XuanWen Chen" w:date="2018-12-30T14:04:00Z">
                <w:pPr>
                  <w:pStyle w:val="a9"/>
                  <w:numPr>
                    <w:numId w:val="87"/>
                  </w:numPr>
                  <w:spacing w:line="240" w:lineRule="auto"/>
                  <w:ind w:left="420" w:firstLineChars="0" w:hanging="420"/>
                </w:pPr>
              </w:pPrChange>
            </w:pPr>
            <w:ins w:id="16776" w:author="XuanWen Chen" w:date="2018-12-30T14:02:00Z">
              <w:r w:rsidRPr="009C7329">
                <w:rPr>
                  <w:rFonts w:hAnsi="宋体" w:hint="eastAsia"/>
                  <w:rPrChange w:id="16777" w:author="XuanWen Chen" w:date="2018-12-30T14:04:00Z">
                    <w:rPr>
                      <w:rFonts w:hint="eastAsia"/>
                    </w:rPr>
                  </w:rPrChange>
                </w:rPr>
                <w:t>管理员进入案例</w:t>
              </w:r>
            </w:ins>
            <w:ins w:id="16778" w:author="XuanWen Chen" w:date="2018-12-30T14:03:00Z">
              <w:r w:rsidRPr="009C7329">
                <w:rPr>
                  <w:rFonts w:hAnsi="宋体" w:hint="eastAsia"/>
                  <w:rPrChange w:id="16779" w:author="XuanWen Chen" w:date="2018-12-30T14:04:00Z">
                    <w:rPr>
                      <w:rFonts w:hint="eastAsia"/>
                    </w:rPr>
                  </w:rPrChange>
                </w:rPr>
                <w:t>详情界面</w:t>
              </w:r>
            </w:ins>
          </w:p>
          <w:p w14:paraId="033A6881" w14:textId="77777777" w:rsidR="009C7329" w:rsidRPr="009C7329" w:rsidRDefault="009C7329">
            <w:pPr>
              <w:pStyle w:val="a9"/>
              <w:numPr>
                <w:ilvl w:val="0"/>
                <w:numId w:val="90"/>
              </w:numPr>
              <w:spacing w:line="240" w:lineRule="auto"/>
              <w:ind w:firstLineChars="0"/>
              <w:rPr>
                <w:ins w:id="16780" w:author="XuanWen Chen" w:date="2018-12-30T14:03:00Z"/>
                <w:rFonts w:hAnsi="宋体"/>
                <w:rPrChange w:id="16781" w:author="XuanWen Chen" w:date="2018-12-30T14:04:00Z">
                  <w:rPr>
                    <w:ins w:id="16782" w:author="XuanWen Chen" w:date="2018-12-30T14:03:00Z"/>
                  </w:rPr>
                </w:rPrChange>
              </w:rPr>
              <w:pPrChange w:id="16783" w:author="XuanWen Chen" w:date="2018-12-30T14:04:00Z">
                <w:pPr>
                  <w:pStyle w:val="a9"/>
                  <w:numPr>
                    <w:numId w:val="87"/>
                  </w:numPr>
                  <w:spacing w:line="240" w:lineRule="auto"/>
                  <w:ind w:left="420" w:firstLineChars="0" w:hanging="420"/>
                </w:pPr>
              </w:pPrChange>
            </w:pPr>
            <w:ins w:id="16784" w:author="XuanWen Chen" w:date="2018-12-30T14:03:00Z">
              <w:r w:rsidRPr="009C7329">
                <w:rPr>
                  <w:rFonts w:hAnsi="宋体" w:hint="eastAsia"/>
                  <w:rPrChange w:id="16785" w:author="XuanWen Chen" w:date="2018-12-30T14:04:00Z">
                    <w:rPr>
                      <w:rFonts w:hint="eastAsia"/>
                    </w:rPr>
                  </w:rPrChange>
                </w:rPr>
                <w:t>管理员点击创建项目并选择创建单个项目</w:t>
              </w:r>
            </w:ins>
          </w:p>
          <w:p w14:paraId="7AC0E815" w14:textId="49339B55" w:rsidR="009C7329" w:rsidRPr="009C7329" w:rsidRDefault="009C7329">
            <w:pPr>
              <w:pStyle w:val="a9"/>
              <w:numPr>
                <w:ilvl w:val="0"/>
                <w:numId w:val="90"/>
              </w:numPr>
              <w:spacing w:line="240" w:lineRule="auto"/>
              <w:ind w:firstLineChars="0"/>
              <w:rPr>
                <w:ins w:id="16786" w:author="XuanWen Chen" w:date="2018-12-30T14:01:00Z"/>
                <w:rFonts w:hAnsi="宋体"/>
                <w:rPrChange w:id="16787" w:author="XuanWen Chen" w:date="2018-12-30T14:04:00Z">
                  <w:rPr>
                    <w:ins w:id="16788" w:author="XuanWen Chen" w:date="2018-12-30T14:01:00Z"/>
                  </w:rPr>
                </w:rPrChange>
              </w:rPr>
              <w:pPrChange w:id="16789" w:author="XuanWen Chen" w:date="2018-12-30T14:04:00Z">
                <w:pPr>
                  <w:pStyle w:val="a9"/>
                  <w:numPr>
                    <w:numId w:val="87"/>
                  </w:numPr>
                  <w:spacing w:line="240" w:lineRule="auto"/>
                  <w:ind w:left="420" w:firstLineChars="0" w:hanging="420"/>
                </w:pPr>
              </w:pPrChange>
            </w:pPr>
            <w:ins w:id="16790" w:author="XuanWen Chen" w:date="2018-12-30T14:04:00Z">
              <w:r w:rsidRPr="009C7329">
                <w:rPr>
                  <w:rFonts w:hAnsi="宋体" w:hint="eastAsia"/>
                  <w:rPrChange w:id="16791" w:author="XuanWen Chen" w:date="2018-12-30T14:04:00Z">
                    <w:rPr>
                      <w:rFonts w:hint="eastAsia"/>
                    </w:rPr>
                  </w:rPrChange>
                </w:rPr>
                <w:t>完成创建</w:t>
              </w:r>
            </w:ins>
          </w:p>
        </w:tc>
      </w:tr>
      <w:tr w:rsidR="00026A8D" w:rsidRPr="00651178" w14:paraId="43FAC12D" w14:textId="77777777" w:rsidTr="00067746">
        <w:trPr>
          <w:ins w:id="16792" w:author="XuanWen Chen" w:date="2018-12-30T14:01:00Z"/>
        </w:trPr>
        <w:tc>
          <w:tcPr>
            <w:tcW w:w="1413" w:type="dxa"/>
          </w:tcPr>
          <w:p w14:paraId="3788F5AF" w14:textId="77777777" w:rsidR="00026A8D" w:rsidRPr="00651178" w:rsidRDefault="00026A8D" w:rsidP="00067746">
            <w:pPr>
              <w:rPr>
                <w:ins w:id="16793" w:author="XuanWen Chen" w:date="2018-12-30T14:01:00Z"/>
                <w:rFonts w:hAnsi="宋体"/>
              </w:rPr>
            </w:pPr>
            <w:ins w:id="16794" w:author="XuanWen Chen" w:date="2018-12-30T14:01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762E2370" w14:textId="6905A12F" w:rsidR="0021671F" w:rsidRDefault="0021671F" w:rsidP="0021671F">
            <w:pPr>
              <w:spacing w:line="240" w:lineRule="auto"/>
              <w:rPr>
                <w:ins w:id="16795" w:author="XuanWen Chen" w:date="2018-12-30T16:35:00Z"/>
                <w:rFonts w:hAnsi="宋体"/>
              </w:rPr>
            </w:pPr>
            <w:ins w:id="16796" w:author="XuanWen Chen" w:date="2018-12-30T16:35:00Z">
              <w:r>
                <w:rPr>
                  <w:rFonts w:hAnsi="宋体" w:hint="eastAsia"/>
                </w:rPr>
                <w:t>创建过程中</w:t>
              </w:r>
            </w:ins>
            <w:ins w:id="16797" w:author="XuanWen Chen" w:date="2018-12-30T16:36:00Z">
              <w:r>
                <w:rPr>
                  <w:rFonts w:hAnsi="宋体" w:hint="eastAsia"/>
                </w:rPr>
                <w:t>取消</w:t>
              </w:r>
            </w:ins>
          </w:p>
          <w:p w14:paraId="631267B0" w14:textId="77777777" w:rsidR="0021671F" w:rsidRPr="0021671F" w:rsidRDefault="0021671F">
            <w:pPr>
              <w:pStyle w:val="a9"/>
              <w:numPr>
                <w:ilvl w:val="0"/>
                <w:numId w:val="100"/>
              </w:numPr>
              <w:spacing w:line="240" w:lineRule="auto"/>
              <w:ind w:firstLineChars="0"/>
              <w:rPr>
                <w:ins w:id="16798" w:author="XuanWen Chen" w:date="2018-12-30T16:35:00Z"/>
                <w:rFonts w:hAnsi="宋体"/>
                <w:rPrChange w:id="16799" w:author="XuanWen Chen" w:date="2018-12-30T16:36:00Z">
                  <w:rPr>
                    <w:ins w:id="16800" w:author="XuanWen Chen" w:date="2018-12-30T16:35:00Z"/>
                  </w:rPr>
                </w:rPrChange>
              </w:rPr>
              <w:pPrChange w:id="16801" w:author="XuanWen Chen" w:date="2018-12-30T16:36:00Z">
                <w:pPr>
                  <w:pStyle w:val="a9"/>
                  <w:numPr>
                    <w:numId w:val="90"/>
                  </w:numPr>
                  <w:spacing w:line="240" w:lineRule="auto"/>
                  <w:ind w:left="420" w:firstLineChars="0" w:hanging="420"/>
                </w:pPr>
              </w:pPrChange>
            </w:pPr>
            <w:ins w:id="16802" w:author="XuanWen Chen" w:date="2018-12-30T16:35:00Z">
              <w:r w:rsidRPr="0021671F">
                <w:rPr>
                  <w:rFonts w:hAnsi="宋体" w:hint="eastAsia"/>
                  <w:rPrChange w:id="16803" w:author="XuanWen Chen" w:date="2018-12-30T16:36:00Z">
                    <w:rPr>
                      <w:rFonts w:hint="eastAsia"/>
                    </w:rPr>
                  </w:rPrChange>
                </w:rPr>
                <w:t>管理员选择用来创建项目的案例模板</w:t>
              </w:r>
            </w:ins>
          </w:p>
          <w:p w14:paraId="5420A945" w14:textId="77777777" w:rsidR="0021671F" w:rsidRPr="0021671F" w:rsidRDefault="0021671F">
            <w:pPr>
              <w:pStyle w:val="a9"/>
              <w:numPr>
                <w:ilvl w:val="0"/>
                <w:numId w:val="100"/>
              </w:numPr>
              <w:spacing w:line="240" w:lineRule="auto"/>
              <w:ind w:firstLineChars="0"/>
              <w:rPr>
                <w:ins w:id="16804" w:author="XuanWen Chen" w:date="2018-12-30T16:35:00Z"/>
                <w:rFonts w:hAnsi="宋体"/>
                <w:rPrChange w:id="16805" w:author="XuanWen Chen" w:date="2018-12-30T16:36:00Z">
                  <w:rPr>
                    <w:ins w:id="16806" w:author="XuanWen Chen" w:date="2018-12-30T16:35:00Z"/>
                  </w:rPr>
                </w:rPrChange>
              </w:rPr>
              <w:pPrChange w:id="16807" w:author="XuanWen Chen" w:date="2018-12-30T16:36:00Z">
                <w:pPr>
                  <w:pStyle w:val="a9"/>
                  <w:numPr>
                    <w:numId w:val="90"/>
                  </w:numPr>
                  <w:spacing w:line="240" w:lineRule="auto"/>
                  <w:ind w:left="420" w:firstLineChars="0" w:hanging="420"/>
                </w:pPr>
              </w:pPrChange>
            </w:pPr>
            <w:ins w:id="16808" w:author="XuanWen Chen" w:date="2018-12-30T16:35:00Z">
              <w:r w:rsidRPr="0021671F">
                <w:rPr>
                  <w:rFonts w:hAnsi="宋体" w:hint="eastAsia"/>
                  <w:rPrChange w:id="16809" w:author="XuanWen Chen" w:date="2018-12-30T16:36:00Z">
                    <w:rPr>
                      <w:rFonts w:hint="eastAsia"/>
                    </w:rPr>
                  </w:rPrChange>
                </w:rPr>
                <w:t>管理员进入案例详情界面</w:t>
              </w:r>
            </w:ins>
          </w:p>
          <w:p w14:paraId="040AB036" w14:textId="77777777" w:rsidR="0021671F" w:rsidRPr="0021671F" w:rsidRDefault="0021671F">
            <w:pPr>
              <w:pStyle w:val="a9"/>
              <w:numPr>
                <w:ilvl w:val="0"/>
                <w:numId w:val="100"/>
              </w:numPr>
              <w:spacing w:line="240" w:lineRule="auto"/>
              <w:ind w:firstLineChars="0"/>
              <w:rPr>
                <w:ins w:id="16810" w:author="XuanWen Chen" w:date="2018-12-30T16:35:00Z"/>
                <w:rFonts w:hAnsi="宋体"/>
                <w:rPrChange w:id="16811" w:author="XuanWen Chen" w:date="2018-12-30T16:36:00Z">
                  <w:rPr>
                    <w:ins w:id="16812" w:author="XuanWen Chen" w:date="2018-12-30T16:35:00Z"/>
                  </w:rPr>
                </w:rPrChange>
              </w:rPr>
              <w:pPrChange w:id="16813" w:author="XuanWen Chen" w:date="2018-12-30T16:36:00Z">
                <w:pPr>
                  <w:pStyle w:val="a9"/>
                  <w:numPr>
                    <w:numId w:val="90"/>
                  </w:numPr>
                  <w:spacing w:line="240" w:lineRule="auto"/>
                  <w:ind w:left="420" w:firstLineChars="0" w:hanging="420"/>
                </w:pPr>
              </w:pPrChange>
            </w:pPr>
            <w:ins w:id="16814" w:author="XuanWen Chen" w:date="2018-12-30T16:35:00Z">
              <w:r w:rsidRPr="0021671F">
                <w:rPr>
                  <w:rFonts w:hAnsi="宋体" w:hint="eastAsia"/>
                  <w:rPrChange w:id="16815" w:author="XuanWen Chen" w:date="2018-12-30T16:36:00Z">
                    <w:rPr>
                      <w:rFonts w:hint="eastAsia"/>
                    </w:rPr>
                  </w:rPrChange>
                </w:rPr>
                <w:t>管理员点击创建项目并选择创建单个项目</w:t>
              </w:r>
            </w:ins>
          </w:p>
          <w:p w14:paraId="1C45FCAA" w14:textId="2CA304F4" w:rsidR="00026A8D" w:rsidRPr="0021671F" w:rsidRDefault="0021671F">
            <w:pPr>
              <w:numPr>
                <w:ilvl w:val="0"/>
                <w:numId w:val="100"/>
              </w:numPr>
              <w:spacing w:line="240" w:lineRule="auto"/>
              <w:rPr>
                <w:ins w:id="16816" w:author="XuanWen Chen" w:date="2018-12-30T14:01:00Z"/>
                <w:rFonts w:hAnsi="宋体"/>
                <w:rPrChange w:id="16817" w:author="XuanWen Chen" w:date="2018-12-30T16:36:00Z">
                  <w:rPr>
                    <w:ins w:id="16818" w:author="XuanWen Chen" w:date="2018-12-30T14:01:00Z"/>
                  </w:rPr>
                </w:rPrChange>
              </w:rPr>
              <w:pPrChange w:id="16819" w:author="XuanWen Chen" w:date="2018-12-30T16:36:00Z">
                <w:pPr>
                  <w:spacing w:line="240" w:lineRule="auto"/>
                </w:pPr>
              </w:pPrChange>
            </w:pPr>
            <w:ins w:id="16820" w:author="XuanWen Chen" w:date="2018-12-30T16:36:00Z">
              <w:r>
                <w:rPr>
                  <w:rFonts w:hAnsi="宋体" w:hint="eastAsia"/>
                </w:rPr>
                <w:t>取消</w:t>
              </w:r>
            </w:ins>
            <w:ins w:id="16821" w:author="XuanWen Chen" w:date="2018-12-30T16:35:00Z">
              <w:r w:rsidRPr="0021671F">
                <w:rPr>
                  <w:rFonts w:hAnsi="宋体" w:hint="eastAsia"/>
                  <w:rPrChange w:id="16822" w:author="XuanWen Chen" w:date="2018-12-30T16:36:00Z">
                    <w:rPr>
                      <w:rFonts w:hint="eastAsia"/>
                    </w:rPr>
                  </w:rPrChange>
                </w:rPr>
                <w:t>创建</w:t>
              </w:r>
            </w:ins>
          </w:p>
        </w:tc>
      </w:tr>
      <w:tr w:rsidR="00026A8D" w:rsidRPr="00651178" w14:paraId="64D6EF43" w14:textId="77777777" w:rsidTr="00067746">
        <w:trPr>
          <w:ins w:id="16823" w:author="XuanWen Chen" w:date="2018-12-30T14:01:00Z"/>
        </w:trPr>
        <w:tc>
          <w:tcPr>
            <w:tcW w:w="1413" w:type="dxa"/>
          </w:tcPr>
          <w:p w14:paraId="05D1B6C4" w14:textId="77777777" w:rsidR="00026A8D" w:rsidRPr="00651178" w:rsidRDefault="00026A8D" w:rsidP="00067746">
            <w:pPr>
              <w:rPr>
                <w:ins w:id="16824" w:author="XuanWen Chen" w:date="2018-12-30T14:01:00Z"/>
                <w:rFonts w:hAnsi="宋体"/>
              </w:rPr>
            </w:pPr>
            <w:ins w:id="16825" w:author="XuanWen Chen" w:date="2018-12-30T14:01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595D2164" w14:textId="77777777" w:rsidR="00026A8D" w:rsidRPr="00651178" w:rsidRDefault="00026A8D" w:rsidP="00067746">
            <w:pPr>
              <w:rPr>
                <w:ins w:id="16826" w:author="XuanWen Chen" w:date="2018-12-30T14:01:00Z"/>
                <w:rFonts w:hAnsi="宋体"/>
              </w:rPr>
            </w:pPr>
            <w:ins w:id="16827" w:author="XuanWen Chen" w:date="2018-12-30T14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26A8D" w:rsidRPr="00651178" w14:paraId="08936F7B" w14:textId="77777777" w:rsidTr="00067746">
        <w:trPr>
          <w:ins w:id="16828" w:author="XuanWen Chen" w:date="2018-12-30T14:01:00Z"/>
        </w:trPr>
        <w:tc>
          <w:tcPr>
            <w:tcW w:w="1413" w:type="dxa"/>
          </w:tcPr>
          <w:p w14:paraId="24A5D9CC" w14:textId="77777777" w:rsidR="00026A8D" w:rsidRPr="00651178" w:rsidRDefault="00026A8D" w:rsidP="00067746">
            <w:pPr>
              <w:rPr>
                <w:ins w:id="16829" w:author="XuanWen Chen" w:date="2018-12-30T14:01:00Z"/>
                <w:rFonts w:hAnsi="宋体"/>
              </w:rPr>
            </w:pPr>
            <w:ins w:id="16830" w:author="XuanWen Chen" w:date="2018-12-30T14:01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09A135A3" w14:textId="77777777" w:rsidR="00026A8D" w:rsidRPr="00651178" w:rsidRDefault="00026A8D" w:rsidP="00067746">
            <w:pPr>
              <w:rPr>
                <w:ins w:id="16831" w:author="XuanWen Chen" w:date="2018-12-30T14:01:00Z"/>
                <w:rFonts w:hAnsi="宋体"/>
              </w:rPr>
            </w:pPr>
          </w:p>
        </w:tc>
      </w:tr>
      <w:tr w:rsidR="00026A8D" w:rsidRPr="00651178" w14:paraId="551D115D" w14:textId="77777777" w:rsidTr="00067746">
        <w:trPr>
          <w:ins w:id="16832" w:author="XuanWen Chen" w:date="2018-12-30T14:01:00Z"/>
        </w:trPr>
        <w:tc>
          <w:tcPr>
            <w:tcW w:w="1413" w:type="dxa"/>
          </w:tcPr>
          <w:p w14:paraId="1B287D2E" w14:textId="77777777" w:rsidR="00026A8D" w:rsidRPr="00651178" w:rsidRDefault="00026A8D" w:rsidP="00067746">
            <w:pPr>
              <w:rPr>
                <w:ins w:id="16833" w:author="XuanWen Chen" w:date="2018-12-30T14:01:00Z"/>
                <w:rFonts w:hAnsi="宋体"/>
              </w:rPr>
            </w:pPr>
            <w:ins w:id="16834" w:author="XuanWen Chen" w:date="2018-12-30T14:01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7B5709BA" w14:textId="6F1FAE66" w:rsidR="00026A8D" w:rsidRPr="00651178" w:rsidRDefault="00026A8D" w:rsidP="00067746">
            <w:pPr>
              <w:rPr>
                <w:ins w:id="16835" w:author="XuanWen Chen" w:date="2018-12-30T14:01:00Z"/>
                <w:rFonts w:hAnsi="宋体"/>
              </w:rPr>
            </w:pPr>
            <w:ins w:id="16836" w:author="XuanWen Chen" w:date="2018-12-30T14:01:00Z">
              <w:r>
                <w:rPr>
                  <w:rFonts w:hAnsi="宋体" w:hint="eastAsia"/>
                </w:rPr>
                <w:t>管理员</w:t>
              </w:r>
            </w:ins>
            <w:ins w:id="16837" w:author="XuanWen Chen" w:date="2018-12-30T14:12:00Z">
              <w:r w:rsidR="00E12BD8">
                <w:rPr>
                  <w:rFonts w:hAnsi="宋体" w:hint="eastAsia"/>
                </w:rPr>
                <w:t>每半年</w:t>
              </w:r>
            </w:ins>
            <w:ins w:id="16838" w:author="XuanWen Chen" w:date="2018-12-30T14:13:00Z">
              <w:r w:rsidR="00E12BD8">
                <w:rPr>
                  <w:rFonts w:hAnsi="宋体" w:hint="eastAsia"/>
                </w:rPr>
                <w:t>使用一次</w:t>
              </w:r>
            </w:ins>
          </w:p>
        </w:tc>
      </w:tr>
      <w:tr w:rsidR="00026A8D" w:rsidRPr="00651178" w14:paraId="05767EF4" w14:textId="77777777" w:rsidTr="00067746">
        <w:trPr>
          <w:ins w:id="16839" w:author="XuanWen Chen" w:date="2018-12-30T14:01:00Z"/>
        </w:trPr>
        <w:tc>
          <w:tcPr>
            <w:tcW w:w="1413" w:type="dxa"/>
          </w:tcPr>
          <w:p w14:paraId="57301319" w14:textId="77777777" w:rsidR="00026A8D" w:rsidRPr="00651178" w:rsidRDefault="00026A8D" w:rsidP="00067746">
            <w:pPr>
              <w:rPr>
                <w:ins w:id="16840" w:author="XuanWen Chen" w:date="2018-12-30T14:01:00Z"/>
                <w:rFonts w:hAnsi="宋体"/>
              </w:rPr>
            </w:pPr>
            <w:ins w:id="16841" w:author="XuanWen Chen" w:date="2018-12-30T14:01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6A5978A7" w14:textId="77777777" w:rsidR="00026A8D" w:rsidRPr="00651178" w:rsidRDefault="00026A8D" w:rsidP="00067746">
            <w:pPr>
              <w:rPr>
                <w:ins w:id="16842" w:author="XuanWen Chen" w:date="2018-12-30T14:01:00Z"/>
                <w:rFonts w:hAnsi="宋体"/>
              </w:rPr>
            </w:pPr>
          </w:p>
        </w:tc>
      </w:tr>
      <w:tr w:rsidR="00026A8D" w:rsidRPr="00651178" w14:paraId="066C1795" w14:textId="77777777" w:rsidTr="00067746">
        <w:trPr>
          <w:ins w:id="16843" w:author="XuanWen Chen" w:date="2018-12-30T14:01:00Z"/>
        </w:trPr>
        <w:tc>
          <w:tcPr>
            <w:tcW w:w="1413" w:type="dxa"/>
          </w:tcPr>
          <w:p w14:paraId="2DF119C7" w14:textId="77777777" w:rsidR="00026A8D" w:rsidRPr="00651178" w:rsidRDefault="00026A8D" w:rsidP="00067746">
            <w:pPr>
              <w:rPr>
                <w:ins w:id="16844" w:author="XuanWen Chen" w:date="2018-12-30T14:01:00Z"/>
                <w:rFonts w:hAnsi="宋体"/>
              </w:rPr>
            </w:pPr>
            <w:ins w:id="16845" w:author="XuanWen Chen" w:date="2018-12-30T14:01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1576B78B" w14:textId="77777777" w:rsidR="00026A8D" w:rsidRPr="00651178" w:rsidRDefault="00026A8D" w:rsidP="00067746">
            <w:pPr>
              <w:rPr>
                <w:ins w:id="16846" w:author="XuanWen Chen" w:date="2018-12-30T14:01:00Z"/>
                <w:rFonts w:hAnsi="宋体"/>
              </w:rPr>
            </w:pPr>
            <w:ins w:id="16847" w:author="XuanWen Chen" w:date="2018-12-30T14:01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026A8D" w:rsidRPr="00651178" w14:paraId="02D0FA3A" w14:textId="77777777" w:rsidTr="00067746">
        <w:trPr>
          <w:ins w:id="16848" w:author="XuanWen Chen" w:date="2018-12-30T14:01:00Z"/>
        </w:trPr>
        <w:tc>
          <w:tcPr>
            <w:tcW w:w="1413" w:type="dxa"/>
          </w:tcPr>
          <w:p w14:paraId="7BD15890" w14:textId="77777777" w:rsidR="00026A8D" w:rsidRPr="00651178" w:rsidRDefault="00026A8D" w:rsidP="00067746">
            <w:pPr>
              <w:rPr>
                <w:ins w:id="16849" w:author="XuanWen Chen" w:date="2018-12-30T14:01:00Z"/>
                <w:rFonts w:hAnsi="宋体"/>
              </w:rPr>
            </w:pPr>
            <w:ins w:id="16850" w:author="XuanWen Chen" w:date="2018-12-30T14:01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293F7750" w14:textId="0B0D5D8B" w:rsidR="00026A8D" w:rsidRPr="00651178" w:rsidRDefault="00E12BD8" w:rsidP="00067746">
            <w:pPr>
              <w:rPr>
                <w:ins w:id="16851" w:author="XuanWen Chen" w:date="2018-12-30T14:01:00Z"/>
                <w:rFonts w:hAnsi="宋体"/>
              </w:rPr>
            </w:pPr>
            <w:ins w:id="16852" w:author="XuanWen Chen" w:date="2018-12-30T14:13:00Z">
              <w:r>
                <w:rPr>
                  <w:rFonts w:hAnsi="宋体" w:hint="eastAsia"/>
                </w:rPr>
                <w:t>管理员帮助用户创建项目</w:t>
              </w:r>
            </w:ins>
          </w:p>
        </w:tc>
      </w:tr>
    </w:tbl>
    <w:p w14:paraId="725F902C" w14:textId="33BDB05D" w:rsidR="00026A8D" w:rsidRDefault="00026A8D" w:rsidP="004C3EB4">
      <w:pPr>
        <w:rPr>
          <w:ins w:id="16853" w:author="XuanWen Chen" w:date="2018-12-30T16:20:00Z"/>
        </w:rPr>
      </w:pPr>
    </w:p>
    <w:p w14:paraId="3410FB0C" w14:textId="4DC4DDD9" w:rsidR="003D4EBF" w:rsidRDefault="003D4EBF" w:rsidP="003D4EBF">
      <w:pPr>
        <w:pStyle w:val="4"/>
        <w:rPr>
          <w:ins w:id="16854" w:author="XuanWen Chen" w:date="2018-12-30T16:20:00Z"/>
        </w:rPr>
      </w:pPr>
      <w:ins w:id="16855" w:author="XuanWen Chen" w:date="2018-12-30T16:20:00Z">
        <w:r>
          <w:rPr>
            <w:rFonts w:hint="eastAsia"/>
          </w:rPr>
          <w:t>管理员批量创建项目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3D4EBF" w:rsidRPr="00651178" w14:paraId="19478746" w14:textId="77777777" w:rsidTr="00470885">
        <w:trPr>
          <w:ins w:id="16856" w:author="XuanWen Chen" w:date="2018-12-30T16:20:00Z"/>
        </w:trPr>
        <w:tc>
          <w:tcPr>
            <w:tcW w:w="1413" w:type="dxa"/>
          </w:tcPr>
          <w:p w14:paraId="02612B5D" w14:textId="77777777" w:rsidR="003D4EBF" w:rsidRPr="00651178" w:rsidRDefault="003D4EBF" w:rsidP="00470885">
            <w:pPr>
              <w:rPr>
                <w:ins w:id="16857" w:author="XuanWen Chen" w:date="2018-12-30T16:20:00Z"/>
                <w:rFonts w:hAnsi="宋体"/>
                <w:b/>
              </w:rPr>
            </w:pPr>
            <w:ins w:id="16858" w:author="XuanWen Chen" w:date="2018-12-30T16:20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64C94ACD" w14:textId="77777777" w:rsidR="003D4EBF" w:rsidRPr="00651178" w:rsidRDefault="003D4EBF" w:rsidP="00470885">
            <w:pPr>
              <w:rPr>
                <w:ins w:id="16859" w:author="XuanWen Chen" w:date="2018-12-30T16:20:00Z"/>
                <w:rFonts w:hAnsi="宋体"/>
                <w:b/>
              </w:rPr>
            </w:pPr>
            <w:ins w:id="16860" w:author="XuanWen Chen" w:date="2018-12-30T16:20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创建项目</w:t>
              </w:r>
            </w:ins>
          </w:p>
        </w:tc>
      </w:tr>
      <w:tr w:rsidR="003D4EBF" w:rsidRPr="00651178" w14:paraId="1C3FC8AE" w14:textId="77777777" w:rsidTr="00470885">
        <w:trPr>
          <w:ins w:id="16861" w:author="XuanWen Chen" w:date="2018-12-30T16:20:00Z"/>
        </w:trPr>
        <w:tc>
          <w:tcPr>
            <w:tcW w:w="1413" w:type="dxa"/>
          </w:tcPr>
          <w:p w14:paraId="681D4904" w14:textId="77777777" w:rsidR="003D4EBF" w:rsidRPr="00651178" w:rsidRDefault="003D4EBF" w:rsidP="00470885">
            <w:pPr>
              <w:rPr>
                <w:ins w:id="16862" w:author="XuanWen Chen" w:date="2018-12-30T16:20:00Z"/>
                <w:rFonts w:hAnsi="宋体"/>
              </w:rPr>
            </w:pPr>
            <w:ins w:id="16863" w:author="XuanWen Chen" w:date="2018-12-30T16:20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46870E52" w14:textId="77777777" w:rsidR="003D4EBF" w:rsidRPr="00651178" w:rsidRDefault="003D4EBF" w:rsidP="00470885">
            <w:pPr>
              <w:rPr>
                <w:ins w:id="16864" w:author="XuanWen Chen" w:date="2018-12-30T16:20:00Z"/>
                <w:rFonts w:hAnsi="宋体"/>
              </w:rPr>
            </w:pPr>
            <w:ins w:id="16865" w:author="XuanWen Chen" w:date="2018-12-30T16:20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463D40E5" w14:textId="77777777" w:rsidR="003D4EBF" w:rsidRPr="00651178" w:rsidRDefault="003D4EBF" w:rsidP="00470885">
            <w:pPr>
              <w:rPr>
                <w:ins w:id="16866" w:author="XuanWen Chen" w:date="2018-12-30T16:20:00Z"/>
                <w:rFonts w:hAnsi="宋体"/>
              </w:rPr>
            </w:pPr>
            <w:ins w:id="16867" w:author="XuanWen Chen" w:date="2018-12-30T16:20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36EF7A9E" w14:textId="77777777" w:rsidR="003D4EBF" w:rsidRPr="00651178" w:rsidRDefault="003D4EBF" w:rsidP="00470885">
            <w:pPr>
              <w:rPr>
                <w:ins w:id="16868" w:author="XuanWen Chen" w:date="2018-12-30T16:20:00Z"/>
                <w:rFonts w:hAnsi="宋体"/>
              </w:rPr>
            </w:pPr>
            <w:ins w:id="16869" w:author="XuanWen Chen" w:date="2018-12-30T16:20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3D4EBF" w:rsidRPr="00651178" w14:paraId="0C2F1C28" w14:textId="77777777" w:rsidTr="00470885">
        <w:trPr>
          <w:ins w:id="16870" w:author="XuanWen Chen" w:date="2018-12-30T16:20:00Z"/>
        </w:trPr>
        <w:tc>
          <w:tcPr>
            <w:tcW w:w="1413" w:type="dxa"/>
          </w:tcPr>
          <w:p w14:paraId="56028769" w14:textId="77777777" w:rsidR="003D4EBF" w:rsidRPr="00651178" w:rsidRDefault="003D4EBF" w:rsidP="00470885">
            <w:pPr>
              <w:rPr>
                <w:ins w:id="16871" w:author="XuanWen Chen" w:date="2018-12-30T16:20:00Z"/>
                <w:rFonts w:hAnsi="宋体"/>
              </w:rPr>
            </w:pPr>
            <w:ins w:id="16872" w:author="XuanWen Chen" w:date="2018-12-30T16:20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3A11BCEF" w14:textId="77777777" w:rsidR="003D4EBF" w:rsidRPr="00651178" w:rsidRDefault="003D4EBF" w:rsidP="00470885">
            <w:pPr>
              <w:rPr>
                <w:ins w:id="16873" w:author="XuanWen Chen" w:date="2018-12-30T16:20:00Z"/>
                <w:rFonts w:hAnsi="宋体"/>
              </w:rPr>
            </w:pPr>
            <w:ins w:id="16874" w:author="XuanWen Chen" w:date="2018-12-30T16:20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5589E4FB" w14:textId="77777777" w:rsidR="003D4EBF" w:rsidRPr="00651178" w:rsidRDefault="003D4EBF" w:rsidP="00470885">
            <w:pPr>
              <w:rPr>
                <w:ins w:id="16875" w:author="XuanWen Chen" w:date="2018-12-30T16:20:00Z"/>
                <w:rFonts w:hAnsi="宋体"/>
              </w:rPr>
            </w:pPr>
            <w:ins w:id="16876" w:author="XuanWen Chen" w:date="2018-12-30T16:20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62247F4" w14:textId="77777777" w:rsidR="003D4EBF" w:rsidRPr="00651178" w:rsidRDefault="003D4EBF" w:rsidP="00470885">
            <w:pPr>
              <w:rPr>
                <w:ins w:id="16877" w:author="XuanWen Chen" w:date="2018-12-30T16:20:00Z"/>
                <w:rFonts w:hAnsi="宋体"/>
              </w:rPr>
            </w:pPr>
            <w:ins w:id="16878" w:author="XuanWen Chen" w:date="2018-12-30T16:2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3D4EBF" w:rsidRPr="00651178" w14:paraId="72807A77" w14:textId="77777777" w:rsidTr="00470885">
        <w:trPr>
          <w:ins w:id="16879" w:author="XuanWen Chen" w:date="2018-12-30T16:20:00Z"/>
        </w:trPr>
        <w:tc>
          <w:tcPr>
            <w:tcW w:w="1413" w:type="dxa"/>
          </w:tcPr>
          <w:p w14:paraId="0657ED12" w14:textId="77777777" w:rsidR="003D4EBF" w:rsidRPr="00651178" w:rsidRDefault="003D4EBF" w:rsidP="00470885">
            <w:pPr>
              <w:rPr>
                <w:ins w:id="16880" w:author="XuanWen Chen" w:date="2018-12-30T16:20:00Z"/>
                <w:rFonts w:hAnsi="宋体"/>
              </w:rPr>
            </w:pPr>
            <w:ins w:id="16881" w:author="XuanWen Chen" w:date="2018-12-30T16:20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762E8A67" w14:textId="77777777" w:rsidR="003D4EBF" w:rsidRPr="00651178" w:rsidRDefault="003D4EBF" w:rsidP="00470885">
            <w:pPr>
              <w:rPr>
                <w:ins w:id="16882" w:author="XuanWen Chen" w:date="2018-12-30T16:20:00Z"/>
                <w:rFonts w:hAnsi="宋体"/>
              </w:rPr>
            </w:pPr>
            <w:ins w:id="16883" w:author="XuanWen Chen" w:date="2018-12-30T16:20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3D4EBF" w:rsidRPr="00651178" w14:paraId="5FF430B3" w14:textId="77777777" w:rsidTr="00470885">
        <w:trPr>
          <w:ins w:id="16884" w:author="XuanWen Chen" w:date="2018-12-30T16:20:00Z"/>
        </w:trPr>
        <w:tc>
          <w:tcPr>
            <w:tcW w:w="1413" w:type="dxa"/>
          </w:tcPr>
          <w:p w14:paraId="45E71A8C" w14:textId="77777777" w:rsidR="003D4EBF" w:rsidRPr="00651178" w:rsidRDefault="003D4EBF" w:rsidP="00470885">
            <w:pPr>
              <w:rPr>
                <w:ins w:id="16885" w:author="XuanWen Chen" w:date="2018-12-30T16:20:00Z"/>
                <w:rFonts w:hAnsi="宋体"/>
              </w:rPr>
            </w:pPr>
            <w:ins w:id="16886" w:author="XuanWen Chen" w:date="2018-12-30T16:20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4DF23551" w14:textId="77777777" w:rsidR="003D4EBF" w:rsidRPr="00651178" w:rsidRDefault="003D4EBF" w:rsidP="00470885">
            <w:pPr>
              <w:rPr>
                <w:ins w:id="16887" w:author="XuanWen Chen" w:date="2018-12-30T16:20:00Z"/>
                <w:rFonts w:hAnsi="宋体"/>
              </w:rPr>
            </w:pPr>
            <w:ins w:id="16888" w:author="XuanWen Chen" w:date="2018-12-30T16:2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进入用户系统，进行创建项目操作</w:t>
              </w:r>
            </w:ins>
          </w:p>
        </w:tc>
      </w:tr>
      <w:tr w:rsidR="003D4EBF" w:rsidRPr="00651178" w14:paraId="33AEDE3B" w14:textId="77777777" w:rsidTr="00470885">
        <w:trPr>
          <w:ins w:id="16889" w:author="XuanWen Chen" w:date="2018-12-30T16:20:00Z"/>
        </w:trPr>
        <w:tc>
          <w:tcPr>
            <w:tcW w:w="1413" w:type="dxa"/>
          </w:tcPr>
          <w:p w14:paraId="35FD3FC9" w14:textId="77777777" w:rsidR="003D4EBF" w:rsidRPr="00651178" w:rsidRDefault="003D4EBF" w:rsidP="00470885">
            <w:pPr>
              <w:rPr>
                <w:ins w:id="16890" w:author="XuanWen Chen" w:date="2018-12-30T16:20:00Z"/>
                <w:rFonts w:hAnsi="宋体"/>
              </w:rPr>
            </w:pPr>
            <w:ins w:id="16891" w:author="XuanWen Chen" w:date="2018-12-30T16:20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4F84C60E" w14:textId="77777777" w:rsidR="003D4EBF" w:rsidRPr="00651178" w:rsidRDefault="003D4EBF" w:rsidP="00470885">
            <w:pPr>
              <w:rPr>
                <w:ins w:id="16892" w:author="XuanWen Chen" w:date="2018-12-30T16:20:00Z"/>
                <w:rFonts w:hAnsi="宋体"/>
              </w:rPr>
            </w:pPr>
            <w:ins w:id="16893" w:author="XuanWen Chen" w:date="2018-12-30T16:2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需要创建项目</w:t>
              </w:r>
            </w:ins>
          </w:p>
        </w:tc>
      </w:tr>
      <w:tr w:rsidR="003D4EBF" w:rsidRPr="00651178" w14:paraId="0324D3CA" w14:textId="77777777" w:rsidTr="00470885">
        <w:trPr>
          <w:ins w:id="16894" w:author="XuanWen Chen" w:date="2018-12-30T16:20:00Z"/>
        </w:trPr>
        <w:tc>
          <w:tcPr>
            <w:tcW w:w="1413" w:type="dxa"/>
          </w:tcPr>
          <w:p w14:paraId="56903A6D" w14:textId="77777777" w:rsidR="003D4EBF" w:rsidRPr="00651178" w:rsidRDefault="003D4EBF" w:rsidP="00470885">
            <w:pPr>
              <w:rPr>
                <w:ins w:id="16895" w:author="XuanWen Chen" w:date="2018-12-30T16:20:00Z"/>
                <w:rFonts w:hAnsi="宋体"/>
              </w:rPr>
            </w:pPr>
            <w:ins w:id="16896" w:author="XuanWen Chen" w:date="2018-12-30T16:20:00Z">
              <w:r w:rsidRPr="00651178">
                <w:rPr>
                  <w:rFonts w:hAnsi="宋体" w:hint="eastAsia"/>
                </w:rPr>
                <w:lastRenderedPageBreak/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761E3BE4" w14:textId="77777777" w:rsidR="003D4EBF" w:rsidRPr="00651178" w:rsidRDefault="003D4EBF" w:rsidP="00470885">
            <w:pPr>
              <w:rPr>
                <w:ins w:id="16897" w:author="XuanWen Chen" w:date="2018-12-30T16:20:00Z"/>
                <w:rFonts w:hAnsi="宋体"/>
              </w:rPr>
            </w:pPr>
            <w:ins w:id="16898" w:author="XuanWen Chen" w:date="2018-12-30T16:2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00EC80EF" w14:textId="77777777" w:rsidR="003D4EBF" w:rsidRDefault="003D4EBF" w:rsidP="00470885">
            <w:pPr>
              <w:rPr>
                <w:ins w:id="16899" w:author="XuanWen Chen" w:date="2018-12-30T16:20:00Z"/>
                <w:rFonts w:hAnsi="宋体"/>
              </w:rPr>
            </w:pPr>
            <w:ins w:id="16900" w:author="XuanWen Chen" w:date="2018-12-30T16:2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选择要查看的案例</w:t>
              </w:r>
            </w:ins>
          </w:p>
          <w:p w14:paraId="0C1B01E8" w14:textId="77777777" w:rsidR="003D4EBF" w:rsidRPr="00651178" w:rsidRDefault="003D4EBF" w:rsidP="00470885">
            <w:pPr>
              <w:rPr>
                <w:ins w:id="16901" w:author="XuanWen Chen" w:date="2018-12-30T16:20:00Z"/>
                <w:rFonts w:hAnsi="宋体"/>
              </w:rPr>
            </w:pPr>
            <w:ins w:id="16902" w:author="XuanWen Chen" w:date="2018-12-30T16:2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进入案例详情页面</w:t>
              </w:r>
            </w:ins>
          </w:p>
        </w:tc>
      </w:tr>
      <w:tr w:rsidR="003D4EBF" w:rsidRPr="00651178" w14:paraId="145B75F0" w14:textId="77777777" w:rsidTr="00470885">
        <w:trPr>
          <w:ins w:id="16903" w:author="XuanWen Chen" w:date="2018-12-30T16:20:00Z"/>
        </w:trPr>
        <w:tc>
          <w:tcPr>
            <w:tcW w:w="1413" w:type="dxa"/>
          </w:tcPr>
          <w:p w14:paraId="36DD9555" w14:textId="77777777" w:rsidR="003D4EBF" w:rsidRPr="00651178" w:rsidRDefault="003D4EBF" w:rsidP="00470885">
            <w:pPr>
              <w:rPr>
                <w:ins w:id="16904" w:author="XuanWen Chen" w:date="2018-12-30T16:20:00Z"/>
                <w:rFonts w:hAnsi="宋体"/>
              </w:rPr>
            </w:pPr>
            <w:ins w:id="16905" w:author="XuanWen Chen" w:date="2018-12-30T16:20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6DB6AEC4" w14:textId="58ABF9C1" w:rsidR="003D4EBF" w:rsidRPr="00651178" w:rsidRDefault="003A16D6" w:rsidP="00470885">
            <w:pPr>
              <w:rPr>
                <w:ins w:id="16906" w:author="XuanWen Chen" w:date="2018-12-30T16:20:00Z"/>
                <w:rFonts w:hAnsi="宋体"/>
              </w:rPr>
            </w:pPr>
            <w:ins w:id="16907" w:author="XuanWen Chen" w:date="2018-12-30T16:33:00Z">
              <w:r>
                <w:rPr>
                  <w:rFonts w:hAnsi="宋体" w:hint="eastAsia"/>
                </w:rPr>
                <w:t>POST-1：</w:t>
              </w:r>
            </w:ins>
            <w:ins w:id="16908" w:author="XuanWen Chen" w:date="2018-12-30T16:34:00Z">
              <w:r>
                <w:rPr>
                  <w:rFonts w:hAnsi="宋体" w:hint="eastAsia"/>
                </w:rPr>
                <w:t>项目信息存入数据库</w:t>
              </w:r>
            </w:ins>
          </w:p>
        </w:tc>
      </w:tr>
      <w:tr w:rsidR="003D4EBF" w:rsidRPr="00651178" w14:paraId="527B3B5C" w14:textId="77777777" w:rsidTr="00470885">
        <w:trPr>
          <w:ins w:id="16909" w:author="XuanWen Chen" w:date="2018-12-30T16:20:00Z"/>
        </w:trPr>
        <w:tc>
          <w:tcPr>
            <w:tcW w:w="1413" w:type="dxa"/>
          </w:tcPr>
          <w:p w14:paraId="13C83ED9" w14:textId="77777777" w:rsidR="003D4EBF" w:rsidRPr="00651178" w:rsidRDefault="003D4EBF" w:rsidP="00470885">
            <w:pPr>
              <w:rPr>
                <w:ins w:id="16910" w:author="XuanWen Chen" w:date="2018-12-30T16:20:00Z"/>
                <w:rFonts w:hAnsi="宋体"/>
              </w:rPr>
            </w:pPr>
            <w:ins w:id="16911" w:author="XuanWen Chen" w:date="2018-12-30T16:2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041FC954" w14:textId="77777777" w:rsidR="003D4EBF" w:rsidRPr="00651178" w:rsidRDefault="003D4EBF" w:rsidP="00470885">
            <w:pPr>
              <w:rPr>
                <w:ins w:id="16912" w:author="XuanWen Chen" w:date="2018-12-30T16:20:00Z"/>
                <w:rFonts w:hAnsi="宋体"/>
              </w:rPr>
            </w:pPr>
            <w:ins w:id="16913" w:author="XuanWen Chen" w:date="2018-12-30T16:20:00Z">
              <w:r>
                <w:rPr>
                  <w:rFonts w:hAnsi="宋体" w:hint="eastAsia"/>
                </w:rPr>
                <w:t>某一个案例</w:t>
              </w:r>
            </w:ins>
          </w:p>
        </w:tc>
      </w:tr>
      <w:tr w:rsidR="003D4EBF" w:rsidRPr="00651178" w14:paraId="6B8C216F" w14:textId="77777777" w:rsidTr="00470885">
        <w:trPr>
          <w:ins w:id="16914" w:author="XuanWen Chen" w:date="2018-12-30T16:20:00Z"/>
        </w:trPr>
        <w:tc>
          <w:tcPr>
            <w:tcW w:w="1413" w:type="dxa"/>
          </w:tcPr>
          <w:p w14:paraId="5CA119D4" w14:textId="77777777" w:rsidR="003D4EBF" w:rsidRDefault="003D4EBF" w:rsidP="00470885">
            <w:pPr>
              <w:rPr>
                <w:ins w:id="16915" w:author="XuanWen Chen" w:date="2018-12-30T16:20:00Z"/>
                <w:rFonts w:hAnsi="宋体"/>
              </w:rPr>
            </w:pPr>
            <w:ins w:id="16916" w:author="XuanWen Chen" w:date="2018-12-30T16:2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B68B8F4" w14:textId="77777777" w:rsidR="003D4EBF" w:rsidRPr="00651178" w:rsidRDefault="003D4EBF" w:rsidP="00470885">
            <w:pPr>
              <w:rPr>
                <w:ins w:id="16917" w:author="XuanWen Chen" w:date="2018-12-30T16:20:00Z"/>
                <w:rFonts w:hAnsi="宋体"/>
              </w:rPr>
            </w:pPr>
            <w:ins w:id="16918" w:author="XuanWen Chen" w:date="2018-12-30T16:20:00Z">
              <w:r>
                <w:rPr>
                  <w:rFonts w:hAnsi="宋体" w:hint="eastAsia"/>
                </w:rPr>
                <w:t>创建好的项目</w:t>
              </w:r>
            </w:ins>
          </w:p>
        </w:tc>
      </w:tr>
      <w:tr w:rsidR="003D4EBF" w:rsidRPr="00651178" w14:paraId="667EAD8D" w14:textId="77777777" w:rsidTr="00470885">
        <w:trPr>
          <w:ins w:id="16919" w:author="XuanWen Chen" w:date="2018-12-30T16:20:00Z"/>
        </w:trPr>
        <w:tc>
          <w:tcPr>
            <w:tcW w:w="1413" w:type="dxa"/>
          </w:tcPr>
          <w:p w14:paraId="79EB9363" w14:textId="77777777" w:rsidR="003D4EBF" w:rsidRPr="00651178" w:rsidRDefault="003D4EBF" w:rsidP="00470885">
            <w:pPr>
              <w:rPr>
                <w:ins w:id="16920" w:author="XuanWen Chen" w:date="2018-12-30T16:20:00Z"/>
                <w:rFonts w:hAnsi="宋体"/>
              </w:rPr>
            </w:pPr>
            <w:ins w:id="16921" w:author="XuanWen Chen" w:date="2018-12-30T16:20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BC617B9" w14:textId="77777777" w:rsidR="003D4EBF" w:rsidRDefault="003D4EBF" w:rsidP="003D4EBF">
            <w:pPr>
              <w:spacing w:line="240" w:lineRule="auto"/>
              <w:rPr>
                <w:ins w:id="16922" w:author="XuanWen Chen" w:date="2018-12-30T16:20:00Z"/>
                <w:rFonts w:hAnsi="宋体"/>
              </w:rPr>
            </w:pPr>
            <w:ins w:id="16923" w:author="XuanWen Chen" w:date="2018-12-30T16:20:00Z">
              <w:r>
                <w:rPr>
                  <w:rFonts w:hAnsi="宋体" w:hint="eastAsia"/>
                </w:rPr>
                <w:t>批量创建项目</w:t>
              </w:r>
            </w:ins>
          </w:p>
          <w:p w14:paraId="79890053" w14:textId="77777777" w:rsidR="003D4EBF" w:rsidRPr="003D4EBF" w:rsidRDefault="003D4EBF">
            <w:pPr>
              <w:pStyle w:val="a9"/>
              <w:numPr>
                <w:ilvl w:val="0"/>
                <w:numId w:val="97"/>
              </w:numPr>
              <w:spacing w:line="240" w:lineRule="auto"/>
              <w:ind w:firstLineChars="0"/>
              <w:rPr>
                <w:ins w:id="16924" w:author="XuanWen Chen" w:date="2018-12-30T16:20:00Z"/>
                <w:rFonts w:hAnsi="宋体"/>
                <w:rPrChange w:id="16925" w:author="XuanWen Chen" w:date="2018-12-30T16:21:00Z">
                  <w:rPr>
                    <w:ins w:id="16926" w:author="XuanWen Chen" w:date="2018-12-30T16:20:00Z"/>
                  </w:rPr>
                </w:rPrChange>
              </w:rPr>
              <w:pPrChange w:id="16927" w:author="XuanWen Chen" w:date="2018-12-30T16:21:00Z">
                <w:pPr>
                  <w:pStyle w:val="a9"/>
                  <w:numPr>
                    <w:numId w:val="92"/>
                  </w:numPr>
                  <w:spacing w:line="240" w:lineRule="auto"/>
                  <w:ind w:left="420" w:firstLineChars="0" w:hanging="420"/>
                </w:pPr>
              </w:pPrChange>
            </w:pPr>
            <w:ins w:id="16928" w:author="XuanWen Chen" w:date="2018-12-30T16:20:00Z">
              <w:r w:rsidRPr="003D4EBF">
                <w:rPr>
                  <w:rFonts w:hAnsi="宋体" w:hint="eastAsia"/>
                  <w:rPrChange w:id="16929" w:author="XuanWen Chen" w:date="2018-12-30T16:21:00Z">
                    <w:rPr>
                      <w:rFonts w:hint="eastAsia"/>
                    </w:rPr>
                  </w:rPrChange>
                </w:rPr>
                <w:t>管理员选择用来创建项目的案例模板</w:t>
              </w:r>
            </w:ins>
          </w:p>
          <w:p w14:paraId="17DE748E" w14:textId="77777777" w:rsidR="003D4EBF" w:rsidRPr="003D4EBF" w:rsidRDefault="003D4EBF">
            <w:pPr>
              <w:pStyle w:val="a9"/>
              <w:numPr>
                <w:ilvl w:val="0"/>
                <w:numId w:val="97"/>
              </w:numPr>
              <w:spacing w:line="240" w:lineRule="auto"/>
              <w:ind w:firstLineChars="0"/>
              <w:rPr>
                <w:ins w:id="16930" w:author="XuanWen Chen" w:date="2018-12-30T16:20:00Z"/>
                <w:rFonts w:hAnsi="宋体"/>
                <w:rPrChange w:id="16931" w:author="XuanWen Chen" w:date="2018-12-30T16:21:00Z">
                  <w:rPr>
                    <w:ins w:id="16932" w:author="XuanWen Chen" w:date="2018-12-30T16:20:00Z"/>
                  </w:rPr>
                </w:rPrChange>
              </w:rPr>
              <w:pPrChange w:id="16933" w:author="XuanWen Chen" w:date="2018-12-30T16:21:00Z">
                <w:pPr>
                  <w:pStyle w:val="a9"/>
                  <w:numPr>
                    <w:numId w:val="92"/>
                  </w:numPr>
                  <w:spacing w:line="240" w:lineRule="auto"/>
                  <w:ind w:left="420" w:firstLineChars="0" w:hanging="420"/>
                </w:pPr>
              </w:pPrChange>
            </w:pPr>
            <w:ins w:id="16934" w:author="XuanWen Chen" w:date="2018-12-30T16:20:00Z">
              <w:r w:rsidRPr="003D4EBF">
                <w:rPr>
                  <w:rFonts w:hAnsi="宋体" w:hint="eastAsia"/>
                  <w:rPrChange w:id="16935" w:author="XuanWen Chen" w:date="2018-12-30T16:21:00Z">
                    <w:rPr>
                      <w:rFonts w:hint="eastAsia"/>
                    </w:rPr>
                  </w:rPrChange>
                </w:rPr>
                <w:t>管理员进入案例详情界面</w:t>
              </w:r>
            </w:ins>
          </w:p>
          <w:p w14:paraId="4C2A1D90" w14:textId="77777777" w:rsidR="003D4EBF" w:rsidRPr="003D4EBF" w:rsidRDefault="003D4EBF">
            <w:pPr>
              <w:pStyle w:val="a9"/>
              <w:numPr>
                <w:ilvl w:val="0"/>
                <w:numId w:val="97"/>
              </w:numPr>
              <w:spacing w:line="240" w:lineRule="auto"/>
              <w:ind w:firstLineChars="0"/>
              <w:rPr>
                <w:ins w:id="16936" w:author="XuanWen Chen" w:date="2018-12-30T16:20:00Z"/>
                <w:rFonts w:hAnsi="宋体"/>
                <w:rPrChange w:id="16937" w:author="XuanWen Chen" w:date="2018-12-30T16:21:00Z">
                  <w:rPr>
                    <w:ins w:id="16938" w:author="XuanWen Chen" w:date="2018-12-30T16:20:00Z"/>
                  </w:rPr>
                </w:rPrChange>
              </w:rPr>
              <w:pPrChange w:id="16939" w:author="XuanWen Chen" w:date="2018-12-30T16:21:00Z">
                <w:pPr>
                  <w:pStyle w:val="a9"/>
                  <w:numPr>
                    <w:numId w:val="92"/>
                  </w:numPr>
                  <w:spacing w:line="240" w:lineRule="auto"/>
                  <w:ind w:left="420" w:firstLineChars="0" w:hanging="420"/>
                </w:pPr>
              </w:pPrChange>
            </w:pPr>
            <w:ins w:id="16940" w:author="XuanWen Chen" w:date="2018-12-30T16:20:00Z">
              <w:r w:rsidRPr="003D4EBF">
                <w:rPr>
                  <w:rFonts w:hAnsi="宋体" w:hint="eastAsia"/>
                  <w:rPrChange w:id="16941" w:author="XuanWen Chen" w:date="2018-12-30T16:21:00Z">
                    <w:rPr>
                      <w:rFonts w:hint="eastAsia"/>
                    </w:rPr>
                  </w:rPrChange>
                </w:rPr>
                <w:t>管理员点击创建项目并选择批量创建项目</w:t>
              </w:r>
            </w:ins>
          </w:p>
          <w:p w14:paraId="339E99CA" w14:textId="06BCFD13" w:rsidR="003D4EBF" w:rsidRPr="003D4EBF" w:rsidRDefault="003D4EBF">
            <w:pPr>
              <w:pStyle w:val="a9"/>
              <w:numPr>
                <w:ilvl w:val="0"/>
                <w:numId w:val="97"/>
              </w:numPr>
              <w:spacing w:line="240" w:lineRule="auto"/>
              <w:ind w:firstLineChars="0"/>
              <w:rPr>
                <w:ins w:id="16942" w:author="XuanWen Chen" w:date="2018-12-30T16:20:00Z"/>
                <w:rFonts w:hAnsi="宋体"/>
                <w:rPrChange w:id="16943" w:author="XuanWen Chen" w:date="2018-12-30T16:21:00Z">
                  <w:rPr>
                    <w:ins w:id="16944" w:author="XuanWen Chen" w:date="2018-12-30T16:20:00Z"/>
                  </w:rPr>
                </w:rPrChange>
              </w:rPr>
              <w:pPrChange w:id="16945" w:author="XuanWen Chen" w:date="2018-12-30T16:21:00Z">
                <w:pPr>
                  <w:pStyle w:val="a9"/>
                  <w:numPr>
                    <w:numId w:val="90"/>
                  </w:numPr>
                  <w:spacing w:line="240" w:lineRule="auto"/>
                  <w:ind w:left="420" w:firstLineChars="0" w:hanging="420"/>
                </w:pPr>
              </w:pPrChange>
            </w:pPr>
            <w:ins w:id="16946" w:author="XuanWen Chen" w:date="2018-12-30T16:20:00Z">
              <w:r w:rsidRPr="003D4EBF">
                <w:rPr>
                  <w:rFonts w:hAnsi="宋体" w:hint="eastAsia"/>
                  <w:rPrChange w:id="16947" w:author="XuanWen Chen" w:date="2018-12-30T16:21:00Z">
                    <w:rPr>
                      <w:rFonts w:hint="eastAsia"/>
                    </w:rPr>
                  </w:rPrChange>
                </w:rPr>
                <w:t>完成创建</w:t>
              </w:r>
            </w:ins>
          </w:p>
        </w:tc>
      </w:tr>
      <w:tr w:rsidR="003D4EBF" w:rsidRPr="00651178" w14:paraId="01024ECD" w14:textId="77777777" w:rsidTr="00470885">
        <w:trPr>
          <w:ins w:id="16948" w:author="XuanWen Chen" w:date="2018-12-30T16:20:00Z"/>
        </w:trPr>
        <w:tc>
          <w:tcPr>
            <w:tcW w:w="1413" w:type="dxa"/>
          </w:tcPr>
          <w:p w14:paraId="24D4EBE4" w14:textId="77777777" w:rsidR="003D4EBF" w:rsidRPr="00651178" w:rsidRDefault="003D4EBF" w:rsidP="00470885">
            <w:pPr>
              <w:rPr>
                <w:ins w:id="16949" w:author="XuanWen Chen" w:date="2018-12-30T16:20:00Z"/>
                <w:rFonts w:hAnsi="宋体"/>
              </w:rPr>
            </w:pPr>
            <w:ins w:id="16950" w:author="XuanWen Chen" w:date="2018-12-30T16:20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49100726" w14:textId="77777777" w:rsidR="0021671F" w:rsidRDefault="0021671F" w:rsidP="0021671F">
            <w:pPr>
              <w:spacing w:line="240" w:lineRule="auto"/>
              <w:rPr>
                <w:ins w:id="16951" w:author="XuanWen Chen" w:date="2018-12-30T16:36:00Z"/>
                <w:rFonts w:hAnsi="宋体"/>
              </w:rPr>
            </w:pPr>
            <w:ins w:id="16952" w:author="XuanWen Chen" w:date="2018-12-30T16:36:00Z">
              <w:r>
                <w:rPr>
                  <w:rFonts w:hAnsi="宋体" w:hint="eastAsia"/>
                </w:rPr>
                <w:t>创建过程中取消</w:t>
              </w:r>
            </w:ins>
          </w:p>
          <w:p w14:paraId="06EF1A18" w14:textId="77777777" w:rsidR="0021671F" w:rsidRPr="0021671F" w:rsidRDefault="0021671F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rPr>
                <w:ins w:id="16953" w:author="XuanWen Chen" w:date="2018-12-30T16:36:00Z"/>
                <w:rFonts w:hAnsi="宋体"/>
                <w:rPrChange w:id="16954" w:author="XuanWen Chen" w:date="2018-12-30T16:36:00Z">
                  <w:rPr>
                    <w:ins w:id="16955" w:author="XuanWen Chen" w:date="2018-12-30T16:36:00Z"/>
                  </w:rPr>
                </w:rPrChange>
              </w:rPr>
              <w:pPrChange w:id="16956" w:author="XuanWen Chen" w:date="2018-12-30T16:36:00Z">
                <w:pPr>
                  <w:pStyle w:val="a9"/>
                  <w:numPr>
                    <w:numId w:val="100"/>
                  </w:numPr>
                  <w:spacing w:line="240" w:lineRule="auto"/>
                  <w:ind w:left="420" w:firstLineChars="0" w:hanging="420"/>
                </w:pPr>
              </w:pPrChange>
            </w:pPr>
            <w:ins w:id="16957" w:author="XuanWen Chen" w:date="2018-12-30T16:36:00Z">
              <w:r w:rsidRPr="0021671F">
                <w:rPr>
                  <w:rFonts w:hAnsi="宋体" w:hint="eastAsia"/>
                  <w:rPrChange w:id="16958" w:author="XuanWen Chen" w:date="2018-12-30T16:36:00Z">
                    <w:rPr>
                      <w:rFonts w:hint="eastAsia"/>
                    </w:rPr>
                  </w:rPrChange>
                </w:rPr>
                <w:t>管理员选择用来创建项目的案例模板</w:t>
              </w:r>
            </w:ins>
          </w:p>
          <w:p w14:paraId="1DC8CF21" w14:textId="77777777" w:rsidR="0021671F" w:rsidRPr="0021671F" w:rsidRDefault="0021671F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rPr>
                <w:ins w:id="16959" w:author="XuanWen Chen" w:date="2018-12-30T16:36:00Z"/>
                <w:rFonts w:hAnsi="宋体"/>
                <w:rPrChange w:id="16960" w:author="XuanWen Chen" w:date="2018-12-30T16:36:00Z">
                  <w:rPr>
                    <w:ins w:id="16961" w:author="XuanWen Chen" w:date="2018-12-30T16:36:00Z"/>
                  </w:rPr>
                </w:rPrChange>
              </w:rPr>
              <w:pPrChange w:id="16962" w:author="XuanWen Chen" w:date="2018-12-30T16:36:00Z">
                <w:pPr>
                  <w:pStyle w:val="a9"/>
                  <w:numPr>
                    <w:numId w:val="100"/>
                  </w:numPr>
                  <w:spacing w:line="240" w:lineRule="auto"/>
                  <w:ind w:left="420" w:firstLineChars="0" w:hanging="420"/>
                </w:pPr>
              </w:pPrChange>
            </w:pPr>
            <w:ins w:id="16963" w:author="XuanWen Chen" w:date="2018-12-30T16:36:00Z">
              <w:r w:rsidRPr="0021671F">
                <w:rPr>
                  <w:rFonts w:hAnsi="宋体" w:hint="eastAsia"/>
                  <w:rPrChange w:id="16964" w:author="XuanWen Chen" w:date="2018-12-30T16:36:00Z">
                    <w:rPr>
                      <w:rFonts w:hint="eastAsia"/>
                    </w:rPr>
                  </w:rPrChange>
                </w:rPr>
                <w:t>管理员进入案例详情界面</w:t>
              </w:r>
            </w:ins>
          </w:p>
          <w:p w14:paraId="3BBEF89C" w14:textId="2868AC67" w:rsidR="0021671F" w:rsidRPr="0021671F" w:rsidRDefault="0021671F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rPr>
                <w:ins w:id="16965" w:author="XuanWen Chen" w:date="2018-12-30T16:36:00Z"/>
                <w:rFonts w:hAnsi="宋体"/>
                <w:rPrChange w:id="16966" w:author="XuanWen Chen" w:date="2018-12-30T16:36:00Z">
                  <w:rPr>
                    <w:ins w:id="16967" w:author="XuanWen Chen" w:date="2018-12-30T16:36:00Z"/>
                  </w:rPr>
                </w:rPrChange>
              </w:rPr>
              <w:pPrChange w:id="16968" w:author="XuanWen Chen" w:date="2018-12-30T16:36:00Z">
                <w:pPr>
                  <w:pStyle w:val="a9"/>
                  <w:numPr>
                    <w:numId w:val="100"/>
                  </w:numPr>
                  <w:spacing w:line="240" w:lineRule="auto"/>
                  <w:ind w:left="420" w:firstLineChars="0" w:hanging="420"/>
                </w:pPr>
              </w:pPrChange>
            </w:pPr>
            <w:ins w:id="16969" w:author="XuanWen Chen" w:date="2018-12-30T16:36:00Z">
              <w:r w:rsidRPr="0021671F">
                <w:rPr>
                  <w:rFonts w:hAnsi="宋体" w:hint="eastAsia"/>
                  <w:rPrChange w:id="16970" w:author="XuanWen Chen" w:date="2018-12-30T16:36:00Z">
                    <w:rPr>
                      <w:rFonts w:hint="eastAsia"/>
                    </w:rPr>
                  </w:rPrChange>
                </w:rPr>
                <w:t>管理员点击创建项目并选择</w:t>
              </w:r>
              <w:r w:rsidRPr="00AB4015">
                <w:rPr>
                  <w:rFonts w:hAnsi="宋体" w:hint="eastAsia"/>
                </w:rPr>
                <w:t>批量创建项</w:t>
              </w:r>
              <w:r w:rsidRPr="0021671F">
                <w:rPr>
                  <w:rFonts w:hAnsi="宋体" w:hint="eastAsia"/>
                  <w:rPrChange w:id="16971" w:author="XuanWen Chen" w:date="2018-12-30T16:36:00Z">
                    <w:rPr>
                      <w:rFonts w:hint="eastAsia"/>
                    </w:rPr>
                  </w:rPrChange>
                </w:rPr>
                <w:t>目</w:t>
              </w:r>
            </w:ins>
          </w:p>
          <w:p w14:paraId="64072423" w14:textId="2854476C" w:rsidR="003D4EBF" w:rsidRPr="0021671F" w:rsidRDefault="0021671F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rPr>
                <w:ins w:id="16972" w:author="XuanWen Chen" w:date="2018-12-30T16:20:00Z"/>
                <w:rFonts w:hAnsi="宋体"/>
                <w:rPrChange w:id="16973" w:author="XuanWen Chen" w:date="2018-12-30T16:36:00Z">
                  <w:rPr>
                    <w:ins w:id="16974" w:author="XuanWen Chen" w:date="2018-12-30T16:20:00Z"/>
                  </w:rPr>
                </w:rPrChange>
              </w:rPr>
              <w:pPrChange w:id="16975" w:author="XuanWen Chen" w:date="2018-12-30T16:36:00Z">
                <w:pPr>
                  <w:pStyle w:val="a9"/>
                  <w:numPr>
                    <w:numId w:val="92"/>
                  </w:numPr>
                  <w:spacing w:line="240" w:lineRule="auto"/>
                  <w:ind w:left="420" w:firstLineChars="0" w:hanging="420"/>
                </w:pPr>
              </w:pPrChange>
            </w:pPr>
            <w:ins w:id="16976" w:author="XuanWen Chen" w:date="2018-12-30T16:36:00Z">
              <w:r w:rsidRPr="0021671F">
                <w:rPr>
                  <w:rFonts w:hAnsi="宋体" w:hint="eastAsia"/>
                  <w:rPrChange w:id="16977" w:author="XuanWen Chen" w:date="2018-12-30T16:36:00Z">
                    <w:rPr>
                      <w:rFonts w:hint="eastAsia"/>
                    </w:rPr>
                  </w:rPrChange>
                </w:rPr>
                <w:t>取消创建</w:t>
              </w:r>
            </w:ins>
          </w:p>
        </w:tc>
      </w:tr>
      <w:tr w:rsidR="003D4EBF" w:rsidRPr="00651178" w14:paraId="524C4280" w14:textId="77777777" w:rsidTr="00470885">
        <w:trPr>
          <w:ins w:id="16978" w:author="XuanWen Chen" w:date="2018-12-30T16:20:00Z"/>
        </w:trPr>
        <w:tc>
          <w:tcPr>
            <w:tcW w:w="1413" w:type="dxa"/>
          </w:tcPr>
          <w:p w14:paraId="5095BA28" w14:textId="77777777" w:rsidR="003D4EBF" w:rsidRPr="00651178" w:rsidRDefault="003D4EBF" w:rsidP="00470885">
            <w:pPr>
              <w:rPr>
                <w:ins w:id="16979" w:author="XuanWen Chen" w:date="2018-12-30T16:20:00Z"/>
                <w:rFonts w:hAnsi="宋体"/>
              </w:rPr>
            </w:pPr>
            <w:ins w:id="16980" w:author="XuanWen Chen" w:date="2018-12-30T16:20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1B136667" w14:textId="77777777" w:rsidR="003D4EBF" w:rsidRPr="00651178" w:rsidRDefault="003D4EBF" w:rsidP="00470885">
            <w:pPr>
              <w:rPr>
                <w:ins w:id="16981" w:author="XuanWen Chen" w:date="2018-12-30T16:20:00Z"/>
                <w:rFonts w:hAnsi="宋体"/>
              </w:rPr>
            </w:pPr>
            <w:ins w:id="16982" w:author="XuanWen Chen" w:date="2018-12-30T16:2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3D4EBF" w:rsidRPr="00651178" w14:paraId="07A9B7BA" w14:textId="77777777" w:rsidTr="00470885">
        <w:trPr>
          <w:ins w:id="16983" w:author="XuanWen Chen" w:date="2018-12-30T16:20:00Z"/>
        </w:trPr>
        <w:tc>
          <w:tcPr>
            <w:tcW w:w="1413" w:type="dxa"/>
          </w:tcPr>
          <w:p w14:paraId="52A01479" w14:textId="77777777" w:rsidR="003D4EBF" w:rsidRPr="00651178" w:rsidRDefault="003D4EBF" w:rsidP="00470885">
            <w:pPr>
              <w:rPr>
                <w:ins w:id="16984" w:author="XuanWen Chen" w:date="2018-12-30T16:20:00Z"/>
                <w:rFonts w:hAnsi="宋体"/>
              </w:rPr>
            </w:pPr>
            <w:ins w:id="16985" w:author="XuanWen Chen" w:date="2018-12-30T16:20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623E35FB" w14:textId="77777777" w:rsidR="003D4EBF" w:rsidRPr="00651178" w:rsidRDefault="003D4EBF" w:rsidP="00470885">
            <w:pPr>
              <w:rPr>
                <w:ins w:id="16986" w:author="XuanWen Chen" w:date="2018-12-30T16:20:00Z"/>
                <w:rFonts w:hAnsi="宋体"/>
              </w:rPr>
            </w:pPr>
          </w:p>
        </w:tc>
      </w:tr>
      <w:tr w:rsidR="003D4EBF" w:rsidRPr="00651178" w14:paraId="7C0342E7" w14:textId="77777777" w:rsidTr="00470885">
        <w:trPr>
          <w:ins w:id="16987" w:author="XuanWen Chen" w:date="2018-12-30T16:20:00Z"/>
        </w:trPr>
        <w:tc>
          <w:tcPr>
            <w:tcW w:w="1413" w:type="dxa"/>
          </w:tcPr>
          <w:p w14:paraId="14FA105F" w14:textId="77777777" w:rsidR="003D4EBF" w:rsidRPr="00651178" w:rsidRDefault="003D4EBF" w:rsidP="00470885">
            <w:pPr>
              <w:rPr>
                <w:ins w:id="16988" w:author="XuanWen Chen" w:date="2018-12-30T16:20:00Z"/>
                <w:rFonts w:hAnsi="宋体"/>
              </w:rPr>
            </w:pPr>
            <w:ins w:id="16989" w:author="XuanWen Chen" w:date="2018-12-30T16:20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5852D005" w14:textId="77777777" w:rsidR="003D4EBF" w:rsidRPr="00651178" w:rsidRDefault="003D4EBF" w:rsidP="00470885">
            <w:pPr>
              <w:rPr>
                <w:ins w:id="16990" w:author="XuanWen Chen" w:date="2018-12-30T16:20:00Z"/>
                <w:rFonts w:hAnsi="宋体"/>
              </w:rPr>
            </w:pPr>
            <w:ins w:id="16991" w:author="XuanWen Chen" w:date="2018-12-30T16:20:00Z">
              <w:r>
                <w:rPr>
                  <w:rFonts w:hAnsi="宋体" w:hint="eastAsia"/>
                </w:rPr>
                <w:t>管理员每半年使用一次</w:t>
              </w:r>
            </w:ins>
          </w:p>
        </w:tc>
      </w:tr>
      <w:tr w:rsidR="003D4EBF" w:rsidRPr="00651178" w14:paraId="47B8C016" w14:textId="77777777" w:rsidTr="00470885">
        <w:trPr>
          <w:ins w:id="16992" w:author="XuanWen Chen" w:date="2018-12-30T16:20:00Z"/>
        </w:trPr>
        <w:tc>
          <w:tcPr>
            <w:tcW w:w="1413" w:type="dxa"/>
          </w:tcPr>
          <w:p w14:paraId="242A981F" w14:textId="77777777" w:rsidR="003D4EBF" w:rsidRPr="00651178" w:rsidRDefault="003D4EBF" w:rsidP="00470885">
            <w:pPr>
              <w:rPr>
                <w:ins w:id="16993" w:author="XuanWen Chen" w:date="2018-12-30T16:20:00Z"/>
                <w:rFonts w:hAnsi="宋体"/>
              </w:rPr>
            </w:pPr>
            <w:ins w:id="16994" w:author="XuanWen Chen" w:date="2018-12-30T16:20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111AAF03" w14:textId="77777777" w:rsidR="003D4EBF" w:rsidRPr="00651178" w:rsidRDefault="003D4EBF" w:rsidP="00470885">
            <w:pPr>
              <w:rPr>
                <w:ins w:id="16995" w:author="XuanWen Chen" w:date="2018-12-30T16:20:00Z"/>
                <w:rFonts w:hAnsi="宋体"/>
              </w:rPr>
            </w:pPr>
          </w:p>
        </w:tc>
      </w:tr>
      <w:tr w:rsidR="003D4EBF" w:rsidRPr="00651178" w14:paraId="6B346512" w14:textId="77777777" w:rsidTr="00470885">
        <w:trPr>
          <w:ins w:id="16996" w:author="XuanWen Chen" w:date="2018-12-30T16:20:00Z"/>
        </w:trPr>
        <w:tc>
          <w:tcPr>
            <w:tcW w:w="1413" w:type="dxa"/>
          </w:tcPr>
          <w:p w14:paraId="15ADD619" w14:textId="77777777" w:rsidR="003D4EBF" w:rsidRPr="00651178" w:rsidRDefault="003D4EBF" w:rsidP="00470885">
            <w:pPr>
              <w:rPr>
                <w:ins w:id="16997" w:author="XuanWen Chen" w:date="2018-12-30T16:20:00Z"/>
                <w:rFonts w:hAnsi="宋体"/>
              </w:rPr>
            </w:pPr>
            <w:ins w:id="16998" w:author="XuanWen Chen" w:date="2018-12-30T16:20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48FB4935" w14:textId="77777777" w:rsidR="003D4EBF" w:rsidRPr="00651178" w:rsidRDefault="003D4EBF" w:rsidP="00470885">
            <w:pPr>
              <w:rPr>
                <w:ins w:id="16999" w:author="XuanWen Chen" w:date="2018-12-30T16:20:00Z"/>
                <w:rFonts w:hAnsi="宋体"/>
              </w:rPr>
            </w:pPr>
            <w:ins w:id="17000" w:author="XuanWen Chen" w:date="2018-12-30T16:20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3D4EBF" w:rsidRPr="00651178" w14:paraId="0C0B0497" w14:textId="77777777" w:rsidTr="00470885">
        <w:trPr>
          <w:ins w:id="17001" w:author="XuanWen Chen" w:date="2018-12-30T16:20:00Z"/>
        </w:trPr>
        <w:tc>
          <w:tcPr>
            <w:tcW w:w="1413" w:type="dxa"/>
          </w:tcPr>
          <w:p w14:paraId="5416562E" w14:textId="77777777" w:rsidR="003D4EBF" w:rsidRPr="00651178" w:rsidRDefault="003D4EBF" w:rsidP="00470885">
            <w:pPr>
              <w:rPr>
                <w:ins w:id="17002" w:author="XuanWen Chen" w:date="2018-12-30T16:20:00Z"/>
                <w:rFonts w:hAnsi="宋体"/>
              </w:rPr>
            </w:pPr>
            <w:ins w:id="17003" w:author="XuanWen Chen" w:date="2018-12-30T16:20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77F4F940" w14:textId="77777777" w:rsidR="003D4EBF" w:rsidRPr="00651178" w:rsidRDefault="003D4EBF" w:rsidP="00470885">
            <w:pPr>
              <w:rPr>
                <w:ins w:id="17004" w:author="XuanWen Chen" w:date="2018-12-30T16:20:00Z"/>
                <w:rFonts w:hAnsi="宋体"/>
              </w:rPr>
            </w:pPr>
            <w:ins w:id="17005" w:author="XuanWen Chen" w:date="2018-12-30T16:20:00Z">
              <w:r>
                <w:rPr>
                  <w:rFonts w:hAnsi="宋体" w:hint="eastAsia"/>
                </w:rPr>
                <w:t>管理员帮助用户创建项目</w:t>
              </w:r>
            </w:ins>
          </w:p>
        </w:tc>
      </w:tr>
    </w:tbl>
    <w:p w14:paraId="147FB576" w14:textId="77777777" w:rsidR="003D4EBF" w:rsidRPr="003D4EBF" w:rsidRDefault="003D4EBF">
      <w:pPr>
        <w:rPr>
          <w:ins w:id="17006" w:author="XuanWen Chen" w:date="2018-12-30T16:20:00Z"/>
          <w:rPrChange w:id="17007" w:author="XuanWen Chen" w:date="2018-12-30T16:20:00Z">
            <w:rPr>
              <w:ins w:id="17008" w:author="XuanWen Chen" w:date="2018-12-30T16:20:00Z"/>
            </w:rPr>
          </w:rPrChange>
        </w:rPr>
        <w:pPrChange w:id="17009" w:author="XuanWen Chen" w:date="2018-12-30T16:20:00Z">
          <w:pPr>
            <w:pStyle w:val="4"/>
          </w:pPr>
        </w:pPrChange>
      </w:pPr>
    </w:p>
    <w:p w14:paraId="4897B07C" w14:textId="0873AC88" w:rsidR="00C35D48" w:rsidRDefault="00C35D48" w:rsidP="00C35D48">
      <w:pPr>
        <w:pStyle w:val="4"/>
        <w:rPr>
          <w:ins w:id="17010" w:author="XuanWen Chen" w:date="2018-12-30T15:00:00Z"/>
        </w:rPr>
      </w:pPr>
      <w:ins w:id="17011" w:author="XuanWen Chen" w:date="2018-12-30T15:00:00Z">
        <w:r>
          <w:rPr>
            <w:rFonts w:hint="eastAsia"/>
          </w:rPr>
          <w:t>管理员查找项目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C35D48" w:rsidRPr="00651178" w14:paraId="51CCF57B" w14:textId="77777777" w:rsidTr="00470885">
        <w:trPr>
          <w:ins w:id="17012" w:author="XuanWen Chen" w:date="2018-12-30T15:01:00Z"/>
        </w:trPr>
        <w:tc>
          <w:tcPr>
            <w:tcW w:w="1413" w:type="dxa"/>
          </w:tcPr>
          <w:p w14:paraId="11EB53EB" w14:textId="77777777" w:rsidR="00C35D48" w:rsidRPr="00651178" w:rsidRDefault="00C35D48" w:rsidP="00470885">
            <w:pPr>
              <w:rPr>
                <w:ins w:id="17013" w:author="XuanWen Chen" w:date="2018-12-30T15:01:00Z"/>
                <w:rFonts w:hAnsi="宋体"/>
                <w:b/>
              </w:rPr>
            </w:pPr>
            <w:ins w:id="17014" w:author="XuanWen Chen" w:date="2018-12-30T15:01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0BFF076F" w14:textId="5C065DAE" w:rsidR="00C35D48" w:rsidRPr="00651178" w:rsidRDefault="00C35D48" w:rsidP="00470885">
            <w:pPr>
              <w:rPr>
                <w:ins w:id="17015" w:author="XuanWen Chen" w:date="2018-12-30T15:01:00Z"/>
                <w:rFonts w:hAnsi="宋体"/>
                <w:b/>
              </w:rPr>
            </w:pPr>
            <w:ins w:id="17016" w:author="XuanWen Chen" w:date="2018-12-30T15:01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查</w:t>
              </w:r>
            </w:ins>
            <w:ins w:id="17017" w:author="XuanWen Chen" w:date="2018-12-30T15:02:00Z">
              <w:r>
                <w:rPr>
                  <w:rFonts w:hAnsi="宋体" w:hint="eastAsia"/>
                  <w:b/>
                </w:rPr>
                <w:t>找</w:t>
              </w:r>
            </w:ins>
            <w:ins w:id="17018" w:author="XuanWen Chen" w:date="2018-12-30T15:01:00Z">
              <w:r>
                <w:rPr>
                  <w:rFonts w:hAnsi="宋体" w:hint="eastAsia"/>
                  <w:b/>
                </w:rPr>
                <w:t>项目</w:t>
              </w:r>
            </w:ins>
          </w:p>
        </w:tc>
      </w:tr>
      <w:tr w:rsidR="00C35D48" w:rsidRPr="00651178" w14:paraId="73B4C10A" w14:textId="77777777" w:rsidTr="00470885">
        <w:trPr>
          <w:ins w:id="17019" w:author="XuanWen Chen" w:date="2018-12-30T15:01:00Z"/>
        </w:trPr>
        <w:tc>
          <w:tcPr>
            <w:tcW w:w="1413" w:type="dxa"/>
          </w:tcPr>
          <w:p w14:paraId="3EF24673" w14:textId="77777777" w:rsidR="00C35D48" w:rsidRPr="00651178" w:rsidRDefault="00C35D48" w:rsidP="00470885">
            <w:pPr>
              <w:rPr>
                <w:ins w:id="17020" w:author="XuanWen Chen" w:date="2018-12-30T15:01:00Z"/>
                <w:rFonts w:hAnsi="宋体"/>
              </w:rPr>
            </w:pPr>
            <w:ins w:id="17021" w:author="XuanWen Chen" w:date="2018-12-30T15:01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6F8590A7" w14:textId="77777777" w:rsidR="00C35D48" w:rsidRPr="00651178" w:rsidRDefault="00C35D48" w:rsidP="00470885">
            <w:pPr>
              <w:rPr>
                <w:ins w:id="17022" w:author="XuanWen Chen" w:date="2018-12-30T15:01:00Z"/>
                <w:rFonts w:hAnsi="宋体"/>
              </w:rPr>
            </w:pPr>
            <w:ins w:id="17023" w:author="XuanWen Chen" w:date="2018-12-30T15:0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720B3F91" w14:textId="77777777" w:rsidR="00C35D48" w:rsidRPr="00651178" w:rsidRDefault="00C35D48" w:rsidP="00470885">
            <w:pPr>
              <w:rPr>
                <w:ins w:id="17024" w:author="XuanWen Chen" w:date="2018-12-30T15:01:00Z"/>
                <w:rFonts w:hAnsi="宋体"/>
              </w:rPr>
            </w:pPr>
            <w:ins w:id="17025" w:author="XuanWen Chen" w:date="2018-12-30T15:01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349282E8" w14:textId="77777777" w:rsidR="00C35D48" w:rsidRPr="00651178" w:rsidRDefault="00C35D48" w:rsidP="00470885">
            <w:pPr>
              <w:rPr>
                <w:ins w:id="17026" w:author="XuanWen Chen" w:date="2018-12-30T15:01:00Z"/>
                <w:rFonts w:hAnsi="宋体"/>
              </w:rPr>
            </w:pPr>
            <w:ins w:id="17027" w:author="XuanWen Chen" w:date="2018-12-30T15:01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C35D48" w:rsidRPr="00651178" w14:paraId="686758F7" w14:textId="77777777" w:rsidTr="00470885">
        <w:trPr>
          <w:ins w:id="17028" w:author="XuanWen Chen" w:date="2018-12-30T15:01:00Z"/>
        </w:trPr>
        <w:tc>
          <w:tcPr>
            <w:tcW w:w="1413" w:type="dxa"/>
          </w:tcPr>
          <w:p w14:paraId="785E96C3" w14:textId="77777777" w:rsidR="00C35D48" w:rsidRPr="00651178" w:rsidRDefault="00C35D48" w:rsidP="00470885">
            <w:pPr>
              <w:rPr>
                <w:ins w:id="17029" w:author="XuanWen Chen" w:date="2018-12-30T15:01:00Z"/>
                <w:rFonts w:hAnsi="宋体"/>
              </w:rPr>
            </w:pPr>
            <w:ins w:id="17030" w:author="XuanWen Chen" w:date="2018-12-30T15:01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5FCABA0A" w14:textId="77777777" w:rsidR="00C35D48" w:rsidRPr="00651178" w:rsidRDefault="00C35D48" w:rsidP="00470885">
            <w:pPr>
              <w:rPr>
                <w:ins w:id="17031" w:author="XuanWen Chen" w:date="2018-12-30T15:01:00Z"/>
                <w:rFonts w:hAnsi="宋体"/>
              </w:rPr>
            </w:pPr>
            <w:ins w:id="17032" w:author="XuanWen Chen" w:date="2018-12-30T15:01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7F4FED91" w14:textId="77777777" w:rsidR="00C35D48" w:rsidRPr="00651178" w:rsidRDefault="00C35D48" w:rsidP="00470885">
            <w:pPr>
              <w:rPr>
                <w:ins w:id="17033" w:author="XuanWen Chen" w:date="2018-12-30T15:01:00Z"/>
                <w:rFonts w:hAnsi="宋体"/>
              </w:rPr>
            </w:pPr>
            <w:ins w:id="17034" w:author="XuanWen Chen" w:date="2018-12-30T15:01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3859CF02" w14:textId="77777777" w:rsidR="00C35D48" w:rsidRPr="00651178" w:rsidRDefault="00C35D48" w:rsidP="00470885">
            <w:pPr>
              <w:rPr>
                <w:ins w:id="17035" w:author="XuanWen Chen" w:date="2018-12-30T15:01:00Z"/>
                <w:rFonts w:hAnsi="宋体"/>
              </w:rPr>
            </w:pPr>
            <w:ins w:id="17036" w:author="XuanWen Chen" w:date="2018-12-30T15:0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C35D48" w:rsidRPr="00651178" w14:paraId="224BC1D0" w14:textId="77777777" w:rsidTr="00470885">
        <w:trPr>
          <w:ins w:id="17037" w:author="XuanWen Chen" w:date="2018-12-30T15:01:00Z"/>
        </w:trPr>
        <w:tc>
          <w:tcPr>
            <w:tcW w:w="1413" w:type="dxa"/>
          </w:tcPr>
          <w:p w14:paraId="5FCCE261" w14:textId="77777777" w:rsidR="00C35D48" w:rsidRPr="00651178" w:rsidRDefault="00C35D48" w:rsidP="00470885">
            <w:pPr>
              <w:rPr>
                <w:ins w:id="17038" w:author="XuanWen Chen" w:date="2018-12-30T15:01:00Z"/>
                <w:rFonts w:hAnsi="宋体"/>
              </w:rPr>
            </w:pPr>
            <w:ins w:id="17039" w:author="XuanWen Chen" w:date="2018-12-30T15:01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52159D98" w14:textId="77777777" w:rsidR="00C35D48" w:rsidRPr="00651178" w:rsidRDefault="00C35D48" w:rsidP="00470885">
            <w:pPr>
              <w:rPr>
                <w:ins w:id="17040" w:author="XuanWen Chen" w:date="2018-12-30T15:01:00Z"/>
                <w:rFonts w:hAnsi="宋体"/>
              </w:rPr>
            </w:pPr>
            <w:ins w:id="17041" w:author="XuanWen Chen" w:date="2018-12-30T15:01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C35D48" w:rsidRPr="00651178" w14:paraId="125F962C" w14:textId="77777777" w:rsidTr="00470885">
        <w:trPr>
          <w:ins w:id="17042" w:author="XuanWen Chen" w:date="2018-12-30T15:01:00Z"/>
        </w:trPr>
        <w:tc>
          <w:tcPr>
            <w:tcW w:w="1413" w:type="dxa"/>
          </w:tcPr>
          <w:p w14:paraId="4F570A20" w14:textId="77777777" w:rsidR="00C35D48" w:rsidRPr="00651178" w:rsidRDefault="00C35D48" w:rsidP="00470885">
            <w:pPr>
              <w:rPr>
                <w:ins w:id="17043" w:author="XuanWen Chen" w:date="2018-12-30T15:01:00Z"/>
                <w:rFonts w:hAnsi="宋体"/>
              </w:rPr>
            </w:pPr>
            <w:ins w:id="17044" w:author="XuanWen Chen" w:date="2018-12-30T15:01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592C44FD" w14:textId="40ABF0DC" w:rsidR="00C35D48" w:rsidRPr="00651178" w:rsidRDefault="00C35D48" w:rsidP="00470885">
            <w:pPr>
              <w:rPr>
                <w:ins w:id="17045" w:author="XuanWen Chen" w:date="2018-12-30T15:01:00Z"/>
                <w:rFonts w:hAnsi="宋体"/>
              </w:rPr>
            </w:pPr>
            <w:ins w:id="17046" w:author="XuanWen Chen" w:date="2018-12-30T15:0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进入用户系统，查</w:t>
              </w:r>
            </w:ins>
            <w:ins w:id="17047" w:author="XuanWen Chen" w:date="2018-12-30T15:02:00Z">
              <w:r>
                <w:rPr>
                  <w:rFonts w:hAnsi="宋体" w:hint="eastAsia"/>
                </w:rPr>
                <w:t>找</w:t>
              </w:r>
            </w:ins>
            <w:ins w:id="17048" w:author="XuanWen Chen" w:date="2018-12-30T15:01:00Z">
              <w:r>
                <w:rPr>
                  <w:rFonts w:hAnsi="宋体" w:hint="eastAsia"/>
                </w:rPr>
                <w:t>项目</w:t>
              </w:r>
            </w:ins>
          </w:p>
        </w:tc>
      </w:tr>
      <w:tr w:rsidR="00C35D48" w:rsidRPr="00651178" w14:paraId="35DFC4C0" w14:textId="77777777" w:rsidTr="00470885">
        <w:trPr>
          <w:ins w:id="17049" w:author="XuanWen Chen" w:date="2018-12-30T15:01:00Z"/>
        </w:trPr>
        <w:tc>
          <w:tcPr>
            <w:tcW w:w="1413" w:type="dxa"/>
          </w:tcPr>
          <w:p w14:paraId="7810DDEA" w14:textId="77777777" w:rsidR="00C35D48" w:rsidRPr="00651178" w:rsidRDefault="00C35D48" w:rsidP="00470885">
            <w:pPr>
              <w:rPr>
                <w:ins w:id="17050" w:author="XuanWen Chen" w:date="2018-12-30T15:01:00Z"/>
                <w:rFonts w:hAnsi="宋体"/>
              </w:rPr>
            </w:pPr>
            <w:ins w:id="17051" w:author="XuanWen Chen" w:date="2018-12-30T15:01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3A1E423C" w14:textId="53FA4E35" w:rsidR="00C35D48" w:rsidRPr="00651178" w:rsidRDefault="00C35D48" w:rsidP="00470885">
            <w:pPr>
              <w:rPr>
                <w:ins w:id="17052" w:author="XuanWen Chen" w:date="2018-12-30T15:01:00Z"/>
                <w:rFonts w:hAnsi="宋体"/>
              </w:rPr>
            </w:pPr>
            <w:ins w:id="17053" w:author="XuanWen Chen" w:date="2018-12-30T15:0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需要查</w:t>
              </w:r>
            </w:ins>
            <w:ins w:id="17054" w:author="XuanWen Chen" w:date="2018-12-30T15:03:00Z">
              <w:r>
                <w:rPr>
                  <w:rFonts w:hAnsi="宋体" w:hint="eastAsia"/>
                </w:rPr>
                <w:t>找</w:t>
              </w:r>
            </w:ins>
            <w:ins w:id="17055" w:author="XuanWen Chen" w:date="2018-12-30T15:01:00Z">
              <w:r>
                <w:rPr>
                  <w:rFonts w:hAnsi="宋体" w:hint="eastAsia"/>
                </w:rPr>
                <w:t>项目</w:t>
              </w:r>
            </w:ins>
          </w:p>
        </w:tc>
      </w:tr>
      <w:tr w:rsidR="00C35D48" w:rsidRPr="00651178" w14:paraId="5699C913" w14:textId="77777777" w:rsidTr="00470885">
        <w:trPr>
          <w:ins w:id="17056" w:author="XuanWen Chen" w:date="2018-12-30T15:01:00Z"/>
        </w:trPr>
        <w:tc>
          <w:tcPr>
            <w:tcW w:w="1413" w:type="dxa"/>
          </w:tcPr>
          <w:p w14:paraId="648BC221" w14:textId="77777777" w:rsidR="00C35D48" w:rsidRPr="00651178" w:rsidRDefault="00C35D48" w:rsidP="00470885">
            <w:pPr>
              <w:rPr>
                <w:ins w:id="17057" w:author="XuanWen Chen" w:date="2018-12-30T15:01:00Z"/>
                <w:rFonts w:hAnsi="宋体"/>
              </w:rPr>
            </w:pPr>
            <w:ins w:id="17058" w:author="XuanWen Chen" w:date="2018-12-30T15:01:00Z">
              <w:r w:rsidRPr="00651178">
                <w:rPr>
                  <w:rFonts w:hAnsi="宋体" w:hint="eastAsia"/>
                </w:rPr>
                <w:lastRenderedPageBreak/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60A357A9" w14:textId="77777777" w:rsidR="00C35D48" w:rsidRPr="00651178" w:rsidRDefault="00C35D48" w:rsidP="00470885">
            <w:pPr>
              <w:rPr>
                <w:ins w:id="17059" w:author="XuanWen Chen" w:date="2018-12-30T15:01:00Z"/>
                <w:rFonts w:hAnsi="宋体"/>
              </w:rPr>
            </w:pPr>
            <w:ins w:id="17060" w:author="XuanWen Chen" w:date="2018-12-30T15:0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0336564F" w14:textId="5566D646" w:rsidR="00C35D48" w:rsidRPr="00651178" w:rsidRDefault="00C35D48" w:rsidP="00470885">
            <w:pPr>
              <w:rPr>
                <w:ins w:id="17061" w:author="XuanWen Chen" w:date="2018-12-30T15:01:00Z"/>
                <w:rFonts w:hAnsi="宋体"/>
              </w:rPr>
            </w:pPr>
            <w:ins w:id="17062" w:author="XuanWen Chen" w:date="2018-12-30T15:0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</w:ins>
            <w:ins w:id="17063" w:author="XuanWen Chen" w:date="2018-12-30T15:04:00Z">
              <w:r>
                <w:rPr>
                  <w:rFonts w:hAnsi="宋体" w:hint="eastAsia"/>
                </w:rPr>
                <w:t>进入项目列表</w:t>
              </w:r>
            </w:ins>
          </w:p>
        </w:tc>
      </w:tr>
      <w:tr w:rsidR="00C35D48" w:rsidRPr="00651178" w14:paraId="6FAE8735" w14:textId="77777777" w:rsidTr="00470885">
        <w:trPr>
          <w:ins w:id="17064" w:author="XuanWen Chen" w:date="2018-12-30T15:01:00Z"/>
        </w:trPr>
        <w:tc>
          <w:tcPr>
            <w:tcW w:w="1413" w:type="dxa"/>
          </w:tcPr>
          <w:p w14:paraId="64C3B678" w14:textId="77777777" w:rsidR="00C35D48" w:rsidRPr="00651178" w:rsidRDefault="00C35D48" w:rsidP="00470885">
            <w:pPr>
              <w:rPr>
                <w:ins w:id="17065" w:author="XuanWen Chen" w:date="2018-12-30T15:01:00Z"/>
                <w:rFonts w:hAnsi="宋体"/>
              </w:rPr>
            </w:pPr>
            <w:ins w:id="17066" w:author="XuanWen Chen" w:date="2018-12-30T15:01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433BFEE6" w14:textId="77777777" w:rsidR="00C35D48" w:rsidRPr="00651178" w:rsidRDefault="00C35D48" w:rsidP="00470885">
            <w:pPr>
              <w:rPr>
                <w:ins w:id="17067" w:author="XuanWen Chen" w:date="2018-12-30T15:01:00Z"/>
                <w:rFonts w:hAnsi="宋体"/>
              </w:rPr>
            </w:pPr>
            <w:ins w:id="17068" w:author="XuanWen Chen" w:date="2018-12-30T15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C35D48" w:rsidRPr="00651178" w14:paraId="26BE2C85" w14:textId="77777777" w:rsidTr="00470885">
        <w:trPr>
          <w:ins w:id="17069" w:author="XuanWen Chen" w:date="2018-12-30T15:01:00Z"/>
        </w:trPr>
        <w:tc>
          <w:tcPr>
            <w:tcW w:w="1413" w:type="dxa"/>
          </w:tcPr>
          <w:p w14:paraId="1585EB4D" w14:textId="77777777" w:rsidR="00C35D48" w:rsidRPr="00651178" w:rsidRDefault="00C35D48" w:rsidP="00470885">
            <w:pPr>
              <w:rPr>
                <w:ins w:id="17070" w:author="XuanWen Chen" w:date="2018-12-30T15:01:00Z"/>
                <w:rFonts w:hAnsi="宋体"/>
              </w:rPr>
            </w:pPr>
            <w:ins w:id="17071" w:author="XuanWen Chen" w:date="2018-12-30T15:0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4DA0A3F1" w14:textId="22F75B7B" w:rsidR="00C35D48" w:rsidRPr="00651178" w:rsidRDefault="00592FBC" w:rsidP="00470885">
            <w:pPr>
              <w:rPr>
                <w:ins w:id="17072" w:author="XuanWen Chen" w:date="2018-12-30T15:01:00Z"/>
                <w:rFonts w:hAnsi="宋体"/>
              </w:rPr>
            </w:pPr>
            <w:ins w:id="17073" w:author="XuanWen Chen" w:date="2018-12-30T15:15:00Z">
              <w:r>
                <w:rPr>
                  <w:rFonts w:hAnsi="宋体" w:hint="eastAsia"/>
                </w:rPr>
                <w:t>项目关键词</w:t>
              </w:r>
            </w:ins>
          </w:p>
        </w:tc>
      </w:tr>
      <w:tr w:rsidR="00C35D48" w:rsidRPr="00651178" w14:paraId="461A6E7C" w14:textId="77777777" w:rsidTr="00470885">
        <w:trPr>
          <w:ins w:id="17074" w:author="XuanWen Chen" w:date="2018-12-30T15:01:00Z"/>
        </w:trPr>
        <w:tc>
          <w:tcPr>
            <w:tcW w:w="1413" w:type="dxa"/>
          </w:tcPr>
          <w:p w14:paraId="68BEA73B" w14:textId="77777777" w:rsidR="00C35D48" w:rsidRDefault="00C35D48" w:rsidP="00470885">
            <w:pPr>
              <w:rPr>
                <w:ins w:id="17075" w:author="XuanWen Chen" w:date="2018-12-30T15:01:00Z"/>
                <w:rFonts w:hAnsi="宋体"/>
              </w:rPr>
            </w:pPr>
            <w:ins w:id="17076" w:author="XuanWen Chen" w:date="2018-12-30T15:0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7522761F" w14:textId="63895FBA" w:rsidR="00C35D48" w:rsidRPr="00651178" w:rsidRDefault="00F7418C" w:rsidP="00470885">
            <w:pPr>
              <w:rPr>
                <w:ins w:id="17077" w:author="XuanWen Chen" w:date="2018-12-30T15:01:00Z"/>
                <w:rFonts w:hAnsi="宋体"/>
              </w:rPr>
            </w:pPr>
            <w:ins w:id="17078" w:author="XuanWen Chen" w:date="2018-12-30T17:15:00Z">
              <w:r>
                <w:rPr>
                  <w:rFonts w:hAnsi="宋体" w:hint="eastAsia"/>
                </w:rPr>
                <w:t>系统给出查找结果</w:t>
              </w:r>
            </w:ins>
          </w:p>
        </w:tc>
      </w:tr>
      <w:tr w:rsidR="00C35D48" w:rsidRPr="00651178" w14:paraId="01A98B86" w14:textId="77777777" w:rsidTr="00470885">
        <w:trPr>
          <w:ins w:id="17079" w:author="XuanWen Chen" w:date="2018-12-30T15:01:00Z"/>
        </w:trPr>
        <w:tc>
          <w:tcPr>
            <w:tcW w:w="1413" w:type="dxa"/>
          </w:tcPr>
          <w:p w14:paraId="7F0D622F" w14:textId="77777777" w:rsidR="00C35D48" w:rsidRPr="00651178" w:rsidRDefault="00C35D48" w:rsidP="00470885">
            <w:pPr>
              <w:rPr>
                <w:ins w:id="17080" w:author="XuanWen Chen" w:date="2018-12-30T15:01:00Z"/>
                <w:rFonts w:hAnsi="宋体"/>
              </w:rPr>
            </w:pPr>
            <w:ins w:id="17081" w:author="XuanWen Chen" w:date="2018-12-30T15:01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3F7CAECB" w14:textId="26435015" w:rsidR="00C35D48" w:rsidRDefault="00C35D48" w:rsidP="00470885">
            <w:pPr>
              <w:spacing w:line="240" w:lineRule="auto"/>
              <w:rPr>
                <w:ins w:id="17082" w:author="XuanWen Chen" w:date="2018-12-30T15:01:00Z"/>
                <w:rFonts w:hAnsi="宋体"/>
              </w:rPr>
            </w:pPr>
            <w:ins w:id="17083" w:author="XuanWen Chen" w:date="2018-12-30T15:01:00Z">
              <w:r>
                <w:rPr>
                  <w:rFonts w:hAnsi="宋体" w:hint="eastAsia"/>
                </w:rPr>
                <w:t>查</w:t>
              </w:r>
            </w:ins>
            <w:ins w:id="17084" w:author="XuanWen Chen" w:date="2018-12-30T15:15:00Z">
              <w:r w:rsidR="00592FBC">
                <w:rPr>
                  <w:rFonts w:hAnsi="宋体" w:hint="eastAsia"/>
                </w:rPr>
                <w:t>找</w:t>
              </w:r>
            </w:ins>
            <w:ins w:id="17085" w:author="XuanWen Chen" w:date="2018-12-30T15:01:00Z">
              <w:r>
                <w:rPr>
                  <w:rFonts w:hAnsi="宋体" w:hint="eastAsia"/>
                </w:rPr>
                <w:t>项目</w:t>
              </w:r>
            </w:ins>
          </w:p>
          <w:p w14:paraId="2590AED2" w14:textId="77777777" w:rsidR="00592FBC" w:rsidRPr="00AB4015" w:rsidRDefault="00592FBC" w:rsidP="00592FBC">
            <w:pPr>
              <w:pStyle w:val="a9"/>
              <w:numPr>
                <w:ilvl w:val="0"/>
                <w:numId w:val="93"/>
              </w:numPr>
              <w:spacing w:line="240" w:lineRule="auto"/>
              <w:ind w:firstLineChars="0"/>
              <w:rPr>
                <w:ins w:id="17086" w:author="XuanWen Chen" w:date="2018-12-30T15:15:00Z"/>
                <w:rFonts w:hAnsi="宋体"/>
              </w:rPr>
            </w:pPr>
            <w:ins w:id="17087" w:author="XuanWen Chen" w:date="2018-12-30T15:15:00Z">
              <w:r>
                <w:rPr>
                  <w:rFonts w:hAnsi="宋体" w:hint="eastAsia"/>
                </w:rPr>
                <w:t>输入查找关键词</w:t>
              </w:r>
            </w:ins>
          </w:p>
          <w:p w14:paraId="3A8F7818" w14:textId="77777777" w:rsidR="00592FBC" w:rsidRDefault="00592FBC" w:rsidP="00592FBC">
            <w:pPr>
              <w:pStyle w:val="a9"/>
              <w:numPr>
                <w:ilvl w:val="0"/>
                <w:numId w:val="93"/>
              </w:numPr>
              <w:spacing w:line="240" w:lineRule="auto"/>
              <w:ind w:firstLineChars="0"/>
              <w:rPr>
                <w:ins w:id="17088" w:author="XuanWen Chen" w:date="2018-12-30T15:15:00Z"/>
                <w:rFonts w:hAnsi="宋体"/>
              </w:rPr>
            </w:pPr>
            <w:ins w:id="17089" w:author="XuanWen Chen" w:date="2018-12-30T15:15:00Z">
              <w:r>
                <w:rPr>
                  <w:rFonts w:hAnsi="宋体" w:hint="eastAsia"/>
                </w:rPr>
                <w:t>点击查找</w:t>
              </w:r>
            </w:ins>
          </w:p>
          <w:p w14:paraId="1CA5047A" w14:textId="2CFF0756" w:rsidR="00C35D48" w:rsidRPr="00AB4015" w:rsidRDefault="00592FBC" w:rsidP="00592FBC">
            <w:pPr>
              <w:pStyle w:val="a9"/>
              <w:numPr>
                <w:ilvl w:val="0"/>
                <w:numId w:val="93"/>
              </w:numPr>
              <w:spacing w:line="240" w:lineRule="auto"/>
              <w:ind w:firstLineChars="0"/>
              <w:rPr>
                <w:ins w:id="17090" w:author="XuanWen Chen" w:date="2018-12-30T15:01:00Z"/>
                <w:rFonts w:hAnsi="宋体"/>
              </w:rPr>
            </w:pPr>
            <w:ins w:id="17091" w:author="XuanWen Chen" w:date="2018-12-30T15:15:00Z">
              <w:r>
                <w:rPr>
                  <w:rFonts w:hAnsi="宋体" w:hint="eastAsia"/>
                </w:rPr>
                <w:t>浏览查找结果</w:t>
              </w:r>
            </w:ins>
          </w:p>
        </w:tc>
      </w:tr>
      <w:tr w:rsidR="00C35D48" w:rsidRPr="00651178" w14:paraId="098FEE95" w14:textId="77777777" w:rsidTr="00470885">
        <w:trPr>
          <w:ins w:id="17092" w:author="XuanWen Chen" w:date="2018-12-30T15:01:00Z"/>
        </w:trPr>
        <w:tc>
          <w:tcPr>
            <w:tcW w:w="1413" w:type="dxa"/>
          </w:tcPr>
          <w:p w14:paraId="605A46EE" w14:textId="77777777" w:rsidR="00C35D48" w:rsidRPr="00651178" w:rsidRDefault="00C35D48" w:rsidP="00470885">
            <w:pPr>
              <w:rPr>
                <w:ins w:id="17093" w:author="XuanWen Chen" w:date="2018-12-30T15:01:00Z"/>
                <w:rFonts w:hAnsi="宋体"/>
              </w:rPr>
            </w:pPr>
            <w:ins w:id="17094" w:author="XuanWen Chen" w:date="2018-12-30T15:01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053CD3A4" w14:textId="56E56361" w:rsidR="00C35D48" w:rsidRPr="00592FBC" w:rsidRDefault="00592FBC">
            <w:pPr>
              <w:spacing w:line="240" w:lineRule="auto"/>
              <w:rPr>
                <w:ins w:id="17095" w:author="XuanWen Chen" w:date="2018-12-30T15:01:00Z"/>
                <w:rFonts w:hAnsi="宋体"/>
                <w:rPrChange w:id="17096" w:author="XuanWen Chen" w:date="2018-12-30T15:15:00Z">
                  <w:rPr>
                    <w:ins w:id="17097" w:author="XuanWen Chen" w:date="2018-12-30T15:01:00Z"/>
                  </w:rPr>
                </w:rPrChange>
              </w:rPr>
              <w:pPrChange w:id="17098" w:author="XuanWen Chen" w:date="2018-12-30T15:15:00Z">
                <w:pPr>
                  <w:numPr>
                    <w:numId w:val="92"/>
                  </w:numPr>
                  <w:spacing w:line="240" w:lineRule="auto"/>
                  <w:ind w:left="420" w:hanging="420"/>
                </w:pPr>
              </w:pPrChange>
            </w:pPr>
            <w:ins w:id="17099" w:author="XuanWen Chen" w:date="2018-12-30T15:16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C35D48" w:rsidRPr="00651178" w14:paraId="6C98034A" w14:textId="77777777" w:rsidTr="00470885">
        <w:trPr>
          <w:ins w:id="17100" w:author="XuanWen Chen" w:date="2018-12-30T15:01:00Z"/>
        </w:trPr>
        <w:tc>
          <w:tcPr>
            <w:tcW w:w="1413" w:type="dxa"/>
          </w:tcPr>
          <w:p w14:paraId="71C07FDA" w14:textId="77777777" w:rsidR="00C35D48" w:rsidRPr="00651178" w:rsidRDefault="00C35D48" w:rsidP="00470885">
            <w:pPr>
              <w:rPr>
                <w:ins w:id="17101" w:author="XuanWen Chen" w:date="2018-12-30T15:01:00Z"/>
                <w:rFonts w:hAnsi="宋体"/>
              </w:rPr>
            </w:pPr>
            <w:ins w:id="17102" w:author="XuanWen Chen" w:date="2018-12-30T15:01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00F5B11B" w14:textId="77777777" w:rsidR="00C35D48" w:rsidRPr="00651178" w:rsidRDefault="00C35D48" w:rsidP="00470885">
            <w:pPr>
              <w:rPr>
                <w:ins w:id="17103" w:author="XuanWen Chen" w:date="2018-12-30T15:01:00Z"/>
                <w:rFonts w:hAnsi="宋体"/>
              </w:rPr>
            </w:pPr>
            <w:ins w:id="17104" w:author="XuanWen Chen" w:date="2018-12-30T15:0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C35D48" w:rsidRPr="00651178" w14:paraId="40DE94C7" w14:textId="77777777" w:rsidTr="00470885">
        <w:trPr>
          <w:ins w:id="17105" w:author="XuanWen Chen" w:date="2018-12-30T15:01:00Z"/>
        </w:trPr>
        <w:tc>
          <w:tcPr>
            <w:tcW w:w="1413" w:type="dxa"/>
          </w:tcPr>
          <w:p w14:paraId="1EC32DB7" w14:textId="77777777" w:rsidR="00C35D48" w:rsidRPr="00651178" w:rsidRDefault="00C35D48" w:rsidP="00470885">
            <w:pPr>
              <w:rPr>
                <w:ins w:id="17106" w:author="XuanWen Chen" w:date="2018-12-30T15:01:00Z"/>
                <w:rFonts w:hAnsi="宋体"/>
              </w:rPr>
            </w:pPr>
            <w:ins w:id="17107" w:author="XuanWen Chen" w:date="2018-12-30T15:01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40BD7FDA" w14:textId="77777777" w:rsidR="00C35D48" w:rsidRPr="00651178" w:rsidRDefault="00C35D48" w:rsidP="00470885">
            <w:pPr>
              <w:rPr>
                <w:ins w:id="17108" w:author="XuanWen Chen" w:date="2018-12-30T15:01:00Z"/>
                <w:rFonts w:hAnsi="宋体"/>
              </w:rPr>
            </w:pPr>
          </w:p>
        </w:tc>
      </w:tr>
      <w:tr w:rsidR="00C35D48" w:rsidRPr="00651178" w14:paraId="299C07AB" w14:textId="77777777" w:rsidTr="00470885">
        <w:trPr>
          <w:ins w:id="17109" w:author="XuanWen Chen" w:date="2018-12-30T15:01:00Z"/>
        </w:trPr>
        <w:tc>
          <w:tcPr>
            <w:tcW w:w="1413" w:type="dxa"/>
          </w:tcPr>
          <w:p w14:paraId="35FE742E" w14:textId="77777777" w:rsidR="00C35D48" w:rsidRPr="00651178" w:rsidRDefault="00C35D48" w:rsidP="00470885">
            <w:pPr>
              <w:rPr>
                <w:ins w:id="17110" w:author="XuanWen Chen" w:date="2018-12-30T15:01:00Z"/>
                <w:rFonts w:hAnsi="宋体"/>
              </w:rPr>
            </w:pPr>
            <w:ins w:id="17111" w:author="XuanWen Chen" w:date="2018-12-30T15:01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7DBBD309" w14:textId="7B9F0ACF" w:rsidR="00C35D48" w:rsidRPr="00651178" w:rsidRDefault="00592FBC" w:rsidP="00470885">
            <w:pPr>
              <w:rPr>
                <w:ins w:id="17112" w:author="XuanWen Chen" w:date="2018-12-30T15:01:00Z"/>
                <w:rFonts w:hAnsi="宋体"/>
              </w:rPr>
            </w:pPr>
            <w:ins w:id="17113" w:author="XuanWen Chen" w:date="2018-12-30T15:16:00Z">
              <w:r>
                <w:rPr>
                  <w:rFonts w:hAnsi="宋体" w:hint="eastAsia"/>
                </w:rPr>
                <w:t>管理员每天查找1000次项目</w:t>
              </w:r>
            </w:ins>
          </w:p>
        </w:tc>
      </w:tr>
      <w:tr w:rsidR="00C35D48" w:rsidRPr="00651178" w14:paraId="41374352" w14:textId="77777777" w:rsidTr="00470885">
        <w:trPr>
          <w:ins w:id="17114" w:author="XuanWen Chen" w:date="2018-12-30T15:01:00Z"/>
        </w:trPr>
        <w:tc>
          <w:tcPr>
            <w:tcW w:w="1413" w:type="dxa"/>
          </w:tcPr>
          <w:p w14:paraId="61DEE749" w14:textId="77777777" w:rsidR="00C35D48" w:rsidRPr="00651178" w:rsidRDefault="00C35D48" w:rsidP="00470885">
            <w:pPr>
              <w:rPr>
                <w:ins w:id="17115" w:author="XuanWen Chen" w:date="2018-12-30T15:01:00Z"/>
                <w:rFonts w:hAnsi="宋体"/>
              </w:rPr>
            </w:pPr>
            <w:ins w:id="17116" w:author="XuanWen Chen" w:date="2018-12-30T15:01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3F5BD641" w14:textId="77777777" w:rsidR="00C35D48" w:rsidRPr="00651178" w:rsidRDefault="00C35D48" w:rsidP="00470885">
            <w:pPr>
              <w:rPr>
                <w:ins w:id="17117" w:author="XuanWen Chen" w:date="2018-12-30T15:01:00Z"/>
                <w:rFonts w:hAnsi="宋体"/>
              </w:rPr>
            </w:pPr>
          </w:p>
        </w:tc>
      </w:tr>
      <w:tr w:rsidR="00C35D48" w:rsidRPr="00651178" w14:paraId="177CB5CD" w14:textId="77777777" w:rsidTr="00470885">
        <w:trPr>
          <w:ins w:id="17118" w:author="XuanWen Chen" w:date="2018-12-30T15:01:00Z"/>
        </w:trPr>
        <w:tc>
          <w:tcPr>
            <w:tcW w:w="1413" w:type="dxa"/>
          </w:tcPr>
          <w:p w14:paraId="001E741D" w14:textId="77777777" w:rsidR="00C35D48" w:rsidRPr="00651178" w:rsidRDefault="00C35D48" w:rsidP="00470885">
            <w:pPr>
              <w:rPr>
                <w:ins w:id="17119" w:author="XuanWen Chen" w:date="2018-12-30T15:01:00Z"/>
                <w:rFonts w:hAnsi="宋体"/>
              </w:rPr>
            </w:pPr>
            <w:ins w:id="17120" w:author="XuanWen Chen" w:date="2018-12-30T15:01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2B592F6A" w14:textId="77777777" w:rsidR="00C35D48" w:rsidRPr="00651178" w:rsidRDefault="00C35D48" w:rsidP="00470885">
            <w:pPr>
              <w:rPr>
                <w:ins w:id="17121" w:author="XuanWen Chen" w:date="2018-12-30T15:01:00Z"/>
                <w:rFonts w:hAnsi="宋体"/>
              </w:rPr>
            </w:pPr>
            <w:ins w:id="17122" w:author="XuanWen Chen" w:date="2018-12-30T15:01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C35D48" w:rsidRPr="00651178" w14:paraId="301E6634" w14:textId="77777777" w:rsidTr="00470885">
        <w:trPr>
          <w:ins w:id="17123" w:author="XuanWen Chen" w:date="2018-12-30T15:01:00Z"/>
        </w:trPr>
        <w:tc>
          <w:tcPr>
            <w:tcW w:w="1413" w:type="dxa"/>
          </w:tcPr>
          <w:p w14:paraId="2657357E" w14:textId="77777777" w:rsidR="00C35D48" w:rsidRPr="00651178" w:rsidRDefault="00C35D48" w:rsidP="00470885">
            <w:pPr>
              <w:rPr>
                <w:ins w:id="17124" w:author="XuanWen Chen" w:date="2018-12-30T15:01:00Z"/>
                <w:rFonts w:hAnsi="宋体"/>
              </w:rPr>
            </w:pPr>
            <w:ins w:id="17125" w:author="XuanWen Chen" w:date="2018-12-30T15:01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7AABE934" w14:textId="77777777" w:rsidR="00C35D48" w:rsidRPr="00651178" w:rsidRDefault="00C35D48" w:rsidP="00470885">
            <w:pPr>
              <w:rPr>
                <w:ins w:id="17126" w:author="XuanWen Chen" w:date="2018-12-30T15:01:00Z"/>
                <w:rFonts w:hAnsi="宋体"/>
              </w:rPr>
            </w:pPr>
            <w:ins w:id="17127" w:author="XuanWen Chen" w:date="2018-12-30T15:01:00Z">
              <w:r>
                <w:rPr>
                  <w:rFonts w:hAnsi="宋体" w:hint="eastAsia"/>
                </w:rPr>
                <w:t>管理员帮助用户创建项目</w:t>
              </w:r>
            </w:ins>
          </w:p>
        </w:tc>
      </w:tr>
    </w:tbl>
    <w:p w14:paraId="6052190B" w14:textId="77777777" w:rsidR="00C35D48" w:rsidRPr="00C35D48" w:rsidRDefault="00C35D48" w:rsidP="004C3EB4">
      <w:pPr>
        <w:rPr>
          <w:ins w:id="17128" w:author="XuanWen Chen" w:date="2018-12-30T14:13:00Z"/>
        </w:rPr>
      </w:pPr>
    </w:p>
    <w:p w14:paraId="5E9411FF" w14:textId="09543341" w:rsidR="00E12BD8" w:rsidRDefault="00E12BD8">
      <w:pPr>
        <w:pStyle w:val="4"/>
        <w:rPr>
          <w:ins w:id="17129" w:author="XuanWen Chen" w:date="2018-12-30T14:13:00Z"/>
        </w:rPr>
        <w:pPrChange w:id="17130" w:author="XuanWen Chen" w:date="2018-12-30T14:16:00Z">
          <w:pPr/>
        </w:pPrChange>
      </w:pPr>
      <w:ins w:id="17131" w:author="XuanWen Chen" w:date="2018-12-30T14:13:00Z">
        <w:r>
          <w:rPr>
            <w:rFonts w:hint="eastAsia"/>
          </w:rPr>
          <w:t>管理员</w:t>
        </w:r>
      </w:ins>
      <w:ins w:id="17132" w:author="XuanWen Chen" w:date="2018-12-30T14:23:00Z">
        <w:r w:rsidR="00067746">
          <w:rPr>
            <w:rFonts w:hint="eastAsia"/>
          </w:rPr>
          <w:t>查看</w:t>
        </w:r>
      </w:ins>
      <w:ins w:id="17133" w:author="XuanWen Chen" w:date="2018-12-30T14:13:00Z">
        <w:r>
          <w:rPr>
            <w:rFonts w:hint="eastAsia"/>
          </w:rPr>
          <w:t>项目</w:t>
        </w:r>
      </w:ins>
      <w:ins w:id="17134" w:author="XuanWen Chen" w:date="2018-12-30T15:00:00Z">
        <w:r w:rsidR="00C35D48">
          <w:rPr>
            <w:rFonts w:hint="eastAsia"/>
          </w:rPr>
          <w:t>详细信息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E12BD8" w:rsidRPr="00651178" w14:paraId="0F20ABAF" w14:textId="77777777" w:rsidTr="00067746">
        <w:trPr>
          <w:ins w:id="17135" w:author="XuanWen Chen" w:date="2018-12-30T14:22:00Z"/>
        </w:trPr>
        <w:tc>
          <w:tcPr>
            <w:tcW w:w="1413" w:type="dxa"/>
          </w:tcPr>
          <w:p w14:paraId="2492E736" w14:textId="77777777" w:rsidR="00E12BD8" w:rsidRPr="00651178" w:rsidRDefault="00E12BD8" w:rsidP="00067746">
            <w:pPr>
              <w:rPr>
                <w:ins w:id="17136" w:author="XuanWen Chen" w:date="2018-12-30T14:22:00Z"/>
                <w:rFonts w:hAnsi="宋体"/>
                <w:b/>
              </w:rPr>
            </w:pPr>
            <w:ins w:id="17137" w:author="XuanWen Chen" w:date="2018-12-30T14:22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32BCC6BA" w14:textId="2715FF2E" w:rsidR="00E12BD8" w:rsidRPr="00651178" w:rsidRDefault="00E12BD8" w:rsidP="00067746">
            <w:pPr>
              <w:rPr>
                <w:ins w:id="17138" w:author="XuanWen Chen" w:date="2018-12-30T14:22:00Z"/>
                <w:rFonts w:hAnsi="宋体"/>
                <w:b/>
              </w:rPr>
            </w:pPr>
            <w:ins w:id="17139" w:author="XuanWen Chen" w:date="2018-12-30T14:22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</w:ins>
            <w:ins w:id="17140" w:author="XuanWen Chen" w:date="2018-12-30T14:23:00Z">
              <w:r w:rsidR="00067746">
                <w:rPr>
                  <w:rFonts w:hAnsi="宋体" w:hint="eastAsia"/>
                  <w:b/>
                </w:rPr>
                <w:t>查看</w:t>
              </w:r>
            </w:ins>
            <w:ins w:id="17141" w:author="XuanWen Chen" w:date="2018-12-30T14:22:00Z">
              <w:r>
                <w:rPr>
                  <w:rFonts w:hAnsi="宋体" w:hint="eastAsia"/>
                  <w:b/>
                </w:rPr>
                <w:t>项目</w:t>
              </w:r>
            </w:ins>
            <w:ins w:id="17142" w:author="XuanWen Chen" w:date="2018-12-30T15:00:00Z">
              <w:r w:rsidR="00C35D48">
                <w:rPr>
                  <w:rFonts w:hAnsi="宋体" w:hint="eastAsia"/>
                  <w:b/>
                </w:rPr>
                <w:t>详细信息</w:t>
              </w:r>
            </w:ins>
          </w:p>
        </w:tc>
      </w:tr>
      <w:tr w:rsidR="00E12BD8" w:rsidRPr="00651178" w14:paraId="4737C6A9" w14:textId="77777777" w:rsidTr="00067746">
        <w:trPr>
          <w:ins w:id="17143" w:author="XuanWen Chen" w:date="2018-12-30T14:22:00Z"/>
        </w:trPr>
        <w:tc>
          <w:tcPr>
            <w:tcW w:w="1413" w:type="dxa"/>
          </w:tcPr>
          <w:p w14:paraId="73671171" w14:textId="77777777" w:rsidR="00E12BD8" w:rsidRPr="00651178" w:rsidRDefault="00E12BD8" w:rsidP="00067746">
            <w:pPr>
              <w:rPr>
                <w:ins w:id="17144" w:author="XuanWen Chen" w:date="2018-12-30T14:22:00Z"/>
                <w:rFonts w:hAnsi="宋体"/>
              </w:rPr>
            </w:pPr>
            <w:ins w:id="17145" w:author="XuanWen Chen" w:date="2018-12-30T14:22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54151715" w14:textId="77777777" w:rsidR="00E12BD8" w:rsidRPr="00651178" w:rsidRDefault="00E12BD8" w:rsidP="00067746">
            <w:pPr>
              <w:rPr>
                <w:ins w:id="17146" w:author="XuanWen Chen" w:date="2018-12-30T14:22:00Z"/>
                <w:rFonts w:hAnsi="宋体"/>
              </w:rPr>
            </w:pPr>
            <w:ins w:id="17147" w:author="XuanWen Chen" w:date="2018-12-30T14:22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4823645C" w14:textId="77777777" w:rsidR="00E12BD8" w:rsidRPr="00651178" w:rsidRDefault="00E12BD8" w:rsidP="00067746">
            <w:pPr>
              <w:rPr>
                <w:ins w:id="17148" w:author="XuanWen Chen" w:date="2018-12-30T14:22:00Z"/>
                <w:rFonts w:hAnsi="宋体"/>
              </w:rPr>
            </w:pPr>
            <w:ins w:id="17149" w:author="XuanWen Chen" w:date="2018-12-30T14:22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10CDEE33" w14:textId="77777777" w:rsidR="00E12BD8" w:rsidRPr="00651178" w:rsidRDefault="00E12BD8" w:rsidP="00067746">
            <w:pPr>
              <w:rPr>
                <w:ins w:id="17150" w:author="XuanWen Chen" w:date="2018-12-30T14:22:00Z"/>
                <w:rFonts w:hAnsi="宋体"/>
              </w:rPr>
            </w:pPr>
            <w:ins w:id="17151" w:author="XuanWen Chen" w:date="2018-12-30T14:22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E12BD8" w:rsidRPr="00651178" w14:paraId="55DC8AD7" w14:textId="77777777" w:rsidTr="00067746">
        <w:trPr>
          <w:ins w:id="17152" w:author="XuanWen Chen" w:date="2018-12-30T14:22:00Z"/>
        </w:trPr>
        <w:tc>
          <w:tcPr>
            <w:tcW w:w="1413" w:type="dxa"/>
          </w:tcPr>
          <w:p w14:paraId="41CD1AB6" w14:textId="77777777" w:rsidR="00E12BD8" w:rsidRPr="00651178" w:rsidRDefault="00E12BD8" w:rsidP="00067746">
            <w:pPr>
              <w:rPr>
                <w:ins w:id="17153" w:author="XuanWen Chen" w:date="2018-12-30T14:22:00Z"/>
                <w:rFonts w:hAnsi="宋体"/>
              </w:rPr>
            </w:pPr>
            <w:ins w:id="17154" w:author="XuanWen Chen" w:date="2018-12-30T14:22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74867F5F" w14:textId="77777777" w:rsidR="00E12BD8" w:rsidRPr="00651178" w:rsidRDefault="00E12BD8" w:rsidP="00067746">
            <w:pPr>
              <w:rPr>
                <w:ins w:id="17155" w:author="XuanWen Chen" w:date="2018-12-30T14:22:00Z"/>
                <w:rFonts w:hAnsi="宋体"/>
              </w:rPr>
            </w:pPr>
            <w:ins w:id="17156" w:author="XuanWen Chen" w:date="2018-12-30T14:22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66D155BF" w14:textId="77777777" w:rsidR="00E12BD8" w:rsidRPr="00651178" w:rsidRDefault="00E12BD8" w:rsidP="00067746">
            <w:pPr>
              <w:rPr>
                <w:ins w:id="17157" w:author="XuanWen Chen" w:date="2018-12-30T14:22:00Z"/>
                <w:rFonts w:hAnsi="宋体"/>
              </w:rPr>
            </w:pPr>
            <w:ins w:id="17158" w:author="XuanWen Chen" w:date="2018-12-30T14:22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07D37282" w14:textId="77777777" w:rsidR="00E12BD8" w:rsidRPr="00651178" w:rsidRDefault="00E12BD8" w:rsidP="00067746">
            <w:pPr>
              <w:rPr>
                <w:ins w:id="17159" w:author="XuanWen Chen" w:date="2018-12-30T14:22:00Z"/>
                <w:rFonts w:hAnsi="宋体"/>
              </w:rPr>
            </w:pPr>
            <w:ins w:id="17160" w:author="XuanWen Chen" w:date="2018-12-30T14:2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E12BD8" w:rsidRPr="00651178" w14:paraId="44FEE19B" w14:textId="77777777" w:rsidTr="00067746">
        <w:trPr>
          <w:ins w:id="17161" w:author="XuanWen Chen" w:date="2018-12-30T14:22:00Z"/>
        </w:trPr>
        <w:tc>
          <w:tcPr>
            <w:tcW w:w="1413" w:type="dxa"/>
          </w:tcPr>
          <w:p w14:paraId="08C73AFE" w14:textId="77777777" w:rsidR="00E12BD8" w:rsidRPr="00651178" w:rsidRDefault="00E12BD8" w:rsidP="00067746">
            <w:pPr>
              <w:rPr>
                <w:ins w:id="17162" w:author="XuanWen Chen" w:date="2018-12-30T14:22:00Z"/>
                <w:rFonts w:hAnsi="宋体"/>
              </w:rPr>
            </w:pPr>
            <w:ins w:id="17163" w:author="XuanWen Chen" w:date="2018-12-30T14:22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5E2ED06E" w14:textId="77777777" w:rsidR="00E12BD8" w:rsidRPr="00651178" w:rsidRDefault="00E12BD8" w:rsidP="00067746">
            <w:pPr>
              <w:rPr>
                <w:ins w:id="17164" w:author="XuanWen Chen" w:date="2018-12-30T14:22:00Z"/>
                <w:rFonts w:hAnsi="宋体"/>
              </w:rPr>
            </w:pPr>
            <w:ins w:id="17165" w:author="XuanWen Chen" w:date="2018-12-30T14:22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E12BD8" w:rsidRPr="00651178" w14:paraId="1DF55541" w14:textId="77777777" w:rsidTr="00067746">
        <w:trPr>
          <w:ins w:id="17166" w:author="XuanWen Chen" w:date="2018-12-30T14:22:00Z"/>
        </w:trPr>
        <w:tc>
          <w:tcPr>
            <w:tcW w:w="1413" w:type="dxa"/>
          </w:tcPr>
          <w:p w14:paraId="0121C264" w14:textId="77777777" w:rsidR="00E12BD8" w:rsidRPr="00651178" w:rsidRDefault="00E12BD8" w:rsidP="00067746">
            <w:pPr>
              <w:rPr>
                <w:ins w:id="17167" w:author="XuanWen Chen" w:date="2018-12-30T14:22:00Z"/>
                <w:rFonts w:hAnsi="宋体"/>
              </w:rPr>
            </w:pPr>
            <w:ins w:id="17168" w:author="XuanWen Chen" w:date="2018-12-30T14:22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072B29F5" w14:textId="5E2791F1" w:rsidR="00E12BD8" w:rsidRPr="00651178" w:rsidRDefault="00E12BD8" w:rsidP="00067746">
            <w:pPr>
              <w:rPr>
                <w:ins w:id="17169" w:author="XuanWen Chen" w:date="2018-12-30T14:22:00Z"/>
                <w:rFonts w:hAnsi="宋体"/>
              </w:rPr>
            </w:pPr>
            <w:ins w:id="17170" w:author="XuanWen Chen" w:date="2018-12-30T14:22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进入用户系统，查看</w:t>
              </w:r>
            </w:ins>
            <w:ins w:id="17171" w:author="XuanWen Chen" w:date="2018-12-30T14:28:00Z">
              <w:r w:rsidR="00067746">
                <w:rPr>
                  <w:rFonts w:hAnsi="宋体" w:hint="eastAsia"/>
                </w:rPr>
                <w:t>项目</w:t>
              </w:r>
            </w:ins>
            <w:ins w:id="17172" w:author="XuanWen Chen" w:date="2018-12-30T15:02:00Z">
              <w:r w:rsidR="00C35D48">
                <w:rPr>
                  <w:rFonts w:hAnsi="宋体" w:hint="eastAsia"/>
                </w:rPr>
                <w:t>详细信息</w:t>
              </w:r>
            </w:ins>
          </w:p>
        </w:tc>
      </w:tr>
      <w:tr w:rsidR="00E12BD8" w:rsidRPr="00651178" w14:paraId="759D7ECB" w14:textId="77777777" w:rsidTr="00067746">
        <w:trPr>
          <w:ins w:id="17173" w:author="XuanWen Chen" w:date="2018-12-30T14:22:00Z"/>
        </w:trPr>
        <w:tc>
          <w:tcPr>
            <w:tcW w:w="1413" w:type="dxa"/>
          </w:tcPr>
          <w:p w14:paraId="67D454E6" w14:textId="77777777" w:rsidR="00E12BD8" w:rsidRPr="00651178" w:rsidRDefault="00E12BD8" w:rsidP="00067746">
            <w:pPr>
              <w:rPr>
                <w:ins w:id="17174" w:author="XuanWen Chen" w:date="2018-12-30T14:22:00Z"/>
                <w:rFonts w:hAnsi="宋体"/>
              </w:rPr>
            </w:pPr>
            <w:ins w:id="17175" w:author="XuanWen Chen" w:date="2018-12-30T14:22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57C9D92D" w14:textId="0485BCB4" w:rsidR="00E12BD8" w:rsidRPr="00651178" w:rsidRDefault="00E12BD8" w:rsidP="00067746">
            <w:pPr>
              <w:rPr>
                <w:ins w:id="17176" w:author="XuanWen Chen" w:date="2018-12-30T14:22:00Z"/>
                <w:rFonts w:hAnsi="宋体"/>
              </w:rPr>
            </w:pPr>
            <w:ins w:id="17177" w:author="XuanWen Chen" w:date="2018-12-30T14:22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需要查看</w:t>
              </w:r>
            </w:ins>
            <w:ins w:id="17178" w:author="XuanWen Chen" w:date="2018-12-30T14:28:00Z">
              <w:r w:rsidR="00067746">
                <w:rPr>
                  <w:rFonts w:hAnsi="宋体" w:hint="eastAsia"/>
                </w:rPr>
                <w:t>项目</w:t>
              </w:r>
            </w:ins>
            <w:ins w:id="17179" w:author="XuanWen Chen" w:date="2018-12-30T15:02:00Z">
              <w:r w:rsidR="00C35D48">
                <w:rPr>
                  <w:rFonts w:hAnsi="宋体" w:hint="eastAsia"/>
                </w:rPr>
                <w:t>详细信息</w:t>
              </w:r>
            </w:ins>
          </w:p>
        </w:tc>
      </w:tr>
      <w:tr w:rsidR="00E12BD8" w:rsidRPr="00651178" w14:paraId="3C1505A9" w14:textId="77777777" w:rsidTr="00067746">
        <w:trPr>
          <w:ins w:id="17180" w:author="XuanWen Chen" w:date="2018-12-30T14:22:00Z"/>
        </w:trPr>
        <w:tc>
          <w:tcPr>
            <w:tcW w:w="1413" w:type="dxa"/>
          </w:tcPr>
          <w:p w14:paraId="36161DB8" w14:textId="77777777" w:rsidR="00E12BD8" w:rsidRPr="00651178" w:rsidRDefault="00E12BD8" w:rsidP="00067746">
            <w:pPr>
              <w:rPr>
                <w:ins w:id="17181" w:author="XuanWen Chen" w:date="2018-12-30T14:22:00Z"/>
                <w:rFonts w:hAnsi="宋体"/>
              </w:rPr>
            </w:pPr>
            <w:ins w:id="17182" w:author="XuanWen Chen" w:date="2018-12-30T14:22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097EEBF2" w14:textId="77777777" w:rsidR="00E12BD8" w:rsidRPr="00651178" w:rsidRDefault="00E12BD8" w:rsidP="00067746">
            <w:pPr>
              <w:rPr>
                <w:ins w:id="17183" w:author="XuanWen Chen" w:date="2018-12-30T14:22:00Z"/>
                <w:rFonts w:hAnsi="宋体"/>
              </w:rPr>
            </w:pPr>
            <w:ins w:id="17184" w:author="XuanWen Chen" w:date="2018-12-30T14:2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652E5D0E" w14:textId="6AEB29D4" w:rsidR="00E12BD8" w:rsidRDefault="00E12BD8" w:rsidP="00067746">
            <w:pPr>
              <w:rPr>
                <w:ins w:id="17185" w:author="XuanWen Chen" w:date="2018-12-30T14:22:00Z"/>
                <w:rFonts w:hAnsi="宋体"/>
              </w:rPr>
            </w:pPr>
            <w:ins w:id="17186" w:author="XuanWen Chen" w:date="2018-12-30T14:2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选择要查看的</w:t>
              </w:r>
            </w:ins>
            <w:ins w:id="17187" w:author="XuanWen Chen" w:date="2018-12-30T15:17:00Z">
              <w:r w:rsidR="00592FBC">
                <w:rPr>
                  <w:rFonts w:hAnsi="宋体" w:hint="eastAsia"/>
                </w:rPr>
                <w:t>项目</w:t>
              </w:r>
            </w:ins>
          </w:p>
          <w:p w14:paraId="3EB4E07E" w14:textId="3DAF5837" w:rsidR="00E12BD8" w:rsidRPr="00651178" w:rsidRDefault="00E12BD8" w:rsidP="00067746">
            <w:pPr>
              <w:rPr>
                <w:ins w:id="17188" w:author="XuanWen Chen" w:date="2018-12-30T14:22:00Z"/>
                <w:rFonts w:hAnsi="宋体"/>
              </w:rPr>
            </w:pPr>
            <w:ins w:id="17189" w:author="XuanWen Chen" w:date="2018-12-30T14:2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</w:ins>
            <w:ins w:id="17190" w:author="XuanWen Chen" w:date="2018-12-30T15:17:00Z">
              <w:r w:rsidR="00592FBC">
                <w:rPr>
                  <w:rFonts w:hAnsi="宋体" w:hint="eastAsia"/>
                </w:rPr>
                <w:t>3</w:t>
              </w:r>
            </w:ins>
            <w:ins w:id="17191" w:author="XuanWen Chen" w:date="2018-12-30T14:22:00Z"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进入</w:t>
              </w:r>
            </w:ins>
            <w:ins w:id="17192" w:author="XuanWen Chen" w:date="2018-12-30T15:17:00Z">
              <w:r w:rsidR="00592FBC">
                <w:rPr>
                  <w:rFonts w:hAnsi="宋体" w:hint="eastAsia"/>
                </w:rPr>
                <w:t>项目</w:t>
              </w:r>
            </w:ins>
            <w:ins w:id="17193" w:author="XuanWen Chen" w:date="2018-12-30T14:22:00Z">
              <w:r>
                <w:rPr>
                  <w:rFonts w:hAnsi="宋体" w:hint="eastAsia"/>
                </w:rPr>
                <w:t>详情页面</w:t>
              </w:r>
            </w:ins>
          </w:p>
        </w:tc>
      </w:tr>
      <w:tr w:rsidR="00E12BD8" w:rsidRPr="00651178" w14:paraId="5838A241" w14:textId="77777777" w:rsidTr="00067746">
        <w:trPr>
          <w:ins w:id="17194" w:author="XuanWen Chen" w:date="2018-12-30T14:22:00Z"/>
        </w:trPr>
        <w:tc>
          <w:tcPr>
            <w:tcW w:w="1413" w:type="dxa"/>
          </w:tcPr>
          <w:p w14:paraId="0D86ED9A" w14:textId="77777777" w:rsidR="00E12BD8" w:rsidRPr="00651178" w:rsidRDefault="00E12BD8" w:rsidP="00067746">
            <w:pPr>
              <w:rPr>
                <w:ins w:id="17195" w:author="XuanWen Chen" w:date="2018-12-30T14:22:00Z"/>
                <w:rFonts w:hAnsi="宋体"/>
              </w:rPr>
            </w:pPr>
            <w:ins w:id="17196" w:author="XuanWen Chen" w:date="2018-12-30T14:22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0C55F22F" w14:textId="77777777" w:rsidR="00E12BD8" w:rsidRPr="00651178" w:rsidRDefault="00E12BD8" w:rsidP="00067746">
            <w:pPr>
              <w:rPr>
                <w:ins w:id="17197" w:author="XuanWen Chen" w:date="2018-12-30T14:22:00Z"/>
                <w:rFonts w:hAnsi="宋体"/>
              </w:rPr>
            </w:pPr>
            <w:ins w:id="17198" w:author="XuanWen Chen" w:date="2018-12-30T14:2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E12BD8" w:rsidRPr="00651178" w14:paraId="46235D52" w14:textId="77777777" w:rsidTr="00067746">
        <w:trPr>
          <w:ins w:id="17199" w:author="XuanWen Chen" w:date="2018-12-30T14:22:00Z"/>
        </w:trPr>
        <w:tc>
          <w:tcPr>
            <w:tcW w:w="1413" w:type="dxa"/>
          </w:tcPr>
          <w:p w14:paraId="0FB585C3" w14:textId="77777777" w:rsidR="00E12BD8" w:rsidRPr="00651178" w:rsidRDefault="00E12BD8" w:rsidP="00067746">
            <w:pPr>
              <w:rPr>
                <w:ins w:id="17200" w:author="XuanWen Chen" w:date="2018-12-30T14:22:00Z"/>
                <w:rFonts w:hAnsi="宋体"/>
              </w:rPr>
            </w:pPr>
            <w:ins w:id="17201" w:author="XuanWen Chen" w:date="2018-12-30T14:22:00Z">
              <w:r>
                <w:rPr>
                  <w:rFonts w:hAnsi="宋体" w:hint="eastAsia"/>
                </w:rPr>
                <w:lastRenderedPageBreak/>
                <w:t>输入</w:t>
              </w:r>
            </w:ins>
          </w:p>
        </w:tc>
        <w:tc>
          <w:tcPr>
            <w:tcW w:w="6883" w:type="dxa"/>
            <w:gridSpan w:val="3"/>
          </w:tcPr>
          <w:p w14:paraId="41D93DC4" w14:textId="5286C0D7" w:rsidR="00E12BD8" w:rsidRPr="00651178" w:rsidRDefault="00E12BD8" w:rsidP="00067746">
            <w:pPr>
              <w:rPr>
                <w:ins w:id="17202" w:author="XuanWen Chen" w:date="2018-12-30T14:22:00Z"/>
                <w:rFonts w:hAnsi="宋体"/>
              </w:rPr>
            </w:pPr>
            <w:ins w:id="17203" w:author="XuanWen Chen" w:date="2018-12-30T14:22:00Z">
              <w:r>
                <w:rPr>
                  <w:rFonts w:hAnsi="宋体" w:hint="eastAsia"/>
                </w:rPr>
                <w:t>查看</w:t>
              </w:r>
            </w:ins>
            <w:ins w:id="17204" w:author="XuanWen Chen" w:date="2018-12-30T15:17:00Z">
              <w:r w:rsidR="00592FBC">
                <w:rPr>
                  <w:rFonts w:hAnsi="宋体" w:hint="eastAsia"/>
                </w:rPr>
                <w:t>项目</w:t>
              </w:r>
            </w:ins>
            <w:ins w:id="17205" w:author="XuanWen Chen" w:date="2018-12-30T14:22:00Z">
              <w:r>
                <w:rPr>
                  <w:rFonts w:hAnsi="宋体" w:hint="eastAsia"/>
                </w:rPr>
                <w:t>信息</w:t>
              </w:r>
            </w:ins>
          </w:p>
        </w:tc>
      </w:tr>
      <w:tr w:rsidR="00E12BD8" w:rsidRPr="00651178" w14:paraId="5CC0010A" w14:textId="77777777" w:rsidTr="00067746">
        <w:trPr>
          <w:ins w:id="17206" w:author="XuanWen Chen" w:date="2018-12-30T14:22:00Z"/>
        </w:trPr>
        <w:tc>
          <w:tcPr>
            <w:tcW w:w="1413" w:type="dxa"/>
          </w:tcPr>
          <w:p w14:paraId="55BFF9D1" w14:textId="77777777" w:rsidR="00E12BD8" w:rsidRDefault="00E12BD8" w:rsidP="00067746">
            <w:pPr>
              <w:rPr>
                <w:ins w:id="17207" w:author="XuanWen Chen" w:date="2018-12-30T14:22:00Z"/>
                <w:rFonts w:hAnsi="宋体"/>
              </w:rPr>
            </w:pPr>
            <w:ins w:id="17208" w:author="XuanWen Chen" w:date="2018-12-30T14:22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40DF9766" w14:textId="26A92089" w:rsidR="00E12BD8" w:rsidRPr="00651178" w:rsidRDefault="00F7418C" w:rsidP="00067746">
            <w:pPr>
              <w:rPr>
                <w:ins w:id="17209" w:author="XuanWen Chen" w:date="2018-12-30T14:22:00Z"/>
                <w:rFonts w:hAnsi="宋体"/>
              </w:rPr>
            </w:pPr>
            <w:ins w:id="17210" w:author="XuanWen Chen" w:date="2018-12-30T17:15:00Z">
              <w:r>
                <w:rPr>
                  <w:rFonts w:hAnsi="宋体" w:hint="eastAsia"/>
                </w:rPr>
                <w:t>跳转到项目详细信息页面</w:t>
              </w:r>
            </w:ins>
          </w:p>
        </w:tc>
      </w:tr>
      <w:tr w:rsidR="00E12BD8" w:rsidRPr="00651178" w14:paraId="251C0AF7" w14:textId="77777777" w:rsidTr="00067746">
        <w:trPr>
          <w:ins w:id="17211" w:author="XuanWen Chen" w:date="2018-12-30T14:22:00Z"/>
        </w:trPr>
        <w:tc>
          <w:tcPr>
            <w:tcW w:w="1413" w:type="dxa"/>
          </w:tcPr>
          <w:p w14:paraId="4CF4C66E" w14:textId="77777777" w:rsidR="00E12BD8" w:rsidRPr="00651178" w:rsidRDefault="00E12BD8" w:rsidP="00067746">
            <w:pPr>
              <w:rPr>
                <w:ins w:id="17212" w:author="XuanWen Chen" w:date="2018-12-30T14:22:00Z"/>
                <w:rFonts w:hAnsi="宋体"/>
              </w:rPr>
            </w:pPr>
            <w:ins w:id="17213" w:author="XuanWen Chen" w:date="2018-12-30T14:22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656D5615" w14:textId="43F1E7C3" w:rsidR="00E12BD8" w:rsidRDefault="00067746" w:rsidP="00067746">
            <w:pPr>
              <w:spacing w:line="240" w:lineRule="auto"/>
              <w:rPr>
                <w:ins w:id="17214" w:author="XuanWen Chen" w:date="2018-12-30T14:22:00Z"/>
                <w:rFonts w:hAnsi="宋体"/>
              </w:rPr>
            </w:pPr>
            <w:ins w:id="17215" w:author="XuanWen Chen" w:date="2018-12-30T14:29:00Z">
              <w:r>
                <w:rPr>
                  <w:rFonts w:hAnsi="宋体" w:hint="eastAsia"/>
                </w:rPr>
                <w:t>查</w:t>
              </w:r>
            </w:ins>
            <w:ins w:id="17216" w:author="XuanWen Chen" w:date="2018-12-30T15:18:00Z">
              <w:r w:rsidR="00B27344">
                <w:rPr>
                  <w:rFonts w:hAnsi="宋体" w:hint="eastAsia"/>
                </w:rPr>
                <w:t>看</w:t>
              </w:r>
            </w:ins>
            <w:ins w:id="17217" w:author="XuanWen Chen" w:date="2018-12-30T14:22:00Z">
              <w:r w:rsidR="00E12BD8">
                <w:rPr>
                  <w:rFonts w:hAnsi="宋体" w:hint="eastAsia"/>
                </w:rPr>
                <w:t>项目</w:t>
              </w:r>
            </w:ins>
            <w:ins w:id="17218" w:author="XuanWen Chen" w:date="2018-12-30T15:18:00Z">
              <w:r w:rsidR="00B27344">
                <w:rPr>
                  <w:rFonts w:hAnsi="宋体" w:hint="eastAsia"/>
                </w:rPr>
                <w:t>详细信息</w:t>
              </w:r>
            </w:ins>
          </w:p>
          <w:p w14:paraId="3FD94405" w14:textId="34413356" w:rsidR="00E12BD8" w:rsidRPr="003D4EBF" w:rsidRDefault="00E12BD8">
            <w:pPr>
              <w:pStyle w:val="a9"/>
              <w:numPr>
                <w:ilvl w:val="0"/>
                <w:numId w:val="95"/>
              </w:numPr>
              <w:spacing w:line="240" w:lineRule="auto"/>
              <w:ind w:firstLineChars="0"/>
              <w:rPr>
                <w:ins w:id="17219" w:author="XuanWen Chen" w:date="2018-12-30T15:19:00Z"/>
                <w:rFonts w:hAnsi="宋体"/>
                <w:rPrChange w:id="17220" w:author="XuanWen Chen" w:date="2018-12-30T16:18:00Z">
                  <w:rPr>
                    <w:ins w:id="17221" w:author="XuanWen Chen" w:date="2018-12-30T15:19:00Z"/>
                  </w:rPr>
                </w:rPrChange>
              </w:rPr>
              <w:pPrChange w:id="17222" w:author="XuanWen Chen" w:date="2018-12-30T16:18:00Z">
                <w:pPr>
                  <w:pStyle w:val="a9"/>
                  <w:numPr>
                    <w:numId w:val="93"/>
                  </w:numPr>
                  <w:spacing w:line="240" w:lineRule="auto"/>
                  <w:ind w:left="420" w:firstLineChars="0" w:hanging="420"/>
                </w:pPr>
              </w:pPrChange>
            </w:pPr>
            <w:ins w:id="17223" w:author="XuanWen Chen" w:date="2018-12-30T14:22:00Z">
              <w:r w:rsidRPr="003D4EBF">
                <w:rPr>
                  <w:rFonts w:hAnsi="宋体" w:hint="eastAsia"/>
                  <w:rPrChange w:id="17224" w:author="XuanWen Chen" w:date="2018-12-30T16:18:00Z">
                    <w:rPr>
                      <w:rFonts w:hint="eastAsia"/>
                    </w:rPr>
                  </w:rPrChange>
                </w:rPr>
                <w:t>管理员</w:t>
              </w:r>
            </w:ins>
            <w:ins w:id="17225" w:author="XuanWen Chen" w:date="2018-12-30T15:18:00Z">
              <w:r w:rsidR="00B27344" w:rsidRPr="003D4EBF">
                <w:rPr>
                  <w:rFonts w:hAnsi="宋体" w:hint="eastAsia"/>
                  <w:rPrChange w:id="17226" w:author="XuanWen Chen" w:date="2018-12-30T16:18:00Z">
                    <w:rPr>
                      <w:rFonts w:hint="eastAsia"/>
                    </w:rPr>
                  </w:rPrChange>
                </w:rPr>
                <w:t>选择要查看的</w:t>
              </w:r>
            </w:ins>
            <w:ins w:id="17227" w:author="XuanWen Chen" w:date="2018-12-30T15:19:00Z">
              <w:r w:rsidR="00B27344" w:rsidRPr="003D4EBF">
                <w:rPr>
                  <w:rFonts w:hAnsi="宋体" w:hint="eastAsia"/>
                  <w:rPrChange w:id="17228" w:author="XuanWen Chen" w:date="2018-12-30T16:18:00Z">
                    <w:rPr>
                      <w:rFonts w:hint="eastAsia"/>
                    </w:rPr>
                  </w:rPrChange>
                </w:rPr>
                <w:t>项目</w:t>
              </w:r>
            </w:ins>
          </w:p>
          <w:p w14:paraId="4E3D6A18" w14:textId="1263E982" w:rsidR="00B27344" w:rsidRPr="003D4EBF" w:rsidRDefault="00B27344">
            <w:pPr>
              <w:pStyle w:val="a9"/>
              <w:numPr>
                <w:ilvl w:val="0"/>
                <w:numId w:val="95"/>
              </w:numPr>
              <w:spacing w:line="240" w:lineRule="auto"/>
              <w:ind w:firstLineChars="0"/>
              <w:rPr>
                <w:ins w:id="17229" w:author="XuanWen Chen" w:date="2018-12-30T14:22:00Z"/>
                <w:rFonts w:hAnsi="宋体"/>
                <w:rPrChange w:id="17230" w:author="XuanWen Chen" w:date="2018-12-30T16:18:00Z">
                  <w:rPr>
                    <w:ins w:id="17231" w:author="XuanWen Chen" w:date="2018-12-30T14:22:00Z"/>
                  </w:rPr>
                </w:rPrChange>
              </w:rPr>
              <w:pPrChange w:id="17232" w:author="XuanWen Chen" w:date="2018-12-30T16:18:00Z">
                <w:pPr>
                  <w:pStyle w:val="a9"/>
                  <w:numPr>
                    <w:numId w:val="90"/>
                  </w:numPr>
                  <w:spacing w:line="240" w:lineRule="auto"/>
                  <w:ind w:left="420" w:firstLineChars="0" w:hanging="420"/>
                </w:pPr>
              </w:pPrChange>
            </w:pPr>
            <w:ins w:id="17233" w:author="XuanWen Chen" w:date="2018-12-30T15:19:00Z">
              <w:r w:rsidRPr="003D4EBF">
                <w:rPr>
                  <w:rFonts w:hAnsi="宋体" w:hint="eastAsia"/>
                  <w:rPrChange w:id="17234" w:author="XuanWen Chen" w:date="2018-12-30T16:18:00Z">
                    <w:rPr>
                      <w:rFonts w:hint="eastAsia"/>
                    </w:rPr>
                  </w:rPrChange>
                </w:rPr>
                <w:t>进入项目详细信息界面</w:t>
              </w:r>
            </w:ins>
          </w:p>
        </w:tc>
      </w:tr>
      <w:tr w:rsidR="00E12BD8" w:rsidRPr="00651178" w14:paraId="5F825625" w14:textId="77777777" w:rsidTr="00067746">
        <w:trPr>
          <w:ins w:id="17235" w:author="XuanWen Chen" w:date="2018-12-30T14:22:00Z"/>
        </w:trPr>
        <w:tc>
          <w:tcPr>
            <w:tcW w:w="1413" w:type="dxa"/>
          </w:tcPr>
          <w:p w14:paraId="3FDD5CF4" w14:textId="77777777" w:rsidR="00E12BD8" w:rsidRPr="00651178" w:rsidRDefault="00E12BD8" w:rsidP="00067746">
            <w:pPr>
              <w:rPr>
                <w:ins w:id="17236" w:author="XuanWen Chen" w:date="2018-12-30T14:22:00Z"/>
                <w:rFonts w:hAnsi="宋体"/>
              </w:rPr>
            </w:pPr>
            <w:ins w:id="17237" w:author="XuanWen Chen" w:date="2018-12-30T14:22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45C98865" w14:textId="121BF3C7" w:rsidR="00E12BD8" w:rsidRPr="00B27344" w:rsidRDefault="00B27344">
            <w:pPr>
              <w:spacing w:line="240" w:lineRule="auto"/>
              <w:rPr>
                <w:ins w:id="17238" w:author="XuanWen Chen" w:date="2018-12-30T14:22:00Z"/>
                <w:rFonts w:hAnsi="宋体"/>
                <w:rPrChange w:id="17239" w:author="XuanWen Chen" w:date="2018-12-30T15:18:00Z">
                  <w:rPr>
                    <w:ins w:id="17240" w:author="XuanWen Chen" w:date="2018-12-30T14:22:00Z"/>
                  </w:rPr>
                </w:rPrChange>
              </w:rPr>
              <w:pPrChange w:id="17241" w:author="XuanWen Chen" w:date="2018-12-30T15:18:00Z">
                <w:pPr>
                  <w:numPr>
                    <w:numId w:val="92"/>
                  </w:numPr>
                  <w:spacing w:line="240" w:lineRule="auto"/>
                  <w:ind w:left="420" w:hanging="420"/>
                </w:pPr>
              </w:pPrChange>
            </w:pPr>
            <w:ins w:id="17242" w:author="XuanWen Chen" w:date="2018-12-30T15:1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E12BD8" w:rsidRPr="00651178" w14:paraId="551F4B53" w14:textId="77777777" w:rsidTr="00067746">
        <w:trPr>
          <w:ins w:id="17243" w:author="XuanWen Chen" w:date="2018-12-30T14:22:00Z"/>
        </w:trPr>
        <w:tc>
          <w:tcPr>
            <w:tcW w:w="1413" w:type="dxa"/>
          </w:tcPr>
          <w:p w14:paraId="262F9FE9" w14:textId="77777777" w:rsidR="00E12BD8" w:rsidRPr="00651178" w:rsidRDefault="00E12BD8" w:rsidP="00067746">
            <w:pPr>
              <w:rPr>
                <w:ins w:id="17244" w:author="XuanWen Chen" w:date="2018-12-30T14:22:00Z"/>
                <w:rFonts w:hAnsi="宋体"/>
              </w:rPr>
            </w:pPr>
            <w:ins w:id="17245" w:author="XuanWen Chen" w:date="2018-12-30T14:22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0C1678A7" w14:textId="77777777" w:rsidR="00E12BD8" w:rsidRPr="00651178" w:rsidRDefault="00E12BD8" w:rsidP="00067746">
            <w:pPr>
              <w:rPr>
                <w:ins w:id="17246" w:author="XuanWen Chen" w:date="2018-12-30T14:22:00Z"/>
                <w:rFonts w:hAnsi="宋体"/>
              </w:rPr>
            </w:pPr>
            <w:ins w:id="17247" w:author="XuanWen Chen" w:date="2018-12-30T14:2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E12BD8" w:rsidRPr="00651178" w14:paraId="3C553BDF" w14:textId="77777777" w:rsidTr="00067746">
        <w:trPr>
          <w:ins w:id="17248" w:author="XuanWen Chen" w:date="2018-12-30T14:22:00Z"/>
        </w:trPr>
        <w:tc>
          <w:tcPr>
            <w:tcW w:w="1413" w:type="dxa"/>
          </w:tcPr>
          <w:p w14:paraId="2C9992E2" w14:textId="77777777" w:rsidR="00E12BD8" w:rsidRPr="00651178" w:rsidRDefault="00E12BD8" w:rsidP="00067746">
            <w:pPr>
              <w:rPr>
                <w:ins w:id="17249" w:author="XuanWen Chen" w:date="2018-12-30T14:22:00Z"/>
                <w:rFonts w:hAnsi="宋体"/>
              </w:rPr>
            </w:pPr>
            <w:ins w:id="17250" w:author="XuanWen Chen" w:date="2018-12-30T14:22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1AA4B8E0" w14:textId="77777777" w:rsidR="00E12BD8" w:rsidRPr="00651178" w:rsidRDefault="00E12BD8" w:rsidP="00067746">
            <w:pPr>
              <w:rPr>
                <w:ins w:id="17251" w:author="XuanWen Chen" w:date="2018-12-30T14:22:00Z"/>
                <w:rFonts w:hAnsi="宋体"/>
              </w:rPr>
            </w:pPr>
          </w:p>
        </w:tc>
      </w:tr>
      <w:tr w:rsidR="00E12BD8" w:rsidRPr="00651178" w14:paraId="5778CFCD" w14:textId="77777777" w:rsidTr="00067746">
        <w:trPr>
          <w:ins w:id="17252" w:author="XuanWen Chen" w:date="2018-12-30T14:22:00Z"/>
        </w:trPr>
        <w:tc>
          <w:tcPr>
            <w:tcW w:w="1413" w:type="dxa"/>
          </w:tcPr>
          <w:p w14:paraId="2CE6B354" w14:textId="77777777" w:rsidR="00E12BD8" w:rsidRPr="00651178" w:rsidRDefault="00E12BD8" w:rsidP="00067746">
            <w:pPr>
              <w:rPr>
                <w:ins w:id="17253" w:author="XuanWen Chen" w:date="2018-12-30T14:22:00Z"/>
                <w:rFonts w:hAnsi="宋体"/>
              </w:rPr>
            </w:pPr>
            <w:ins w:id="17254" w:author="XuanWen Chen" w:date="2018-12-30T14:22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297A64C6" w14:textId="77777777" w:rsidR="00E12BD8" w:rsidRPr="00651178" w:rsidRDefault="00E12BD8" w:rsidP="00067746">
            <w:pPr>
              <w:rPr>
                <w:ins w:id="17255" w:author="XuanWen Chen" w:date="2018-12-30T14:22:00Z"/>
                <w:rFonts w:hAnsi="宋体"/>
              </w:rPr>
            </w:pPr>
            <w:ins w:id="17256" w:author="XuanWen Chen" w:date="2018-12-30T14:22:00Z">
              <w:r>
                <w:rPr>
                  <w:rFonts w:hAnsi="宋体" w:hint="eastAsia"/>
                </w:rPr>
                <w:t>管理员每半年使用一次</w:t>
              </w:r>
            </w:ins>
          </w:p>
        </w:tc>
      </w:tr>
      <w:tr w:rsidR="00E12BD8" w:rsidRPr="00651178" w14:paraId="7864B97A" w14:textId="77777777" w:rsidTr="00067746">
        <w:trPr>
          <w:ins w:id="17257" w:author="XuanWen Chen" w:date="2018-12-30T14:22:00Z"/>
        </w:trPr>
        <w:tc>
          <w:tcPr>
            <w:tcW w:w="1413" w:type="dxa"/>
          </w:tcPr>
          <w:p w14:paraId="50C8DD70" w14:textId="77777777" w:rsidR="00E12BD8" w:rsidRPr="00651178" w:rsidRDefault="00E12BD8" w:rsidP="00067746">
            <w:pPr>
              <w:rPr>
                <w:ins w:id="17258" w:author="XuanWen Chen" w:date="2018-12-30T14:22:00Z"/>
                <w:rFonts w:hAnsi="宋体"/>
              </w:rPr>
            </w:pPr>
            <w:ins w:id="17259" w:author="XuanWen Chen" w:date="2018-12-30T14:22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44E3F617" w14:textId="77777777" w:rsidR="00E12BD8" w:rsidRPr="00651178" w:rsidRDefault="00E12BD8" w:rsidP="00067746">
            <w:pPr>
              <w:rPr>
                <w:ins w:id="17260" w:author="XuanWen Chen" w:date="2018-12-30T14:22:00Z"/>
                <w:rFonts w:hAnsi="宋体"/>
              </w:rPr>
            </w:pPr>
          </w:p>
        </w:tc>
      </w:tr>
      <w:tr w:rsidR="00E12BD8" w:rsidRPr="00651178" w14:paraId="152747AF" w14:textId="77777777" w:rsidTr="00067746">
        <w:trPr>
          <w:ins w:id="17261" w:author="XuanWen Chen" w:date="2018-12-30T14:22:00Z"/>
        </w:trPr>
        <w:tc>
          <w:tcPr>
            <w:tcW w:w="1413" w:type="dxa"/>
          </w:tcPr>
          <w:p w14:paraId="4B2C7774" w14:textId="77777777" w:rsidR="00E12BD8" w:rsidRPr="00651178" w:rsidRDefault="00E12BD8" w:rsidP="00067746">
            <w:pPr>
              <w:rPr>
                <w:ins w:id="17262" w:author="XuanWen Chen" w:date="2018-12-30T14:22:00Z"/>
                <w:rFonts w:hAnsi="宋体"/>
              </w:rPr>
            </w:pPr>
            <w:ins w:id="17263" w:author="XuanWen Chen" w:date="2018-12-30T14:22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03EF79FB" w14:textId="77777777" w:rsidR="00E12BD8" w:rsidRPr="00651178" w:rsidRDefault="00E12BD8" w:rsidP="00067746">
            <w:pPr>
              <w:rPr>
                <w:ins w:id="17264" w:author="XuanWen Chen" w:date="2018-12-30T14:22:00Z"/>
                <w:rFonts w:hAnsi="宋体"/>
              </w:rPr>
            </w:pPr>
            <w:ins w:id="17265" w:author="XuanWen Chen" w:date="2018-12-30T14:22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E12BD8" w:rsidRPr="00651178" w14:paraId="1DB51561" w14:textId="77777777" w:rsidTr="00067746">
        <w:trPr>
          <w:ins w:id="17266" w:author="XuanWen Chen" w:date="2018-12-30T14:22:00Z"/>
        </w:trPr>
        <w:tc>
          <w:tcPr>
            <w:tcW w:w="1413" w:type="dxa"/>
          </w:tcPr>
          <w:p w14:paraId="1EF5D294" w14:textId="77777777" w:rsidR="00E12BD8" w:rsidRPr="00651178" w:rsidRDefault="00E12BD8" w:rsidP="00067746">
            <w:pPr>
              <w:rPr>
                <w:ins w:id="17267" w:author="XuanWen Chen" w:date="2018-12-30T14:22:00Z"/>
                <w:rFonts w:hAnsi="宋体"/>
              </w:rPr>
            </w:pPr>
            <w:ins w:id="17268" w:author="XuanWen Chen" w:date="2018-12-30T14:22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579C2E9D" w14:textId="77777777" w:rsidR="00E12BD8" w:rsidRPr="00651178" w:rsidRDefault="00E12BD8" w:rsidP="00067746">
            <w:pPr>
              <w:rPr>
                <w:ins w:id="17269" w:author="XuanWen Chen" w:date="2018-12-30T14:22:00Z"/>
                <w:rFonts w:hAnsi="宋体"/>
              </w:rPr>
            </w:pPr>
            <w:ins w:id="17270" w:author="XuanWen Chen" w:date="2018-12-30T14:22:00Z">
              <w:r>
                <w:rPr>
                  <w:rFonts w:hAnsi="宋体" w:hint="eastAsia"/>
                </w:rPr>
                <w:t>管理员帮助用户创建项目</w:t>
              </w:r>
            </w:ins>
          </w:p>
        </w:tc>
      </w:tr>
    </w:tbl>
    <w:p w14:paraId="22165EF6" w14:textId="77777777" w:rsidR="003A16D6" w:rsidRPr="00B0254B" w:rsidRDefault="003A16D6" w:rsidP="003A16D6">
      <w:pPr>
        <w:pStyle w:val="4"/>
        <w:rPr>
          <w:ins w:id="17271" w:author="XuanWen Chen" w:date="2018-12-30T16:30:00Z"/>
          <w:color w:val="FF0000"/>
        </w:rPr>
      </w:pPr>
      <w:ins w:id="17272" w:author="XuanWen Chen" w:date="2018-12-30T16:30:00Z">
        <w:r>
          <w:rPr>
            <w:rFonts w:hint="eastAsia"/>
          </w:rPr>
          <w:t>管理员置顶帖子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3A16D6" w:rsidRPr="00651178" w14:paraId="1EA5A836" w14:textId="77777777" w:rsidTr="00470885">
        <w:trPr>
          <w:ins w:id="17273" w:author="XuanWen Chen" w:date="2018-12-30T16:30:00Z"/>
        </w:trPr>
        <w:tc>
          <w:tcPr>
            <w:tcW w:w="1413" w:type="dxa"/>
          </w:tcPr>
          <w:p w14:paraId="4F45C35B" w14:textId="77777777" w:rsidR="003A16D6" w:rsidRPr="00651178" w:rsidRDefault="003A16D6" w:rsidP="00470885">
            <w:pPr>
              <w:rPr>
                <w:ins w:id="17274" w:author="XuanWen Chen" w:date="2018-12-30T16:30:00Z"/>
                <w:rFonts w:hAnsi="宋体"/>
                <w:b/>
              </w:rPr>
            </w:pPr>
            <w:ins w:id="17275" w:author="XuanWen Chen" w:date="2018-12-30T16:30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264588B" w14:textId="77777777" w:rsidR="003A16D6" w:rsidRPr="00651178" w:rsidRDefault="003A16D6" w:rsidP="00470885">
            <w:pPr>
              <w:rPr>
                <w:ins w:id="17276" w:author="XuanWen Chen" w:date="2018-12-30T16:30:00Z"/>
                <w:rFonts w:hAnsi="宋体"/>
                <w:b/>
              </w:rPr>
            </w:pPr>
            <w:ins w:id="17277" w:author="XuanWen Chen" w:date="2018-12-30T16:30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置顶帖子</w:t>
              </w:r>
            </w:ins>
          </w:p>
        </w:tc>
      </w:tr>
      <w:tr w:rsidR="003A16D6" w:rsidRPr="00651178" w14:paraId="594EA348" w14:textId="77777777" w:rsidTr="00470885">
        <w:trPr>
          <w:ins w:id="17278" w:author="XuanWen Chen" w:date="2018-12-30T16:30:00Z"/>
        </w:trPr>
        <w:tc>
          <w:tcPr>
            <w:tcW w:w="1413" w:type="dxa"/>
          </w:tcPr>
          <w:p w14:paraId="5432DFAE" w14:textId="77777777" w:rsidR="003A16D6" w:rsidRPr="00651178" w:rsidRDefault="003A16D6" w:rsidP="00470885">
            <w:pPr>
              <w:rPr>
                <w:ins w:id="17279" w:author="XuanWen Chen" w:date="2018-12-30T16:30:00Z"/>
                <w:rFonts w:hAnsi="宋体"/>
              </w:rPr>
            </w:pPr>
            <w:ins w:id="17280" w:author="XuanWen Chen" w:date="2018-12-30T16:30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3EBBFBAA" w14:textId="77777777" w:rsidR="003A16D6" w:rsidRPr="00651178" w:rsidRDefault="003A16D6" w:rsidP="00470885">
            <w:pPr>
              <w:rPr>
                <w:ins w:id="17281" w:author="XuanWen Chen" w:date="2018-12-30T16:30:00Z"/>
                <w:rFonts w:hAnsi="宋体"/>
              </w:rPr>
            </w:pPr>
            <w:ins w:id="17282" w:author="XuanWen Chen" w:date="2018-12-30T16:30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4CB28059" w14:textId="77777777" w:rsidR="003A16D6" w:rsidRPr="00651178" w:rsidRDefault="003A16D6" w:rsidP="00470885">
            <w:pPr>
              <w:rPr>
                <w:ins w:id="17283" w:author="XuanWen Chen" w:date="2018-12-30T16:30:00Z"/>
                <w:rFonts w:hAnsi="宋体"/>
              </w:rPr>
            </w:pPr>
            <w:ins w:id="17284" w:author="XuanWen Chen" w:date="2018-12-30T16:30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76F2BD21" w14:textId="77777777" w:rsidR="003A16D6" w:rsidRPr="00651178" w:rsidRDefault="003A16D6" w:rsidP="00470885">
            <w:pPr>
              <w:rPr>
                <w:ins w:id="17285" w:author="XuanWen Chen" w:date="2018-12-30T16:30:00Z"/>
                <w:rFonts w:hAnsi="宋体"/>
              </w:rPr>
            </w:pPr>
            <w:ins w:id="17286" w:author="XuanWen Chen" w:date="2018-12-30T16:30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3A16D6" w:rsidRPr="00651178" w14:paraId="432CAEA2" w14:textId="77777777" w:rsidTr="00470885">
        <w:trPr>
          <w:ins w:id="17287" w:author="XuanWen Chen" w:date="2018-12-30T16:30:00Z"/>
        </w:trPr>
        <w:tc>
          <w:tcPr>
            <w:tcW w:w="1413" w:type="dxa"/>
          </w:tcPr>
          <w:p w14:paraId="38DAEA95" w14:textId="77777777" w:rsidR="003A16D6" w:rsidRPr="00651178" w:rsidRDefault="003A16D6" w:rsidP="00470885">
            <w:pPr>
              <w:rPr>
                <w:ins w:id="17288" w:author="XuanWen Chen" w:date="2018-12-30T16:30:00Z"/>
                <w:rFonts w:hAnsi="宋体"/>
              </w:rPr>
            </w:pPr>
            <w:ins w:id="17289" w:author="XuanWen Chen" w:date="2018-12-30T16:30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41661F69" w14:textId="77777777" w:rsidR="003A16D6" w:rsidRPr="00651178" w:rsidRDefault="003A16D6" w:rsidP="00470885">
            <w:pPr>
              <w:rPr>
                <w:ins w:id="17290" w:author="XuanWen Chen" w:date="2018-12-30T16:30:00Z"/>
                <w:rFonts w:hAnsi="宋体"/>
              </w:rPr>
            </w:pPr>
            <w:ins w:id="17291" w:author="XuanWen Chen" w:date="2018-12-30T16:30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05CFCB5A" w14:textId="77777777" w:rsidR="003A16D6" w:rsidRPr="00651178" w:rsidRDefault="003A16D6" w:rsidP="00470885">
            <w:pPr>
              <w:rPr>
                <w:ins w:id="17292" w:author="XuanWen Chen" w:date="2018-12-30T16:30:00Z"/>
                <w:rFonts w:hAnsi="宋体"/>
              </w:rPr>
            </w:pPr>
            <w:ins w:id="17293" w:author="XuanWen Chen" w:date="2018-12-30T16:30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0FB8E4C2" w14:textId="77777777" w:rsidR="003A16D6" w:rsidRPr="00651178" w:rsidRDefault="003A16D6" w:rsidP="00470885">
            <w:pPr>
              <w:rPr>
                <w:ins w:id="17294" w:author="XuanWen Chen" w:date="2018-12-30T16:30:00Z"/>
                <w:rFonts w:hAnsi="宋体"/>
              </w:rPr>
            </w:pPr>
            <w:ins w:id="17295" w:author="XuanWen Chen" w:date="2018-12-30T16:3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3A16D6" w:rsidRPr="00651178" w14:paraId="60B55554" w14:textId="77777777" w:rsidTr="00470885">
        <w:trPr>
          <w:ins w:id="17296" w:author="XuanWen Chen" w:date="2018-12-30T16:30:00Z"/>
        </w:trPr>
        <w:tc>
          <w:tcPr>
            <w:tcW w:w="1413" w:type="dxa"/>
          </w:tcPr>
          <w:p w14:paraId="2434539F" w14:textId="77777777" w:rsidR="003A16D6" w:rsidRPr="00651178" w:rsidRDefault="003A16D6" w:rsidP="00470885">
            <w:pPr>
              <w:rPr>
                <w:ins w:id="17297" w:author="XuanWen Chen" w:date="2018-12-30T16:30:00Z"/>
                <w:rFonts w:hAnsi="宋体"/>
              </w:rPr>
            </w:pPr>
            <w:ins w:id="17298" w:author="XuanWen Chen" w:date="2018-12-30T16:30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0678BB47" w14:textId="77777777" w:rsidR="003A16D6" w:rsidRPr="00651178" w:rsidRDefault="003A16D6" w:rsidP="00470885">
            <w:pPr>
              <w:rPr>
                <w:ins w:id="17299" w:author="XuanWen Chen" w:date="2018-12-30T16:30:00Z"/>
                <w:rFonts w:hAnsi="宋体"/>
              </w:rPr>
            </w:pPr>
            <w:ins w:id="17300" w:author="XuanWen Chen" w:date="2018-12-30T16:30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3A16D6" w:rsidRPr="00651178" w14:paraId="16677BB5" w14:textId="77777777" w:rsidTr="00470885">
        <w:trPr>
          <w:ins w:id="17301" w:author="XuanWen Chen" w:date="2018-12-30T16:30:00Z"/>
        </w:trPr>
        <w:tc>
          <w:tcPr>
            <w:tcW w:w="1413" w:type="dxa"/>
          </w:tcPr>
          <w:p w14:paraId="27975CBF" w14:textId="77777777" w:rsidR="003A16D6" w:rsidRPr="00651178" w:rsidRDefault="003A16D6" w:rsidP="00470885">
            <w:pPr>
              <w:rPr>
                <w:ins w:id="17302" w:author="XuanWen Chen" w:date="2018-12-30T16:30:00Z"/>
                <w:rFonts w:hAnsi="宋体"/>
              </w:rPr>
            </w:pPr>
            <w:ins w:id="17303" w:author="XuanWen Chen" w:date="2018-12-30T16:30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74CDCE12" w14:textId="77777777" w:rsidR="003A16D6" w:rsidRPr="00651178" w:rsidRDefault="003A16D6" w:rsidP="00470885">
            <w:pPr>
              <w:rPr>
                <w:ins w:id="17304" w:author="XuanWen Chen" w:date="2018-12-30T16:30:00Z"/>
                <w:rFonts w:hAnsi="宋体"/>
              </w:rPr>
            </w:pPr>
            <w:ins w:id="17305" w:author="XuanWen Chen" w:date="2018-12-30T16:3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进入用户系统中的社区，设置板块置顶帖子</w:t>
              </w:r>
            </w:ins>
          </w:p>
        </w:tc>
      </w:tr>
      <w:tr w:rsidR="003A16D6" w:rsidRPr="00651178" w14:paraId="76093DEB" w14:textId="77777777" w:rsidTr="00470885">
        <w:trPr>
          <w:ins w:id="17306" w:author="XuanWen Chen" w:date="2018-12-30T16:30:00Z"/>
        </w:trPr>
        <w:tc>
          <w:tcPr>
            <w:tcW w:w="1413" w:type="dxa"/>
          </w:tcPr>
          <w:p w14:paraId="1B018947" w14:textId="77777777" w:rsidR="003A16D6" w:rsidRPr="00651178" w:rsidRDefault="003A16D6" w:rsidP="00470885">
            <w:pPr>
              <w:rPr>
                <w:ins w:id="17307" w:author="XuanWen Chen" w:date="2018-12-30T16:30:00Z"/>
                <w:rFonts w:hAnsi="宋体"/>
              </w:rPr>
            </w:pPr>
            <w:ins w:id="17308" w:author="XuanWen Chen" w:date="2018-12-30T16:30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24FC16F3" w14:textId="77777777" w:rsidR="003A16D6" w:rsidRPr="00651178" w:rsidRDefault="003A16D6" w:rsidP="00470885">
            <w:pPr>
              <w:rPr>
                <w:ins w:id="17309" w:author="XuanWen Chen" w:date="2018-12-30T16:30:00Z"/>
                <w:rFonts w:hAnsi="宋体"/>
              </w:rPr>
            </w:pPr>
            <w:ins w:id="17310" w:author="XuanWen Chen" w:date="2018-12-30T16:3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  <w:proofErr w:type="gramStart"/>
              <w:r>
                <w:rPr>
                  <w:rFonts w:hAnsi="宋体" w:hint="eastAsia"/>
                </w:rPr>
                <w:t>置顶某一</w:t>
              </w:r>
              <w:proofErr w:type="gramEnd"/>
              <w:r>
                <w:rPr>
                  <w:rFonts w:hAnsi="宋体" w:hint="eastAsia"/>
                </w:rPr>
                <w:t>板块某一帖子</w:t>
              </w:r>
            </w:ins>
          </w:p>
        </w:tc>
      </w:tr>
      <w:tr w:rsidR="003A16D6" w:rsidRPr="00651178" w14:paraId="2F1A306D" w14:textId="77777777" w:rsidTr="00470885">
        <w:trPr>
          <w:ins w:id="17311" w:author="XuanWen Chen" w:date="2018-12-30T16:30:00Z"/>
        </w:trPr>
        <w:tc>
          <w:tcPr>
            <w:tcW w:w="1413" w:type="dxa"/>
          </w:tcPr>
          <w:p w14:paraId="5B9951D0" w14:textId="77777777" w:rsidR="003A16D6" w:rsidRPr="00651178" w:rsidRDefault="003A16D6" w:rsidP="00470885">
            <w:pPr>
              <w:rPr>
                <w:ins w:id="17312" w:author="XuanWen Chen" w:date="2018-12-30T16:30:00Z"/>
                <w:rFonts w:hAnsi="宋体"/>
              </w:rPr>
            </w:pPr>
            <w:ins w:id="17313" w:author="XuanWen Chen" w:date="2018-12-30T16:30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3E472B4" w14:textId="77777777" w:rsidR="003A16D6" w:rsidRPr="00651178" w:rsidRDefault="003A16D6" w:rsidP="00470885">
            <w:pPr>
              <w:rPr>
                <w:ins w:id="17314" w:author="XuanWen Chen" w:date="2018-12-30T16:30:00Z"/>
                <w:rFonts w:hAnsi="宋体"/>
              </w:rPr>
            </w:pPr>
            <w:ins w:id="17315" w:author="XuanWen Chen" w:date="2018-12-30T16:3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0E112A93" w14:textId="77777777" w:rsidR="003A16D6" w:rsidRDefault="003A16D6" w:rsidP="00470885">
            <w:pPr>
              <w:rPr>
                <w:ins w:id="17316" w:author="XuanWen Chen" w:date="2018-12-30T16:30:00Z"/>
                <w:rFonts w:hAnsi="宋体"/>
              </w:rPr>
            </w:pPr>
            <w:ins w:id="17317" w:author="XuanWen Chen" w:date="2018-12-30T16:3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进入二级板块</w:t>
              </w:r>
            </w:ins>
          </w:p>
          <w:p w14:paraId="439B124F" w14:textId="77777777" w:rsidR="003A16D6" w:rsidRPr="00651178" w:rsidRDefault="003A16D6" w:rsidP="00470885">
            <w:pPr>
              <w:rPr>
                <w:ins w:id="17318" w:author="XuanWen Chen" w:date="2018-12-30T16:30:00Z"/>
                <w:rFonts w:hAnsi="宋体"/>
              </w:rPr>
            </w:pPr>
            <w:ins w:id="17319" w:author="XuanWen Chen" w:date="2018-12-30T16:3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选择要置顶的帖子</w:t>
              </w:r>
            </w:ins>
          </w:p>
        </w:tc>
      </w:tr>
      <w:tr w:rsidR="003A16D6" w:rsidRPr="00651178" w14:paraId="39EBE4EC" w14:textId="77777777" w:rsidTr="00470885">
        <w:trPr>
          <w:ins w:id="17320" w:author="XuanWen Chen" w:date="2018-12-30T16:30:00Z"/>
        </w:trPr>
        <w:tc>
          <w:tcPr>
            <w:tcW w:w="1413" w:type="dxa"/>
          </w:tcPr>
          <w:p w14:paraId="1AC08344" w14:textId="77777777" w:rsidR="003A16D6" w:rsidRPr="00651178" w:rsidRDefault="003A16D6" w:rsidP="00470885">
            <w:pPr>
              <w:rPr>
                <w:ins w:id="17321" w:author="XuanWen Chen" w:date="2018-12-30T16:30:00Z"/>
                <w:rFonts w:hAnsi="宋体"/>
              </w:rPr>
            </w:pPr>
            <w:ins w:id="17322" w:author="XuanWen Chen" w:date="2018-12-30T16:30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66788DFC" w14:textId="77777777" w:rsidR="003A16D6" w:rsidRPr="00651178" w:rsidRDefault="003A16D6" w:rsidP="00470885">
            <w:pPr>
              <w:rPr>
                <w:ins w:id="17323" w:author="XuanWen Chen" w:date="2018-12-30T16:30:00Z"/>
                <w:rFonts w:hAnsi="宋体"/>
              </w:rPr>
            </w:pPr>
            <w:ins w:id="17324" w:author="XuanWen Chen" w:date="2018-12-30T16:3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3A16D6" w:rsidRPr="00651178" w14:paraId="0EB38AE0" w14:textId="77777777" w:rsidTr="00470885">
        <w:trPr>
          <w:ins w:id="17325" w:author="XuanWen Chen" w:date="2018-12-30T16:30:00Z"/>
        </w:trPr>
        <w:tc>
          <w:tcPr>
            <w:tcW w:w="1413" w:type="dxa"/>
          </w:tcPr>
          <w:p w14:paraId="29BA0C8D" w14:textId="77777777" w:rsidR="003A16D6" w:rsidRPr="00651178" w:rsidRDefault="003A16D6" w:rsidP="00470885">
            <w:pPr>
              <w:rPr>
                <w:ins w:id="17326" w:author="XuanWen Chen" w:date="2018-12-30T16:30:00Z"/>
                <w:rFonts w:hAnsi="宋体"/>
              </w:rPr>
            </w:pPr>
            <w:ins w:id="17327" w:author="XuanWen Chen" w:date="2018-12-30T16:3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1803664" w14:textId="77777777" w:rsidR="003A16D6" w:rsidRPr="00651178" w:rsidRDefault="003A16D6" w:rsidP="00470885">
            <w:pPr>
              <w:rPr>
                <w:ins w:id="17328" w:author="XuanWen Chen" w:date="2018-12-30T16:30:00Z"/>
                <w:rFonts w:hAnsi="宋体"/>
              </w:rPr>
            </w:pPr>
            <w:ins w:id="17329" w:author="XuanWen Chen" w:date="2018-12-30T16:30:00Z">
              <w:r>
                <w:rPr>
                  <w:rFonts w:hAnsi="宋体" w:hint="eastAsia"/>
                </w:rPr>
                <w:t>选择要置顶的帖子</w:t>
              </w:r>
            </w:ins>
          </w:p>
        </w:tc>
      </w:tr>
      <w:tr w:rsidR="003A16D6" w:rsidRPr="00651178" w14:paraId="7D3405E0" w14:textId="77777777" w:rsidTr="00470885">
        <w:trPr>
          <w:ins w:id="17330" w:author="XuanWen Chen" w:date="2018-12-30T16:30:00Z"/>
        </w:trPr>
        <w:tc>
          <w:tcPr>
            <w:tcW w:w="1413" w:type="dxa"/>
          </w:tcPr>
          <w:p w14:paraId="18E3601C" w14:textId="77777777" w:rsidR="003A16D6" w:rsidRDefault="003A16D6" w:rsidP="00470885">
            <w:pPr>
              <w:rPr>
                <w:ins w:id="17331" w:author="XuanWen Chen" w:date="2018-12-30T16:30:00Z"/>
                <w:rFonts w:hAnsi="宋体"/>
              </w:rPr>
            </w:pPr>
            <w:ins w:id="17332" w:author="XuanWen Chen" w:date="2018-12-30T16:3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65EAD681" w14:textId="77777777" w:rsidR="003A16D6" w:rsidRPr="00651178" w:rsidRDefault="003A16D6" w:rsidP="00470885">
            <w:pPr>
              <w:rPr>
                <w:ins w:id="17333" w:author="XuanWen Chen" w:date="2018-12-30T16:30:00Z"/>
                <w:rFonts w:hAnsi="宋体"/>
              </w:rPr>
            </w:pPr>
            <w:ins w:id="17334" w:author="XuanWen Chen" w:date="2018-12-30T16:30:00Z">
              <w:r>
                <w:rPr>
                  <w:rFonts w:hAnsi="宋体" w:hint="eastAsia"/>
                </w:rPr>
                <w:t>被选择的帖子置顶</w:t>
              </w:r>
            </w:ins>
          </w:p>
        </w:tc>
      </w:tr>
      <w:tr w:rsidR="003A16D6" w:rsidRPr="00651178" w14:paraId="0B6AB89E" w14:textId="77777777" w:rsidTr="00470885">
        <w:trPr>
          <w:ins w:id="17335" w:author="XuanWen Chen" w:date="2018-12-30T16:30:00Z"/>
        </w:trPr>
        <w:tc>
          <w:tcPr>
            <w:tcW w:w="1413" w:type="dxa"/>
          </w:tcPr>
          <w:p w14:paraId="4FD25B9C" w14:textId="77777777" w:rsidR="003A16D6" w:rsidRPr="00651178" w:rsidRDefault="003A16D6" w:rsidP="00470885">
            <w:pPr>
              <w:rPr>
                <w:ins w:id="17336" w:author="XuanWen Chen" w:date="2018-12-30T16:30:00Z"/>
                <w:rFonts w:hAnsi="宋体"/>
              </w:rPr>
            </w:pPr>
            <w:ins w:id="17337" w:author="XuanWen Chen" w:date="2018-12-30T16:30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5411459D" w14:textId="77777777" w:rsidR="003A16D6" w:rsidRDefault="003A16D6" w:rsidP="00470885">
            <w:pPr>
              <w:spacing w:line="240" w:lineRule="auto"/>
              <w:rPr>
                <w:ins w:id="17338" w:author="XuanWen Chen" w:date="2018-12-30T16:30:00Z"/>
                <w:rFonts w:hAnsi="宋体"/>
              </w:rPr>
            </w:pPr>
            <w:ins w:id="17339" w:author="XuanWen Chen" w:date="2018-12-30T16:30:00Z">
              <w:r>
                <w:rPr>
                  <w:rFonts w:hAnsi="宋体" w:hint="eastAsia"/>
                </w:rPr>
                <w:t>置顶帖子</w:t>
              </w:r>
            </w:ins>
          </w:p>
          <w:p w14:paraId="35A87EFD" w14:textId="77777777" w:rsidR="003A16D6" w:rsidRPr="00AB4015" w:rsidRDefault="003A16D6" w:rsidP="00470885">
            <w:pPr>
              <w:pStyle w:val="a9"/>
              <w:numPr>
                <w:ilvl w:val="0"/>
                <w:numId w:val="98"/>
              </w:numPr>
              <w:spacing w:line="240" w:lineRule="auto"/>
              <w:ind w:firstLineChars="0"/>
              <w:rPr>
                <w:ins w:id="17340" w:author="XuanWen Chen" w:date="2018-12-30T16:30:00Z"/>
                <w:rFonts w:hAnsi="宋体"/>
              </w:rPr>
            </w:pPr>
            <w:ins w:id="17341" w:author="XuanWen Chen" w:date="2018-12-30T16:30:00Z">
              <w:r w:rsidRPr="00AB4015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进入二级板块</w:t>
              </w:r>
            </w:ins>
          </w:p>
          <w:p w14:paraId="1C1C796B" w14:textId="77777777" w:rsidR="003A16D6" w:rsidRPr="00AB4015" w:rsidRDefault="003A16D6" w:rsidP="00470885">
            <w:pPr>
              <w:pStyle w:val="a9"/>
              <w:numPr>
                <w:ilvl w:val="0"/>
                <w:numId w:val="98"/>
              </w:numPr>
              <w:spacing w:line="240" w:lineRule="auto"/>
              <w:ind w:firstLineChars="0"/>
              <w:rPr>
                <w:ins w:id="17342" w:author="XuanWen Chen" w:date="2018-12-30T16:30:00Z"/>
                <w:rFonts w:hAnsi="宋体"/>
              </w:rPr>
            </w:pPr>
            <w:ins w:id="17343" w:author="XuanWen Chen" w:date="2018-12-30T16:30:00Z">
              <w:r>
                <w:rPr>
                  <w:rFonts w:hAnsi="宋体" w:hint="eastAsia"/>
                </w:rPr>
                <w:t>选定某一帖子置顶</w:t>
              </w:r>
            </w:ins>
          </w:p>
        </w:tc>
      </w:tr>
      <w:tr w:rsidR="003A16D6" w:rsidRPr="00651178" w14:paraId="02159E03" w14:textId="77777777" w:rsidTr="00470885">
        <w:trPr>
          <w:ins w:id="17344" w:author="XuanWen Chen" w:date="2018-12-30T16:30:00Z"/>
        </w:trPr>
        <w:tc>
          <w:tcPr>
            <w:tcW w:w="1413" w:type="dxa"/>
          </w:tcPr>
          <w:p w14:paraId="18394876" w14:textId="77777777" w:rsidR="003A16D6" w:rsidRPr="00651178" w:rsidRDefault="003A16D6" w:rsidP="00470885">
            <w:pPr>
              <w:rPr>
                <w:ins w:id="17345" w:author="XuanWen Chen" w:date="2018-12-30T16:30:00Z"/>
                <w:rFonts w:hAnsi="宋体"/>
              </w:rPr>
            </w:pPr>
            <w:ins w:id="17346" w:author="XuanWen Chen" w:date="2018-12-30T16:30:00Z">
              <w:r w:rsidRPr="00651178">
                <w:rPr>
                  <w:rFonts w:hAnsi="宋体" w:hint="eastAsia"/>
                </w:rPr>
                <w:lastRenderedPageBreak/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689DA025" w14:textId="77777777" w:rsidR="003A16D6" w:rsidRPr="00AB4015" w:rsidRDefault="003A16D6" w:rsidP="00470885">
            <w:pPr>
              <w:spacing w:line="240" w:lineRule="auto"/>
              <w:rPr>
                <w:ins w:id="17347" w:author="XuanWen Chen" w:date="2018-12-30T16:30:00Z"/>
                <w:rFonts w:hAnsi="宋体"/>
              </w:rPr>
            </w:pPr>
            <w:ins w:id="17348" w:author="XuanWen Chen" w:date="2018-12-30T16:3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3A16D6" w:rsidRPr="00651178" w14:paraId="2B708FED" w14:textId="77777777" w:rsidTr="00470885">
        <w:trPr>
          <w:ins w:id="17349" w:author="XuanWen Chen" w:date="2018-12-30T16:30:00Z"/>
        </w:trPr>
        <w:tc>
          <w:tcPr>
            <w:tcW w:w="1413" w:type="dxa"/>
          </w:tcPr>
          <w:p w14:paraId="125B8227" w14:textId="77777777" w:rsidR="003A16D6" w:rsidRPr="00651178" w:rsidRDefault="003A16D6" w:rsidP="00470885">
            <w:pPr>
              <w:rPr>
                <w:ins w:id="17350" w:author="XuanWen Chen" w:date="2018-12-30T16:30:00Z"/>
                <w:rFonts w:hAnsi="宋体"/>
              </w:rPr>
            </w:pPr>
            <w:ins w:id="17351" w:author="XuanWen Chen" w:date="2018-12-30T16:30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5B9CDA53" w14:textId="77777777" w:rsidR="003A16D6" w:rsidRPr="00651178" w:rsidRDefault="003A16D6" w:rsidP="00470885">
            <w:pPr>
              <w:rPr>
                <w:ins w:id="17352" w:author="XuanWen Chen" w:date="2018-12-30T16:30:00Z"/>
                <w:rFonts w:hAnsi="宋体"/>
              </w:rPr>
            </w:pPr>
            <w:ins w:id="17353" w:author="XuanWen Chen" w:date="2018-12-30T16:30:00Z">
              <w:r>
                <w:rPr>
                  <w:rFonts w:hAnsi="宋体" w:hint="eastAsia"/>
                </w:rPr>
                <w:t>该帖子已置顶</w:t>
              </w:r>
            </w:ins>
          </w:p>
        </w:tc>
      </w:tr>
      <w:tr w:rsidR="003A16D6" w:rsidRPr="00651178" w14:paraId="17E36D80" w14:textId="77777777" w:rsidTr="00470885">
        <w:trPr>
          <w:ins w:id="17354" w:author="XuanWen Chen" w:date="2018-12-30T16:30:00Z"/>
        </w:trPr>
        <w:tc>
          <w:tcPr>
            <w:tcW w:w="1413" w:type="dxa"/>
          </w:tcPr>
          <w:p w14:paraId="184E2E8C" w14:textId="77777777" w:rsidR="003A16D6" w:rsidRPr="00651178" w:rsidRDefault="003A16D6" w:rsidP="00470885">
            <w:pPr>
              <w:rPr>
                <w:ins w:id="17355" w:author="XuanWen Chen" w:date="2018-12-30T16:30:00Z"/>
                <w:rFonts w:hAnsi="宋体"/>
              </w:rPr>
            </w:pPr>
            <w:ins w:id="17356" w:author="XuanWen Chen" w:date="2018-12-30T16:30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0A5C7439" w14:textId="77777777" w:rsidR="003A16D6" w:rsidRPr="00651178" w:rsidRDefault="003A16D6" w:rsidP="00470885">
            <w:pPr>
              <w:rPr>
                <w:ins w:id="17357" w:author="XuanWen Chen" w:date="2018-12-30T16:30:00Z"/>
                <w:rFonts w:hAnsi="宋体"/>
              </w:rPr>
            </w:pPr>
          </w:p>
        </w:tc>
      </w:tr>
      <w:tr w:rsidR="003A16D6" w:rsidRPr="00651178" w14:paraId="05132D24" w14:textId="77777777" w:rsidTr="00470885">
        <w:trPr>
          <w:ins w:id="17358" w:author="XuanWen Chen" w:date="2018-12-30T16:30:00Z"/>
        </w:trPr>
        <w:tc>
          <w:tcPr>
            <w:tcW w:w="1413" w:type="dxa"/>
          </w:tcPr>
          <w:p w14:paraId="0AEC8339" w14:textId="77777777" w:rsidR="003A16D6" w:rsidRPr="00651178" w:rsidRDefault="003A16D6" w:rsidP="00470885">
            <w:pPr>
              <w:rPr>
                <w:ins w:id="17359" w:author="XuanWen Chen" w:date="2018-12-30T16:30:00Z"/>
                <w:rFonts w:hAnsi="宋体"/>
              </w:rPr>
            </w:pPr>
            <w:ins w:id="17360" w:author="XuanWen Chen" w:date="2018-12-30T16:30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2E72CC45" w14:textId="0320D5B1" w:rsidR="003A16D6" w:rsidRPr="00651178" w:rsidRDefault="003A16D6" w:rsidP="00470885">
            <w:pPr>
              <w:rPr>
                <w:ins w:id="17361" w:author="XuanWen Chen" w:date="2018-12-30T16:30:00Z"/>
                <w:rFonts w:hAnsi="宋体"/>
              </w:rPr>
            </w:pPr>
            <w:ins w:id="17362" w:author="XuanWen Chen" w:date="2018-12-30T16:30:00Z">
              <w:r>
                <w:rPr>
                  <w:rFonts w:hAnsi="宋体" w:hint="eastAsia"/>
                </w:rPr>
                <w:t>管理员每天使用5</w:t>
              </w:r>
            </w:ins>
            <w:ins w:id="17363" w:author="XuanWen Chen" w:date="2018-12-30T16:37:00Z">
              <w:r w:rsidR="0021671F">
                <w:rPr>
                  <w:rFonts w:hAnsi="宋体" w:hint="eastAsia"/>
                </w:rPr>
                <w:t>0</w:t>
              </w:r>
            </w:ins>
            <w:ins w:id="17364" w:author="XuanWen Chen" w:date="2018-12-30T16:30:00Z">
              <w:r>
                <w:rPr>
                  <w:rFonts w:hAnsi="宋体" w:hint="eastAsia"/>
                </w:rPr>
                <w:t>次</w:t>
              </w:r>
            </w:ins>
          </w:p>
        </w:tc>
      </w:tr>
      <w:tr w:rsidR="003A16D6" w:rsidRPr="00651178" w14:paraId="50762628" w14:textId="77777777" w:rsidTr="00470885">
        <w:trPr>
          <w:ins w:id="17365" w:author="XuanWen Chen" w:date="2018-12-30T16:30:00Z"/>
        </w:trPr>
        <w:tc>
          <w:tcPr>
            <w:tcW w:w="1413" w:type="dxa"/>
          </w:tcPr>
          <w:p w14:paraId="4BB768C9" w14:textId="77777777" w:rsidR="003A16D6" w:rsidRPr="00651178" w:rsidRDefault="003A16D6" w:rsidP="00470885">
            <w:pPr>
              <w:rPr>
                <w:ins w:id="17366" w:author="XuanWen Chen" w:date="2018-12-30T16:30:00Z"/>
                <w:rFonts w:hAnsi="宋体"/>
              </w:rPr>
            </w:pPr>
            <w:ins w:id="17367" w:author="XuanWen Chen" w:date="2018-12-30T16:30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563BD563" w14:textId="77777777" w:rsidR="003A16D6" w:rsidRPr="00651178" w:rsidRDefault="003A16D6" w:rsidP="00470885">
            <w:pPr>
              <w:rPr>
                <w:ins w:id="17368" w:author="XuanWen Chen" w:date="2018-12-30T16:30:00Z"/>
                <w:rFonts w:hAnsi="宋体"/>
              </w:rPr>
            </w:pPr>
          </w:p>
        </w:tc>
      </w:tr>
      <w:tr w:rsidR="003A16D6" w:rsidRPr="00651178" w14:paraId="535BC969" w14:textId="77777777" w:rsidTr="00470885">
        <w:trPr>
          <w:ins w:id="17369" w:author="XuanWen Chen" w:date="2018-12-30T16:30:00Z"/>
        </w:trPr>
        <w:tc>
          <w:tcPr>
            <w:tcW w:w="1413" w:type="dxa"/>
          </w:tcPr>
          <w:p w14:paraId="5FA2BBA6" w14:textId="77777777" w:rsidR="003A16D6" w:rsidRPr="00651178" w:rsidRDefault="003A16D6" w:rsidP="00470885">
            <w:pPr>
              <w:rPr>
                <w:ins w:id="17370" w:author="XuanWen Chen" w:date="2018-12-30T16:30:00Z"/>
                <w:rFonts w:hAnsi="宋体"/>
              </w:rPr>
            </w:pPr>
            <w:ins w:id="17371" w:author="XuanWen Chen" w:date="2018-12-30T16:30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0105B776" w14:textId="77777777" w:rsidR="003A16D6" w:rsidRPr="00651178" w:rsidRDefault="003A16D6" w:rsidP="00470885">
            <w:pPr>
              <w:rPr>
                <w:ins w:id="17372" w:author="XuanWen Chen" w:date="2018-12-30T16:30:00Z"/>
                <w:rFonts w:hAnsi="宋体"/>
              </w:rPr>
            </w:pPr>
            <w:ins w:id="17373" w:author="XuanWen Chen" w:date="2018-12-30T16:30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3A16D6" w:rsidRPr="00651178" w14:paraId="5FD9C499" w14:textId="77777777" w:rsidTr="00470885">
        <w:trPr>
          <w:ins w:id="17374" w:author="XuanWen Chen" w:date="2018-12-30T16:30:00Z"/>
        </w:trPr>
        <w:tc>
          <w:tcPr>
            <w:tcW w:w="1413" w:type="dxa"/>
          </w:tcPr>
          <w:p w14:paraId="034AAD0C" w14:textId="77777777" w:rsidR="003A16D6" w:rsidRPr="00651178" w:rsidRDefault="003A16D6" w:rsidP="00470885">
            <w:pPr>
              <w:rPr>
                <w:ins w:id="17375" w:author="XuanWen Chen" w:date="2018-12-30T16:30:00Z"/>
                <w:rFonts w:hAnsi="宋体"/>
              </w:rPr>
            </w:pPr>
            <w:ins w:id="17376" w:author="XuanWen Chen" w:date="2018-12-30T16:30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62DD5383" w14:textId="77777777" w:rsidR="003A16D6" w:rsidRPr="00651178" w:rsidRDefault="003A16D6" w:rsidP="00470885">
            <w:pPr>
              <w:rPr>
                <w:ins w:id="17377" w:author="XuanWen Chen" w:date="2018-12-30T16:30:00Z"/>
                <w:rFonts w:hAnsi="宋体"/>
              </w:rPr>
            </w:pPr>
            <w:ins w:id="17378" w:author="XuanWen Chen" w:date="2018-12-30T16:30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405803AA" w14:textId="77777777" w:rsidR="003A16D6" w:rsidRPr="00AB4015" w:rsidRDefault="003A16D6" w:rsidP="003A16D6">
      <w:pPr>
        <w:rPr>
          <w:ins w:id="17379" w:author="XuanWen Chen" w:date="2018-12-30T16:30:00Z"/>
          <w:color w:val="FF0000"/>
        </w:rPr>
      </w:pPr>
    </w:p>
    <w:p w14:paraId="0B9161AF" w14:textId="77777777" w:rsidR="003A16D6" w:rsidRDefault="003A16D6" w:rsidP="003A16D6">
      <w:pPr>
        <w:pStyle w:val="4"/>
        <w:rPr>
          <w:ins w:id="17380" w:author="XuanWen Chen" w:date="2018-12-30T16:30:00Z"/>
        </w:rPr>
      </w:pPr>
      <w:ins w:id="17381" w:author="XuanWen Chen" w:date="2018-12-30T16:30:00Z">
        <w:r>
          <w:rPr>
            <w:rFonts w:hint="eastAsia"/>
          </w:rPr>
          <w:t>管理员加精帖子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3A16D6" w:rsidRPr="00651178" w14:paraId="2AED9076" w14:textId="77777777" w:rsidTr="00470885">
        <w:trPr>
          <w:ins w:id="17382" w:author="XuanWen Chen" w:date="2018-12-30T16:30:00Z"/>
        </w:trPr>
        <w:tc>
          <w:tcPr>
            <w:tcW w:w="1413" w:type="dxa"/>
          </w:tcPr>
          <w:p w14:paraId="635D30A4" w14:textId="77777777" w:rsidR="003A16D6" w:rsidRPr="00651178" w:rsidRDefault="003A16D6" w:rsidP="00470885">
            <w:pPr>
              <w:rPr>
                <w:ins w:id="17383" w:author="XuanWen Chen" w:date="2018-12-30T16:30:00Z"/>
                <w:rFonts w:hAnsi="宋体"/>
                <w:b/>
              </w:rPr>
            </w:pPr>
            <w:ins w:id="17384" w:author="XuanWen Chen" w:date="2018-12-30T16:30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091FFB04" w14:textId="77777777" w:rsidR="003A16D6" w:rsidRPr="00651178" w:rsidRDefault="003A16D6" w:rsidP="00470885">
            <w:pPr>
              <w:rPr>
                <w:ins w:id="17385" w:author="XuanWen Chen" w:date="2018-12-30T16:30:00Z"/>
                <w:rFonts w:hAnsi="宋体"/>
                <w:b/>
              </w:rPr>
            </w:pPr>
            <w:ins w:id="17386" w:author="XuanWen Chen" w:date="2018-12-30T16:30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AB4015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加精帖子</w:t>
              </w:r>
            </w:ins>
          </w:p>
        </w:tc>
      </w:tr>
      <w:tr w:rsidR="003A16D6" w:rsidRPr="00651178" w14:paraId="17B89598" w14:textId="77777777" w:rsidTr="00470885">
        <w:trPr>
          <w:ins w:id="17387" w:author="XuanWen Chen" w:date="2018-12-30T16:30:00Z"/>
        </w:trPr>
        <w:tc>
          <w:tcPr>
            <w:tcW w:w="1413" w:type="dxa"/>
          </w:tcPr>
          <w:p w14:paraId="76CBC7B2" w14:textId="77777777" w:rsidR="003A16D6" w:rsidRPr="00651178" w:rsidRDefault="003A16D6" w:rsidP="00470885">
            <w:pPr>
              <w:rPr>
                <w:ins w:id="17388" w:author="XuanWen Chen" w:date="2018-12-30T16:30:00Z"/>
                <w:rFonts w:hAnsi="宋体"/>
              </w:rPr>
            </w:pPr>
            <w:ins w:id="17389" w:author="XuanWen Chen" w:date="2018-12-30T16:30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02B8E6C9" w14:textId="77777777" w:rsidR="003A16D6" w:rsidRPr="00651178" w:rsidRDefault="003A16D6" w:rsidP="00470885">
            <w:pPr>
              <w:rPr>
                <w:ins w:id="17390" w:author="XuanWen Chen" w:date="2018-12-30T16:30:00Z"/>
                <w:rFonts w:hAnsi="宋体"/>
              </w:rPr>
            </w:pPr>
            <w:ins w:id="17391" w:author="XuanWen Chen" w:date="2018-12-30T16:30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0A7A6EE3" w14:textId="77777777" w:rsidR="003A16D6" w:rsidRPr="00651178" w:rsidRDefault="003A16D6" w:rsidP="00470885">
            <w:pPr>
              <w:rPr>
                <w:ins w:id="17392" w:author="XuanWen Chen" w:date="2018-12-30T16:30:00Z"/>
                <w:rFonts w:hAnsi="宋体"/>
              </w:rPr>
            </w:pPr>
            <w:ins w:id="17393" w:author="XuanWen Chen" w:date="2018-12-30T16:30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15FCA0FC" w14:textId="77777777" w:rsidR="003A16D6" w:rsidRPr="00651178" w:rsidRDefault="003A16D6" w:rsidP="00470885">
            <w:pPr>
              <w:rPr>
                <w:ins w:id="17394" w:author="XuanWen Chen" w:date="2018-12-30T16:30:00Z"/>
                <w:rFonts w:hAnsi="宋体"/>
              </w:rPr>
            </w:pPr>
            <w:ins w:id="17395" w:author="XuanWen Chen" w:date="2018-12-30T16:30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3A16D6" w:rsidRPr="00651178" w14:paraId="666B18F5" w14:textId="77777777" w:rsidTr="00470885">
        <w:trPr>
          <w:ins w:id="17396" w:author="XuanWen Chen" w:date="2018-12-30T16:30:00Z"/>
        </w:trPr>
        <w:tc>
          <w:tcPr>
            <w:tcW w:w="1413" w:type="dxa"/>
          </w:tcPr>
          <w:p w14:paraId="1F4F9956" w14:textId="77777777" w:rsidR="003A16D6" w:rsidRPr="00651178" w:rsidRDefault="003A16D6" w:rsidP="00470885">
            <w:pPr>
              <w:rPr>
                <w:ins w:id="17397" w:author="XuanWen Chen" w:date="2018-12-30T16:30:00Z"/>
                <w:rFonts w:hAnsi="宋体"/>
              </w:rPr>
            </w:pPr>
            <w:ins w:id="17398" w:author="XuanWen Chen" w:date="2018-12-30T16:30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4BBA4169" w14:textId="77777777" w:rsidR="003A16D6" w:rsidRPr="00651178" w:rsidRDefault="003A16D6" w:rsidP="00470885">
            <w:pPr>
              <w:rPr>
                <w:ins w:id="17399" w:author="XuanWen Chen" w:date="2018-12-30T16:30:00Z"/>
                <w:rFonts w:hAnsi="宋体"/>
              </w:rPr>
            </w:pPr>
            <w:ins w:id="17400" w:author="XuanWen Chen" w:date="2018-12-30T16:30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436C2E13" w14:textId="77777777" w:rsidR="003A16D6" w:rsidRPr="00651178" w:rsidRDefault="003A16D6" w:rsidP="00470885">
            <w:pPr>
              <w:rPr>
                <w:ins w:id="17401" w:author="XuanWen Chen" w:date="2018-12-30T16:30:00Z"/>
                <w:rFonts w:hAnsi="宋体"/>
              </w:rPr>
            </w:pPr>
            <w:ins w:id="17402" w:author="XuanWen Chen" w:date="2018-12-30T16:30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83077A7" w14:textId="77777777" w:rsidR="003A16D6" w:rsidRPr="00651178" w:rsidRDefault="003A16D6" w:rsidP="00470885">
            <w:pPr>
              <w:rPr>
                <w:ins w:id="17403" w:author="XuanWen Chen" w:date="2018-12-30T16:30:00Z"/>
                <w:rFonts w:hAnsi="宋体"/>
              </w:rPr>
            </w:pPr>
            <w:ins w:id="17404" w:author="XuanWen Chen" w:date="2018-12-30T16:3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3A16D6" w:rsidRPr="00651178" w14:paraId="57C5AE3E" w14:textId="77777777" w:rsidTr="00470885">
        <w:trPr>
          <w:ins w:id="17405" w:author="XuanWen Chen" w:date="2018-12-30T16:30:00Z"/>
        </w:trPr>
        <w:tc>
          <w:tcPr>
            <w:tcW w:w="1413" w:type="dxa"/>
          </w:tcPr>
          <w:p w14:paraId="35A9604C" w14:textId="77777777" w:rsidR="003A16D6" w:rsidRPr="00651178" w:rsidRDefault="003A16D6" w:rsidP="00470885">
            <w:pPr>
              <w:rPr>
                <w:ins w:id="17406" w:author="XuanWen Chen" w:date="2018-12-30T16:30:00Z"/>
                <w:rFonts w:hAnsi="宋体"/>
              </w:rPr>
            </w:pPr>
            <w:ins w:id="17407" w:author="XuanWen Chen" w:date="2018-12-30T16:30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3DE00FA9" w14:textId="77777777" w:rsidR="003A16D6" w:rsidRPr="00651178" w:rsidRDefault="003A16D6" w:rsidP="00470885">
            <w:pPr>
              <w:rPr>
                <w:ins w:id="17408" w:author="XuanWen Chen" w:date="2018-12-30T16:30:00Z"/>
                <w:rFonts w:hAnsi="宋体"/>
              </w:rPr>
            </w:pPr>
            <w:ins w:id="17409" w:author="XuanWen Chen" w:date="2018-12-30T16:30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3A16D6" w:rsidRPr="00651178" w14:paraId="3C6AD2B1" w14:textId="77777777" w:rsidTr="00470885">
        <w:trPr>
          <w:ins w:id="17410" w:author="XuanWen Chen" w:date="2018-12-30T16:30:00Z"/>
        </w:trPr>
        <w:tc>
          <w:tcPr>
            <w:tcW w:w="1413" w:type="dxa"/>
          </w:tcPr>
          <w:p w14:paraId="55BA7749" w14:textId="77777777" w:rsidR="003A16D6" w:rsidRPr="00651178" w:rsidRDefault="003A16D6" w:rsidP="00470885">
            <w:pPr>
              <w:rPr>
                <w:ins w:id="17411" w:author="XuanWen Chen" w:date="2018-12-30T16:30:00Z"/>
                <w:rFonts w:hAnsi="宋体"/>
              </w:rPr>
            </w:pPr>
            <w:ins w:id="17412" w:author="XuanWen Chen" w:date="2018-12-30T16:30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6D7F0189" w14:textId="77777777" w:rsidR="003A16D6" w:rsidRPr="00651178" w:rsidRDefault="003A16D6" w:rsidP="00470885">
            <w:pPr>
              <w:rPr>
                <w:ins w:id="17413" w:author="XuanWen Chen" w:date="2018-12-30T16:30:00Z"/>
                <w:rFonts w:hAnsi="宋体"/>
              </w:rPr>
            </w:pPr>
            <w:ins w:id="17414" w:author="XuanWen Chen" w:date="2018-12-30T16:3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进入用户系统中的社区，设置板块加精帖子</w:t>
              </w:r>
            </w:ins>
          </w:p>
        </w:tc>
      </w:tr>
      <w:tr w:rsidR="003A16D6" w:rsidRPr="00651178" w14:paraId="35EB34E1" w14:textId="77777777" w:rsidTr="00470885">
        <w:trPr>
          <w:ins w:id="17415" w:author="XuanWen Chen" w:date="2018-12-30T16:30:00Z"/>
        </w:trPr>
        <w:tc>
          <w:tcPr>
            <w:tcW w:w="1413" w:type="dxa"/>
          </w:tcPr>
          <w:p w14:paraId="692195C2" w14:textId="77777777" w:rsidR="003A16D6" w:rsidRPr="00651178" w:rsidRDefault="003A16D6" w:rsidP="00470885">
            <w:pPr>
              <w:rPr>
                <w:ins w:id="17416" w:author="XuanWen Chen" w:date="2018-12-30T16:30:00Z"/>
                <w:rFonts w:hAnsi="宋体"/>
              </w:rPr>
            </w:pPr>
            <w:ins w:id="17417" w:author="XuanWen Chen" w:date="2018-12-30T16:30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487B1BED" w14:textId="77777777" w:rsidR="003A16D6" w:rsidRPr="00651178" w:rsidRDefault="003A16D6" w:rsidP="00470885">
            <w:pPr>
              <w:rPr>
                <w:ins w:id="17418" w:author="XuanWen Chen" w:date="2018-12-30T16:30:00Z"/>
                <w:rFonts w:hAnsi="宋体"/>
              </w:rPr>
            </w:pPr>
            <w:ins w:id="17419" w:author="XuanWen Chen" w:date="2018-12-30T16:30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  <w:proofErr w:type="gramStart"/>
              <w:r>
                <w:rPr>
                  <w:rFonts w:hAnsi="宋体" w:hint="eastAsia"/>
                </w:rPr>
                <w:t>加精某一</w:t>
              </w:r>
              <w:proofErr w:type="gramEnd"/>
              <w:r>
                <w:rPr>
                  <w:rFonts w:hAnsi="宋体" w:hint="eastAsia"/>
                </w:rPr>
                <w:t>板块某一帖子</w:t>
              </w:r>
            </w:ins>
          </w:p>
        </w:tc>
      </w:tr>
      <w:tr w:rsidR="003A16D6" w:rsidRPr="00651178" w14:paraId="728C8346" w14:textId="77777777" w:rsidTr="00470885">
        <w:trPr>
          <w:ins w:id="17420" w:author="XuanWen Chen" w:date="2018-12-30T16:30:00Z"/>
        </w:trPr>
        <w:tc>
          <w:tcPr>
            <w:tcW w:w="1413" w:type="dxa"/>
          </w:tcPr>
          <w:p w14:paraId="1B587727" w14:textId="77777777" w:rsidR="003A16D6" w:rsidRPr="00651178" w:rsidRDefault="003A16D6" w:rsidP="00470885">
            <w:pPr>
              <w:rPr>
                <w:ins w:id="17421" w:author="XuanWen Chen" w:date="2018-12-30T16:30:00Z"/>
                <w:rFonts w:hAnsi="宋体"/>
              </w:rPr>
            </w:pPr>
            <w:ins w:id="17422" w:author="XuanWen Chen" w:date="2018-12-30T16:30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BDFDDB9" w14:textId="77777777" w:rsidR="003A16D6" w:rsidRPr="00651178" w:rsidRDefault="003A16D6" w:rsidP="00470885">
            <w:pPr>
              <w:rPr>
                <w:ins w:id="17423" w:author="XuanWen Chen" w:date="2018-12-30T16:30:00Z"/>
                <w:rFonts w:hAnsi="宋体"/>
              </w:rPr>
            </w:pPr>
            <w:ins w:id="17424" w:author="XuanWen Chen" w:date="2018-12-30T16:3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管理员登录用户系统</w:t>
              </w:r>
            </w:ins>
          </w:p>
          <w:p w14:paraId="4649D1C8" w14:textId="77777777" w:rsidR="003A16D6" w:rsidRDefault="003A16D6" w:rsidP="00470885">
            <w:pPr>
              <w:rPr>
                <w:ins w:id="17425" w:author="XuanWen Chen" w:date="2018-12-30T16:30:00Z"/>
                <w:rFonts w:hAnsi="宋体"/>
              </w:rPr>
            </w:pPr>
            <w:ins w:id="17426" w:author="XuanWen Chen" w:date="2018-12-30T16:3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进入二级板块</w:t>
              </w:r>
            </w:ins>
          </w:p>
          <w:p w14:paraId="1901BBC0" w14:textId="77777777" w:rsidR="003A16D6" w:rsidRPr="00651178" w:rsidRDefault="003A16D6" w:rsidP="00470885">
            <w:pPr>
              <w:rPr>
                <w:ins w:id="17427" w:author="XuanWen Chen" w:date="2018-12-30T16:30:00Z"/>
                <w:rFonts w:hAnsi="宋体"/>
              </w:rPr>
            </w:pPr>
            <w:ins w:id="17428" w:author="XuanWen Chen" w:date="2018-12-30T16:30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选择要加精的帖子</w:t>
              </w:r>
            </w:ins>
          </w:p>
        </w:tc>
      </w:tr>
      <w:tr w:rsidR="003A16D6" w:rsidRPr="00651178" w14:paraId="0AC68DCE" w14:textId="77777777" w:rsidTr="00470885">
        <w:trPr>
          <w:ins w:id="17429" w:author="XuanWen Chen" w:date="2018-12-30T16:30:00Z"/>
        </w:trPr>
        <w:tc>
          <w:tcPr>
            <w:tcW w:w="1413" w:type="dxa"/>
          </w:tcPr>
          <w:p w14:paraId="1394FC0F" w14:textId="77777777" w:rsidR="003A16D6" w:rsidRPr="00651178" w:rsidRDefault="003A16D6" w:rsidP="00470885">
            <w:pPr>
              <w:rPr>
                <w:ins w:id="17430" w:author="XuanWen Chen" w:date="2018-12-30T16:30:00Z"/>
                <w:rFonts w:hAnsi="宋体"/>
              </w:rPr>
            </w:pPr>
            <w:ins w:id="17431" w:author="XuanWen Chen" w:date="2018-12-30T16:30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55968704" w14:textId="77777777" w:rsidR="003A16D6" w:rsidRPr="00651178" w:rsidRDefault="003A16D6" w:rsidP="00470885">
            <w:pPr>
              <w:rPr>
                <w:ins w:id="17432" w:author="XuanWen Chen" w:date="2018-12-30T16:30:00Z"/>
                <w:rFonts w:hAnsi="宋体"/>
              </w:rPr>
            </w:pPr>
            <w:ins w:id="17433" w:author="XuanWen Chen" w:date="2018-12-30T16:3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3A16D6" w:rsidRPr="00651178" w14:paraId="653E2509" w14:textId="77777777" w:rsidTr="00470885">
        <w:trPr>
          <w:ins w:id="17434" w:author="XuanWen Chen" w:date="2018-12-30T16:30:00Z"/>
        </w:trPr>
        <w:tc>
          <w:tcPr>
            <w:tcW w:w="1413" w:type="dxa"/>
          </w:tcPr>
          <w:p w14:paraId="7E3ADA25" w14:textId="77777777" w:rsidR="003A16D6" w:rsidRPr="00651178" w:rsidRDefault="003A16D6" w:rsidP="00470885">
            <w:pPr>
              <w:rPr>
                <w:ins w:id="17435" w:author="XuanWen Chen" w:date="2018-12-30T16:30:00Z"/>
                <w:rFonts w:hAnsi="宋体"/>
              </w:rPr>
            </w:pPr>
            <w:ins w:id="17436" w:author="XuanWen Chen" w:date="2018-12-30T16:3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32CFB421" w14:textId="77777777" w:rsidR="003A16D6" w:rsidRPr="00651178" w:rsidRDefault="003A16D6" w:rsidP="00470885">
            <w:pPr>
              <w:rPr>
                <w:ins w:id="17437" w:author="XuanWen Chen" w:date="2018-12-30T16:30:00Z"/>
                <w:rFonts w:hAnsi="宋体"/>
              </w:rPr>
            </w:pPr>
            <w:ins w:id="17438" w:author="XuanWen Chen" w:date="2018-12-30T16:30:00Z">
              <w:r>
                <w:rPr>
                  <w:rFonts w:hAnsi="宋体" w:hint="eastAsia"/>
                </w:rPr>
                <w:t>选择要加精的帖子</w:t>
              </w:r>
            </w:ins>
          </w:p>
        </w:tc>
      </w:tr>
      <w:tr w:rsidR="003A16D6" w:rsidRPr="00651178" w14:paraId="6690AD8A" w14:textId="77777777" w:rsidTr="00470885">
        <w:trPr>
          <w:ins w:id="17439" w:author="XuanWen Chen" w:date="2018-12-30T16:30:00Z"/>
        </w:trPr>
        <w:tc>
          <w:tcPr>
            <w:tcW w:w="1413" w:type="dxa"/>
          </w:tcPr>
          <w:p w14:paraId="1C1FBC50" w14:textId="77777777" w:rsidR="003A16D6" w:rsidRDefault="003A16D6" w:rsidP="00470885">
            <w:pPr>
              <w:rPr>
                <w:ins w:id="17440" w:author="XuanWen Chen" w:date="2018-12-30T16:30:00Z"/>
                <w:rFonts w:hAnsi="宋体"/>
              </w:rPr>
            </w:pPr>
            <w:ins w:id="17441" w:author="XuanWen Chen" w:date="2018-12-30T16:3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08880E13" w14:textId="77777777" w:rsidR="003A16D6" w:rsidRPr="00651178" w:rsidRDefault="003A16D6" w:rsidP="00470885">
            <w:pPr>
              <w:rPr>
                <w:ins w:id="17442" w:author="XuanWen Chen" w:date="2018-12-30T16:30:00Z"/>
                <w:rFonts w:hAnsi="宋体"/>
              </w:rPr>
            </w:pPr>
            <w:ins w:id="17443" w:author="XuanWen Chen" w:date="2018-12-30T16:30:00Z">
              <w:r>
                <w:rPr>
                  <w:rFonts w:hAnsi="宋体" w:hint="eastAsia"/>
                </w:rPr>
                <w:t>被选择的帖子加精</w:t>
              </w:r>
            </w:ins>
          </w:p>
        </w:tc>
      </w:tr>
      <w:tr w:rsidR="003A16D6" w:rsidRPr="00651178" w14:paraId="2AF475DE" w14:textId="77777777" w:rsidTr="00470885">
        <w:trPr>
          <w:ins w:id="17444" w:author="XuanWen Chen" w:date="2018-12-30T16:30:00Z"/>
        </w:trPr>
        <w:tc>
          <w:tcPr>
            <w:tcW w:w="1413" w:type="dxa"/>
          </w:tcPr>
          <w:p w14:paraId="575E81A4" w14:textId="77777777" w:rsidR="003A16D6" w:rsidRPr="00651178" w:rsidRDefault="003A16D6" w:rsidP="00470885">
            <w:pPr>
              <w:rPr>
                <w:ins w:id="17445" w:author="XuanWen Chen" w:date="2018-12-30T16:30:00Z"/>
                <w:rFonts w:hAnsi="宋体"/>
              </w:rPr>
            </w:pPr>
            <w:ins w:id="17446" w:author="XuanWen Chen" w:date="2018-12-30T16:30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5FA049BE" w14:textId="77777777" w:rsidR="003A16D6" w:rsidRDefault="003A16D6" w:rsidP="00470885">
            <w:pPr>
              <w:spacing w:line="240" w:lineRule="auto"/>
              <w:rPr>
                <w:ins w:id="17447" w:author="XuanWen Chen" w:date="2018-12-30T16:30:00Z"/>
                <w:rFonts w:hAnsi="宋体"/>
              </w:rPr>
            </w:pPr>
            <w:ins w:id="17448" w:author="XuanWen Chen" w:date="2018-12-30T16:30:00Z">
              <w:r>
                <w:rPr>
                  <w:rFonts w:hAnsi="宋体" w:hint="eastAsia"/>
                </w:rPr>
                <w:t>置顶帖子</w:t>
              </w:r>
            </w:ins>
          </w:p>
          <w:p w14:paraId="2339DDB5" w14:textId="77777777" w:rsidR="003A16D6" w:rsidRPr="00AB4015" w:rsidRDefault="003A16D6" w:rsidP="00470885">
            <w:pPr>
              <w:pStyle w:val="a9"/>
              <w:numPr>
                <w:ilvl w:val="0"/>
                <w:numId w:val="98"/>
              </w:numPr>
              <w:spacing w:line="240" w:lineRule="auto"/>
              <w:ind w:firstLineChars="0"/>
              <w:rPr>
                <w:ins w:id="17449" w:author="XuanWen Chen" w:date="2018-12-30T16:30:00Z"/>
                <w:rFonts w:hAnsi="宋体"/>
              </w:rPr>
            </w:pPr>
            <w:ins w:id="17450" w:author="XuanWen Chen" w:date="2018-12-30T16:30:00Z">
              <w:r w:rsidRPr="00AB4015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进入二级板块</w:t>
              </w:r>
            </w:ins>
          </w:p>
          <w:p w14:paraId="7DFB40DE" w14:textId="77777777" w:rsidR="003A16D6" w:rsidRPr="00AB4015" w:rsidRDefault="003A16D6" w:rsidP="00470885">
            <w:pPr>
              <w:pStyle w:val="a9"/>
              <w:numPr>
                <w:ilvl w:val="0"/>
                <w:numId w:val="98"/>
              </w:numPr>
              <w:spacing w:line="240" w:lineRule="auto"/>
              <w:ind w:firstLineChars="0"/>
              <w:rPr>
                <w:ins w:id="17451" w:author="XuanWen Chen" w:date="2018-12-30T16:30:00Z"/>
                <w:rFonts w:hAnsi="宋体"/>
              </w:rPr>
            </w:pPr>
            <w:ins w:id="17452" w:author="XuanWen Chen" w:date="2018-12-30T16:30:00Z">
              <w:r>
                <w:rPr>
                  <w:rFonts w:hAnsi="宋体" w:hint="eastAsia"/>
                </w:rPr>
                <w:t>选定某一帖子加精</w:t>
              </w:r>
            </w:ins>
          </w:p>
        </w:tc>
      </w:tr>
      <w:tr w:rsidR="003A16D6" w:rsidRPr="00651178" w14:paraId="4713E558" w14:textId="77777777" w:rsidTr="00470885">
        <w:trPr>
          <w:ins w:id="17453" w:author="XuanWen Chen" w:date="2018-12-30T16:30:00Z"/>
        </w:trPr>
        <w:tc>
          <w:tcPr>
            <w:tcW w:w="1413" w:type="dxa"/>
          </w:tcPr>
          <w:p w14:paraId="7F5A8ACE" w14:textId="77777777" w:rsidR="003A16D6" w:rsidRPr="00651178" w:rsidRDefault="003A16D6" w:rsidP="00470885">
            <w:pPr>
              <w:rPr>
                <w:ins w:id="17454" w:author="XuanWen Chen" w:date="2018-12-30T16:30:00Z"/>
                <w:rFonts w:hAnsi="宋体"/>
              </w:rPr>
            </w:pPr>
            <w:ins w:id="17455" w:author="XuanWen Chen" w:date="2018-12-30T16:30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4F8BF3C6" w14:textId="77777777" w:rsidR="003A16D6" w:rsidRPr="00AB4015" w:rsidRDefault="003A16D6" w:rsidP="00470885">
            <w:pPr>
              <w:spacing w:line="240" w:lineRule="auto"/>
              <w:rPr>
                <w:ins w:id="17456" w:author="XuanWen Chen" w:date="2018-12-30T16:30:00Z"/>
                <w:rFonts w:hAnsi="宋体"/>
              </w:rPr>
            </w:pPr>
            <w:ins w:id="17457" w:author="XuanWen Chen" w:date="2018-12-30T16:3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3A16D6" w:rsidRPr="00651178" w14:paraId="6DAFE5F4" w14:textId="77777777" w:rsidTr="00470885">
        <w:trPr>
          <w:ins w:id="17458" w:author="XuanWen Chen" w:date="2018-12-30T16:30:00Z"/>
        </w:trPr>
        <w:tc>
          <w:tcPr>
            <w:tcW w:w="1413" w:type="dxa"/>
          </w:tcPr>
          <w:p w14:paraId="615248D1" w14:textId="77777777" w:rsidR="003A16D6" w:rsidRPr="00651178" w:rsidRDefault="003A16D6" w:rsidP="00470885">
            <w:pPr>
              <w:rPr>
                <w:ins w:id="17459" w:author="XuanWen Chen" w:date="2018-12-30T16:30:00Z"/>
                <w:rFonts w:hAnsi="宋体"/>
              </w:rPr>
            </w:pPr>
            <w:ins w:id="17460" w:author="XuanWen Chen" w:date="2018-12-30T16:30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2CC070B0" w14:textId="77777777" w:rsidR="003A16D6" w:rsidRPr="00651178" w:rsidRDefault="003A16D6" w:rsidP="00470885">
            <w:pPr>
              <w:rPr>
                <w:ins w:id="17461" w:author="XuanWen Chen" w:date="2018-12-30T16:30:00Z"/>
                <w:rFonts w:hAnsi="宋体"/>
              </w:rPr>
            </w:pPr>
            <w:ins w:id="17462" w:author="XuanWen Chen" w:date="2018-12-30T16:30:00Z">
              <w:r>
                <w:rPr>
                  <w:rFonts w:hAnsi="宋体" w:hint="eastAsia"/>
                </w:rPr>
                <w:t>该帖子已置顶</w:t>
              </w:r>
            </w:ins>
          </w:p>
        </w:tc>
      </w:tr>
      <w:tr w:rsidR="003A16D6" w:rsidRPr="00651178" w14:paraId="44142A04" w14:textId="77777777" w:rsidTr="00470885">
        <w:trPr>
          <w:ins w:id="17463" w:author="XuanWen Chen" w:date="2018-12-30T16:30:00Z"/>
        </w:trPr>
        <w:tc>
          <w:tcPr>
            <w:tcW w:w="1413" w:type="dxa"/>
          </w:tcPr>
          <w:p w14:paraId="1015AF90" w14:textId="77777777" w:rsidR="003A16D6" w:rsidRPr="00651178" w:rsidRDefault="003A16D6" w:rsidP="00470885">
            <w:pPr>
              <w:rPr>
                <w:ins w:id="17464" w:author="XuanWen Chen" w:date="2018-12-30T16:30:00Z"/>
                <w:rFonts w:hAnsi="宋体"/>
              </w:rPr>
            </w:pPr>
            <w:ins w:id="17465" w:author="XuanWen Chen" w:date="2018-12-30T16:30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2AFCECC6" w14:textId="77777777" w:rsidR="003A16D6" w:rsidRPr="00651178" w:rsidRDefault="003A16D6" w:rsidP="00470885">
            <w:pPr>
              <w:rPr>
                <w:ins w:id="17466" w:author="XuanWen Chen" w:date="2018-12-30T16:30:00Z"/>
                <w:rFonts w:hAnsi="宋体"/>
              </w:rPr>
            </w:pPr>
          </w:p>
        </w:tc>
      </w:tr>
      <w:tr w:rsidR="003A16D6" w:rsidRPr="00651178" w14:paraId="59D41C2B" w14:textId="77777777" w:rsidTr="00470885">
        <w:trPr>
          <w:ins w:id="17467" w:author="XuanWen Chen" w:date="2018-12-30T16:30:00Z"/>
        </w:trPr>
        <w:tc>
          <w:tcPr>
            <w:tcW w:w="1413" w:type="dxa"/>
          </w:tcPr>
          <w:p w14:paraId="549CBD3C" w14:textId="77777777" w:rsidR="003A16D6" w:rsidRPr="00651178" w:rsidRDefault="003A16D6" w:rsidP="00470885">
            <w:pPr>
              <w:rPr>
                <w:ins w:id="17468" w:author="XuanWen Chen" w:date="2018-12-30T16:30:00Z"/>
                <w:rFonts w:hAnsi="宋体"/>
              </w:rPr>
            </w:pPr>
            <w:ins w:id="17469" w:author="XuanWen Chen" w:date="2018-12-30T16:30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1C148236" w14:textId="1DB29B9A" w:rsidR="003A16D6" w:rsidRPr="00651178" w:rsidRDefault="003A16D6" w:rsidP="00470885">
            <w:pPr>
              <w:rPr>
                <w:ins w:id="17470" w:author="XuanWen Chen" w:date="2018-12-30T16:30:00Z"/>
                <w:rFonts w:hAnsi="宋体"/>
              </w:rPr>
            </w:pPr>
            <w:ins w:id="17471" w:author="XuanWen Chen" w:date="2018-12-30T16:30:00Z">
              <w:r>
                <w:rPr>
                  <w:rFonts w:hAnsi="宋体" w:hint="eastAsia"/>
                </w:rPr>
                <w:t>管理员每天使用5</w:t>
              </w:r>
            </w:ins>
            <w:ins w:id="17472" w:author="XuanWen Chen" w:date="2018-12-30T16:37:00Z">
              <w:r w:rsidR="0021671F">
                <w:rPr>
                  <w:rFonts w:hAnsi="宋体" w:hint="eastAsia"/>
                </w:rPr>
                <w:t>0</w:t>
              </w:r>
            </w:ins>
            <w:ins w:id="17473" w:author="XuanWen Chen" w:date="2018-12-30T16:30:00Z">
              <w:r>
                <w:rPr>
                  <w:rFonts w:hAnsi="宋体" w:hint="eastAsia"/>
                </w:rPr>
                <w:t>次</w:t>
              </w:r>
            </w:ins>
          </w:p>
        </w:tc>
      </w:tr>
      <w:tr w:rsidR="003A16D6" w:rsidRPr="00651178" w14:paraId="05E49386" w14:textId="77777777" w:rsidTr="00470885">
        <w:trPr>
          <w:ins w:id="17474" w:author="XuanWen Chen" w:date="2018-12-30T16:30:00Z"/>
        </w:trPr>
        <w:tc>
          <w:tcPr>
            <w:tcW w:w="1413" w:type="dxa"/>
          </w:tcPr>
          <w:p w14:paraId="3949938F" w14:textId="77777777" w:rsidR="003A16D6" w:rsidRPr="00651178" w:rsidRDefault="003A16D6" w:rsidP="00470885">
            <w:pPr>
              <w:rPr>
                <w:ins w:id="17475" w:author="XuanWen Chen" w:date="2018-12-30T16:30:00Z"/>
                <w:rFonts w:hAnsi="宋体"/>
              </w:rPr>
            </w:pPr>
            <w:ins w:id="17476" w:author="XuanWen Chen" w:date="2018-12-30T16:30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56AEAB0A" w14:textId="77777777" w:rsidR="003A16D6" w:rsidRPr="00651178" w:rsidRDefault="003A16D6" w:rsidP="00470885">
            <w:pPr>
              <w:rPr>
                <w:ins w:id="17477" w:author="XuanWen Chen" w:date="2018-12-30T16:30:00Z"/>
                <w:rFonts w:hAnsi="宋体"/>
              </w:rPr>
            </w:pPr>
          </w:p>
        </w:tc>
      </w:tr>
      <w:tr w:rsidR="003A16D6" w:rsidRPr="00651178" w14:paraId="101A372A" w14:textId="77777777" w:rsidTr="00470885">
        <w:trPr>
          <w:ins w:id="17478" w:author="XuanWen Chen" w:date="2018-12-30T16:30:00Z"/>
        </w:trPr>
        <w:tc>
          <w:tcPr>
            <w:tcW w:w="1413" w:type="dxa"/>
          </w:tcPr>
          <w:p w14:paraId="2CFC3CF2" w14:textId="77777777" w:rsidR="003A16D6" w:rsidRPr="00651178" w:rsidRDefault="003A16D6" w:rsidP="00470885">
            <w:pPr>
              <w:rPr>
                <w:ins w:id="17479" w:author="XuanWen Chen" w:date="2018-12-30T16:30:00Z"/>
                <w:rFonts w:hAnsi="宋体"/>
              </w:rPr>
            </w:pPr>
            <w:ins w:id="17480" w:author="XuanWen Chen" w:date="2018-12-30T16:30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63BACB68" w14:textId="77777777" w:rsidR="003A16D6" w:rsidRPr="00651178" w:rsidRDefault="003A16D6" w:rsidP="00470885">
            <w:pPr>
              <w:rPr>
                <w:ins w:id="17481" w:author="XuanWen Chen" w:date="2018-12-30T16:30:00Z"/>
                <w:rFonts w:hAnsi="宋体"/>
              </w:rPr>
            </w:pPr>
            <w:ins w:id="17482" w:author="XuanWen Chen" w:date="2018-12-30T16:30:00Z">
              <w:r>
                <w:rPr>
                  <w:rFonts w:hAnsi="宋体" w:hint="eastAsia"/>
                </w:rPr>
                <w:t>此操作需要管理员使用管理员账号登录用户系统</w:t>
              </w:r>
            </w:ins>
          </w:p>
        </w:tc>
      </w:tr>
      <w:tr w:rsidR="003A16D6" w:rsidRPr="00651178" w14:paraId="742513D1" w14:textId="77777777" w:rsidTr="00470885">
        <w:trPr>
          <w:ins w:id="17483" w:author="XuanWen Chen" w:date="2018-12-30T16:30:00Z"/>
        </w:trPr>
        <w:tc>
          <w:tcPr>
            <w:tcW w:w="1413" w:type="dxa"/>
          </w:tcPr>
          <w:p w14:paraId="58C30CB0" w14:textId="77777777" w:rsidR="003A16D6" w:rsidRPr="00651178" w:rsidRDefault="003A16D6" w:rsidP="00470885">
            <w:pPr>
              <w:rPr>
                <w:ins w:id="17484" w:author="XuanWen Chen" w:date="2018-12-30T16:30:00Z"/>
                <w:rFonts w:hAnsi="宋体"/>
              </w:rPr>
            </w:pPr>
            <w:ins w:id="17485" w:author="XuanWen Chen" w:date="2018-12-30T16:30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4DCAB240" w14:textId="77777777" w:rsidR="003A16D6" w:rsidRPr="00651178" w:rsidRDefault="003A16D6" w:rsidP="00470885">
            <w:pPr>
              <w:rPr>
                <w:ins w:id="17486" w:author="XuanWen Chen" w:date="2018-12-30T16:30:00Z"/>
                <w:rFonts w:hAnsi="宋体"/>
              </w:rPr>
            </w:pPr>
            <w:ins w:id="17487" w:author="XuanWen Chen" w:date="2018-12-30T16:30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169D0D5D" w14:textId="77777777" w:rsidR="003A16D6" w:rsidRPr="003A16D6" w:rsidRDefault="003A16D6" w:rsidP="004C3EB4">
      <w:pPr>
        <w:rPr>
          <w:ins w:id="17488" w:author="XuanWen Chen" w:date="2018-12-30T15:23:00Z"/>
        </w:rPr>
      </w:pPr>
    </w:p>
    <w:p w14:paraId="367D020A" w14:textId="65DDACB5" w:rsidR="00B27344" w:rsidRDefault="00B27344">
      <w:pPr>
        <w:pStyle w:val="4"/>
        <w:rPr>
          <w:ins w:id="17489" w:author="XuanWen Chen" w:date="2018-12-30T16:12:00Z"/>
        </w:rPr>
        <w:pPrChange w:id="17490" w:author="XuanWen Chen" w:date="2018-12-30T16:12:00Z">
          <w:pPr/>
        </w:pPrChange>
      </w:pPr>
      <w:ins w:id="17491" w:author="XuanWen Chen" w:date="2018-12-30T15:23:00Z">
        <w:r>
          <w:rPr>
            <w:rFonts w:hint="eastAsia"/>
          </w:rPr>
          <w:t>管理员</w:t>
        </w:r>
      </w:ins>
      <w:ins w:id="17492" w:author="XuanWen Chen" w:date="2018-12-30T15:53:00Z">
        <w:r w:rsidR="00D01BA6">
          <w:rPr>
            <w:rFonts w:hint="eastAsia"/>
          </w:rPr>
          <w:t>创建</w:t>
        </w:r>
      </w:ins>
      <w:ins w:id="17493" w:author="XuanWen Chen" w:date="2018-12-30T16:07:00Z">
        <w:r w:rsidR="00514833">
          <w:rPr>
            <w:rFonts w:hint="eastAsia"/>
          </w:rPr>
          <w:t>一级</w:t>
        </w:r>
      </w:ins>
      <w:ins w:id="17494" w:author="XuanWen Chen" w:date="2018-12-30T15:53:00Z">
        <w:r w:rsidR="00D01BA6">
          <w:rPr>
            <w:rFonts w:hint="eastAsia"/>
          </w:rPr>
          <w:t>板块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514833" w:rsidRPr="00651178" w14:paraId="02D99354" w14:textId="77777777" w:rsidTr="00470885">
        <w:trPr>
          <w:ins w:id="17495" w:author="XuanWen Chen" w:date="2018-12-30T16:12:00Z"/>
        </w:trPr>
        <w:tc>
          <w:tcPr>
            <w:tcW w:w="1413" w:type="dxa"/>
          </w:tcPr>
          <w:p w14:paraId="4463EFF0" w14:textId="77777777" w:rsidR="00514833" w:rsidRPr="00651178" w:rsidRDefault="00514833" w:rsidP="00470885">
            <w:pPr>
              <w:rPr>
                <w:ins w:id="17496" w:author="XuanWen Chen" w:date="2018-12-30T16:12:00Z"/>
                <w:rFonts w:hAnsi="宋体"/>
                <w:b/>
              </w:rPr>
            </w:pPr>
            <w:ins w:id="17497" w:author="XuanWen Chen" w:date="2018-12-30T16:12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8F890D8" w14:textId="7CC182F2" w:rsidR="00514833" w:rsidRPr="00651178" w:rsidRDefault="00514833" w:rsidP="00470885">
            <w:pPr>
              <w:rPr>
                <w:ins w:id="17498" w:author="XuanWen Chen" w:date="2018-12-30T16:12:00Z"/>
                <w:rFonts w:hAnsi="宋体"/>
                <w:b/>
              </w:rPr>
            </w:pPr>
            <w:ins w:id="17499" w:author="XuanWen Chen" w:date="2018-12-30T16:12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管理员创建一级板块</w:t>
              </w:r>
            </w:ins>
          </w:p>
        </w:tc>
      </w:tr>
      <w:tr w:rsidR="00514833" w:rsidRPr="00651178" w14:paraId="34FAFBB7" w14:textId="77777777" w:rsidTr="00470885">
        <w:trPr>
          <w:ins w:id="17500" w:author="XuanWen Chen" w:date="2018-12-30T16:12:00Z"/>
        </w:trPr>
        <w:tc>
          <w:tcPr>
            <w:tcW w:w="1413" w:type="dxa"/>
          </w:tcPr>
          <w:p w14:paraId="6FF59D5C" w14:textId="77777777" w:rsidR="00514833" w:rsidRPr="00651178" w:rsidRDefault="00514833" w:rsidP="00470885">
            <w:pPr>
              <w:rPr>
                <w:ins w:id="17501" w:author="XuanWen Chen" w:date="2018-12-30T16:12:00Z"/>
                <w:rFonts w:hAnsi="宋体"/>
              </w:rPr>
            </w:pPr>
            <w:ins w:id="17502" w:author="XuanWen Chen" w:date="2018-12-30T16:12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3CA2B3D5" w14:textId="77777777" w:rsidR="00514833" w:rsidRPr="00651178" w:rsidRDefault="00514833" w:rsidP="00470885">
            <w:pPr>
              <w:rPr>
                <w:ins w:id="17503" w:author="XuanWen Chen" w:date="2018-12-30T16:12:00Z"/>
                <w:rFonts w:hAnsi="宋体"/>
              </w:rPr>
            </w:pPr>
            <w:ins w:id="17504" w:author="XuanWen Chen" w:date="2018-12-30T16:12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48D9C207" w14:textId="77777777" w:rsidR="00514833" w:rsidRPr="00651178" w:rsidRDefault="00514833" w:rsidP="00470885">
            <w:pPr>
              <w:rPr>
                <w:ins w:id="17505" w:author="XuanWen Chen" w:date="2018-12-30T16:12:00Z"/>
                <w:rFonts w:hAnsi="宋体"/>
              </w:rPr>
            </w:pPr>
            <w:ins w:id="17506" w:author="XuanWen Chen" w:date="2018-12-30T16:12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64F5639A" w14:textId="77777777" w:rsidR="00514833" w:rsidRPr="00651178" w:rsidRDefault="00514833" w:rsidP="00470885">
            <w:pPr>
              <w:rPr>
                <w:ins w:id="17507" w:author="XuanWen Chen" w:date="2018-12-30T16:12:00Z"/>
                <w:rFonts w:hAnsi="宋体"/>
              </w:rPr>
            </w:pPr>
            <w:ins w:id="17508" w:author="XuanWen Chen" w:date="2018-12-30T16:12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514833" w:rsidRPr="00651178" w14:paraId="3D7F5875" w14:textId="77777777" w:rsidTr="00470885">
        <w:trPr>
          <w:ins w:id="17509" w:author="XuanWen Chen" w:date="2018-12-30T16:12:00Z"/>
        </w:trPr>
        <w:tc>
          <w:tcPr>
            <w:tcW w:w="1413" w:type="dxa"/>
          </w:tcPr>
          <w:p w14:paraId="1B975D1F" w14:textId="77777777" w:rsidR="00514833" w:rsidRPr="00651178" w:rsidRDefault="00514833" w:rsidP="00470885">
            <w:pPr>
              <w:rPr>
                <w:ins w:id="17510" w:author="XuanWen Chen" w:date="2018-12-30T16:12:00Z"/>
                <w:rFonts w:hAnsi="宋体"/>
              </w:rPr>
            </w:pPr>
            <w:ins w:id="17511" w:author="XuanWen Chen" w:date="2018-12-30T16:12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18DC263C" w14:textId="77777777" w:rsidR="00514833" w:rsidRPr="00651178" w:rsidRDefault="00514833" w:rsidP="00470885">
            <w:pPr>
              <w:rPr>
                <w:ins w:id="17512" w:author="XuanWen Chen" w:date="2018-12-30T16:12:00Z"/>
                <w:rFonts w:hAnsi="宋体"/>
              </w:rPr>
            </w:pPr>
            <w:ins w:id="17513" w:author="XuanWen Chen" w:date="2018-12-30T16:12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50B39992" w14:textId="77777777" w:rsidR="00514833" w:rsidRPr="00651178" w:rsidRDefault="00514833" w:rsidP="00470885">
            <w:pPr>
              <w:rPr>
                <w:ins w:id="17514" w:author="XuanWen Chen" w:date="2018-12-30T16:12:00Z"/>
                <w:rFonts w:hAnsi="宋体"/>
              </w:rPr>
            </w:pPr>
            <w:ins w:id="17515" w:author="XuanWen Chen" w:date="2018-12-30T16:12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151764B6" w14:textId="77777777" w:rsidR="00514833" w:rsidRPr="00651178" w:rsidRDefault="00514833" w:rsidP="00470885">
            <w:pPr>
              <w:rPr>
                <w:ins w:id="17516" w:author="XuanWen Chen" w:date="2018-12-30T16:12:00Z"/>
                <w:rFonts w:hAnsi="宋体"/>
              </w:rPr>
            </w:pPr>
            <w:ins w:id="17517" w:author="XuanWen Chen" w:date="2018-12-30T16:1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514833" w:rsidRPr="00651178" w14:paraId="70C9ECF8" w14:textId="77777777" w:rsidTr="00470885">
        <w:trPr>
          <w:ins w:id="17518" w:author="XuanWen Chen" w:date="2018-12-30T16:12:00Z"/>
        </w:trPr>
        <w:tc>
          <w:tcPr>
            <w:tcW w:w="1413" w:type="dxa"/>
          </w:tcPr>
          <w:p w14:paraId="59715F23" w14:textId="77777777" w:rsidR="00514833" w:rsidRPr="00651178" w:rsidRDefault="00514833" w:rsidP="00470885">
            <w:pPr>
              <w:rPr>
                <w:ins w:id="17519" w:author="XuanWen Chen" w:date="2018-12-30T16:12:00Z"/>
                <w:rFonts w:hAnsi="宋体"/>
              </w:rPr>
            </w:pPr>
            <w:ins w:id="17520" w:author="XuanWen Chen" w:date="2018-12-30T16:12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6D5BAB5C" w14:textId="77777777" w:rsidR="00514833" w:rsidRPr="00651178" w:rsidRDefault="00514833" w:rsidP="00470885">
            <w:pPr>
              <w:rPr>
                <w:ins w:id="17521" w:author="XuanWen Chen" w:date="2018-12-30T16:12:00Z"/>
                <w:rFonts w:hAnsi="宋体"/>
              </w:rPr>
            </w:pPr>
            <w:ins w:id="17522" w:author="XuanWen Chen" w:date="2018-12-30T16:12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514833" w:rsidRPr="00651178" w14:paraId="314F3C40" w14:textId="77777777" w:rsidTr="00470885">
        <w:trPr>
          <w:ins w:id="17523" w:author="XuanWen Chen" w:date="2018-12-30T16:12:00Z"/>
        </w:trPr>
        <w:tc>
          <w:tcPr>
            <w:tcW w:w="1413" w:type="dxa"/>
          </w:tcPr>
          <w:p w14:paraId="0D94CC60" w14:textId="77777777" w:rsidR="00514833" w:rsidRPr="00651178" w:rsidRDefault="00514833" w:rsidP="00470885">
            <w:pPr>
              <w:rPr>
                <w:ins w:id="17524" w:author="XuanWen Chen" w:date="2018-12-30T16:12:00Z"/>
                <w:rFonts w:hAnsi="宋体"/>
              </w:rPr>
            </w:pPr>
            <w:ins w:id="17525" w:author="XuanWen Chen" w:date="2018-12-30T16:12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2071301B" w14:textId="1EEBFF01" w:rsidR="00514833" w:rsidRPr="00651178" w:rsidRDefault="00514833" w:rsidP="00470885">
            <w:pPr>
              <w:rPr>
                <w:ins w:id="17526" w:author="XuanWen Chen" w:date="2018-12-30T16:12:00Z"/>
                <w:rFonts w:hAnsi="宋体"/>
              </w:rPr>
            </w:pPr>
            <w:ins w:id="17527" w:author="XuanWen Chen" w:date="2018-12-30T16:12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</w:t>
              </w:r>
            </w:ins>
            <w:ins w:id="17528" w:author="XuanWen Chen" w:date="2018-12-30T16:43:00Z">
              <w:r w:rsidR="0021671F">
                <w:rPr>
                  <w:rFonts w:hAnsi="宋体" w:hint="eastAsia"/>
                </w:rPr>
                <w:t>后台管理</w:t>
              </w:r>
            </w:ins>
            <w:ins w:id="17529" w:author="XuanWen Chen" w:date="2018-12-30T16:32:00Z">
              <w:r w:rsidR="003A16D6">
                <w:rPr>
                  <w:rFonts w:hAnsi="宋体" w:hint="eastAsia"/>
                </w:rPr>
                <w:t>系统</w:t>
              </w:r>
            </w:ins>
            <w:ins w:id="17530" w:author="XuanWen Chen" w:date="2018-12-30T16:12:00Z">
              <w:r>
                <w:rPr>
                  <w:rFonts w:hAnsi="宋体" w:hint="eastAsia"/>
                </w:rPr>
                <w:t>，</w:t>
              </w:r>
            </w:ins>
            <w:ins w:id="17531" w:author="XuanWen Chen" w:date="2018-12-30T16:31:00Z">
              <w:r w:rsidR="003A16D6">
                <w:rPr>
                  <w:rFonts w:hAnsi="宋体" w:hint="eastAsia"/>
                </w:rPr>
                <w:t>创建社区一级板块</w:t>
              </w:r>
            </w:ins>
          </w:p>
        </w:tc>
      </w:tr>
      <w:tr w:rsidR="00514833" w:rsidRPr="00651178" w14:paraId="4967631B" w14:textId="77777777" w:rsidTr="00470885">
        <w:trPr>
          <w:ins w:id="17532" w:author="XuanWen Chen" w:date="2018-12-30T16:12:00Z"/>
        </w:trPr>
        <w:tc>
          <w:tcPr>
            <w:tcW w:w="1413" w:type="dxa"/>
          </w:tcPr>
          <w:p w14:paraId="47C71ED1" w14:textId="77777777" w:rsidR="00514833" w:rsidRPr="00651178" w:rsidRDefault="00514833" w:rsidP="00470885">
            <w:pPr>
              <w:rPr>
                <w:ins w:id="17533" w:author="XuanWen Chen" w:date="2018-12-30T16:12:00Z"/>
                <w:rFonts w:hAnsi="宋体"/>
              </w:rPr>
            </w:pPr>
            <w:ins w:id="17534" w:author="XuanWen Chen" w:date="2018-12-30T16:12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3CF62147" w14:textId="4E667CF1" w:rsidR="00514833" w:rsidRPr="00651178" w:rsidRDefault="00514833" w:rsidP="00470885">
            <w:pPr>
              <w:rPr>
                <w:ins w:id="17535" w:author="XuanWen Chen" w:date="2018-12-30T16:12:00Z"/>
                <w:rFonts w:hAnsi="宋体"/>
              </w:rPr>
            </w:pPr>
            <w:ins w:id="17536" w:author="XuanWen Chen" w:date="2018-12-30T16:12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7537" w:author="XuanWen Chen" w:date="2018-12-30T16:31:00Z">
              <w:r w:rsidR="003A16D6">
                <w:rPr>
                  <w:rFonts w:hAnsi="宋体" w:hint="eastAsia"/>
                </w:rPr>
                <w:t>创建社区一级板块</w:t>
              </w:r>
            </w:ins>
          </w:p>
        </w:tc>
      </w:tr>
      <w:tr w:rsidR="00514833" w:rsidRPr="00651178" w14:paraId="7EE5645B" w14:textId="77777777" w:rsidTr="00470885">
        <w:trPr>
          <w:ins w:id="17538" w:author="XuanWen Chen" w:date="2018-12-30T16:12:00Z"/>
        </w:trPr>
        <w:tc>
          <w:tcPr>
            <w:tcW w:w="1413" w:type="dxa"/>
          </w:tcPr>
          <w:p w14:paraId="1E51D322" w14:textId="77777777" w:rsidR="00514833" w:rsidRPr="00651178" w:rsidRDefault="00514833" w:rsidP="00470885">
            <w:pPr>
              <w:rPr>
                <w:ins w:id="17539" w:author="XuanWen Chen" w:date="2018-12-30T16:12:00Z"/>
                <w:rFonts w:hAnsi="宋体"/>
              </w:rPr>
            </w:pPr>
            <w:ins w:id="17540" w:author="XuanWen Chen" w:date="2018-12-30T16:12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441D8E67" w14:textId="48EF81C2" w:rsidR="00514833" w:rsidRPr="00651178" w:rsidRDefault="00514833" w:rsidP="00470885">
            <w:pPr>
              <w:rPr>
                <w:ins w:id="17541" w:author="XuanWen Chen" w:date="2018-12-30T16:12:00Z"/>
                <w:rFonts w:hAnsi="宋体"/>
              </w:rPr>
            </w:pPr>
            <w:ins w:id="17542" w:author="XuanWen Chen" w:date="2018-12-30T16:1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</w:t>
              </w:r>
            </w:ins>
            <w:ins w:id="17543" w:author="XuanWen Chen" w:date="2018-12-30T16:44:00Z">
              <w:r w:rsidR="0021671F">
                <w:rPr>
                  <w:rFonts w:hAnsi="宋体" w:hint="eastAsia"/>
                </w:rPr>
                <w:t>后台管理</w:t>
              </w:r>
            </w:ins>
            <w:ins w:id="17544" w:author="XuanWen Chen" w:date="2018-12-30T16:12:00Z">
              <w:r>
                <w:rPr>
                  <w:rFonts w:hAnsi="宋体" w:hint="eastAsia"/>
                </w:rPr>
                <w:t>系统</w:t>
              </w:r>
            </w:ins>
          </w:p>
          <w:p w14:paraId="3CECD119" w14:textId="13C05652" w:rsidR="00514833" w:rsidRDefault="00514833" w:rsidP="00470885">
            <w:pPr>
              <w:rPr>
                <w:ins w:id="17545" w:author="XuanWen Chen" w:date="2018-12-30T16:12:00Z"/>
                <w:rFonts w:hAnsi="宋体"/>
              </w:rPr>
            </w:pPr>
            <w:ins w:id="17546" w:author="XuanWen Chen" w:date="2018-12-30T16:1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</w:ins>
            <w:ins w:id="17547" w:author="XuanWen Chen" w:date="2018-12-30T16:33:00Z">
              <w:r w:rsidR="003A16D6">
                <w:rPr>
                  <w:rFonts w:hAnsi="宋体" w:hint="eastAsia"/>
                </w:rPr>
                <w:t>进入</w:t>
              </w:r>
            </w:ins>
            <w:ins w:id="17548" w:author="XuanWen Chen" w:date="2018-12-30T16:44:00Z">
              <w:r w:rsidR="0021671F">
                <w:rPr>
                  <w:rFonts w:hAnsi="宋体" w:hint="eastAsia"/>
                </w:rPr>
                <w:t>社区</w:t>
              </w:r>
            </w:ins>
            <w:ins w:id="17549" w:author="XuanWen Chen" w:date="2018-12-30T16:48:00Z">
              <w:r w:rsidR="00470885">
                <w:rPr>
                  <w:rFonts w:hAnsi="宋体" w:hint="eastAsia"/>
                </w:rPr>
                <w:t>一级</w:t>
              </w:r>
            </w:ins>
            <w:ins w:id="17550" w:author="XuanWen Chen" w:date="2018-12-30T16:44:00Z">
              <w:r w:rsidR="0021671F">
                <w:rPr>
                  <w:rFonts w:hAnsi="宋体" w:hint="eastAsia"/>
                </w:rPr>
                <w:t>板块管理</w:t>
              </w:r>
            </w:ins>
          </w:p>
          <w:p w14:paraId="641E7117" w14:textId="59F7F44A" w:rsidR="00514833" w:rsidRPr="00651178" w:rsidRDefault="00514833" w:rsidP="00470885">
            <w:pPr>
              <w:rPr>
                <w:ins w:id="17551" w:author="XuanWen Chen" w:date="2018-12-30T16:12:00Z"/>
                <w:rFonts w:hAnsi="宋体"/>
              </w:rPr>
            </w:pPr>
            <w:ins w:id="17552" w:author="XuanWen Chen" w:date="2018-12-30T16:1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</w:ins>
            <w:ins w:id="17553" w:author="XuanWen Chen" w:date="2018-12-30T16:33:00Z">
              <w:r w:rsidR="003A16D6">
                <w:rPr>
                  <w:rFonts w:hAnsi="宋体" w:hint="eastAsia"/>
                </w:rPr>
                <w:t>选择创建一级板块</w:t>
              </w:r>
            </w:ins>
          </w:p>
        </w:tc>
      </w:tr>
      <w:tr w:rsidR="00514833" w:rsidRPr="00651178" w14:paraId="45FA97A9" w14:textId="77777777" w:rsidTr="00470885">
        <w:trPr>
          <w:ins w:id="17554" w:author="XuanWen Chen" w:date="2018-12-30T16:12:00Z"/>
        </w:trPr>
        <w:tc>
          <w:tcPr>
            <w:tcW w:w="1413" w:type="dxa"/>
          </w:tcPr>
          <w:p w14:paraId="4147F191" w14:textId="77777777" w:rsidR="00514833" w:rsidRPr="00651178" w:rsidRDefault="00514833" w:rsidP="00470885">
            <w:pPr>
              <w:rPr>
                <w:ins w:id="17555" w:author="XuanWen Chen" w:date="2018-12-30T16:12:00Z"/>
                <w:rFonts w:hAnsi="宋体"/>
              </w:rPr>
            </w:pPr>
            <w:ins w:id="17556" w:author="XuanWen Chen" w:date="2018-12-30T16:12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000B20EB" w14:textId="29331A2C" w:rsidR="00514833" w:rsidRPr="00651178" w:rsidRDefault="00D9503E" w:rsidP="00470885">
            <w:pPr>
              <w:rPr>
                <w:ins w:id="17557" w:author="XuanWen Chen" w:date="2018-12-30T16:12:00Z"/>
                <w:rFonts w:hAnsi="宋体"/>
              </w:rPr>
            </w:pPr>
            <w:ins w:id="17558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7559" w:author="XuanWen Chen" w:date="2018-12-30T16:34:00Z">
              <w:r w:rsidR="003A16D6">
                <w:rPr>
                  <w:rFonts w:hAnsi="宋体" w:hint="eastAsia"/>
                </w:rPr>
                <w:t>一级板块信息存入数据库</w:t>
              </w:r>
            </w:ins>
          </w:p>
        </w:tc>
      </w:tr>
      <w:tr w:rsidR="00514833" w:rsidRPr="00651178" w14:paraId="436B34F9" w14:textId="77777777" w:rsidTr="00470885">
        <w:trPr>
          <w:ins w:id="17560" w:author="XuanWen Chen" w:date="2018-12-30T16:12:00Z"/>
        </w:trPr>
        <w:tc>
          <w:tcPr>
            <w:tcW w:w="1413" w:type="dxa"/>
          </w:tcPr>
          <w:p w14:paraId="39990264" w14:textId="77777777" w:rsidR="00514833" w:rsidRPr="00651178" w:rsidRDefault="00514833" w:rsidP="00470885">
            <w:pPr>
              <w:rPr>
                <w:ins w:id="17561" w:author="XuanWen Chen" w:date="2018-12-30T16:12:00Z"/>
                <w:rFonts w:hAnsi="宋体"/>
              </w:rPr>
            </w:pPr>
            <w:ins w:id="17562" w:author="XuanWen Chen" w:date="2018-12-30T16:12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3DFD8F32" w14:textId="08157F68" w:rsidR="00514833" w:rsidRPr="00651178" w:rsidRDefault="003A16D6" w:rsidP="00470885">
            <w:pPr>
              <w:rPr>
                <w:ins w:id="17563" w:author="XuanWen Chen" w:date="2018-12-30T16:12:00Z"/>
                <w:rFonts w:hAnsi="宋体"/>
              </w:rPr>
            </w:pPr>
            <w:ins w:id="17564" w:author="XuanWen Chen" w:date="2018-12-30T16:33:00Z">
              <w:r>
                <w:rPr>
                  <w:rFonts w:hAnsi="宋体" w:hint="eastAsia"/>
                </w:rPr>
                <w:t>创建的</w:t>
              </w:r>
            </w:ins>
            <w:ins w:id="17565" w:author="XuanWen Chen" w:date="2018-12-30T16:34:00Z">
              <w:r>
                <w:rPr>
                  <w:rFonts w:hAnsi="宋体" w:hint="eastAsia"/>
                </w:rPr>
                <w:t>一级</w:t>
              </w:r>
            </w:ins>
            <w:ins w:id="17566" w:author="XuanWen Chen" w:date="2018-12-30T16:33:00Z">
              <w:r>
                <w:rPr>
                  <w:rFonts w:hAnsi="宋体" w:hint="eastAsia"/>
                </w:rPr>
                <w:t>板块信息</w:t>
              </w:r>
            </w:ins>
          </w:p>
        </w:tc>
      </w:tr>
      <w:tr w:rsidR="00514833" w:rsidRPr="00651178" w14:paraId="0E0D5F03" w14:textId="77777777" w:rsidTr="00470885">
        <w:trPr>
          <w:ins w:id="17567" w:author="XuanWen Chen" w:date="2018-12-30T16:12:00Z"/>
        </w:trPr>
        <w:tc>
          <w:tcPr>
            <w:tcW w:w="1413" w:type="dxa"/>
          </w:tcPr>
          <w:p w14:paraId="02DC1D10" w14:textId="77777777" w:rsidR="00514833" w:rsidRDefault="00514833" w:rsidP="00470885">
            <w:pPr>
              <w:rPr>
                <w:ins w:id="17568" w:author="XuanWen Chen" w:date="2018-12-30T16:12:00Z"/>
                <w:rFonts w:hAnsi="宋体"/>
              </w:rPr>
            </w:pPr>
            <w:ins w:id="17569" w:author="XuanWen Chen" w:date="2018-12-30T16:12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515391CE" w14:textId="0D5999C9" w:rsidR="00514833" w:rsidRPr="00651178" w:rsidRDefault="003A16D6" w:rsidP="00470885">
            <w:pPr>
              <w:rPr>
                <w:ins w:id="17570" w:author="XuanWen Chen" w:date="2018-12-30T16:12:00Z"/>
                <w:rFonts w:hAnsi="宋体"/>
              </w:rPr>
            </w:pPr>
            <w:ins w:id="17571" w:author="XuanWen Chen" w:date="2018-12-30T16:33:00Z">
              <w:r>
                <w:rPr>
                  <w:rFonts w:hAnsi="宋体" w:hint="eastAsia"/>
                </w:rPr>
                <w:t>创建好的</w:t>
              </w:r>
            </w:ins>
            <w:ins w:id="17572" w:author="XuanWen Chen" w:date="2018-12-30T16:34:00Z">
              <w:r>
                <w:rPr>
                  <w:rFonts w:hAnsi="宋体" w:hint="eastAsia"/>
                </w:rPr>
                <w:t>一级</w:t>
              </w:r>
            </w:ins>
            <w:ins w:id="17573" w:author="XuanWen Chen" w:date="2018-12-30T16:33:00Z">
              <w:r>
                <w:rPr>
                  <w:rFonts w:hAnsi="宋体" w:hint="eastAsia"/>
                </w:rPr>
                <w:t>板块</w:t>
              </w:r>
            </w:ins>
          </w:p>
        </w:tc>
      </w:tr>
      <w:tr w:rsidR="00514833" w:rsidRPr="00651178" w14:paraId="065925C7" w14:textId="77777777" w:rsidTr="00470885">
        <w:trPr>
          <w:ins w:id="17574" w:author="XuanWen Chen" w:date="2018-12-30T16:12:00Z"/>
        </w:trPr>
        <w:tc>
          <w:tcPr>
            <w:tcW w:w="1413" w:type="dxa"/>
          </w:tcPr>
          <w:p w14:paraId="3202B209" w14:textId="77777777" w:rsidR="00514833" w:rsidRPr="00651178" w:rsidRDefault="00514833" w:rsidP="00470885">
            <w:pPr>
              <w:rPr>
                <w:ins w:id="17575" w:author="XuanWen Chen" w:date="2018-12-30T16:12:00Z"/>
                <w:rFonts w:hAnsi="宋体"/>
              </w:rPr>
            </w:pPr>
            <w:ins w:id="17576" w:author="XuanWen Chen" w:date="2018-12-30T16:12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2C74C2BC" w14:textId="5DA42420" w:rsidR="00514833" w:rsidRDefault="003A16D6" w:rsidP="00470885">
            <w:pPr>
              <w:spacing w:line="240" w:lineRule="auto"/>
              <w:rPr>
                <w:ins w:id="17577" w:author="XuanWen Chen" w:date="2018-12-30T16:12:00Z"/>
                <w:rFonts w:hAnsi="宋体"/>
              </w:rPr>
            </w:pPr>
            <w:ins w:id="17578" w:author="XuanWen Chen" w:date="2018-12-30T16:34:00Z">
              <w:r>
                <w:rPr>
                  <w:rFonts w:hAnsi="宋体" w:hint="eastAsia"/>
                </w:rPr>
                <w:t>创建一级板块</w:t>
              </w:r>
            </w:ins>
          </w:p>
          <w:p w14:paraId="165F7A5F" w14:textId="57DB4158" w:rsidR="00514833" w:rsidRPr="003D4EBF" w:rsidRDefault="00514833">
            <w:pPr>
              <w:pStyle w:val="a9"/>
              <w:numPr>
                <w:ilvl w:val="0"/>
                <w:numId w:val="96"/>
              </w:numPr>
              <w:spacing w:line="240" w:lineRule="auto"/>
              <w:ind w:firstLineChars="0"/>
              <w:rPr>
                <w:ins w:id="17579" w:author="XuanWen Chen" w:date="2018-12-30T16:12:00Z"/>
                <w:rFonts w:hAnsi="宋体"/>
                <w:rPrChange w:id="17580" w:author="XuanWen Chen" w:date="2018-12-30T16:18:00Z">
                  <w:rPr>
                    <w:ins w:id="17581" w:author="XuanWen Chen" w:date="2018-12-30T16:12:00Z"/>
                  </w:rPr>
                </w:rPrChange>
              </w:rPr>
              <w:pPrChange w:id="17582" w:author="XuanWen Chen" w:date="2018-12-30T16:18:00Z">
                <w:pPr>
                  <w:pStyle w:val="a9"/>
                  <w:numPr>
                    <w:numId w:val="93"/>
                  </w:numPr>
                  <w:spacing w:line="240" w:lineRule="auto"/>
                  <w:ind w:left="420" w:firstLineChars="0" w:hanging="420"/>
                </w:pPr>
              </w:pPrChange>
            </w:pPr>
            <w:ins w:id="17583" w:author="XuanWen Chen" w:date="2018-12-30T16:12:00Z">
              <w:r w:rsidRPr="003D4EBF">
                <w:rPr>
                  <w:rFonts w:hAnsi="宋体" w:hint="eastAsia"/>
                  <w:rPrChange w:id="17584" w:author="XuanWen Chen" w:date="2018-12-30T16:18:00Z">
                    <w:rPr>
                      <w:rFonts w:hint="eastAsia"/>
                    </w:rPr>
                  </w:rPrChange>
                </w:rPr>
                <w:t>管理员</w:t>
              </w:r>
            </w:ins>
            <w:ins w:id="17585" w:author="XuanWen Chen" w:date="2018-12-30T16:34:00Z">
              <w:r w:rsidR="003A16D6">
                <w:rPr>
                  <w:rFonts w:hAnsi="宋体" w:hint="eastAsia"/>
                </w:rPr>
                <w:t>进入</w:t>
              </w:r>
            </w:ins>
            <w:ins w:id="17586" w:author="XuanWen Chen" w:date="2018-12-30T16:44:00Z">
              <w:r w:rsidR="0021671F">
                <w:rPr>
                  <w:rFonts w:hAnsi="宋体" w:hint="eastAsia"/>
                </w:rPr>
                <w:t>一级板块管理</w:t>
              </w:r>
            </w:ins>
          </w:p>
          <w:p w14:paraId="349588CA" w14:textId="2D1303BB" w:rsidR="00514833" w:rsidRDefault="0021671F" w:rsidP="003D4EBF">
            <w:pPr>
              <w:pStyle w:val="a9"/>
              <w:numPr>
                <w:ilvl w:val="0"/>
                <w:numId w:val="96"/>
              </w:numPr>
              <w:spacing w:line="240" w:lineRule="auto"/>
              <w:ind w:firstLineChars="0"/>
              <w:rPr>
                <w:ins w:id="17587" w:author="XuanWen Chen" w:date="2018-12-30T16:35:00Z"/>
                <w:rFonts w:hAnsi="宋体"/>
              </w:rPr>
            </w:pPr>
            <w:ins w:id="17588" w:author="XuanWen Chen" w:date="2018-12-30T16:44:00Z">
              <w:r>
                <w:rPr>
                  <w:rFonts w:hAnsi="宋体" w:hint="eastAsia"/>
                </w:rPr>
                <w:t>选择新建板块</w:t>
              </w:r>
            </w:ins>
          </w:p>
          <w:p w14:paraId="0E07DC61" w14:textId="77777777" w:rsidR="0021671F" w:rsidRDefault="0021671F" w:rsidP="003D4EBF">
            <w:pPr>
              <w:pStyle w:val="a9"/>
              <w:numPr>
                <w:ilvl w:val="0"/>
                <w:numId w:val="96"/>
              </w:numPr>
              <w:spacing w:line="240" w:lineRule="auto"/>
              <w:ind w:firstLineChars="0"/>
              <w:rPr>
                <w:ins w:id="17589" w:author="XuanWen Chen" w:date="2018-12-30T16:35:00Z"/>
                <w:rFonts w:hAnsi="宋体"/>
              </w:rPr>
            </w:pPr>
            <w:ins w:id="17590" w:author="XuanWen Chen" w:date="2018-12-30T16:35:00Z">
              <w:r>
                <w:rPr>
                  <w:rFonts w:hAnsi="宋体" w:hint="eastAsia"/>
                </w:rPr>
                <w:t>填写新板块信息</w:t>
              </w:r>
            </w:ins>
          </w:p>
          <w:p w14:paraId="67E63A58" w14:textId="66BD8FB6" w:rsidR="0021671F" w:rsidRPr="003D4EBF" w:rsidRDefault="0021671F">
            <w:pPr>
              <w:pStyle w:val="a9"/>
              <w:numPr>
                <w:ilvl w:val="0"/>
                <w:numId w:val="96"/>
              </w:numPr>
              <w:spacing w:line="240" w:lineRule="auto"/>
              <w:ind w:firstLineChars="0"/>
              <w:rPr>
                <w:ins w:id="17591" w:author="XuanWen Chen" w:date="2018-12-30T16:12:00Z"/>
                <w:rFonts w:hAnsi="宋体"/>
                <w:rPrChange w:id="17592" w:author="XuanWen Chen" w:date="2018-12-30T16:18:00Z">
                  <w:rPr>
                    <w:ins w:id="17593" w:author="XuanWen Chen" w:date="2018-12-30T16:12:00Z"/>
                  </w:rPr>
                </w:rPrChange>
              </w:rPr>
              <w:pPrChange w:id="17594" w:author="XuanWen Chen" w:date="2018-12-30T16:18:00Z">
                <w:pPr>
                  <w:pStyle w:val="a9"/>
                  <w:numPr>
                    <w:numId w:val="93"/>
                  </w:numPr>
                  <w:spacing w:line="240" w:lineRule="auto"/>
                  <w:ind w:left="420" w:firstLineChars="0" w:hanging="420"/>
                </w:pPr>
              </w:pPrChange>
            </w:pPr>
            <w:ins w:id="17595" w:author="XuanWen Chen" w:date="2018-12-30T16:35:00Z">
              <w:r>
                <w:rPr>
                  <w:rFonts w:hAnsi="宋体" w:hint="eastAsia"/>
                </w:rPr>
                <w:t>完成创建</w:t>
              </w:r>
            </w:ins>
          </w:p>
        </w:tc>
      </w:tr>
      <w:tr w:rsidR="00514833" w:rsidRPr="00651178" w14:paraId="69E7299C" w14:textId="77777777" w:rsidTr="00470885">
        <w:trPr>
          <w:ins w:id="17596" w:author="XuanWen Chen" w:date="2018-12-30T16:12:00Z"/>
        </w:trPr>
        <w:tc>
          <w:tcPr>
            <w:tcW w:w="1413" w:type="dxa"/>
          </w:tcPr>
          <w:p w14:paraId="250AF4AC" w14:textId="77777777" w:rsidR="00514833" w:rsidRPr="00651178" w:rsidRDefault="00514833" w:rsidP="00470885">
            <w:pPr>
              <w:rPr>
                <w:ins w:id="17597" w:author="XuanWen Chen" w:date="2018-12-30T16:12:00Z"/>
                <w:rFonts w:hAnsi="宋体"/>
              </w:rPr>
            </w:pPr>
            <w:ins w:id="17598" w:author="XuanWen Chen" w:date="2018-12-30T16:12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76F7FEEC" w14:textId="0BEC4BB3" w:rsidR="0021671F" w:rsidRDefault="0021671F" w:rsidP="0021671F">
            <w:pPr>
              <w:spacing w:line="240" w:lineRule="auto"/>
              <w:rPr>
                <w:ins w:id="17599" w:author="XuanWen Chen" w:date="2018-12-30T16:36:00Z"/>
                <w:rFonts w:hAnsi="宋体"/>
              </w:rPr>
            </w:pPr>
            <w:ins w:id="17600" w:author="XuanWen Chen" w:date="2018-12-30T16:36:00Z">
              <w:r>
                <w:rPr>
                  <w:rFonts w:hAnsi="宋体" w:hint="eastAsia"/>
                </w:rPr>
                <w:t>创建</w:t>
              </w:r>
            </w:ins>
            <w:ins w:id="17601" w:author="XuanWen Chen" w:date="2018-12-30T16:37:00Z">
              <w:r>
                <w:rPr>
                  <w:rFonts w:hAnsi="宋体" w:hint="eastAsia"/>
                </w:rPr>
                <w:t>过程中取消</w:t>
              </w:r>
            </w:ins>
          </w:p>
          <w:p w14:paraId="03ABA32C" w14:textId="77777777" w:rsidR="00470885" w:rsidRPr="00AB4015" w:rsidRDefault="00470885" w:rsidP="00470885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rPr>
                <w:ins w:id="17602" w:author="XuanWen Chen" w:date="2018-12-30T16:45:00Z"/>
                <w:rFonts w:hAnsi="宋体"/>
              </w:rPr>
            </w:pPr>
            <w:ins w:id="17603" w:author="XuanWen Chen" w:date="2018-12-30T16:45:00Z">
              <w:r w:rsidRPr="00AB4015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进入一级板块管理</w:t>
              </w:r>
            </w:ins>
          </w:p>
          <w:p w14:paraId="41FF42AB" w14:textId="77777777" w:rsidR="0021671F" w:rsidRDefault="0021671F" w:rsidP="00470885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rPr>
                <w:ins w:id="17604" w:author="XuanWen Chen" w:date="2018-12-30T16:44:00Z"/>
                <w:rFonts w:hAnsi="宋体"/>
              </w:rPr>
            </w:pPr>
            <w:ins w:id="17605" w:author="XuanWen Chen" w:date="2018-12-30T16:44:00Z">
              <w:r>
                <w:rPr>
                  <w:rFonts w:hAnsi="宋体" w:hint="eastAsia"/>
                </w:rPr>
                <w:t>选择新建板块</w:t>
              </w:r>
            </w:ins>
          </w:p>
          <w:p w14:paraId="7DF5F4C5" w14:textId="77777777" w:rsidR="0021671F" w:rsidRPr="0021671F" w:rsidRDefault="0021671F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rPr>
                <w:ins w:id="17606" w:author="XuanWen Chen" w:date="2018-12-30T16:36:00Z"/>
                <w:rFonts w:hAnsi="宋体"/>
                <w:rPrChange w:id="17607" w:author="XuanWen Chen" w:date="2018-12-30T16:36:00Z">
                  <w:rPr>
                    <w:ins w:id="17608" w:author="XuanWen Chen" w:date="2018-12-30T16:36:00Z"/>
                  </w:rPr>
                </w:rPrChange>
              </w:rPr>
              <w:pPrChange w:id="17609" w:author="XuanWen Chen" w:date="2018-12-30T16:36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7610" w:author="XuanWen Chen" w:date="2018-12-30T16:36:00Z">
              <w:r w:rsidRPr="0021671F">
                <w:rPr>
                  <w:rFonts w:hAnsi="宋体" w:hint="eastAsia"/>
                  <w:rPrChange w:id="17611" w:author="XuanWen Chen" w:date="2018-12-30T16:36:00Z">
                    <w:rPr>
                      <w:rFonts w:hint="eastAsia"/>
                    </w:rPr>
                  </w:rPrChange>
                </w:rPr>
                <w:t>填写新板块信息</w:t>
              </w:r>
            </w:ins>
          </w:p>
          <w:p w14:paraId="305938DC" w14:textId="597F571D" w:rsidR="00514833" w:rsidRPr="0021671F" w:rsidRDefault="0021671F">
            <w:pPr>
              <w:numPr>
                <w:ilvl w:val="0"/>
                <w:numId w:val="104"/>
              </w:numPr>
              <w:spacing w:line="240" w:lineRule="auto"/>
              <w:rPr>
                <w:ins w:id="17612" w:author="XuanWen Chen" w:date="2018-12-30T16:12:00Z"/>
                <w:rFonts w:hAnsi="宋体"/>
                <w:rPrChange w:id="17613" w:author="XuanWen Chen" w:date="2018-12-30T16:36:00Z">
                  <w:rPr>
                    <w:ins w:id="17614" w:author="XuanWen Chen" w:date="2018-12-30T16:12:00Z"/>
                  </w:rPr>
                </w:rPrChange>
              </w:rPr>
              <w:pPrChange w:id="17615" w:author="XuanWen Chen" w:date="2018-12-30T16:36:00Z">
                <w:pPr>
                  <w:spacing w:line="240" w:lineRule="auto"/>
                </w:pPr>
              </w:pPrChange>
            </w:pPr>
            <w:ins w:id="17616" w:author="XuanWen Chen" w:date="2018-12-30T16:37:00Z">
              <w:r>
                <w:rPr>
                  <w:rFonts w:hAnsi="宋体" w:hint="eastAsia"/>
                </w:rPr>
                <w:t>取消</w:t>
              </w:r>
            </w:ins>
            <w:ins w:id="17617" w:author="XuanWen Chen" w:date="2018-12-30T16:36:00Z">
              <w:r w:rsidRPr="0021671F">
                <w:rPr>
                  <w:rFonts w:hAnsi="宋体" w:hint="eastAsia"/>
                  <w:rPrChange w:id="17618" w:author="XuanWen Chen" w:date="2018-12-30T16:36:00Z">
                    <w:rPr>
                      <w:rFonts w:hint="eastAsia"/>
                    </w:rPr>
                  </w:rPrChange>
                </w:rPr>
                <w:t>创建</w:t>
              </w:r>
            </w:ins>
          </w:p>
        </w:tc>
      </w:tr>
      <w:tr w:rsidR="00514833" w:rsidRPr="00651178" w14:paraId="0971C402" w14:textId="77777777" w:rsidTr="00470885">
        <w:trPr>
          <w:ins w:id="17619" w:author="XuanWen Chen" w:date="2018-12-30T16:12:00Z"/>
        </w:trPr>
        <w:tc>
          <w:tcPr>
            <w:tcW w:w="1413" w:type="dxa"/>
          </w:tcPr>
          <w:p w14:paraId="64342FC5" w14:textId="77777777" w:rsidR="00514833" w:rsidRPr="00651178" w:rsidRDefault="00514833" w:rsidP="00470885">
            <w:pPr>
              <w:rPr>
                <w:ins w:id="17620" w:author="XuanWen Chen" w:date="2018-12-30T16:12:00Z"/>
                <w:rFonts w:hAnsi="宋体"/>
              </w:rPr>
            </w:pPr>
            <w:ins w:id="17621" w:author="XuanWen Chen" w:date="2018-12-30T16:12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41197A33" w14:textId="77777777" w:rsidR="00514833" w:rsidRPr="00651178" w:rsidRDefault="00514833" w:rsidP="00470885">
            <w:pPr>
              <w:rPr>
                <w:ins w:id="17622" w:author="XuanWen Chen" w:date="2018-12-30T16:12:00Z"/>
                <w:rFonts w:hAnsi="宋体"/>
              </w:rPr>
            </w:pPr>
            <w:ins w:id="17623" w:author="XuanWen Chen" w:date="2018-12-30T16:1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514833" w:rsidRPr="00651178" w14:paraId="757A0BFA" w14:textId="77777777" w:rsidTr="00470885">
        <w:trPr>
          <w:ins w:id="17624" w:author="XuanWen Chen" w:date="2018-12-30T16:12:00Z"/>
        </w:trPr>
        <w:tc>
          <w:tcPr>
            <w:tcW w:w="1413" w:type="dxa"/>
          </w:tcPr>
          <w:p w14:paraId="6C792D28" w14:textId="77777777" w:rsidR="00514833" w:rsidRPr="00651178" w:rsidRDefault="00514833" w:rsidP="00470885">
            <w:pPr>
              <w:rPr>
                <w:ins w:id="17625" w:author="XuanWen Chen" w:date="2018-12-30T16:12:00Z"/>
                <w:rFonts w:hAnsi="宋体"/>
              </w:rPr>
            </w:pPr>
            <w:ins w:id="17626" w:author="XuanWen Chen" w:date="2018-12-30T16:12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7FC64CB7" w14:textId="77777777" w:rsidR="00514833" w:rsidRPr="00651178" w:rsidRDefault="00514833" w:rsidP="00470885">
            <w:pPr>
              <w:rPr>
                <w:ins w:id="17627" w:author="XuanWen Chen" w:date="2018-12-30T16:12:00Z"/>
                <w:rFonts w:hAnsi="宋体"/>
              </w:rPr>
            </w:pPr>
          </w:p>
        </w:tc>
      </w:tr>
      <w:tr w:rsidR="00514833" w:rsidRPr="00651178" w14:paraId="53FC31B3" w14:textId="77777777" w:rsidTr="00470885">
        <w:trPr>
          <w:ins w:id="17628" w:author="XuanWen Chen" w:date="2018-12-30T16:12:00Z"/>
        </w:trPr>
        <w:tc>
          <w:tcPr>
            <w:tcW w:w="1413" w:type="dxa"/>
          </w:tcPr>
          <w:p w14:paraId="662A6DA1" w14:textId="77777777" w:rsidR="00514833" w:rsidRPr="00651178" w:rsidRDefault="00514833" w:rsidP="00470885">
            <w:pPr>
              <w:rPr>
                <w:ins w:id="17629" w:author="XuanWen Chen" w:date="2018-12-30T16:12:00Z"/>
                <w:rFonts w:hAnsi="宋体"/>
              </w:rPr>
            </w:pPr>
            <w:ins w:id="17630" w:author="XuanWen Chen" w:date="2018-12-30T16:12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04BCA46A" w14:textId="048EDCFD" w:rsidR="00514833" w:rsidRPr="00651178" w:rsidRDefault="00514833" w:rsidP="00470885">
            <w:pPr>
              <w:rPr>
                <w:ins w:id="17631" w:author="XuanWen Chen" w:date="2018-12-30T16:12:00Z"/>
                <w:rFonts w:hAnsi="宋体"/>
              </w:rPr>
            </w:pPr>
            <w:ins w:id="17632" w:author="XuanWen Chen" w:date="2018-12-30T16:12:00Z">
              <w:r>
                <w:rPr>
                  <w:rFonts w:hAnsi="宋体" w:hint="eastAsia"/>
                </w:rPr>
                <w:t>管理员每</w:t>
              </w:r>
            </w:ins>
            <w:ins w:id="17633" w:author="XuanWen Chen" w:date="2018-12-30T16:23:00Z">
              <w:r w:rsidR="003D4EBF">
                <w:rPr>
                  <w:rFonts w:hAnsi="宋体" w:hint="eastAsia"/>
                </w:rPr>
                <w:t>月</w:t>
              </w:r>
            </w:ins>
            <w:ins w:id="17634" w:author="XuanWen Chen" w:date="2018-12-30T16:12:00Z">
              <w:r>
                <w:rPr>
                  <w:rFonts w:hAnsi="宋体" w:hint="eastAsia"/>
                </w:rPr>
                <w:t>年使用一次</w:t>
              </w:r>
            </w:ins>
          </w:p>
        </w:tc>
      </w:tr>
      <w:tr w:rsidR="00514833" w:rsidRPr="00651178" w14:paraId="394F3268" w14:textId="77777777" w:rsidTr="00470885">
        <w:trPr>
          <w:ins w:id="17635" w:author="XuanWen Chen" w:date="2018-12-30T16:12:00Z"/>
        </w:trPr>
        <w:tc>
          <w:tcPr>
            <w:tcW w:w="1413" w:type="dxa"/>
          </w:tcPr>
          <w:p w14:paraId="0D0B8CE7" w14:textId="77777777" w:rsidR="00514833" w:rsidRPr="00651178" w:rsidRDefault="00514833" w:rsidP="00470885">
            <w:pPr>
              <w:rPr>
                <w:ins w:id="17636" w:author="XuanWen Chen" w:date="2018-12-30T16:12:00Z"/>
                <w:rFonts w:hAnsi="宋体"/>
              </w:rPr>
            </w:pPr>
            <w:ins w:id="17637" w:author="XuanWen Chen" w:date="2018-12-30T16:12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F292A7A" w14:textId="77777777" w:rsidR="00514833" w:rsidRPr="00651178" w:rsidRDefault="00514833" w:rsidP="00470885">
            <w:pPr>
              <w:rPr>
                <w:ins w:id="17638" w:author="XuanWen Chen" w:date="2018-12-30T16:12:00Z"/>
                <w:rFonts w:hAnsi="宋体"/>
              </w:rPr>
            </w:pPr>
          </w:p>
        </w:tc>
      </w:tr>
      <w:tr w:rsidR="00514833" w:rsidRPr="00651178" w14:paraId="66D531C3" w14:textId="77777777" w:rsidTr="00470885">
        <w:trPr>
          <w:ins w:id="17639" w:author="XuanWen Chen" w:date="2018-12-30T16:12:00Z"/>
        </w:trPr>
        <w:tc>
          <w:tcPr>
            <w:tcW w:w="1413" w:type="dxa"/>
          </w:tcPr>
          <w:p w14:paraId="2E4DA071" w14:textId="77777777" w:rsidR="00514833" w:rsidRPr="00651178" w:rsidRDefault="00514833" w:rsidP="00470885">
            <w:pPr>
              <w:rPr>
                <w:ins w:id="17640" w:author="XuanWen Chen" w:date="2018-12-30T16:12:00Z"/>
                <w:rFonts w:hAnsi="宋体"/>
              </w:rPr>
            </w:pPr>
            <w:ins w:id="17641" w:author="XuanWen Chen" w:date="2018-12-30T16:12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7310CEAA" w14:textId="2403F0BC" w:rsidR="00514833" w:rsidRPr="00651178" w:rsidRDefault="00514833" w:rsidP="00470885">
            <w:pPr>
              <w:rPr>
                <w:ins w:id="17642" w:author="XuanWen Chen" w:date="2018-12-30T16:12:00Z"/>
                <w:rFonts w:hAnsi="宋体"/>
              </w:rPr>
            </w:pPr>
            <w:ins w:id="17643" w:author="XuanWen Chen" w:date="2018-12-30T16:12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7644" w:author="XuanWen Chen" w:date="2018-12-30T16:43:00Z">
              <w:r w:rsidR="0021671F">
                <w:rPr>
                  <w:rFonts w:hAnsi="宋体" w:hint="eastAsia"/>
                </w:rPr>
                <w:t>后台管理</w:t>
              </w:r>
            </w:ins>
            <w:ins w:id="17645" w:author="XuanWen Chen" w:date="2018-12-30T16:12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514833" w:rsidRPr="00651178" w14:paraId="3D6FB9B1" w14:textId="77777777" w:rsidTr="00470885">
        <w:trPr>
          <w:ins w:id="17646" w:author="XuanWen Chen" w:date="2018-12-30T16:12:00Z"/>
        </w:trPr>
        <w:tc>
          <w:tcPr>
            <w:tcW w:w="1413" w:type="dxa"/>
          </w:tcPr>
          <w:p w14:paraId="1BE2F629" w14:textId="77777777" w:rsidR="00514833" w:rsidRPr="00651178" w:rsidRDefault="00514833" w:rsidP="00470885">
            <w:pPr>
              <w:rPr>
                <w:ins w:id="17647" w:author="XuanWen Chen" w:date="2018-12-30T16:12:00Z"/>
                <w:rFonts w:hAnsi="宋体"/>
              </w:rPr>
            </w:pPr>
            <w:ins w:id="17648" w:author="XuanWen Chen" w:date="2018-12-30T16:12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6D0A4115" w14:textId="59534BD6" w:rsidR="00514833" w:rsidRPr="00651178" w:rsidRDefault="00514833" w:rsidP="00470885">
            <w:pPr>
              <w:rPr>
                <w:ins w:id="17649" w:author="XuanWen Chen" w:date="2018-12-30T16:12:00Z"/>
                <w:rFonts w:hAnsi="宋体"/>
              </w:rPr>
            </w:pPr>
            <w:ins w:id="17650" w:author="XuanWen Chen" w:date="2018-12-30T16:12:00Z">
              <w:r>
                <w:rPr>
                  <w:rFonts w:hAnsi="宋体" w:hint="eastAsia"/>
                </w:rPr>
                <w:t>管理员</w:t>
              </w:r>
            </w:ins>
            <w:ins w:id="17651" w:author="XuanWen Chen" w:date="2018-12-30T16:37:00Z">
              <w:r w:rsidR="0021671F">
                <w:rPr>
                  <w:rFonts w:hAnsi="宋体" w:hint="eastAsia"/>
                </w:rPr>
                <w:t>管理非</w:t>
              </w:r>
            </w:ins>
            <w:ins w:id="17652" w:author="XuanWen Chen" w:date="2018-12-30T16:38:00Z">
              <w:r w:rsidR="0021671F">
                <w:rPr>
                  <w:rFonts w:hAnsi="宋体" w:hint="eastAsia"/>
                </w:rPr>
                <w:t>案例板块</w:t>
              </w:r>
            </w:ins>
          </w:p>
        </w:tc>
      </w:tr>
    </w:tbl>
    <w:p w14:paraId="04377945" w14:textId="77777777" w:rsidR="00514833" w:rsidRPr="00514833" w:rsidRDefault="00514833" w:rsidP="004C3EB4">
      <w:pPr>
        <w:rPr>
          <w:ins w:id="17653" w:author="XuanWen Chen" w:date="2018-12-30T16:07:00Z"/>
        </w:rPr>
      </w:pPr>
    </w:p>
    <w:p w14:paraId="71375E59" w14:textId="5391B27A" w:rsidR="00514833" w:rsidRDefault="00514833">
      <w:pPr>
        <w:pStyle w:val="4"/>
        <w:rPr>
          <w:ins w:id="17654" w:author="XuanWen Chen" w:date="2018-12-30T16:38:00Z"/>
        </w:rPr>
        <w:pPrChange w:id="17655" w:author="XuanWen Chen" w:date="2018-12-30T16:38:00Z">
          <w:pPr/>
        </w:pPrChange>
      </w:pPr>
      <w:ins w:id="17656" w:author="XuanWen Chen" w:date="2018-12-30T16:07:00Z">
        <w:r>
          <w:rPr>
            <w:rFonts w:hint="eastAsia"/>
          </w:rPr>
          <w:t>管理员创建二级板块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21671F" w:rsidRPr="00651178" w14:paraId="0EC1F2B1" w14:textId="77777777" w:rsidTr="00470885">
        <w:trPr>
          <w:ins w:id="17657" w:author="XuanWen Chen" w:date="2018-12-30T16:38:00Z"/>
        </w:trPr>
        <w:tc>
          <w:tcPr>
            <w:tcW w:w="1413" w:type="dxa"/>
          </w:tcPr>
          <w:p w14:paraId="1305F27F" w14:textId="77777777" w:rsidR="0021671F" w:rsidRPr="00651178" w:rsidRDefault="0021671F" w:rsidP="00470885">
            <w:pPr>
              <w:rPr>
                <w:ins w:id="17658" w:author="XuanWen Chen" w:date="2018-12-30T16:38:00Z"/>
                <w:rFonts w:hAnsi="宋体"/>
                <w:b/>
              </w:rPr>
            </w:pPr>
            <w:ins w:id="17659" w:author="XuanWen Chen" w:date="2018-12-30T16:38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6634B2F3" w14:textId="421CF8E1" w:rsidR="0021671F" w:rsidRPr="00651178" w:rsidRDefault="0021671F" w:rsidP="00470885">
            <w:pPr>
              <w:rPr>
                <w:ins w:id="17660" w:author="XuanWen Chen" w:date="2018-12-30T16:38:00Z"/>
                <w:rFonts w:hAnsi="宋体"/>
                <w:b/>
              </w:rPr>
            </w:pPr>
            <w:ins w:id="17661" w:author="XuanWen Chen" w:date="2018-12-30T16:38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管理员创建</w:t>
              </w:r>
              <w:r>
                <w:rPr>
                  <w:rFonts w:hAnsi="宋体" w:hint="eastAsia"/>
                  <w:b/>
                </w:rPr>
                <w:t>二</w:t>
              </w:r>
              <w:r w:rsidRPr="00514833">
                <w:rPr>
                  <w:rFonts w:hAnsi="宋体" w:hint="eastAsia"/>
                  <w:b/>
                </w:rPr>
                <w:t>级板块</w:t>
              </w:r>
            </w:ins>
          </w:p>
        </w:tc>
      </w:tr>
      <w:tr w:rsidR="0021671F" w:rsidRPr="00651178" w14:paraId="28856013" w14:textId="77777777" w:rsidTr="00470885">
        <w:trPr>
          <w:ins w:id="17662" w:author="XuanWen Chen" w:date="2018-12-30T16:38:00Z"/>
        </w:trPr>
        <w:tc>
          <w:tcPr>
            <w:tcW w:w="1413" w:type="dxa"/>
          </w:tcPr>
          <w:p w14:paraId="41881EAE" w14:textId="77777777" w:rsidR="0021671F" w:rsidRPr="00651178" w:rsidRDefault="0021671F" w:rsidP="00470885">
            <w:pPr>
              <w:rPr>
                <w:ins w:id="17663" w:author="XuanWen Chen" w:date="2018-12-30T16:38:00Z"/>
                <w:rFonts w:hAnsi="宋体"/>
              </w:rPr>
            </w:pPr>
            <w:ins w:id="17664" w:author="XuanWen Chen" w:date="2018-12-30T16:38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1E0DE3C3" w14:textId="77777777" w:rsidR="0021671F" w:rsidRPr="00651178" w:rsidRDefault="0021671F" w:rsidP="00470885">
            <w:pPr>
              <w:rPr>
                <w:ins w:id="17665" w:author="XuanWen Chen" w:date="2018-12-30T16:38:00Z"/>
                <w:rFonts w:hAnsi="宋体"/>
              </w:rPr>
            </w:pPr>
            <w:ins w:id="17666" w:author="XuanWen Chen" w:date="2018-12-30T16:38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15E76E8F" w14:textId="77777777" w:rsidR="0021671F" w:rsidRPr="00651178" w:rsidRDefault="0021671F" w:rsidP="00470885">
            <w:pPr>
              <w:rPr>
                <w:ins w:id="17667" w:author="XuanWen Chen" w:date="2018-12-30T16:38:00Z"/>
                <w:rFonts w:hAnsi="宋体"/>
              </w:rPr>
            </w:pPr>
            <w:ins w:id="17668" w:author="XuanWen Chen" w:date="2018-12-30T16:38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6A8918B2" w14:textId="77777777" w:rsidR="0021671F" w:rsidRPr="00651178" w:rsidRDefault="0021671F" w:rsidP="00470885">
            <w:pPr>
              <w:rPr>
                <w:ins w:id="17669" w:author="XuanWen Chen" w:date="2018-12-30T16:38:00Z"/>
                <w:rFonts w:hAnsi="宋体"/>
              </w:rPr>
            </w:pPr>
            <w:ins w:id="17670" w:author="XuanWen Chen" w:date="2018-12-30T16:38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21671F" w:rsidRPr="00651178" w14:paraId="2A40A484" w14:textId="77777777" w:rsidTr="00470885">
        <w:trPr>
          <w:ins w:id="17671" w:author="XuanWen Chen" w:date="2018-12-30T16:38:00Z"/>
        </w:trPr>
        <w:tc>
          <w:tcPr>
            <w:tcW w:w="1413" w:type="dxa"/>
          </w:tcPr>
          <w:p w14:paraId="1FC37299" w14:textId="77777777" w:rsidR="0021671F" w:rsidRPr="00651178" w:rsidRDefault="0021671F" w:rsidP="00470885">
            <w:pPr>
              <w:rPr>
                <w:ins w:id="17672" w:author="XuanWen Chen" w:date="2018-12-30T16:38:00Z"/>
                <w:rFonts w:hAnsi="宋体"/>
              </w:rPr>
            </w:pPr>
            <w:ins w:id="17673" w:author="XuanWen Chen" w:date="2018-12-30T16:38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28102C2E" w14:textId="77777777" w:rsidR="0021671F" w:rsidRPr="00651178" w:rsidRDefault="0021671F" w:rsidP="00470885">
            <w:pPr>
              <w:rPr>
                <w:ins w:id="17674" w:author="XuanWen Chen" w:date="2018-12-30T16:38:00Z"/>
                <w:rFonts w:hAnsi="宋体"/>
              </w:rPr>
            </w:pPr>
            <w:ins w:id="17675" w:author="XuanWen Chen" w:date="2018-12-30T16:38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0F7B96F6" w14:textId="77777777" w:rsidR="0021671F" w:rsidRPr="00651178" w:rsidRDefault="0021671F" w:rsidP="00470885">
            <w:pPr>
              <w:rPr>
                <w:ins w:id="17676" w:author="XuanWen Chen" w:date="2018-12-30T16:38:00Z"/>
                <w:rFonts w:hAnsi="宋体"/>
              </w:rPr>
            </w:pPr>
            <w:ins w:id="17677" w:author="XuanWen Chen" w:date="2018-12-30T16:38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135B2254" w14:textId="77777777" w:rsidR="0021671F" w:rsidRPr="00651178" w:rsidRDefault="0021671F" w:rsidP="00470885">
            <w:pPr>
              <w:rPr>
                <w:ins w:id="17678" w:author="XuanWen Chen" w:date="2018-12-30T16:38:00Z"/>
                <w:rFonts w:hAnsi="宋体"/>
              </w:rPr>
            </w:pPr>
            <w:ins w:id="17679" w:author="XuanWen Chen" w:date="2018-12-30T16:38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21671F" w:rsidRPr="00651178" w14:paraId="52FF10FB" w14:textId="77777777" w:rsidTr="00470885">
        <w:trPr>
          <w:ins w:id="17680" w:author="XuanWen Chen" w:date="2018-12-30T16:38:00Z"/>
        </w:trPr>
        <w:tc>
          <w:tcPr>
            <w:tcW w:w="1413" w:type="dxa"/>
          </w:tcPr>
          <w:p w14:paraId="0CF4380B" w14:textId="77777777" w:rsidR="0021671F" w:rsidRPr="00651178" w:rsidRDefault="0021671F" w:rsidP="00470885">
            <w:pPr>
              <w:rPr>
                <w:ins w:id="17681" w:author="XuanWen Chen" w:date="2018-12-30T16:38:00Z"/>
                <w:rFonts w:hAnsi="宋体"/>
              </w:rPr>
            </w:pPr>
            <w:ins w:id="17682" w:author="XuanWen Chen" w:date="2018-12-30T16:38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1016BA8B" w14:textId="77777777" w:rsidR="0021671F" w:rsidRPr="00651178" w:rsidRDefault="0021671F" w:rsidP="00470885">
            <w:pPr>
              <w:rPr>
                <w:ins w:id="17683" w:author="XuanWen Chen" w:date="2018-12-30T16:38:00Z"/>
                <w:rFonts w:hAnsi="宋体"/>
              </w:rPr>
            </w:pPr>
            <w:ins w:id="17684" w:author="XuanWen Chen" w:date="2018-12-30T16:38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21671F" w:rsidRPr="00651178" w14:paraId="49E8AD22" w14:textId="77777777" w:rsidTr="00470885">
        <w:trPr>
          <w:ins w:id="17685" w:author="XuanWen Chen" w:date="2018-12-30T16:38:00Z"/>
        </w:trPr>
        <w:tc>
          <w:tcPr>
            <w:tcW w:w="1413" w:type="dxa"/>
          </w:tcPr>
          <w:p w14:paraId="1E3B46A6" w14:textId="77777777" w:rsidR="0021671F" w:rsidRPr="00651178" w:rsidRDefault="0021671F" w:rsidP="00470885">
            <w:pPr>
              <w:rPr>
                <w:ins w:id="17686" w:author="XuanWen Chen" w:date="2018-12-30T16:38:00Z"/>
                <w:rFonts w:hAnsi="宋体"/>
              </w:rPr>
            </w:pPr>
            <w:ins w:id="17687" w:author="XuanWen Chen" w:date="2018-12-30T16:38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6312237F" w14:textId="22A27673" w:rsidR="0021671F" w:rsidRPr="00651178" w:rsidRDefault="0021671F" w:rsidP="00470885">
            <w:pPr>
              <w:rPr>
                <w:ins w:id="17688" w:author="XuanWen Chen" w:date="2018-12-30T16:38:00Z"/>
                <w:rFonts w:hAnsi="宋体"/>
              </w:rPr>
            </w:pPr>
            <w:ins w:id="17689" w:author="XuanWen Chen" w:date="2018-12-30T16:38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</w:t>
              </w:r>
            </w:ins>
            <w:ins w:id="17690" w:author="XuanWen Chen" w:date="2018-12-30T16:45:00Z">
              <w:r>
                <w:rPr>
                  <w:rFonts w:hAnsi="宋体" w:hint="eastAsia"/>
                </w:rPr>
                <w:t>后台管理</w:t>
              </w:r>
            </w:ins>
            <w:ins w:id="17691" w:author="XuanWen Chen" w:date="2018-12-30T16:38:00Z">
              <w:r>
                <w:rPr>
                  <w:rFonts w:hAnsi="宋体" w:hint="eastAsia"/>
                </w:rPr>
                <w:t>系统，创建社区二级板块</w:t>
              </w:r>
            </w:ins>
          </w:p>
        </w:tc>
      </w:tr>
      <w:tr w:rsidR="0021671F" w:rsidRPr="00651178" w14:paraId="4479CF2D" w14:textId="77777777" w:rsidTr="00470885">
        <w:trPr>
          <w:ins w:id="17692" w:author="XuanWen Chen" w:date="2018-12-30T16:38:00Z"/>
        </w:trPr>
        <w:tc>
          <w:tcPr>
            <w:tcW w:w="1413" w:type="dxa"/>
          </w:tcPr>
          <w:p w14:paraId="7E46BDB3" w14:textId="77777777" w:rsidR="0021671F" w:rsidRPr="00651178" w:rsidRDefault="0021671F" w:rsidP="00470885">
            <w:pPr>
              <w:rPr>
                <w:ins w:id="17693" w:author="XuanWen Chen" w:date="2018-12-30T16:38:00Z"/>
                <w:rFonts w:hAnsi="宋体"/>
              </w:rPr>
            </w:pPr>
            <w:ins w:id="17694" w:author="XuanWen Chen" w:date="2018-12-30T16:38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7AE87FBF" w14:textId="07AB532E" w:rsidR="0021671F" w:rsidRPr="00651178" w:rsidRDefault="0021671F" w:rsidP="00470885">
            <w:pPr>
              <w:rPr>
                <w:ins w:id="17695" w:author="XuanWen Chen" w:date="2018-12-30T16:38:00Z"/>
                <w:rFonts w:hAnsi="宋体"/>
              </w:rPr>
            </w:pPr>
            <w:ins w:id="17696" w:author="XuanWen Chen" w:date="2018-12-30T16:38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需要创建社区二级板块</w:t>
              </w:r>
            </w:ins>
          </w:p>
        </w:tc>
      </w:tr>
      <w:tr w:rsidR="0021671F" w:rsidRPr="00651178" w14:paraId="505D9E52" w14:textId="77777777" w:rsidTr="00470885">
        <w:trPr>
          <w:ins w:id="17697" w:author="XuanWen Chen" w:date="2018-12-30T16:38:00Z"/>
        </w:trPr>
        <w:tc>
          <w:tcPr>
            <w:tcW w:w="1413" w:type="dxa"/>
          </w:tcPr>
          <w:p w14:paraId="100DD6E1" w14:textId="77777777" w:rsidR="0021671F" w:rsidRPr="00651178" w:rsidRDefault="0021671F" w:rsidP="0021671F">
            <w:pPr>
              <w:rPr>
                <w:ins w:id="17698" w:author="XuanWen Chen" w:date="2018-12-30T16:38:00Z"/>
                <w:rFonts w:hAnsi="宋体"/>
              </w:rPr>
            </w:pPr>
            <w:ins w:id="17699" w:author="XuanWen Chen" w:date="2018-12-30T16:38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5BB32298" w14:textId="77777777" w:rsidR="0021671F" w:rsidRPr="00651178" w:rsidRDefault="0021671F" w:rsidP="0021671F">
            <w:pPr>
              <w:rPr>
                <w:ins w:id="17700" w:author="XuanWen Chen" w:date="2018-12-30T16:44:00Z"/>
                <w:rFonts w:hAnsi="宋体"/>
              </w:rPr>
            </w:pPr>
            <w:ins w:id="17701" w:author="XuanWen Chen" w:date="2018-12-30T16:4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0243143D" w14:textId="7251BA6F" w:rsidR="0021671F" w:rsidRDefault="0021671F" w:rsidP="0021671F">
            <w:pPr>
              <w:rPr>
                <w:ins w:id="17702" w:author="XuanWen Chen" w:date="2018-12-30T16:44:00Z"/>
                <w:rFonts w:hAnsi="宋体"/>
              </w:rPr>
            </w:pPr>
            <w:ins w:id="17703" w:author="XuanWen Chen" w:date="2018-12-30T16:4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</w:t>
              </w:r>
            </w:ins>
            <w:ins w:id="17704" w:author="XuanWen Chen" w:date="2018-12-30T16:48:00Z">
              <w:r w:rsidR="00470885">
                <w:rPr>
                  <w:rFonts w:hAnsi="宋体" w:hint="eastAsia"/>
                </w:rPr>
                <w:t>二级</w:t>
              </w:r>
            </w:ins>
            <w:ins w:id="17705" w:author="XuanWen Chen" w:date="2018-12-30T16:44:00Z">
              <w:r>
                <w:rPr>
                  <w:rFonts w:hAnsi="宋体" w:hint="eastAsia"/>
                </w:rPr>
                <w:t>板块管理</w:t>
              </w:r>
            </w:ins>
          </w:p>
          <w:p w14:paraId="2840933F" w14:textId="32E51EEF" w:rsidR="0021671F" w:rsidRPr="00651178" w:rsidRDefault="0021671F" w:rsidP="0021671F">
            <w:pPr>
              <w:rPr>
                <w:ins w:id="17706" w:author="XuanWen Chen" w:date="2018-12-30T16:38:00Z"/>
                <w:rFonts w:hAnsi="宋体"/>
              </w:rPr>
            </w:pPr>
            <w:ins w:id="17707" w:author="XuanWen Chen" w:date="2018-12-30T16:4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选择创建</w:t>
              </w:r>
            </w:ins>
            <w:ins w:id="17708" w:author="XuanWen Chen" w:date="2018-12-30T16:45:00Z">
              <w:r>
                <w:rPr>
                  <w:rFonts w:hAnsi="宋体" w:hint="eastAsia"/>
                </w:rPr>
                <w:t>二</w:t>
              </w:r>
            </w:ins>
            <w:ins w:id="17709" w:author="XuanWen Chen" w:date="2018-12-30T16:44:00Z">
              <w:r>
                <w:rPr>
                  <w:rFonts w:hAnsi="宋体" w:hint="eastAsia"/>
                </w:rPr>
                <w:t>级板块</w:t>
              </w:r>
            </w:ins>
          </w:p>
        </w:tc>
      </w:tr>
      <w:tr w:rsidR="0021671F" w:rsidRPr="00651178" w14:paraId="78F3DFB7" w14:textId="77777777" w:rsidTr="00470885">
        <w:trPr>
          <w:ins w:id="17710" w:author="XuanWen Chen" w:date="2018-12-30T16:38:00Z"/>
        </w:trPr>
        <w:tc>
          <w:tcPr>
            <w:tcW w:w="1413" w:type="dxa"/>
          </w:tcPr>
          <w:p w14:paraId="328F7FBD" w14:textId="77777777" w:rsidR="0021671F" w:rsidRPr="00651178" w:rsidRDefault="0021671F" w:rsidP="0021671F">
            <w:pPr>
              <w:rPr>
                <w:ins w:id="17711" w:author="XuanWen Chen" w:date="2018-12-30T16:38:00Z"/>
                <w:rFonts w:hAnsi="宋体"/>
              </w:rPr>
            </w:pPr>
            <w:ins w:id="17712" w:author="XuanWen Chen" w:date="2018-12-30T16:38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4624483B" w14:textId="287FD271" w:rsidR="0021671F" w:rsidRPr="00651178" w:rsidRDefault="00D9503E" w:rsidP="0021671F">
            <w:pPr>
              <w:rPr>
                <w:ins w:id="17713" w:author="XuanWen Chen" w:date="2018-12-30T16:38:00Z"/>
                <w:rFonts w:hAnsi="宋体"/>
              </w:rPr>
            </w:pPr>
            <w:ins w:id="17714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7715" w:author="XuanWen Chen" w:date="2018-12-30T16:38:00Z">
              <w:r w:rsidR="0021671F">
                <w:rPr>
                  <w:rFonts w:hAnsi="宋体" w:hint="eastAsia"/>
                </w:rPr>
                <w:t>二级板块信息存入数据库</w:t>
              </w:r>
            </w:ins>
          </w:p>
        </w:tc>
      </w:tr>
      <w:tr w:rsidR="0021671F" w:rsidRPr="00651178" w14:paraId="2D041B68" w14:textId="77777777" w:rsidTr="00470885">
        <w:trPr>
          <w:ins w:id="17716" w:author="XuanWen Chen" w:date="2018-12-30T16:38:00Z"/>
        </w:trPr>
        <w:tc>
          <w:tcPr>
            <w:tcW w:w="1413" w:type="dxa"/>
          </w:tcPr>
          <w:p w14:paraId="3EDA58FB" w14:textId="77777777" w:rsidR="0021671F" w:rsidRPr="00651178" w:rsidRDefault="0021671F" w:rsidP="0021671F">
            <w:pPr>
              <w:rPr>
                <w:ins w:id="17717" w:author="XuanWen Chen" w:date="2018-12-30T16:38:00Z"/>
                <w:rFonts w:hAnsi="宋体"/>
              </w:rPr>
            </w:pPr>
            <w:ins w:id="17718" w:author="XuanWen Chen" w:date="2018-12-30T16:38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5994656E" w14:textId="0D1A37F4" w:rsidR="0021671F" w:rsidRPr="00651178" w:rsidRDefault="0021671F" w:rsidP="0021671F">
            <w:pPr>
              <w:rPr>
                <w:ins w:id="17719" w:author="XuanWen Chen" w:date="2018-12-30T16:38:00Z"/>
                <w:rFonts w:hAnsi="宋体"/>
              </w:rPr>
            </w:pPr>
            <w:ins w:id="17720" w:author="XuanWen Chen" w:date="2018-12-30T16:38:00Z">
              <w:r>
                <w:rPr>
                  <w:rFonts w:hAnsi="宋体" w:hint="eastAsia"/>
                </w:rPr>
                <w:t>创建的二级板块信息</w:t>
              </w:r>
            </w:ins>
          </w:p>
        </w:tc>
      </w:tr>
      <w:tr w:rsidR="0021671F" w:rsidRPr="00651178" w14:paraId="1E82AD5E" w14:textId="77777777" w:rsidTr="00470885">
        <w:trPr>
          <w:ins w:id="17721" w:author="XuanWen Chen" w:date="2018-12-30T16:38:00Z"/>
        </w:trPr>
        <w:tc>
          <w:tcPr>
            <w:tcW w:w="1413" w:type="dxa"/>
          </w:tcPr>
          <w:p w14:paraId="119C3495" w14:textId="77777777" w:rsidR="0021671F" w:rsidRDefault="0021671F" w:rsidP="0021671F">
            <w:pPr>
              <w:rPr>
                <w:ins w:id="17722" w:author="XuanWen Chen" w:date="2018-12-30T16:38:00Z"/>
                <w:rFonts w:hAnsi="宋体"/>
              </w:rPr>
            </w:pPr>
            <w:ins w:id="17723" w:author="XuanWen Chen" w:date="2018-12-30T16:38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3099FCC4" w14:textId="78D4D85A" w:rsidR="0021671F" w:rsidRPr="00651178" w:rsidRDefault="0021671F" w:rsidP="0021671F">
            <w:pPr>
              <w:rPr>
                <w:ins w:id="17724" w:author="XuanWen Chen" w:date="2018-12-30T16:38:00Z"/>
                <w:rFonts w:hAnsi="宋体"/>
              </w:rPr>
            </w:pPr>
            <w:ins w:id="17725" w:author="XuanWen Chen" w:date="2018-12-30T16:38:00Z">
              <w:r>
                <w:rPr>
                  <w:rFonts w:hAnsi="宋体" w:hint="eastAsia"/>
                </w:rPr>
                <w:t>创建好的二级板块</w:t>
              </w:r>
            </w:ins>
          </w:p>
        </w:tc>
      </w:tr>
      <w:tr w:rsidR="0021671F" w:rsidRPr="00651178" w14:paraId="44E5B2A6" w14:textId="77777777" w:rsidTr="00470885">
        <w:trPr>
          <w:ins w:id="17726" w:author="XuanWen Chen" w:date="2018-12-30T16:38:00Z"/>
        </w:trPr>
        <w:tc>
          <w:tcPr>
            <w:tcW w:w="1413" w:type="dxa"/>
          </w:tcPr>
          <w:p w14:paraId="1641B18A" w14:textId="77777777" w:rsidR="0021671F" w:rsidRPr="00651178" w:rsidRDefault="0021671F" w:rsidP="0021671F">
            <w:pPr>
              <w:rPr>
                <w:ins w:id="17727" w:author="XuanWen Chen" w:date="2018-12-30T16:38:00Z"/>
                <w:rFonts w:hAnsi="宋体"/>
              </w:rPr>
            </w:pPr>
            <w:ins w:id="17728" w:author="XuanWen Chen" w:date="2018-12-30T16:38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144AC0F" w14:textId="52D9C03D" w:rsidR="0021671F" w:rsidRDefault="0021671F" w:rsidP="0021671F">
            <w:pPr>
              <w:spacing w:line="240" w:lineRule="auto"/>
              <w:rPr>
                <w:ins w:id="17729" w:author="XuanWen Chen" w:date="2018-12-30T16:38:00Z"/>
                <w:rFonts w:hAnsi="宋体"/>
              </w:rPr>
            </w:pPr>
            <w:ins w:id="17730" w:author="XuanWen Chen" w:date="2018-12-30T16:38:00Z">
              <w:r>
                <w:rPr>
                  <w:rFonts w:hAnsi="宋体" w:hint="eastAsia"/>
                </w:rPr>
                <w:t>创建二级板块</w:t>
              </w:r>
            </w:ins>
          </w:p>
          <w:p w14:paraId="7289ACBD" w14:textId="37D9278C" w:rsidR="0021671F" w:rsidRPr="00470885" w:rsidRDefault="0021671F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rPr>
                <w:ins w:id="17731" w:author="XuanWen Chen" w:date="2018-12-30T16:38:00Z"/>
                <w:rFonts w:hAnsi="宋体"/>
                <w:rPrChange w:id="17732" w:author="XuanWen Chen" w:date="2018-12-30T16:46:00Z">
                  <w:rPr>
                    <w:ins w:id="17733" w:author="XuanWen Chen" w:date="2018-12-30T16:38:00Z"/>
                  </w:rPr>
                </w:rPrChange>
              </w:rPr>
              <w:pPrChange w:id="17734" w:author="XuanWen Chen" w:date="2018-12-30T16:46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7735" w:author="XuanWen Chen" w:date="2018-12-30T16:38:00Z">
              <w:r w:rsidRPr="00470885">
                <w:rPr>
                  <w:rFonts w:hAnsi="宋体" w:hint="eastAsia"/>
                  <w:rPrChange w:id="17736" w:author="XuanWen Chen" w:date="2018-12-30T16:46:00Z">
                    <w:rPr>
                      <w:rFonts w:hint="eastAsia"/>
                    </w:rPr>
                  </w:rPrChange>
                </w:rPr>
                <w:t>管理员进入</w:t>
              </w:r>
            </w:ins>
            <w:ins w:id="17737" w:author="XuanWen Chen" w:date="2018-12-30T16:45:00Z">
              <w:r w:rsidR="00470885" w:rsidRPr="00470885">
                <w:rPr>
                  <w:rFonts w:hAnsi="宋体" w:hint="eastAsia"/>
                  <w:rPrChange w:id="17738" w:author="XuanWen Chen" w:date="2018-12-30T16:46:00Z">
                    <w:rPr>
                      <w:rFonts w:hint="eastAsia"/>
                    </w:rPr>
                  </w:rPrChange>
                </w:rPr>
                <w:t>二级板块管理</w:t>
              </w:r>
            </w:ins>
          </w:p>
          <w:p w14:paraId="2A550925" w14:textId="77777777" w:rsidR="00470885" w:rsidRPr="00470885" w:rsidRDefault="00470885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rPr>
                <w:ins w:id="17739" w:author="XuanWen Chen" w:date="2018-12-30T16:45:00Z"/>
                <w:rFonts w:hAnsi="宋体"/>
                <w:rPrChange w:id="17740" w:author="XuanWen Chen" w:date="2018-12-30T16:46:00Z">
                  <w:rPr>
                    <w:ins w:id="17741" w:author="XuanWen Chen" w:date="2018-12-30T16:45:00Z"/>
                  </w:rPr>
                </w:rPrChange>
              </w:rPr>
              <w:pPrChange w:id="17742" w:author="XuanWen Chen" w:date="2018-12-30T16:46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7743" w:author="XuanWen Chen" w:date="2018-12-30T16:45:00Z">
              <w:r w:rsidRPr="00470885">
                <w:rPr>
                  <w:rFonts w:hAnsi="宋体" w:hint="eastAsia"/>
                  <w:rPrChange w:id="17744" w:author="XuanWen Chen" w:date="2018-12-30T16:46:00Z">
                    <w:rPr>
                      <w:rFonts w:hint="eastAsia"/>
                    </w:rPr>
                  </w:rPrChange>
                </w:rPr>
                <w:t>选择新建板块</w:t>
              </w:r>
            </w:ins>
          </w:p>
          <w:p w14:paraId="7F5FDDD3" w14:textId="77777777" w:rsidR="0021671F" w:rsidRPr="00470885" w:rsidRDefault="0021671F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rPr>
                <w:ins w:id="17745" w:author="XuanWen Chen" w:date="2018-12-30T16:38:00Z"/>
                <w:rFonts w:hAnsi="宋体"/>
                <w:rPrChange w:id="17746" w:author="XuanWen Chen" w:date="2018-12-30T16:46:00Z">
                  <w:rPr>
                    <w:ins w:id="17747" w:author="XuanWen Chen" w:date="2018-12-30T16:38:00Z"/>
                  </w:rPr>
                </w:rPrChange>
              </w:rPr>
              <w:pPrChange w:id="17748" w:author="XuanWen Chen" w:date="2018-12-30T16:46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7749" w:author="XuanWen Chen" w:date="2018-12-30T16:38:00Z">
              <w:r w:rsidRPr="00470885">
                <w:rPr>
                  <w:rFonts w:hAnsi="宋体" w:hint="eastAsia"/>
                  <w:rPrChange w:id="17750" w:author="XuanWen Chen" w:date="2018-12-30T16:46:00Z">
                    <w:rPr>
                      <w:rFonts w:hint="eastAsia"/>
                    </w:rPr>
                  </w:rPrChange>
                </w:rPr>
                <w:t>填写新板块信息</w:t>
              </w:r>
            </w:ins>
          </w:p>
          <w:p w14:paraId="1BCDE562" w14:textId="77777777" w:rsidR="0021671F" w:rsidRPr="00470885" w:rsidRDefault="0021671F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rPr>
                <w:ins w:id="17751" w:author="XuanWen Chen" w:date="2018-12-30T16:38:00Z"/>
                <w:rFonts w:hAnsi="宋体"/>
                <w:rPrChange w:id="17752" w:author="XuanWen Chen" w:date="2018-12-30T16:46:00Z">
                  <w:rPr>
                    <w:ins w:id="17753" w:author="XuanWen Chen" w:date="2018-12-30T16:38:00Z"/>
                  </w:rPr>
                </w:rPrChange>
              </w:rPr>
              <w:pPrChange w:id="17754" w:author="XuanWen Chen" w:date="2018-12-30T16:46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7755" w:author="XuanWen Chen" w:date="2018-12-30T16:38:00Z">
              <w:r w:rsidRPr="00470885">
                <w:rPr>
                  <w:rFonts w:hAnsi="宋体" w:hint="eastAsia"/>
                  <w:rPrChange w:id="17756" w:author="XuanWen Chen" w:date="2018-12-30T16:46:00Z">
                    <w:rPr>
                      <w:rFonts w:hint="eastAsia"/>
                    </w:rPr>
                  </w:rPrChange>
                </w:rPr>
                <w:t>完成创建</w:t>
              </w:r>
            </w:ins>
          </w:p>
        </w:tc>
      </w:tr>
      <w:tr w:rsidR="0021671F" w:rsidRPr="00651178" w14:paraId="387317AC" w14:textId="77777777" w:rsidTr="00470885">
        <w:trPr>
          <w:ins w:id="17757" w:author="XuanWen Chen" w:date="2018-12-30T16:38:00Z"/>
        </w:trPr>
        <w:tc>
          <w:tcPr>
            <w:tcW w:w="1413" w:type="dxa"/>
          </w:tcPr>
          <w:p w14:paraId="3B03602C" w14:textId="77777777" w:rsidR="0021671F" w:rsidRPr="00651178" w:rsidRDefault="0021671F" w:rsidP="0021671F">
            <w:pPr>
              <w:rPr>
                <w:ins w:id="17758" w:author="XuanWen Chen" w:date="2018-12-30T16:38:00Z"/>
                <w:rFonts w:hAnsi="宋体"/>
              </w:rPr>
            </w:pPr>
            <w:ins w:id="17759" w:author="XuanWen Chen" w:date="2018-12-30T16:38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0B8D57F9" w14:textId="77777777" w:rsidR="0021671F" w:rsidRDefault="0021671F" w:rsidP="0021671F">
            <w:pPr>
              <w:spacing w:line="240" w:lineRule="auto"/>
              <w:rPr>
                <w:ins w:id="17760" w:author="XuanWen Chen" w:date="2018-12-30T16:38:00Z"/>
                <w:rFonts w:hAnsi="宋体"/>
              </w:rPr>
            </w:pPr>
            <w:ins w:id="17761" w:author="XuanWen Chen" w:date="2018-12-30T16:38:00Z">
              <w:r>
                <w:rPr>
                  <w:rFonts w:hAnsi="宋体" w:hint="eastAsia"/>
                </w:rPr>
                <w:t>创建过程中取消</w:t>
              </w:r>
            </w:ins>
          </w:p>
          <w:p w14:paraId="24FEEB65" w14:textId="77777777" w:rsidR="00470885" w:rsidRPr="00470885" w:rsidRDefault="00470885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rPr>
                <w:ins w:id="17762" w:author="XuanWen Chen" w:date="2018-12-30T16:46:00Z"/>
                <w:rFonts w:hAnsi="宋体"/>
                <w:rPrChange w:id="17763" w:author="XuanWen Chen" w:date="2018-12-30T16:46:00Z">
                  <w:rPr>
                    <w:ins w:id="17764" w:author="XuanWen Chen" w:date="2018-12-30T16:46:00Z"/>
                  </w:rPr>
                </w:rPrChange>
              </w:rPr>
              <w:pPrChange w:id="17765" w:author="XuanWen Chen" w:date="2018-12-30T16:46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7766" w:author="XuanWen Chen" w:date="2018-12-30T16:46:00Z">
              <w:r w:rsidRPr="00470885">
                <w:rPr>
                  <w:rFonts w:hAnsi="宋体" w:hint="eastAsia"/>
                  <w:rPrChange w:id="17767" w:author="XuanWen Chen" w:date="2018-12-30T16:46:00Z">
                    <w:rPr>
                      <w:rFonts w:hint="eastAsia"/>
                    </w:rPr>
                  </w:rPrChange>
                </w:rPr>
                <w:t>管理员进入二级板块管理</w:t>
              </w:r>
            </w:ins>
          </w:p>
          <w:p w14:paraId="4D5FE9D4" w14:textId="77777777" w:rsidR="00470885" w:rsidRPr="00AB4015" w:rsidRDefault="00470885" w:rsidP="00470885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rPr>
                <w:ins w:id="17768" w:author="XuanWen Chen" w:date="2018-12-30T16:46:00Z"/>
                <w:rFonts w:hAnsi="宋体"/>
              </w:rPr>
            </w:pPr>
            <w:ins w:id="17769" w:author="XuanWen Chen" w:date="2018-12-30T16:46:00Z">
              <w:r w:rsidRPr="00AB4015">
                <w:rPr>
                  <w:rFonts w:hAnsi="宋体" w:hint="eastAsia"/>
                </w:rPr>
                <w:t>选择新建板块</w:t>
              </w:r>
            </w:ins>
          </w:p>
          <w:p w14:paraId="5B375D59" w14:textId="77777777" w:rsidR="0021671F" w:rsidRPr="00470885" w:rsidRDefault="0021671F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rPr>
                <w:ins w:id="17770" w:author="XuanWen Chen" w:date="2018-12-30T16:38:00Z"/>
                <w:rFonts w:hAnsi="宋体"/>
                <w:rPrChange w:id="17771" w:author="XuanWen Chen" w:date="2018-12-30T16:46:00Z">
                  <w:rPr>
                    <w:ins w:id="17772" w:author="XuanWen Chen" w:date="2018-12-30T16:38:00Z"/>
                  </w:rPr>
                </w:rPrChange>
              </w:rPr>
              <w:pPrChange w:id="17773" w:author="XuanWen Chen" w:date="2018-12-30T16:46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7774" w:author="XuanWen Chen" w:date="2018-12-30T16:38:00Z">
              <w:r w:rsidRPr="00470885">
                <w:rPr>
                  <w:rFonts w:hAnsi="宋体" w:hint="eastAsia"/>
                  <w:rPrChange w:id="17775" w:author="XuanWen Chen" w:date="2018-12-30T16:46:00Z">
                    <w:rPr>
                      <w:rFonts w:hint="eastAsia"/>
                    </w:rPr>
                  </w:rPrChange>
                </w:rPr>
                <w:t>填写新板块信息</w:t>
              </w:r>
            </w:ins>
          </w:p>
          <w:p w14:paraId="7604FD37" w14:textId="77777777" w:rsidR="0021671F" w:rsidRPr="00470885" w:rsidRDefault="0021671F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rPr>
                <w:ins w:id="17776" w:author="XuanWen Chen" w:date="2018-12-30T16:38:00Z"/>
                <w:rFonts w:hAnsi="宋体"/>
                <w:rPrChange w:id="17777" w:author="XuanWen Chen" w:date="2018-12-30T16:46:00Z">
                  <w:rPr>
                    <w:ins w:id="17778" w:author="XuanWen Chen" w:date="2018-12-30T16:38:00Z"/>
                  </w:rPr>
                </w:rPrChange>
              </w:rPr>
              <w:pPrChange w:id="17779" w:author="XuanWen Chen" w:date="2018-12-30T16:46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7780" w:author="XuanWen Chen" w:date="2018-12-30T16:38:00Z">
              <w:r w:rsidRPr="00470885">
                <w:rPr>
                  <w:rFonts w:hAnsi="宋体" w:hint="eastAsia"/>
                  <w:rPrChange w:id="17781" w:author="XuanWen Chen" w:date="2018-12-30T16:46:00Z">
                    <w:rPr>
                      <w:rFonts w:hint="eastAsia"/>
                    </w:rPr>
                  </w:rPrChange>
                </w:rPr>
                <w:t>取消创建</w:t>
              </w:r>
            </w:ins>
          </w:p>
        </w:tc>
      </w:tr>
      <w:tr w:rsidR="0021671F" w:rsidRPr="00651178" w14:paraId="3C11DD8C" w14:textId="77777777" w:rsidTr="00470885">
        <w:trPr>
          <w:ins w:id="17782" w:author="XuanWen Chen" w:date="2018-12-30T16:38:00Z"/>
        </w:trPr>
        <w:tc>
          <w:tcPr>
            <w:tcW w:w="1413" w:type="dxa"/>
          </w:tcPr>
          <w:p w14:paraId="32600285" w14:textId="77777777" w:rsidR="0021671F" w:rsidRPr="00651178" w:rsidRDefault="0021671F" w:rsidP="0021671F">
            <w:pPr>
              <w:rPr>
                <w:ins w:id="17783" w:author="XuanWen Chen" w:date="2018-12-30T16:38:00Z"/>
                <w:rFonts w:hAnsi="宋体"/>
              </w:rPr>
            </w:pPr>
            <w:ins w:id="17784" w:author="XuanWen Chen" w:date="2018-12-30T16:38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284D6469" w14:textId="77777777" w:rsidR="0021671F" w:rsidRPr="00651178" w:rsidRDefault="0021671F" w:rsidP="0021671F">
            <w:pPr>
              <w:rPr>
                <w:ins w:id="17785" w:author="XuanWen Chen" w:date="2018-12-30T16:38:00Z"/>
                <w:rFonts w:hAnsi="宋体"/>
              </w:rPr>
            </w:pPr>
            <w:ins w:id="17786" w:author="XuanWen Chen" w:date="2018-12-30T16:3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21671F" w:rsidRPr="00651178" w14:paraId="088BABDE" w14:textId="77777777" w:rsidTr="00470885">
        <w:trPr>
          <w:ins w:id="17787" w:author="XuanWen Chen" w:date="2018-12-30T16:38:00Z"/>
        </w:trPr>
        <w:tc>
          <w:tcPr>
            <w:tcW w:w="1413" w:type="dxa"/>
          </w:tcPr>
          <w:p w14:paraId="146D0FB1" w14:textId="77777777" w:rsidR="0021671F" w:rsidRPr="00651178" w:rsidRDefault="0021671F" w:rsidP="0021671F">
            <w:pPr>
              <w:rPr>
                <w:ins w:id="17788" w:author="XuanWen Chen" w:date="2018-12-30T16:38:00Z"/>
                <w:rFonts w:hAnsi="宋体"/>
              </w:rPr>
            </w:pPr>
            <w:ins w:id="17789" w:author="XuanWen Chen" w:date="2018-12-30T16:38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36FFA5E2" w14:textId="77777777" w:rsidR="0021671F" w:rsidRPr="00651178" w:rsidRDefault="0021671F" w:rsidP="0021671F">
            <w:pPr>
              <w:rPr>
                <w:ins w:id="17790" w:author="XuanWen Chen" w:date="2018-12-30T16:38:00Z"/>
                <w:rFonts w:hAnsi="宋体"/>
              </w:rPr>
            </w:pPr>
          </w:p>
        </w:tc>
      </w:tr>
      <w:tr w:rsidR="0021671F" w:rsidRPr="00651178" w14:paraId="28270838" w14:textId="77777777" w:rsidTr="00470885">
        <w:trPr>
          <w:ins w:id="17791" w:author="XuanWen Chen" w:date="2018-12-30T16:38:00Z"/>
        </w:trPr>
        <w:tc>
          <w:tcPr>
            <w:tcW w:w="1413" w:type="dxa"/>
          </w:tcPr>
          <w:p w14:paraId="714D122D" w14:textId="77777777" w:rsidR="0021671F" w:rsidRPr="00651178" w:rsidRDefault="0021671F" w:rsidP="0021671F">
            <w:pPr>
              <w:rPr>
                <w:ins w:id="17792" w:author="XuanWen Chen" w:date="2018-12-30T16:38:00Z"/>
                <w:rFonts w:hAnsi="宋体"/>
              </w:rPr>
            </w:pPr>
            <w:ins w:id="17793" w:author="XuanWen Chen" w:date="2018-12-30T16:38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34BF40D5" w14:textId="1717A868" w:rsidR="0021671F" w:rsidRPr="00651178" w:rsidRDefault="0021671F" w:rsidP="0021671F">
            <w:pPr>
              <w:rPr>
                <w:ins w:id="17794" w:author="XuanWen Chen" w:date="2018-12-30T16:38:00Z"/>
                <w:rFonts w:hAnsi="宋体"/>
              </w:rPr>
            </w:pPr>
            <w:ins w:id="17795" w:author="XuanWen Chen" w:date="2018-12-30T16:38:00Z">
              <w:r>
                <w:rPr>
                  <w:rFonts w:hAnsi="宋体" w:hint="eastAsia"/>
                </w:rPr>
                <w:t>管理员每</w:t>
              </w:r>
            </w:ins>
            <w:ins w:id="17796" w:author="XuanWen Chen" w:date="2018-12-30T16:39:00Z">
              <w:r>
                <w:rPr>
                  <w:rFonts w:hAnsi="宋体" w:hint="eastAsia"/>
                </w:rPr>
                <w:t>周</w:t>
              </w:r>
            </w:ins>
            <w:ins w:id="17797" w:author="XuanWen Chen" w:date="2018-12-30T16:38:00Z">
              <w:r>
                <w:rPr>
                  <w:rFonts w:hAnsi="宋体" w:hint="eastAsia"/>
                </w:rPr>
                <w:t>使用一次</w:t>
              </w:r>
            </w:ins>
          </w:p>
        </w:tc>
      </w:tr>
      <w:tr w:rsidR="0021671F" w:rsidRPr="00651178" w14:paraId="0C189DE2" w14:textId="77777777" w:rsidTr="00470885">
        <w:trPr>
          <w:ins w:id="17798" w:author="XuanWen Chen" w:date="2018-12-30T16:38:00Z"/>
        </w:trPr>
        <w:tc>
          <w:tcPr>
            <w:tcW w:w="1413" w:type="dxa"/>
          </w:tcPr>
          <w:p w14:paraId="7C7301D7" w14:textId="77777777" w:rsidR="0021671F" w:rsidRPr="00651178" w:rsidRDefault="0021671F" w:rsidP="0021671F">
            <w:pPr>
              <w:rPr>
                <w:ins w:id="17799" w:author="XuanWen Chen" w:date="2018-12-30T16:38:00Z"/>
                <w:rFonts w:hAnsi="宋体"/>
              </w:rPr>
            </w:pPr>
            <w:ins w:id="17800" w:author="XuanWen Chen" w:date="2018-12-30T16:38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631A8978" w14:textId="77777777" w:rsidR="0021671F" w:rsidRPr="00651178" w:rsidRDefault="0021671F" w:rsidP="0021671F">
            <w:pPr>
              <w:rPr>
                <w:ins w:id="17801" w:author="XuanWen Chen" w:date="2018-12-30T16:38:00Z"/>
                <w:rFonts w:hAnsi="宋体"/>
              </w:rPr>
            </w:pPr>
          </w:p>
        </w:tc>
      </w:tr>
      <w:tr w:rsidR="0021671F" w:rsidRPr="00651178" w14:paraId="60826118" w14:textId="77777777" w:rsidTr="00470885">
        <w:trPr>
          <w:ins w:id="17802" w:author="XuanWen Chen" w:date="2018-12-30T16:38:00Z"/>
        </w:trPr>
        <w:tc>
          <w:tcPr>
            <w:tcW w:w="1413" w:type="dxa"/>
          </w:tcPr>
          <w:p w14:paraId="276DA00D" w14:textId="77777777" w:rsidR="0021671F" w:rsidRPr="00651178" w:rsidRDefault="0021671F" w:rsidP="0021671F">
            <w:pPr>
              <w:rPr>
                <w:ins w:id="17803" w:author="XuanWen Chen" w:date="2018-12-30T16:38:00Z"/>
                <w:rFonts w:hAnsi="宋体"/>
              </w:rPr>
            </w:pPr>
            <w:ins w:id="17804" w:author="XuanWen Chen" w:date="2018-12-30T16:38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33A1C7FF" w14:textId="381CE462" w:rsidR="0021671F" w:rsidRPr="00651178" w:rsidRDefault="0021671F" w:rsidP="0021671F">
            <w:pPr>
              <w:rPr>
                <w:ins w:id="17805" w:author="XuanWen Chen" w:date="2018-12-30T16:38:00Z"/>
                <w:rFonts w:hAnsi="宋体"/>
              </w:rPr>
            </w:pPr>
            <w:ins w:id="17806" w:author="XuanWen Chen" w:date="2018-12-30T16:38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7807" w:author="XuanWen Chen" w:date="2018-12-30T16:46:00Z">
              <w:r w:rsidR="00470885">
                <w:rPr>
                  <w:rFonts w:hAnsi="宋体" w:hint="eastAsia"/>
                </w:rPr>
                <w:t>后台管理</w:t>
              </w:r>
            </w:ins>
            <w:ins w:id="17808" w:author="XuanWen Chen" w:date="2018-12-30T16:38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21671F" w:rsidRPr="00651178" w14:paraId="2519D431" w14:textId="77777777" w:rsidTr="00470885">
        <w:trPr>
          <w:ins w:id="17809" w:author="XuanWen Chen" w:date="2018-12-30T16:38:00Z"/>
        </w:trPr>
        <w:tc>
          <w:tcPr>
            <w:tcW w:w="1413" w:type="dxa"/>
          </w:tcPr>
          <w:p w14:paraId="04D3BF4C" w14:textId="77777777" w:rsidR="0021671F" w:rsidRPr="00651178" w:rsidRDefault="0021671F" w:rsidP="0021671F">
            <w:pPr>
              <w:rPr>
                <w:ins w:id="17810" w:author="XuanWen Chen" w:date="2018-12-30T16:38:00Z"/>
                <w:rFonts w:hAnsi="宋体"/>
              </w:rPr>
            </w:pPr>
            <w:ins w:id="17811" w:author="XuanWen Chen" w:date="2018-12-30T16:38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4A5E7776" w14:textId="77777777" w:rsidR="0021671F" w:rsidRPr="00651178" w:rsidRDefault="0021671F" w:rsidP="0021671F">
            <w:pPr>
              <w:rPr>
                <w:ins w:id="17812" w:author="XuanWen Chen" w:date="2018-12-30T16:38:00Z"/>
                <w:rFonts w:hAnsi="宋体"/>
              </w:rPr>
            </w:pPr>
            <w:ins w:id="17813" w:author="XuanWen Chen" w:date="2018-12-30T16:38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1778DEBF" w14:textId="77777777" w:rsidR="0021671F" w:rsidRPr="0021671F" w:rsidRDefault="0021671F" w:rsidP="00514833">
      <w:pPr>
        <w:rPr>
          <w:ins w:id="17814" w:author="XuanWen Chen" w:date="2018-12-30T16:16:00Z"/>
        </w:rPr>
      </w:pPr>
    </w:p>
    <w:p w14:paraId="405C1375" w14:textId="0E9A6A89" w:rsidR="00F04796" w:rsidRDefault="00F04796">
      <w:pPr>
        <w:pStyle w:val="4"/>
        <w:rPr>
          <w:ins w:id="17815" w:author="XuanWen Chen" w:date="2018-12-30T16:51:00Z"/>
        </w:rPr>
        <w:pPrChange w:id="17816" w:author="XuanWen Chen" w:date="2018-12-30T16:51:00Z">
          <w:pPr/>
        </w:pPrChange>
      </w:pPr>
      <w:ins w:id="17817" w:author="XuanWen Chen" w:date="2018-12-30T16:03:00Z">
        <w:r>
          <w:rPr>
            <w:rFonts w:hint="eastAsia"/>
          </w:rPr>
          <w:t>管理员</w:t>
        </w:r>
        <w:r w:rsidR="00514833">
          <w:rPr>
            <w:rFonts w:hint="eastAsia"/>
          </w:rPr>
          <w:t>修改</w:t>
        </w:r>
      </w:ins>
      <w:ins w:id="17818" w:author="XuanWen Chen" w:date="2018-12-30T16:06:00Z">
        <w:r w:rsidR="00514833">
          <w:rPr>
            <w:rFonts w:hint="eastAsia"/>
          </w:rPr>
          <w:t>一级</w:t>
        </w:r>
      </w:ins>
      <w:ins w:id="17819" w:author="XuanWen Chen" w:date="2018-12-30T16:03:00Z">
        <w:r w:rsidR="00514833">
          <w:rPr>
            <w:rFonts w:hint="eastAsia"/>
          </w:rPr>
          <w:t>板块</w:t>
        </w:r>
      </w:ins>
      <w:ins w:id="17820" w:author="XuanWen Chen" w:date="2018-12-30T16:05:00Z">
        <w:r w:rsidR="00514833">
          <w:rPr>
            <w:rFonts w:hint="eastAsia"/>
          </w:rPr>
          <w:t>名字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70885" w:rsidRPr="00651178" w14:paraId="77919E8C" w14:textId="77777777" w:rsidTr="00470885">
        <w:trPr>
          <w:ins w:id="17821" w:author="XuanWen Chen" w:date="2018-12-30T16:51:00Z"/>
        </w:trPr>
        <w:tc>
          <w:tcPr>
            <w:tcW w:w="1413" w:type="dxa"/>
          </w:tcPr>
          <w:p w14:paraId="72E585FF" w14:textId="77777777" w:rsidR="00470885" w:rsidRPr="00651178" w:rsidRDefault="00470885" w:rsidP="00470885">
            <w:pPr>
              <w:rPr>
                <w:ins w:id="17822" w:author="XuanWen Chen" w:date="2018-12-30T16:51:00Z"/>
                <w:rFonts w:hAnsi="宋体"/>
                <w:b/>
              </w:rPr>
            </w:pPr>
            <w:ins w:id="17823" w:author="XuanWen Chen" w:date="2018-12-30T16:51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6A526FA3" w14:textId="49D2CA93" w:rsidR="00470885" w:rsidRPr="00651178" w:rsidRDefault="00470885" w:rsidP="00470885">
            <w:pPr>
              <w:rPr>
                <w:ins w:id="17824" w:author="XuanWen Chen" w:date="2018-12-30T16:51:00Z"/>
                <w:rFonts w:hAnsi="宋体"/>
                <w:b/>
              </w:rPr>
            </w:pPr>
            <w:ins w:id="17825" w:author="XuanWen Chen" w:date="2018-12-30T16:51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修改</w:t>
              </w:r>
            </w:ins>
            <w:ins w:id="17826" w:author="XuanWen Chen" w:date="2018-12-30T16:52:00Z">
              <w:r>
                <w:rPr>
                  <w:rFonts w:hAnsi="宋体" w:hint="eastAsia"/>
                  <w:b/>
                </w:rPr>
                <w:t>一</w:t>
              </w:r>
            </w:ins>
            <w:ins w:id="17827" w:author="XuanWen Chen" w:date="2018-12-30T16:51:00Z">
              <w:r w:rsidRPr="00514833">
                <w:rPr>
                  <w:rFonts w:hAnsi="宋体" w:hint="eastAsia"/>
                  <w:b/>
                </w:rPr>
                <w:t>级板块</w:t>
              </w:r>
              <w:r>
                <w:rPr>
                  <w:rFonts w:hAnsi="宋体" w:hint="eastAsia"/>
                  <w:b/>
                </w:rPr>
                <w:t>名字</w:t>
              </w:r>
            </w:ins>
          </w:p>
        </w:tc>
      </w:tr>
      <w:tr w:rsidR="00470885" w:rsidRPr="00651178" w14:paraId="3E5E2AC2" w14:textId="77777777" w:rsidTr="00470885">
        <w:trPr>
          <w:ins w:id="17828" w:author="XuanWen Chen" w:date="2018-12-30T16:51:00Z"/>
        </w:trPr>
        <w:tc>
          <w:tcPr>
            <w:tcW w:w="1413" w:type="dxa"/>
          </w:tcPr>
          <w:p w14:paraId="287C5500" w14:textId="77777777" w:rsidR="00470885" w:rsidRPr="00651178" w:rsidRDefault="00470885" w:rsidP="00470885">
            <w:pPr>
              <w:rPr>
                <w:ins w:id="17829" w:author="XuanWen Chen" w:date="2018-12-30T16:51:00Z"/>
                <w:rFonts w:hAnsi="宋体"/>
              </w:rPr>
            </w:pPr>
            <w:ins w:id="17830" w:author="XuanWen Chen" w:date="2018-12-30T16:51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44D5A975" w14:textId="77777777" w:rsidR="00470885" w:rsidRPr="00651178" w:rsidRDefault="00470885" w:rsidP="00470885">
            <w:pPr>
              <w:rPr>
                <w:ins w:id="17831" w:author="XuanWen Chen" w:date="2018-12-30T16:51:00Z"/>
                <w:rFonts w:hAnsi="宋体"/>
              </w:rPr>
            </w:pPr>
            <w:ins w:id="17832" w:author="XuanWen Chen" w:date="2018-12-30T16:51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53D2B9C8" w14:textId="77777777" w:rsidR="00470885" w:rsidRPr="00651178" w:rsidRDefault="00470885" w:rsidP="00470885">
            <w:pPr>
              <w:rPr>
                <w:ins w:id="17833" w:author="XuanWen Chen" w:date="2018-12-30T16:51:00Z"/>
                <w:rFonts w:hAnsi="宋体"/>
              </w:rPr>
            </w:pPr>
            <w:ins w:id="17834" w:author="XuanWen Chen" w:date="2018-12-30T16:51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562E040C" w14:textId="77777777" w:rsidR="00470885" w:rsidRPr="00651178" w:rsidRDefault="00470885" w:rsidP="00470885">
            <w:pPr>
              <w:rPr>
                <w:ins w:id="17835" w:author="XuanWen Chen" w:date="2018-12-30T16:51:00Z"/>
                <w:rFonts w:hAnsi="宋体"/>
              </w:rPr>
            </w:pPr>
            <w:ins w:id="17836" w:author="XuanWen Chen" w:date="2018-12-30T16:51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470885" w:rsidRPr="00651178" w14:paraId="77A96C8A" w14:textId="77777777" w:rsidTr="00470885">
        <w:trPr>
          <w:ins w:id="17837" w:author="XuanWen Chen" w:date="2018-12-30T16:51:00Z"/>
        </w:trPr>
        <w:tc>
          <w:tcPr>
            <w:tcW w:w="1413" w:type="dxa"/>
          </w:tcPr>
          <w:p w14:paraId="3D9B2B9E" w14:textId="77777777" w:rsidR="00470885" w:rsidRPr="00651178" w:rsidRDefault="00470885" w:rsidP="00470885">
            <w:pPr>
              <w:rPr>
                <w:ins w:id="17838" w:author="XuanWen Chen" w:date="2018-12-30T16:51:00Z"/>
                <w:rFonts w:hAnsi="宋体"/>
              </w:rPr>
            </w:pPr>
            <w:ins w:id="17839" w:author="XuanWen Chen" w:date="2018-12-30T16:51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04E52FC2" w14:textId="77777777" w:rsidR="00470885" w:rsidRPr="00651178" w:rsidRDefault="00470885" w:rsidP="00470885">
            <w:pPr>
              <w:rPr>
                <w:ins w:id="17840" w:author="XuanWen Chen" w:date="2018-12-30T16:51:00Z"/>
                <w:rFonts w:hAnsi="宋体"/>
              </w:rPr>
            </w:pPr>
            <w:ins w:id="17841" w:author="XuanWen Chen" w:date="2018-12-30T16:51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6765D368" w14:textId="77777777" w:rsidR="00470885" w:rsidRPr="00651178" w:rsidRDefault="00470885" w:rsidP="00470885">
            <w:pPr>
              <w:rPr>
                <w:ins w:id="17842" w:author="XuanWen Chen" w:date="2018-12-30T16:51:00Z"/>
                <w:rFonts w:hAnsi="宋体"/>
              </w:rPr>
            </w:pPr>
            <w:ins w:id="17843" w:author="XuanWen Chen" w:date="2018-12-30T16:51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486C23E2" w14:textId="77777777" w:rsidR="00470885" w:rsidRPr="00651178" w:rsidRDefault="00470885" w:rsidP="00470885">
            <w:pPr>
              <w:rPr>
                <w:ins w:id="17844" w:author="XuanWen Chen" w:date="2018-12-30T16:51:00Z"/>
                <w:rFonts w:hAnsi="宋体"/>
              </w:rPr>
            </w:pPr>
            <w:ins w:id="17845" w:author="XuanWen Chen" w:date="2018-12-30T16:5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70885" w:rsidRPr="00651178" w14:paraId="5E47678F" w14:textId="77777777" w:rsidTr="00470885">
        <w:trPr>
          <w:ins w:id="17846" w:author="XuanWen Chen" w:date="2018-12-30T16:51:00Z"/>
        </w:trPr>
        <w:tc>
          <w:tcPr>
            <w:tcW w:w="1413" w:type="dxa"/>
          </w:tcPr>
          <w:p w14:paraId="39B5E95D" w14:textId="77777777" w:rsidR="00470885" w:rsidRPr="00651178" w:rsidRDefault="00470885" w:rsidP="00470885">
            <w:pPr>
              <w:rPr>
                <w:ins w:id="17847" w:author="XuanWen Chen" w:date="2018-12-30T16:51:00Z"/>
                <w:rFonts w:hAnsi="宋体"/>
              </w:rPr>
            </w:pPr>
            <w:ins w:id="17848" w:author="XuanWen Chen" w:date="2018-12-30T16:51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12C658C0" w14:textId="77777777" w:rsidR="00470885" w:rsidRPr="00651178" w:rsidRDefault="00470885" w:rsidP="00470885">
            <w:pPr>
              <w:rPr>
                <w:ins w:id="17849" w:author="XuanWen Chen" w:date="2018-12-30T16:51:00Z"/>
                <w:rFonts w:hAnsi="宋体"/>
              </w:rPr>
            </w:pPr>
            <w:ins w:id="17850" w:author="XuanWen Chen" w:date="2018-12-30T16:51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470885" w:rsidRPr="00651178" w14:paraId="5F615793" w14:textId="77777777" w:rsidTr="00470885">
        <w:trPr>
          <w:ins w:id="17851" w:author="XuanWen Chen" w:date="2018-12-30T16:51:00Z"/>
        </w:trPr>
        <w:tc>
          <w:tcPr>
            <w:tcW w:w="1413" w:type="dxa"/>
          </w:tcPr>
          <w:p w14:paraId="745CC06C" w14:textId="77777777" w:rsidR="00470885" w:rsidRPr="00651178" w:rsidRDefault="00470885" w:rsidP="00470885">
            <w:pPr>
              <w:rPr>
                <w:ins w:id="17852" w:author="XuanWen Chen" w:date="2018-12-30T16:51:00Z"/>
                <w:rFonts w:hAnsi="宋体"/>
              </w:rPr>
            </w:pPr>
            <w:ins w:id="17853" w:author="XuanWen Chen" w:date="2018-12-30T16:51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254EE985" w14:textId="1859E6AC" w:rsidR="00470885" w:rsidRPr="00651178" w:rsidRDefault="00470885" w:rsidP="00470885">
            <w:pPr>
              <w:rPr>
                <w:ins w:id="17854" w:author="XuanWen Chen" w:date="2018-12-30T16:51:00Z"/>
                <w:rFonts w:hAnsi="宋体"/>
              </w:rPr>
            </w:pPr>
            <w:ins w:id="17855" w:author="XuanWen Chen" w:date="2018-12-30T16:5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进入后台管理系统，修改社区</w:t>
              </w:r>
            </w:ins>
            <w:ins w:id="17856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857" w:author="XuanWen Chen" w:date="2018-12-30T16:51:00Z">
              <w:r>
                <w:rPr>
                  <w:rFonts w:hAnsi="宋体" w:hint="eastAsia"/>
                </w:rPr>
                <w:t>级板块名字</w:t>
              </w:r>
            </w:ins>
          </w:p>
        </w:tc>
      </w:tr>
      <w:tr w:rsidR="00470885" w:rsidRPr="00651178" w14:paraId="727962FB" w14:textId="77777777" w:rsidTr="00470885">
        <w:trPr>
          <w:ins w:id="17858" w:author="XuanWen Chen" w:date="2018-12-30T16:51:00Z"/>
        </w:trPr>
        <w:tc>
          <w:tcPr>
            <w:tcW w:w="1413" w:type="dxa"/>
          </w:tcPr>
          <w:p w14:paraId="34698E73" w14:textId="77777777" w:rsidR="00470885" w:rsidRPr="00651178" w:rsidRDefault="00470885" w:rsidP="00470885">
            <w:pPr>
              <w:rPr>
                <w:ins w:id="17859" w:author="XuanWen Chen" w:date="2018-12-30T16:51:00Z"/>
                <w:rFonts w:hAnsi="宋体"/>
              </w:rPr>
            </w:pPr>
            <w:ins w:id="17860" w:author="XuanWen Chen" w:date="2018-12-30T16:51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508AA8C5" w14:textId="05F5160F" w:rsidR="00470885" w:rsidRPr="00651178" w:rsidRDefault="00470885" w:rsidP="00470885">
            <w:pPr>
              <w:rPr>
                <w:ins w:id="17861" w:author="XuanWen Chen" w:date="2018-12-30T16:51:00Z"/>
                <w:rFonts w:hAnsi="宋体"/>
              </w:rPr>
            </w:pPr>
            <w:ins w:id="17862" w:author="XuanWen Chen" w:date="2018-12-30T16:51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需要修改社区</w:t>
              </w:r>
            </w:ins>
            <w:ins w:id="17863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864" w:author="XuanWen Chen" w:date="2018-12-30T16:51:00Z">
              <w:r>
                <w:rPr>
                  <w:rFonts w:hAnsi="宋体" w:hint="eastAsia"/>
                </w:rPr>
                <w:t>级板块名字</w:t>
              </w:r>
            </w:ins>
          </w:p>
        </w:tc>
      </w:tr>
      <w:tr w:rsidR="00470885" w:rsidRPr="00651178" w14:paraId="041BF503" w14:textId="77777777" w:rsidTr="00470885">
        <w:trPr>
          <w:ins w:id="17865" w:author="XuanWen Chen" w:date="2018-12-30T16:51:00Z"/>
        </w:trPr>
        <w:tc>
          <w:tcPr>
            <w:tcW w:w="1413" w:type="dxa"/>
          </w:tcPr>
          <w:p w14:paraId="35D73A16" w14:textId="77777777" w:rsidR="00470885" w:rsidRPr="00651178" w:rsidRDefault="00470885" w:rsidP="00470885">
            <w:pPr>
              <w:rPr>
                <w:ins w:id="17866" w:author="XuanWen Chen" w:date="2018-12-30T16:51:00Z"/>
                <w:rFonts w:hAnsi="宋体"/>
              </w:rPr>
            </w:pPr>
            <w:ins w:id="17867" w:author="XuanWen Chen" w:date="2018-12-30T16:51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1CDC1E0F" w14:textId="77777777" w:rsidR="00470885" w:rsidRPr="00651178" w:rsidRDefault="00470885" w:rsidP="00470885">
            <w:pPr>
              <w:rPr>
                <w:ins w:id="17868" w:author="XuanWen Chen" w:date="2018-12-30T16:51:00Z"/>
                <w:rFonts w:hAnsi="宋体"/>
              </w:rPr>
            </w:pPr>
            <w:ins w:id="17869" w:author="XuanWen Chen" w:date="2018-12-30T16:5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4379E48A" w14:textId="5B452DD3" w:rsidR="00470885" w:rsidRDefault="00470885" w:rsidP="00470885">
            <w:pPr>
              <w:rPr>
                <w:ins w:id="17870" w:author="XuanWen Chen" w:date="2018-12-30T16:51:00Z"/>
                <w:rFonts w:hAnsi="宋体"/>
              </w:rPr>
            </w:pPr>
            <w:ins w:id="17871" w:author="XuanWen Chen" w:date="2018-12-30T16:5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</w:t>
              </w:r>
            </w:ins>
            <w:ins w:id="17872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873" w:author="XuanWen Chen" w:date="2018-12-30T16:51:00Z">
              <w:r>
                <w:rPr>
                  <w:rFonts w:hAnsi="宋体" w:hint="eastAsia"/>
                </w:rPr>
                <w:t>级板块管理</w:t>
              </w:r>
            </w:ins>
          </w:p>
          <w:p w14:paraId="364159BA" w14:textId="322662CB" w:rsidR="00470885" w:rsidRPr="00651178" w:rsidRDefault="00470885" w:rsidP="00470885">
            <w:pPr>
              <w:rPr>
                <w:ins w:id="17874" w:author="XuanWen Chen" w:date="2018-12-30T16:51:00Z"/>
                <w:rFonts w:hAnsi="宋体"/>
              </w:rPr>
            </w:pPr>
            <w:ins w:id="17875" w:author="XuanWen Chen" w:date="2018-12-30T16:5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选择修改</w:t>
              </w:r>
            </w:ins>
            <w:ins w:id="17876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877" w:author="XuanWen Chen" w:date="2018-12-30T16:51:00Z">
              <w:r>
                <w:rPr>
                  <w:rFonts w:hAnsi="宋体" w:hint="eastAsia"/>
                </w:rPr>
                <w:t>级板块名字</w:t>
              </w:r>
            </w:ins>
          </w:p>
        </w:tc>
      </w:tr>
      <w:tr w:rsidR="00470885" w:rsidRPr="00651178" w14:paraId="447856EA" w14:textId="77777777" w:rsidTr="00470885">
        <w:trPr>
          <w:ins w:id="17878" w:author="XuanWen Chen" w:date="2018-12-30T16:51:00Z"/>
        </w:trPr>
        <w:tc>
          <w:tcPr>
            <w:tcW w:w="1413" w:type="dxa"/>
          </w:tcPr>
          <w:p w14:paraId="3F932FA8" w14:textId="77777777" w:rsidR="00470885" w:rsidRPr="00651178" w:rsidRDefault="00470885" w:rsidP="00470885">
            <w:pPr>
              <w:rPr>
                <w:ins w:id="17879" w:author="XuanWen Chen" w:date="2018-12-30T16:51:00Z"/>
                <w:rFonts w:hAnsi="宋体"/>
              </w:rPr>
            </w:pPr>
            <w:ins w:id="17880" w:author="XuanWen Chen" w:date="2018-12-30T16:51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0C982962" w14:textId="4AB90554" w:rsidR="00470885" w:rsidRPr="00651178" w:rsidRDefault="00D9503E" w:rsidP="00470885">
            <w:pPr>
              <w:rPr>
                <w:ins w:id="17881" w:author="XuanWen Chen" w:date="2018-12-30T16:51:00Z"/>
                <w:rFonts w:hAnsi="宋体"/>
              </w:rPr>
            </w:pPr>
            <w:ins w:id="17882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7883" w:author="XuanWen Chen" w:date="2018-12-30T16:52:00Z">
              <w:r w:rsidR="00470885">
                <w:rPr>
                  <w:rFonts w:hAnsi="宋体" w:hint="eastAsia"/>
                </w:rPr>
                <w:t>一</w:t>
              </w:r>
            </w:ins>
            <w:ins w:id="17884" w:author="XuanWen Chen" w:date="2018-12-30T16:51:00Z">
              <w:r w:rsidR="00470885">
                <w:rPr>
                  <w:rFonts w:hAnsi="宋体" w:hint="eastAsia"/>
                </w:rPr>
                <w:t>级板块信息存入数据库</w:t>
              </w:r>
            </w:ins>
          </w:p>
        </w:tc>
      </w:tr>
      <w:tr w:rsidR="00470885" w:rsidRPr="00651178" w14:paraId="0A584C24" w14:textId="77777777" w:rsidTr="00470885">
        <w:trPr>
          <w:ins w:id="17885" w:author="XuanWen Chen" w:date="2018-12-30T16:51:00Z"/>
        </w:trPr>
        <w:tc>
          <w:tcPr>
            <w:tcW w:w="1413" w:type="dxa"/>
          </w:tcPr>
          <w:p w14:paraId="57AB1F54" w14:textId="77777777" w:rsidR="00470885" w:rsidRPr="00651178" w:rsidRDefault="00470885" w:rsidP="00470885">
            <w:pPr>
              <w:rPr>
                <w:ins w:id="17886" w:author="XuanWen Chen" w:date="2018-12-30T16:51:00Z"/>
                <w:rFonts w:hAnsi="宋体"/>
              </w:rPr>
            </w:pPr>
            <w:ins w:id="17887" w:author="XuanWen Chen" w:date="2018-12-30T16:5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5ADDCEED" w14:textId="7765C3FC" w:rsidR="00470885" w:rsidRPr="00651178" w:rsidRDefault="00470885" w:rsidP="00470885">
            <w:pPr>
              <w:spacing w:line="240" w:lineRule="auto"/>
              <w:rPr>
                <w:ins w:id="17888" w:author="XuanWen Chen" w:date="2018-12-30T16:51:00Z"/>
                <w:rFonts w:hAnsi="宋体"/>
              </w:rPr>
            </w:pPr>
            <w:ins w:id="17889" w:author="XuanWen Chen" w:date="2018-12-30T16:51:00Z">
              <w:r>
                <w:rPr>
                  <w:rFonts w:hAnsi="宋体" w:hint="eastAsia"/>
                </w:rPr>
                <w:t>需要修改的</w:t>
              </w:r>
            </w:ins>
            <w:ins w:id="17890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891" w:author="XuanWen Chen" w:date="2018-12-30T16:51:00Z">
              <w:r>
                <w:rPr>
                  <w:rFonts w:hAnsi="宋体" w:hint="eastAsia"/>
                </w:rPr>
                <w:t>级板块的名字</w:t>
              </w:r>
            </w:ins>
          </w:p>
        </w:tc>
      </w:tr>
      <w:tr w:rsidR="00470885" w:rsidRPr="00651178" w14:paraId="2A92F0C8" w14:textId="77777777" w:rsidTr="00470885">
        <w:trPr>
          <w:ins w:id="17892" w:author="XuanWen Chen" w:date="2018-12-30T16:51:00Z"/>
        </w:trPr>
        <w:tc>
          <w:tcPr>
            <w:tcW w:w="1413" w:type="dxa"/>
          </w:tcPr>
          <w:p w14:paraId="786DC615" w14:textId="77777777" w:rsidR="00470885" w:rsidRDefault="00470885" w:rsidP="00470885">
            <w:pPr>
              <w:rPr>
                <w:ins w:id="17893" w:author="XuanWen Chen" w:date="2018-12-30T16:51:00Z"/>
                <w:rFonts w:hAnsi="宋体"/>
              </w:rPr>
            </w:pPr>
            <w:ins w:id="17894" w:author="XuanWen Chen" w:date="2018-12-30T16:5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6551EFF" w14:textId="0A9896AD" w:rsidR="00470885" w:rsidRPr="00651178" w:rsidRDefault="00470885" w:rsidP="00470885">
            <w:pPr>
              <w:rPr>
                <w:ins w:id="17895" w:author="XuanWen Chen" w:date="2018-12-30T16:51:00Z"/>
                <w:rFonts w:hAnsi="宋体"/>
              </w:rPr>
            </w:pPr>
            <w:ins w:id="17896" w:author="XuanWen Chen" w:date="2018-12-30T16:51:00Z">
              <w:r>
                <w:rPr>
                  <w:rFonts w:hAnsi="宋体" w:hint="eastAsia"/>
                </w:rPr>
                <w:t>修改好的</w:t>
              </w:r>
            </w:ins>
            <w:ins w:id="17897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898" w:author="XuanWen Chen" w:date="2018-12-30T16:51:00Z">
              <w:r>
                <w:rPr>
                  <w:rFonts w:hAnsi="宋体" w:hint="eastAsia"/>
                </w:rPr>
                <w:t>级板块</w:t>
              </w:r>
            </w:ins>
          </w:p>
        </w:tc>
      </w:tr>
      <w:tr w:rsidR="00470885" w:rsidRPr="00651178" w14:paraId="3066B542" w14:textId="77777777" w:rsidTr="00470885">
        <w:trPr>
          <w:ins w:id="17899" w:author="XuanWen Chen" w:date="2018-12-30T16:51:00Z"/>
        </w:trPr>
        <w:tc>
          <w:tcPr>
            <w:tcW w:w="1413" w:type="dxa"/>
          </w:tcPr>
          <w:p w14:paraId="622C01D2" w14:textId="77777777" w:rsidR="00470885" w:rsidRPr="00651178" w:rsidRDefault="00470885" w:rsidP="00470885">
            <w:pPr>
              <w:rPr>
                <w:ins w:id="17900" w:author="XuanWen Chen" w:date="2018-12-30T16:51:00Z"/>
                <w:rFonts w:hAnsi="宋体"/>
              </w:rPr>
            </w:pPr>
            <w:ins w:id="17901" w:author="XuanWen Chen" w:date="2018-12-30T16:51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4D4EB4F9" w14:textId="44FC17A4" w:rsidR="00470885" w:rsidRDefault="00470885" w:rsidP="00470885">
            <w:pPr>
              <w:spacing w:line="240" w:lineRule="auto"/>
              <w:rPr>
                <w:ins w:id="17902" w:author="XuanWen Chen" w:date="2018-12-30T16:51:00Z"/>
                <w:rFonts w:hAnsi="宋体"/>
              </w:rPr>
            </w:pPr>
            <w:ins w:id="17903" w:author="XuanWen Chen" w:date="2018-12-30T16:51:00Z">
              <w:r>
                <w:rPr>
                  <w:rFonts w:hAnsi="宋体" w:hint="eastAsia"/>
                </w:rPr>
                <w:t>修改</w:t>
              </w:r>
            </w:ins>
            <w:ins w:id="17904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905" w:author="XuanWen Chen" w:date="2018-12-30T16:51:00Z">
              <w:r>
                <w:rPr>
                  <w:rFonts w:hAnsi="宋体" w:hint="eastAsia"/>
                </w:rPr>
                <w:t>级板块名字</w:t>
              </w:r>
            </w:ins>
          </w:p>
          <w:p w14:paraId="5F818C92" w14:textId="16231B4A" w:rsidR="00470885" w:rsidRPr="00AB4015" w:rsidRDefault="00470885" w:rsidP="00470885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rPr>
                <w:ins w:id="17906" w:author="XuanWen Chen" w:date="2018-12-30T16:51:00Z"/>
                <w:rFonts w:hAnsi="宋体"/>
              </w:rPr>
            </w:pPr>
            <w:ins w:id="17907" w:author="XuanWen Chen" w:date="2018-12-30T16:51:00Z">
              <w:r w:rsidRPr="00AB4015">
                <w:rPr>
                  <w:rFonts w:hAnsi="宋体" w:hint="eastAsia"/>
                </w:rPr>
                <w:t>管理员进入</w:t>
              </w:r>
            </w:ins>
            <w:ins w:id="17908" w:author="XuanWen Chen" w:date="2018-12-30T16:52:00Z">
              <w:r>
                <w:rPr>
                  <w:rFonts w:hAnsi="宋体" w:hint="eastAsia"/>
                </w:rPr>
                <w:t>一</w:t>
              </w:r>
            </w:ins>
            <w:ins w:id="17909" w:author="XuanWen Chen" w:date="2018-12-30T16:51:00Z">
              <w:r w:rsidRPr="00AB4015">
                <w:rPr>
                  <w:rFonts w:hAnsi="宋体" w:hint="eastAsia"/>
                </w:rPr>
                <w:t>级板块管理</w:t>
              </w:r>
            </w:ins>
          </w:p>
          <w:p w14:paraId="07FAAE42" w14:textId="77777777" w:rsidR="00470885" w:rsidRPr="00AB4015" w:rsidRDefault="00470885" w:rsidP="00470885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rPr>
                <w:ins w:id="17910" w:author="XuanWen Chen" w:date="2018-12-30T16:51:00Z"/>
                <w:rFonts w:hAnsi="宋体"/>
              </w:rPr>
            </w:pPr>
            <w:ins w:id="17911" w:author="XuanWen Chen" w:date="2018-12-30T16:51:00Z">
              <w:r>
                <w:rPr>
                  <w:rFonts w:hAnsi="宋体" w:hint="eastAsia"/>
                </w:rPr>
                <w:t>选择要修改名字的板块</w:t>
              </w:r>
            </w:ins>
          </w:p>
          <w:p w14:paraId="36FBDF10" w14:textId="77777777" w:rsidR="00470885" w:rsidRPr="00AB4015" w:rsidRDefault="00470885" w:rsidP="00470885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rPr>
                <w:ins w:id="17912" w:author="XuanWen Chen" w:date="2018-12-30T16:51:00Z"/>
                <w:rFonts w:hAnsi="宋体"/>
              </w:rPr>
            </w:pPr>
            <w:ins w:id="17913" w:author="XuanWen Chen" w:date="2018-12-30T16:51:00Z">
              <w:r w:rsidRPr="00AB4015">
                <w:rPr>
                  <w:rFonts w:hAnsi="宋体" w:hint="eastAsia"/>
                </w:rPr>
                <w:t>填</w:t>
              </w:r>
              <w:r>
                <w:rPr>
                  <w:rFonts w:hAnsi="宋体" w:hint="eastAsia"/>
                </w:rPr>
                <w:t>写新的板块名字</w:t>
              </w:r>
            </w:ins>
          </w:p>
          <w:p w14:paraId="77A92E6B" w14:textId="77777777" w:rsidR="00470885" w:rsidRPr="00AB4015" w:rsidRDefault="00470885" w:rsidP="00470885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rPr>
                <w:ins w:id="17914" w:author="XuanWen Chen" w:date="2018-12-30T16:51:00Z"/>
                <w:rFonts w:hAnsi="宋体"/>
              </w:rPr>
            </w:pPr>
            <w:ins w:id="17915" w:author="XuanWen Chen" w:date="2018-12-30T16:51:00Z">
              <w:r w:rsidRPr="00AB4015">
                <w:rPr>
                  <w:rFonts w:hAnsi="宋体" w:hint="eastAsia"/>
                </w:rPr>
                <w:t>完成</w:t>
              </w:r>
              <w:r>
                <w:rPr>
                  <w:rFonts w:hAnsi="宋体" w:hint="eastAsia"/>
                </w:rPr>
                <w:t>修改</w:t>
              </w:r>
            </w:ins>
          </w:p>
        </w:tc>
      </w:tr>
      <w:tr w:rsidR="00470885" w:rsidRPr="00651178" w14:paraId="4010E8C7" w14:textId="77777777" w:rsidTr="00470885">
        <w:trPr>
          <w:ins w:id="17916" w:author="XuanWen Chen" w:date="2018-12-30T16:51:00Z"/>
        </w:trPr>
        <w:tc>
          <w:tcPr>
            <w:tcW w:w="1413" w:type="dxa"/>
          </w:tcPr>
          <w:p w14:paraId="6F447E83" w14:textId="77777777" w:rsidR="00470885" w:rsidRPr="00651178" w:rsidRDefault="00470885" w:rsidP="00470885">
            <w:pPr>
              <w:rPr>
                <w:ins w:id="17917" w:author="XuanWen Chen" w:date="2018-12-30T16:51:00Z"/>
                <w:rFonts w:hAnsi="宋体"/>
              </w:rPr>
            </w:pPr>
            <w:ins w:id="17918" w:author="XuanWen Chen" w:date="2018-12-30T16:51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31B66A1E" w14:textId="77777777" w:rsidR="00470885" w:rsidRDefault="00470885" w:rsidP="00470885">
            <w:pPr>
              <w:spacing w:line="240" w:lineRule="auto"/>
              <w:rPr>
                <w:ins w:id="17919" w:author="XuanWen Chen" w:date="2018-12-30T16:51:00Z"/>
                <w:rFonts w:hAnsi="宋体"/>
              </w:rPr>
            </w:pPr>
            <w:ins w:id="17920" w:author="XuanWen Chen" w:date="2018-12-30T16:51:00Z">
              <w:r>
                <w:rPr>
                  <w:rFonts w:hAnsi="宋体" w:hint="eastAsia"/>
                </w:rPr>
                <w:t>修改过程中取消</w:t>
              </w:r>
            </w:ins>
          </w:p>
          <w:p w14:paraId="3E11C48F" w14:textId="328AEF6C" w:rsidR="00470885" w:rsidRPr="00AB4015" w:rsidRDefault="00470885" w:rsidP="00470885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rPr>
                <w:ins w:id="17921" w:author="XuanWen Chen" w:date="2018-12-30T16:51:00Z"/>
                <w:rFonts w:hAnsi="宋体"/>
              </w:rPr>
            </w:pPr>
            <w:ins w:id="17922" w:author="XuanWen Chen" w:date="2018-12-30T16:51:00Z">
              <w:r w:rsidRPr="00AB4015">
                <w:rPr>
                  <w:rFonts w:hAnsi="宋体" w:hint="eastAsia"/>
                </w:rPr>
                <w:t>管理员进入</w:t>
              </w:r>
              <w:r>
                <w:rPr>
                  <w:rFonts w:hAnsi="宋体" w:hint="eastAsia"/>
                </w:rPr>
                <w:t>一</w:t>
              </w:r>
              <w:r w:rsidRPr="00AB4015">
                <w:rPr>
                  <w:rFonts w:hAnsi="宋体" w:hint="eastAsia"/>
                </w:rPr>
                <w:t>级板块管理</w:t>
              </w:r>
            </w:ins>
          </w:p>
          <w:p w14:paraId="4AAE7C9D" w14:textId="77777777" w:rsidR="00470885" w:rsidRPr="00AB4015" w:rsidRDefault="00470885" w:rsidP="00470885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rPr>
                <w:ins w:id="17923" w:author="XuanWen Chen" w:date="2018-12-30T16:51:00Z"/>
                <w:rFonts w:hAnsi="宋体"/>
              </w:rPr>
            </w:pPr>
            <w:ins w:id="17924" w:author="XuanWen Chen" w:date="2018-12-30T16:51:00Z">
              <w:r w:rsidRPr="00AB4015">
                <w:rPr>
                  <w:rFonts w:hAnsi="宋体" w:hint="eastAsia"/>
                </w:rPr>
                <w:t>选择要修改名字的板块</w:t>
              </w:r>
            </w:ins>
          </w:p>
          <w:p w14:paraId="22EF64A2" w14:textId="77777777" w:rsidR="00470885" w:rsidRPr="00AB4015" w:rsidRDefault="00470885" w:rsidP="00470885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rPr>
                <w:ins w:id="17925" w:author="XuanWen Chen" w:date="2018-12-30T16:51:00Z"/>
                <w:rFonts w:hAnsi="宋体"/>
              </w:rPr>
            </w:pPr>
            <w:ins w:id="17926" w:author="XuanWen Chen" w:date="2018-12-30T16:51:00Z">
              <w:r w:rsidRPr="00AB4015">
                <w:rPr>
                  <w:rFonts w:hAnsi="宋体" w:hint="eastAsia"/>
                </w:rPr>
                <w:t>填写新的板块名字</w:t>
              </w:r>
            </w:ins>
          </w:p>
          <w:p w14:paraId="54F46D46" w14:textId="77777777" w:rsidR="00470885" w:rsidRPr="00AB4015" w:rsidRDefault="00470885" w:rsidP="00470885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rPr>
                <w:ins w:id="17927" w:author="XuanWen Chen" w:date="2018-12-30T16:51:00Z"/>
                <w:rFonts w:hAnsi="宋体"/>
              </w:rPr>
            </w:pPr>
            <w:ins w:id="17928" w:author="XuanWen Chen" w:date="2018-12-30T16:51:00Z">
              <w:r>
                <w:rPr>
                  <w:rFonts w:hAnsi="宋体" w:hint="eastAsia"/>
                </w:rPr>
                <w:t>取消</w:t>
              </w:r>
              <w:r w:rsidRPr="00AB4015">
                <w:rPr>
                  <w:rFonts w:hAnsi="宋体" w:hint="eastAsia"/>
                </w:rPr>
                <w:t>修改</w:t>
              </w:r>
            </w:ins>
          </w:p>
        </w:tc>
      </w:tr>
      <w:tr w:rsidR="00470885" w:rsidRPr="00651178" w14:paraId="4D4780AC" w14:textId="77777777" w:rsidTr="00470885">
        <w:trPr>
          <w:ins w:id="17929" w:author="XuanWen Chen" w:date="2018-12-30T16:51:00Z"/>
        </w:trPr>
        <w:tc>
          <w:tcPr>
            <w:tcW w:w="1413" w:type="dxa"/>
          </w:tcPr>
          <w:p w14:paraId="63BEE5AB" w14:textId="77777777" w:rsidR="00470885" w:rsidRPr="00651178" w:rsidRDefault="00470885" w:rsidP="00470885">
            <w:pPr>
              <w:rPr>
                <w:ins w:id="17930" w:author="XuanWen Chen" w:date="2018-12-30T16:51:00Z"/>
                <w:rFonts w:hAnsi="宋体"/>
              </w:rPr>
            </w:pPr>
            <w:ins w:id="17931" w:author="XuanWen Chen" w:date="2018-12-30T16:51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2D7DC6FC" w14:textId="77777777" w:rsidR="00470885" w:rsidRPr="00651178" w:rsidRDefault="00470885" w:rsidP="00470885">
            <w:pPr>
              <w:rPr>
                <w:ins w:id="17932" w:author="XuanWen Chen" w:date="2018-12-30T16:51:00Z"/>
                <w:rFonts w:hAnsi="宋体"/>
              </w:rPr>
            </w:pPr>
            <w:ins w:id="17933" w:author="XuanWen Chen" w:date="2018-12-30T16:5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70885" w:rsidRPr="00651178" w14:paraId="6C707F89" w14:textId="77777777" w:rsidTr="00470885">
        <w:trPr>
          <w:ins w:id="17934" w:author="XuanWen Chen" w:date="2018-12-30T16:51:00Z"/>
        </w:trPr>
        <w:tc>
          <w:tcPr>
            <w:tcW w:w="1413" w:type="dxa"/>
          </w:tcPr>
          <w:p w14:paraId="4B201921" w14:textId="77777777" w:rsidR="00470885" w:rsidRPr="00651178" w:rsidRDefault="00470885" w:rsidP="00470885">
            <w:pPr>
              <w:rPr>
                <w:ins w:id="17935" w:author="XuanWen Chen" w:date="2018-12-30T16:51:00Z"/>
                <w:rFonts w:hAnsi="宋体"/>
              </w:rPr>
            </w:pPr>
            <w:ins w:id="17936" w:author="XuanWen Chen" w:date="2018-12-30T16:51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2970EE3E" w14:textId="77777777" w:rsidR="00470885" w:rsidRPr="00651178" w:rsidRDefault="00470885" w:rsidP="00470885">
            <w:pPr>
              <w:rPr>
                <w:ins w:id="17937" w:author="XuanWen Chen" w:date="2018-12-30T16:51:00Z"/>
                <w:rFonts w:hAnsi="宋体"/>
              </w:rPr>
            </w:pPr>
          </w:p>
        </w:tc>
      </w:tr>
      <w:tr w:rsidR="00470885" w:rsidRPr="00651178" w14:paraId="66E7BED3" w14:textId="77777777" w:rsidTr="00470885">
        <w:trPr>
          <w:ins w:id="17938" w:author="XuanWen Chen" w:date="2018-12-30T16:51:00Z"/>
        </w:trPr>
        <w:tc>
          <w:tcPr>
            <w:tcW w:w="1413" w:type="dxa"/>
          </w:tcPr>
          <w:p w14:paraId="32D9A1C2" w14:textId="77777777" w:rsidR="00470885" w:rsidRPr="00651178" w:rsidRDefault="00470885" w:rsidP="00470885">
            <w:pPr>
              <w:rPr>
                <w:ins w:id="17939" w:author="XuanWen Chen" w:date="2018-12-30T16:51:00Z"/>
                <w:rFonts w:hAnsi="宋体"/>
              </w:rPr>
            </w:pPr>
            <w:ins w:id="17940" w:author="XuanWen Chen" w:date="2018-12-30T16:51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621F5409" w14:textId="34FCD840" w:rsidR="00470885" w:rsidRPr="00651178" w:rsidRDefault="00470885" w:rsidP="00470885">
            <w:pPr>
              <w:rPr>
                <w:ins w:id="17941" w:author="XuanWen Chen" w:date="2018-12-30T16:51:00Z"/>
                <w:rFonts w:hAnsi="宋体"/>
              </w:rPr>
            </w:pPr>
            <w:ins w:id="17942" w:author="XuanWen Chen" w:date="2018-12-30T16:51:00Z">
              <w:r>
                <w:rPr>
                  <w:rFonts w:hAnsi="宋体" w:hint="eastAsia"/>
                </w:rPr>
                <w:t>管理员每月使用一次</w:t>
              </w:r>
            </w:ins>
          </w:p>
        </w:tc>
      </w:tr>
      <w:tr w:rsidR="00470885" w:rsidRPr="00651178" w14:paraId="6F89F408" w14:textId="77777777" w:rsidTr="00470885">
        <w:trPr>
          <w:ins w:id="17943" w:author="XuanWen Chen" w:date="2018-12-30T16:51:00Z"/>
        </w:trPr>
        <w:tc>
          <w:tcPr>
            <w:tcW w:w="1413" w:type="dxa"/>
          </w:tcPr>
          <w:p w14:paraId="63909185" w14:textId="77777777" w:rsidR="00470885" w:rsidRPr="00651178" w:rsidRDefault="00470885" w:rsidP="00470885">
            <w:pPr>
              <w:rPr>
                <w:ins w:id="17944" w:author="XuanWen Chen" w:date="2018-12-30T16:51:00Z"/>
                <w:rFonts w:hAnsi="宋体"/>
              </w:rPr>
            </w:pPr>
            <w:ins w:id="17945" w:author="XuanWen Chen" w:date="2018-12-30T16:51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3C2B9899" w14:textId="77777777" w:rsidR="00470885" w:rsidRPr="00651178" w:rsidRDefault="00470885" w:rsidP="00470885">
            <w:pPr>
              <w:rPr>
                <w:ins w:id="17946" w:author="XuanWen Chen" w:date="2018-12-30T16:51:00Z"/>
                <w:rFonts w:hAnsi="宋体"/>
              </w:rPr>
            </w:pPr>
          </w:p>
        </w:tc>
      </w:tr>
      <w:tr w:rsidR="00470885" w:rsidRPr="00651178" w14:paraId="7425B9A1" w14:textId="77777777" w:rsidTr="00470885">
        <w:trPr>
          <w:ins w:id="17947" w:author="XuanWen Chen" w:date="2018-12-30T16:51:00Z"/>
        </w:trPr>
        <w:tc>
          <w:tcPr>
            <w:tcW w:w="1413" w:type="dxa"/>
          </w:tcPr>
          <w:p w14:paraId="1A63B791" w14:textId="77777777" w:rsidR="00470885" w:rsidRPr="00651178" w:rsidRDefault="00470885" w:rsidP="00470885">
            <w:pPr>
              <w:rPr>
                <w:ins w:id="17948" w:author="XuanWen Chen" w:date="2018-12-30T16:51:00Z"/>
                <w:rFonts w:hAnsi="宋体"/>
              </w:rPr>
            </w:pPr>
            <w:ins w:id="17949" w:author="XuanWen Chen" w:date="2018-12-30T16:51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7E85F570" w14:textId="73B0622F" w:rsidR="00470885" w:rsidRPr="00651178" w:rsidRDefault="00470885" w:rsidP="00470885">
            <w:pPr>
              <w:rPr>
                <w:ins w:id="17950" w:author="XuanWen Chen" w:date="2018-12-30T16:51:00Z"/>
                <w:rFonts w:hAnsi="宋体"/>
              </w:rPr>
            </w:pPr>
            <w:ins w:id="17951" w:author="XuanWen Chen" w:date="2018-12-30T16:51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7952" w:author="XuanWen Chen" w:date="2018-12-30T18:08:00Z">
              <w:r w:rsidR="00546CAC">
                <w:rPr>
                  <w:rFonts w:hAnsi="宋体" w:hint="eastAsia"/>
                </w:rPr>
                <w:t>后台管理</w:t>
              </w:r>
            </w:ins>
            <w:ins w:id="17953" w:author="XuanWen Chen" w:date="2018-12-30T16:51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470885" w:rsidRPr="00651178" w14:paraId="487004B4" w14:textId="77777777" w:rsidTr="00470885">
        <w:trPr>
          <w:ins w:id="17954" w:author="XuanWen Chen" w:date="2018-12-30T16:51:00Z"/>
        </w:trPr>
        <w:tc>
          <w:tcPr>
            <w:tcW w:w="1413" w:type="dxa"/>
          </w:tcPr>
          <w:p w14:paraId="664F3DB6" w14:textId="77777777" w:rsidR="00470885" w:rsidRPr="00651178" w:rsidRDefault="00470885" w:rsidP="00470885">
            <w:pPr>
              <w:rPr>
                <w:ins w:id="17955" w:author="XuanWen Chen" w:date="2018-12-30T16:51:00Z"/>
                <w:rFonts w:hAnsi="宋体"/>
              </w:rPr>
            </w:pPr>
            <w:ins w:id="17956" w:author="XuanWen Chen" w:date="2018-12-30T16:51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08FF626F" w14:textId="77777777" w:rsidR="00470885" w:rsidRPr="00651178" w:rsidRDefault="00470885" w:rsidP="00470885">
            <w:pPr>
              <w:rPr>
                <w:ins w:id="17957" w:author="XuanWen Chen" w:date="2018-12-30T16:51:00Z"/>
                <w:rFonts w:hAnsi="宋体"/>
              </w:rPr>
            </w:pPr>
            <w:ins w:id="17958" w:author="XuanWen Chen" w:date="2018-12-30T16:51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54F5C077" w14:textId="77777777" w:rsidR="00470885" w:rsidRPr="00470885" w:rsidRDefault="00470885" w:rsidP="004C3EB4">
      <w:pPr>
        <w:rPr>
          <w:ins w:id="17959" w:author="XuanWen Chen" w:date="2018-12-30T16:05:00Z"/>
        </w:rPr>
      </w:pPr>
    </w:p>
    <w:p w14:paraId="3ED687D4" w14:textId="7911D53A" w:rsidR="00514833" w:rsidRDefault="00514833" w:rsidP="00470885">
      <w:pPr>
        <w:pStyle w:val="4"/>
        <w:rPr>
          <w:ins w:id="17960" w:author="XuanWen Chen" w:date="2018-12-30T16:52:00Z"/>
        </w:rPr>
      </w:pPr>
      <w:ins w:id="17961" w:author="XuanWen Chen" w:date="2018-12-30T16:05:00Z">
        <w:r>
          <w:rPr>
            <w:rFonts w:hint="eastAsia"/>
          </w:rPr>
          <w:t>管理员修改</w:t>
        </w:r>
      </w:ins>
      <w:ins w:id="17962" w:author="XuanWen Chen" w:date="2018-12-30T16:06:00Z">
        <w:r>
          <w:rPr>
            <w:rFonts w:hint="eastAsia"/>
          </w:rPr>
          <w:t>一级</w:t>
        </w:r>
      </w:ins>
      <w:ins w:id="17963" w:author="XuanWen Chen" w:date="2018-12-30T16:05:00Z">
        <w:r>
          <w:rPr>
            <w:rFonts w:hint="eastAsia"/>
          </w:rPr>
          <w:t>板块</w:t>
        </w:r>
      </w:ins>
      <w:ins w:id="17964" w:author="XuanWen Chen" w:date="2018-12-30T16:06:00Z">
        <w:r>
          <w:rPr>
            <w:rFonts w:hint="eastAsia"/>
          </w:rPr>
          <w:t>排列顺序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70885" w:rsidRPr="00651178" w14:paraId="163787B8" w14:textId="77777777" w:rsidTr="00470885">
        <w:trPr>
          <w:ins w:id="17965" w:author="XuanWen Chen" w:date="2018-12-30T16:53:00Z"/>
        </w:trPr>
        <w:tc>
          <w:tcPr>
            <w:tcW w:w="1413" w:type="dxa"/>
          </w:tcPr>
          <w:p w14:paraId="000750A3" w14:textId="77777777" w:rsidR="00470885" w:rsidRPr="00651178" w:rsidRDefault="00470885" w:rsidP="00470885">
            <w:pPr>
              <w:rPr>
                <w:ins w:id="17966" w:author="XuanWen Chen" w:date="2018-12-30T16:53:00Z"/>
                <w:rFonts w:hAnsi="宋体"/>
                <w:b/>
              </w:rPr>
            </w:pPr>
            <w:ins w:id="17967" w:author="XuanWen Chen" w:date="2018-12-30T16:53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33AD30D7" w14:textId="77777777" w:rsidR="00470885" w:rsidRPr="00651178" w:rsidRDefault="00470885" w:rsidP="00470885">
            <w:pPr>
              <w:rPr>
                <w:ins w:id="17968" w:author="XuanWen Chen" w:date="2018-12-30T16:53:00Z"/>
                <w:rFonts w:hAnsi="宋体"/>
                <w:b/>
              </w:rPr>
            </w:pPr>
            <w:ins w:id="17969" w:author="XuanWen Chen" w:date="2018-12-30T16:53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修改一</w:t>
              </w:r>
              <w:r w:rsidRPr="00514833">
                <w:rPr>
                  <w:rFonts w:hAnsi="宋体" w:hint="eastAsia"/>
                  <w:b/>
                </w:rPr>
                <w:t>级板块</w:t>
              </w:r>
              <w:r>
                <w:rPr>
                  <w:rFonts w:hAnsi="宋体" w:hint="eastAsia"/>
                  <w:b/>
                </w:rPr>
                <w:t>名字</w:t>
              </w:r>
            </w:ins>
          </w:p>
        </w:tc>
      </w:tr>
      <w:tr w:rsidR="00470885" w:rsidRPr="00651178" w14:paraId="73C43725" w14:textId="77777777" w:rsidTr="00470885">
        <w:trPr>
          <w:ins w:id="17970" w:author="XuanWen Chen" w:date="2018-12-30T16:53:00Z"/>
        </w:trPr>
        <w:tc>
          <w:tcPr>
            <w:tcW w:w="1413" w:type="dxa"/>
          </w:tcPr>
          <w:p w14:paraId="6B5E5643" w14:textId="77777777" w:rsidR="00470885" w:rsidRPr="00651178" w:rsidRDefault="00470885" w:rsidP="00470885">
            <w:pPr>
              <w:rPr>
                <w:ins w:id="17971" w:author="XuanWen Chen" w:date="2018-12-30T16:53:00Z"/>
                <w:rFonts w:hAnsi="宋体"/>
              </w:rPr>
            </w:pPr>
            <w:ins w:id="17972" w:author="XuanWen Chen" w:date="2018-12-30T16:53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1D203FEE" w14:textId="77777777" w:rsidR="00470885" w:rsidRPr="00651178" w:rsidRDefault="00470885" w:rsidP="00470885">
            <w:pPr>
              <w:rPr>
                <w:ins w:id="17973" w:author="XuanWen Chen" w:date="2018-12-30T16:53:00Z"/>
                <w:rFonts w:hAnsi="宋体"/>
              </w:rPr>
            </w:pPr>
            <w:ins w:id="17974" w:author="XuanWen Chen" w:date="2018-12-30T16:53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79413D0A" w14:textId="77777777" w:rsidR="00470885" w:rsidRPr="00651178" w:rsidRDefault="00470885" w:rsidP="00470885">
            <w:pPr>
              <w:rPr>
                <w:ins w:id="17975" w:author="XuanWen Chen" w:date="2018-12-30T16:53:00Z"/>
                <w:rFonts w:hAnsi="宋体"/>
              </w:rPr>
            </w:pPr>
            <w:ins w:id="17976" w:author="XuanWen Chen" w:date="2018-12-30T16:53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56CF8F95" w14:textId="77777777" w:rsidR="00470885" w:rsidRPr="00651178" w:rsidRDefault="00470885" w:rsidP="00470885">
            <w:pPr>
              <w:rPr>
                <w:ins w:id="17977" w:author="XuanWen Chen" w:date="2018-12-30T16:53:00Z"/>
                <w:rFonts w:hAnsi="宋体"/>
              </w:rPr>
            </w:pPr>
            <w:ins w:id="17978" w:author="XuanWen Chen" w:date="2018-12-30T16:53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470885" w:rsidRPr="00651178" w14:paraId="2F905721" w14:textId="77777777" w:rsidTr="00470885">
        <w:trPr>
          <w:ins w:id="17979" w:author="XuanWen Chen" w:date="2018-12-30T16:53:00Z"/>
        </w:trPr>
        <w:tc>
          <w:tcPr>
            <w:tcW w:w="1413" w:type="dxa"/>
          </w:tcPr>
          <w:p w14:paraId="4984757C" w14:textId="77777777" w:rsidR="00470885" w:rsidRPr="00651178" w:rsidRDefault="00470885" w:rsidP="00470885">
            <w:pPr>
              <w:rPr>
                <w:ins w:id="17980" w:author="XuanWen Chen" w:date="2018-12-30T16:53:00Z"/>
                <w:rFonts w:hAnsi="宋体"/>
              </w:rPr>
            </w:pPr>
            <w:ins w:id="17981" w:author="XuanWen Chen" w:date="2018-12-30T16:53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799BF760" w14:textId="77777777" w:rsidR="00470885" w:rsidRPr="00651178" w:rsidRDefault="00470885" w:rsidP="00470885">
            <w:pPr>
              <w:rPr>
                <w:ins w:id="17982" w:author="XuanWen Chen" w:date="2018-12-30T16:53:00Z"/>
                <w:rFonts w:hAnsi="宋体"/>
              </w:rPr>
            </w:pPr>
            <w:ins w:id="17983" w:author="XuanWen Chen" w:date="2018-12-30T16:53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6F6E1C34" w14:textId="77777777" w:rsidR="00470885" w:rsidRPr="00651178" w:rsidRDefault="00470885" w:rsidP="00470885">
            <w:pPr>
              <w:rPr>
                <w:ins w:id="17984" w:author="XuanWen Chen" w:date="2018-12-30T16:53:00Z"/>
                <w:rFonts w:hAnsi="宋体"/>
              </w:rPr>
            </w:pPr>
            <w:ins w:id="17985" w:author="XuanWen Chen" w:date="2018-12-30T16:53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6E3CDA51" w14:textId="77777777" w:rsidR="00470885" w:rsidRPr="00651178" w:rsidRDefault="00470885" w:rsidP="00470885">
            <w:pPr>
              <w:rPr>
                <w:ins w:id="17986" w:author="XuanWen Chen" w:date="2018-12-30T16:53:00Z"/>
                <w:rFonts w:hAnsi="宋体"/>
              </w:rPr>
            </w:pPr>
            <w:ins w:id="17987" w:author="XuanWen Chen" w:date="2018-12-30T16:53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70885" w:rsidRPr="00651178" w14:paraId="56D45DB1" w14:textId="77777777" w:rsidTr="00470885">
        <w:trPr>
          <w:ins w:id="17988" w:author="XuanWen Chen" w:date="2018-12-30T16:53:00Z"/>
        </w:trPr>
        <w:tc>
          <w:tcPr>
            <w:tcW w:w="1413" w:type="dxa"/>
          </w:tcPr>
          <w:p w14:paraId="4F6B50A6" w14:textId="77777777" w:rsidR="00470885" w:rsidRPr="00651178" w:rsidRDefault="00470885" w:rsidP="00470885">
            <w:pPr>
              <w:rPr>
                <w:ins w:id="17989" w:author="XuanWen Chen" w:date="2018-12-30T16:53:00Z"/>
                <w:rFonts w:hAnsi="宋体"/>
              </w:rPr>
            </w:pPr>
            <w:ins w:id="17990" w:author="XuanWen Chen" w:date="2018-12-30T16:53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6301CAF7" w14:textId="77777777" w:rsidR="00470885" w:rsidRPr="00651178" w:rsidRDefault="00470885" w:rsidP="00470885">
            <w:pPr>
              <w:rPr>
                <w:ins w:id="17991" w:author="XuanWen Chen" w:date="2018-12-30T16:53:00Z"/>
                <w:rFonts w:hAnsi="宋体"/>
              </w:rPr>
            </w:pPr>
            <w:ins w:id="17992" w:author="XuanWen Chen" w:date="2018-12-30T16:53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470885" w:rsidRPr="00651178" w14:paraId="45287AF7" w14:textId="77777777" w:rsidTr="00470885">
        <w:trPr>
          <w:ins w:id="17993" w:author="XuanWen Chen" w:date="2018-12-30T16:53:00Z"/>
        </w:trPr>
        <w:tc>
          <w:tcPr>
            <w:tcW w:w="1413" w:type="dxa"/>
          </w:tcPr>
          <w:p w14:paraId="2C1B21B9" w14:textId="77777777" w:rsidR="00470885" w:rsidRPr="00651178" w:rsidRDefault="00470885" w:rsidP="00470885">
            <w:pPr>
              <w:rPr>
                <w:ins w:id="17994" w:author="XuanWen Chen" w:date="2018-12-30T16:53:00Z"/>
                <w:rFonts w:hAnsi="宋体"/>
              </w:rPr>
            </w:pPr>
            <w:ins w:id="17995" w:author="XuanWen Chen" w:date="2018-12-30T16:53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27E9888E" w14:textId="306AD274" w:rsidR="00470885" w:rsidRPr="00651178" w:rsidRDefault="00470885" w:rsidP="00470885">
            <w:pPr>
              <w:rPr>
                <w:ins w:id="17996" w:author="XuanWen Chen" w:date="2018-12-30T16:53:00Z"/>
                <w:rFonts w:hAnsi="宋体"/>
              </w:rPr>
            </w:pPr>
            <w:ins w:id="17997" w:author="XuanWen Chen" w:date="2018-12-30T16:53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进入后台管理系统，修改社区一级板块排列顺序</w:t>
              </w:r>
            </w:ins>
          </w:p>
        </w:tc>
      </w:tr>
      <w:tr w:rsidR="00470885" w:rsidRPr="00651178" w14:paraId="3FA39B98" w14:textId="77777777" w:rsidTr="00470885">
        <w:trPr>
          <w:ins w:id="17998" w:author="XuanWen Chen" w:date="2018-12-30T16:53:00Z"/>
        </w:trPr>
        <w:tc>
          <w:tcPr>
            <w:tcW w:w="1413" w:type="dxa"/>
          </w:tcPr>
          <w:p w14:paraId="3D02253B" w14:textId="77777777" w:rsidR="00470885" w:rsidRPr="00651178" w:rsidRDefault="00470885" w:rsidP="00470885">
            <w:pPr>
              <w:rPr>
                <w:ins w:id="17999" w:author="XuanWen Chen" w:date="2018-12-30T16:53:00Z"/>
                <w:rFonts w:hAnsi="宋体"/>
              </w:rPr>
            </w:pPr>
            <w:ins w:id="18000" w:author="XuanWen Chen" w:date="2018-12-30T16:53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165B1790" w14:textId="149C641A" w:rsidR="00470885" w:rsidRPr="00651178" w:rsidRDefault="00470885" w:rsidP="00470885">
            <w:pPr>
              <w:rPr>
                <w:ins w:id="18001" w:author="XuanWen Chen" w:date="2018-12-30T16:53:00Z"/>
                <w:rFonts w:hAnsi="宋体"/>
              </w:rPr>
            </w:pPr>
            <w:ins w:id="18002" w:author="XuanWen Chen" w:date="2018-12-30T16:53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需要修改社区一级板块排列顺序</w:t>
              </w:r>
            </w:ins>
          </w:p>
        </w:tc>
      </w:tr>
      <w:tr w:rsidR="00470885" w:rsidRPr="00651178" w14:paraId="3FCB634B" w14:textId="77777777" w:rsidTr="00470885">
        <w:trPr>
          <w:ins w:id="18003" w:author="XuanWen Chen" w:date="2018-12-30T16:53:00Z"/>
        </w:trPr>
        <w:tc>
          <w:tcPr>
            <w:tcW w:w="1413" w:type="dxa"/>
          </w:tcPr>
          <w:p w14:paraId="0294FD79" w14:textId="77777777" w:rsidR="00470885" w:rsidRPr="00651178" w:rsidRDefault="00470885" w:rsidP="00470885">
            <w:pPr>
              <w:rPr>
                <w:ins w:id="18004" w:author="XuanWen Chen" w:date="2018-12-30T16:53:00Z"/>
                <w:rFonts w:hAnsi="宋体"/>
              </w:rPr>
            </w:pPr>
            <w:ins w:id="18005" w:author="XuanWen Chen" w:date="2018-12-30T16:53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8CCC9F9" w14:textId="77777777" w:rsidR="00470885" w:rsidRPr="00651178" w:rsidRDefault="00470885" w:rsidP="00470885">
            <w:pPr>
              <w:rPr>
                <w:ins w:id="18006" w:author="XuanWen Chen" w:date="2018-12-30T16:53:00Z"/>
                <w:rFonts w:hAnsi="宋体"/>
              </w:rPr>
            </w:pPr>
            <w:ins w:id="18007" w:author="XuanWen Chen" w:date="2018-12-30T16:5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536D2615" w14:textId="77777777" w:rsidR="00470885" w:rsidRDefault="00470885" w:rsidP="00470885">
            <w:pPr>
              <w:rPr>
                <w:ins w:id="18008" w:author="XuanWen Chen" w:date="2018-12-30T16:53:00Z"/>
                <w:rFonts w:hAnsi="宋体"/>
              </w:rPr>
            </w:pPr>
            <w:ins w:id="18009" w:author="XuanWen Chen" w:date="2018-12-30T16:5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进入社区一级板块管理</w:t>
              </w:r>
            </w:ins>
          </w:p>
          <w:p w14:paraId="1D5ACF32" w14:textId="3EA5367B" w:rsidR="00470885" w:rsidRPr="00651178" w:rsidRDefault="00470885" w:rsidP="00470885">
            <w:pPr>
              <w:rPr>
                <w:ins w:id="18010" w:author="XuanWen Chen" w:date="2018-12-30T16:53:00Z"/>
                <w:rFonts w:hAnsi="宋体"/>
              </w:rPr>
            </w:pPr>
            <w:ins w:id="18011" w:author="XuanWen Chen" w:date="2018-12-30T16:5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选择修改一级板块排列顺序</w:t>
              </w:r>
            </w:ins>
          </w:p>
        </w:tc>
      </w:tr>
      <w:tr w:rsidR="00470885" w:rsidRPr="00651178" w14:paraId="6394AF3A" w14:textId="77777777" w:rsidTr="00470885">
        <w:trPr>
          <w:ins w:id="18012" w:author="XuanWen Chen" w:date="2018-12-30T16:53:00Z"/>
        </w:trPr>
        <w:tc>
          <w:tcPr>
            <w:tcW w:w="1413" w:type="dxa"/>
          </w:tcPr>
          <w:p w14:paraId="78ACFB93" w14:textId="77777777" w:rsidR="00470885" w:rsidRPr="00651178" w:rsidRDefault="00470885" w:rsidP="00470885">
            <w:pPr>
              <w:rPr>
                <w:ins w:id="18013" w:author="XuanWen Chen" w:date="2018-12-30T16:53:00Z"/>
                <w:rFonts w:hAnsi="宋体"/>
              </w:rPr>
            </w:pPr>
            <w:ins w:id="18014" w:author="XuanWen Chen" w:date="2018-12-30T16:53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1F3C339C" w14:textId="370E3DE9" w:rsidR="00470885" w:rsidRPr="00651178" w:rsidRDefault="00D9503E" w:rsidP="00470885">
            <w:pPr>
              <w:rPr>
                <w:ins w:id="18015" w:author="XuanWen Chen" w:date="2018-12-30T16:53:00Z"/>
                <w:rFonts w:hAnsi="宋体"/>
              </w:rPr>
            </w:pPr>
            <w:ins w:id="18016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8017" w:author="XuanWen Chen" w:date="2018-12-30T16:53:00Z">
              <w:r w:rsidR="00470885">
                <w:rPr>
                  <w:rFonts w:hAnsi="宋体" w:hint="eastAsia"/>
                </w:rPr>
                <w:t>一级板块信息存入数据库</w:t>
              </w:r>
            </w:ins>
          </w:p>
        </w:tc>
      </w:tr>
      <w:tr w:rsidR="00470885" w:rsidRPr="00651178" w14:paraId="7D7FE9AE" w14:textId="77777777" w:rsidTr="00470885">
        <w:trPr>
          <w:ins w:id="18018" w:author="XuanWen Chen" w:date="2018-12-30T16:53:00Z"/>
        </w:trPr>
        <w:tc>
          <w:tcPr>
            <w:tcW w:w="1413" w:type="dxa"/>
          </w:tcPr>
          <w:p w14:paraId="5A132FD1" w14:textId="77777777" w:rsidR="00470885" w:rsidRPr="00651178" w:rsidRDefault="00470885" w:rsidP="00470885">
            <w:pPr>
              <w:rPr>
                <w:ins w:id="18019" w:author="XuanWen Chen" w:date="2018-12-30T16:53:00Z"/>
                <w:rFonts w:hAnsi="宋体"/>
              </w:rPr>
            </w:pPr>
            <w:ins w:id="18020" w:author="XuanWen Chen" w:date="2018-12-30T16:5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2D1E4669" w14:textId="33E86AF4" w:rsidR="00470885" w:rsidRPr="00651178" w:rsidRDefault="00470885" w:rsidP="00470885">
            <w:pPr>
              <w:spacing w:line="240" w:lineRule="auto"/>
              <w:rPr>
                <w:ins w:id="18021" w:author="XuanWen Chen" w:date="2018-12-30T16:53:00Z"/>
                <w:rFonts w:hAnsi="宋体"/>
              </w:rPr>
            </w:pPr>
            <w:ins w:id="18022" w:author="XuanWen Chen" w:date="2018-12-30T16:53:00Z">
              <w:r>
                <w:rPr>
                  <w:rFonts w:hAnsi="宋体" w:hint="eastAsia"/>
                </w:rPr>
                <w:t>需要修改的一级板块的</w:t>
              </w:r>
            </w:ins>
            <w:ins w:id="18023" w:author="XuanWen Chen" w:date="2018-12-30T16:54:00Z">
              <w:r>
                <w:rPr>
                  <w:rFonts w:hAnsi="宋体" w:hint="eastAsia"/>
                </w:rPr>
                <w:t>排列顺序</w:t>
              </w:r>
            </w:ins>
          </w:p>
        </w:tc>
      </w:tr>
      <w:tr w:rsidR="00470885" w:rsidRPr="00651178" w14:paraId="5FDF1838" w14:textId="77777777" w:rsidTr="00470885">
        <w:trPr>
          <w:ins w:id="18024" w:author="XuanWen Chen" w:date="2018-12-30T16:53:00Z"/>
        </w:trPr>
        <w:tc>
          <w:tcPr>
            <w:tcW w:w="1413" w:type="dxa"/>
          </w:tcPr>
          <w:p w14:paraId="2F34B99D" w14:textId="77777777" w:rsidR="00470885" w:rsidRDefault="00470885" w:rsidP="00470885">
            <w:pPr>
              <w:rPr>
                <w:ins w:id="18025" w:author="XuanWen Chen" w:date="2018-12-30T16:53:00Z"/>
                <w:rFonts w:hAnsi="宋体"/>
              </w:rPr>
            </w:pPr>
            <w:ins w:id="18026" w:author="XuanWen Chen" w:date="2018-12-30T16:5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14C18A30" w14:textId="77777777" w:rsidR="00470885" w:rsidRPr="00651178" w:rsidRDefault="00470885" w:rsidP="00470885">
            <w:pPr>
              <w:rPr>
                <w:ins w:id="18027" w:author="XuanWen Chen" w:date="2018-12-30T16:53:00Z"/>
                <w:rFonts w:hAnsi="宋体"/>
              </w:rPr>
            </w:pPr>
            <w:ins w:id="18028" w:author="XuanWen Chen" w:date="2018-12-30T16:53:00Z">
              <w:r>
                <w:rPr>
                  <w:rFonts w:hAnsi="宋体" w:hint="eastAsia"/>
                </w:rPr>
                <w:t>修改好的一级板块</w:t>
              </w:r>
            </w:ins>
          </w:p>
        </w:tc>
      </w:tr>
      <w:tr w:rsidR="00470885" w:rsidRPr="00651178" w14:paraId="4DC18657" w14:textId="77777777" w:rsidTr="00470885">
        <w:trPr>
          <w:ins w:id="18029" w:author="XuanWen Chen" w:date="2018-12-30T16:53:00Z"/>
        </w:trPr>
        <w:tc>
          <w:tcPr>
            <w:tcW w:w="1413" w:type="dxa"/>
          </w:tcPr>
          <w:p w14:paraId="0CB112CF" w14:textId="77777777" w:rsidR="00470885" w:rsidRPr="00651178" w:rsidRDefault="00470885" w:rsidP="00470885">
            <w:pPr>
              <w:rPr>
                <w:ins w:id="18030" w:author="XuanWen Chen" w:date="2018-12-30T16:53:00Z"/>
                <w:rFonts w:hAnsi="宋体"/>
              </w:rPr>
            </w:pPr>
            <w:ins w:id="18031" w:author="XuanWen Chen" w:date="2018-12-30T16:53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002B4959" w14:textId="1C940413" w:rsidR="00470885" w:rsidRDefault="00470885" w:rsidP="00470885">
            <w:pPr>
              <w:spacing w:line="240" w:lineRule="auto"/>
              <w:rPr>
                <w:ins w:id="18032" w:author="XuanWen Chen" w:date="2018-12-30T16:53:00Z"/>
                <w:rFonts w:hAnsi="宋体"/>
              </w:rPr>
            </w:pPr>
            <w:ins w:id="18033" w:author="XuanWen Chen" w:date="2018-12-30T16:53:00Z">
              <w:r>
                <w:rPr>
                  <w:rFonts w:hAnsi="宋体" w:hint="eastAsia"/>
                </w:rPr>
                <w:t>修改一级板块</w:t>
              </w:r>
            </w:ins>
            <w:ins w:id="18034" w:author="XuanWen Chen" w:date="2018-12-30T16:54:00Z">
              <w:r>
                <w:rPr>
                  <w:rFonts w:hAnsi="宋体" w:hint="eastAsia"/>
                </w:rPr>
                <w:t>排列顺序</w:t>
              </w:r>
            </w:ins>
          </w:p>
          <w:p w14:paraId="17A98D03" w14:textId="77777777" w:rsidR="00470885" w:rsidRPr="00470885" w:rsidRDefault="00470885">
            <w:pPr>
              <w:pStyle w:val="a9"/>
              <w:numPr>
                <w:ilvl w:val="0"/>
                <w:numId w:val="109"/>
              </w:numPr>
              <w:spacing w:line="240" w:lineRule="auto"/>
              <w:ind w:firstLineChars="0"/>
              <w:rPr>
                <w:ins w:id="18035" w:author="XuanWen Chen" w:date="2018-12-30T16:53:00Z"/>
                <w:rFonts w:hAnsi="宋体"/>
                <w:rPrChange w:id="18036" w:author="XuanWen Chen" w:date="2018-12-30T16:54:00Z">
                  <w:rPr>
                    <w:ins w:id="18037" w:author="XuanWen Chen" w:date="2018-12-30T16:53:00Z"/>
                  </w:rPr>
                </w:rPrChange>
              </w:rPr>
              <w:pPrChange w:id="18038" w:author="XuanWen Chen" w:date="2018-12-30T16:54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039" w:author="XuanWen Chen" w:date="2018-12-30T16:53:00Z">
              <w:r w:rsidRPr="00470885">
                <w:rPr>
                  <w:rFonts w:hAnsi="宋体" w:hint="eastAsia"/>
                  <w:rPrChange w:id="18040" w:author="XuanWen Chen" w:date="2018-12-30T16:54:00Z">
                    <w:rPr>
                      <w:rFonts w:hint="eastAsia"/>
                    </w:rPr>
                  </w:rPrChange>
                </w:rPr>
                <w:t>管理员进入一级板块管理</w:t>
              </w:r>
            </w:ins>
          </w:p>
          <w:p w14:paraId="5E936FFA" w14:textId="590B636B" w:rsidR="00470885" w:rsidRPr="00470885" w:rsidRDefault="00470885">
            <w:pPr>
              <w:pStyle w:val="a9"/>
              <w:numPr>
                <w:ilvl w:val="0"/>
                <w:numId w:val="109"/>
              </w:numPr>
              <w:spacing w:line="240" w:lineRule="auto"/>
              <w:ind w:firstLineChars="0"/>
              <w:rPr>
                <w:ins w:id="18041" w:author="XuanWen Chen" w:date="2018-12-30T16:53:00Z"/>
                <w:rFonts w:hAnsi="宋体"/>
                <w:rPrChange w:id="18042" w:author="XuanWen Chen" w:date="2018-12-30T16:54:00Z">
                  <w:rPr>
                    <w:ins w:id="18043" w:author="XuanWen Chen" w:date="2018-12-30T16:53:00Z"/>
                  </w:rPr>
                </w:rPrChange>
              </w:rPr>
              <w:pPrChange w:id="18044" w:author="XuanWen Chen" w:date="2018-12-30T16:54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045" w:author="XuanWen Chen" w:date="2018-12-30T16:53:00Z">
              <w:r w:rsidRPr="00470885">
                <w:rPr>
                  <w:rFonts w:hAnsi="宋体" w:hint="eastAsia"/>
                  <w:rPrChange w:id="18046" w:author="XuanWen Chen" w:date="2018-12-30T16:54:00Z">
                    <w:rPr>
                      <w:rFonts w:hint="eastAsia"/>
                    </w:rPr>
                  </w:rPrChange>
                </w:rPr>
                <w:t>选择</w:t>
              </w:r>
            </w:ins>
            <w:ins w:id="18047" w:author="XuanWen Chen" w:date="2018-12-30T16:54:00Z">
              <w:r w:rsidRPr="00470885">
                <w:rPr>
                  <w:rFonts w:hAnsi="宋体" w:hint="eastAsia"/>
                  <w:rPrChange w:id="18048" w:author="XuanWen Chen" w:date="2018-12-30T16:54:00Z">
                    <w:rPr>
                      <w:rFonts w:hint="eastAsia"/>
                    </w:rPr>
                  </w:rPrChange>
                </w:rPr>
                <w:t>修改板块顺序</w:t>
              </w:r>
            </w:ins>
          </w:p>
          <w:p w14:paraId="593BA164" w14:textId="7A5E615C" w:rsidR="00470885" w:rsidRPr="00470885" w:rsidRDefault="00470885">
            <w:pPr>
              <w:pStyle w:val="a9"/>
              <w:numPr>
                <w:ilvl w:val="0"/>
                <w:numId w:val="109"/>
              </w:numPr>
              <w:spacing w:line="240" w:lineRule="auto"/>
              <w:ind w:firstLineChars="0"/>
              <w:rPr>
                <w:ins w:id="18049" w:author="XuanWen Chen" w:date="2018-12-30T16:53:00Z"/>
                <w:rFonts w:hAnsi="宋体"/>
                <w:rPrChange w:id="18050" w:author="XuanWen Chen" w:date="2018-12-30T16:54:00Z">
                  <w:rPr>
                    <w:ins w:id="18051" w:author="XuanWen Chen" w:date="2018-12-30T16:53:00Z"/>
                  </w:rPr>
                </w:rPrChange>
              </w:rPr>
              <w:pPrChange w:id="18052" w:author="XuanWen Chen" w:date="2018-12-30T16:54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053" w:author="XuanWen Chen" w:date="2018-12-30T16:53:00Z">
              <w:r w:rsidRPr="00470885">
                <w:rPr>
                  <w:rFonts w:hAnsi="宋体" w:hint="eastAsia"/>
                  <w:rPrChange w:id="18054" w:author="XuanWen Chen" w:date="2018-12-30T16:54:00Z">
                    <w:rPr>
                      <w:rFonts w:hint="eastAsia"/>
                    </w:rPr>
                  </w:rPrChange>
                </w:rPr>
                <w:t>填写新</w:t>
              </w:r>
            </w:ins>
            <w:ins w:id="18055" w:author="XuanWen Chen" w:date="2018-12-30T16:54:00Z">
              <w:r w:rsidRPr="00470885">
                <w:rPr>
                  <w:rFonts w:hAnsi="宋体" w:hint="eastAsia"/>
                  <w:rPrChange w:id="18056" w:author="XuanWen Chen" w:date="2018-12-30T16:54:00Z">
                    <w:rPr>
                      <w:rFonts w:hint="eastAsia"/>
                    </w:rPr>
                  </w:rPrChange>
                </w:rPr>
                <w:t>的排列顺序</w:t>
              </w:r>
            </w:ins>
          </w:p>
          <w:p w14:paraId="5FAB67FF" w14:textId="77777777" w:rsidR="00470885" w:rsidRPr="00470885" w:rsidRDefault="00470885">
            <w:pPr>
              <w:pStyle w:val="a9"/>
              <w:numPr>
                <w:ilvl w:val="0"/>
                <w:numId w:val="109"/>
              </w:numPr>
              <w:spacing w:line="240" w:lineRule="auto"/>
              <w:ind w:firstLineChars="0"/>
              <w:rPr>
                <w:ins w:id="18057" w:author="XuanWen Chen" w:date="2018-12-30T16:53:00Z"/>
                <w:rFonts w:hAnsi="宋体"/>
                <w:rPrChange w:id="18058" w:author="XuanWen Chen" w:date="2018-12-30T16:54:00Z">
                  <w:rPr>
                    <w:ins w:id="18059" w:author="XuanWen Chen" w:date="2018-12-30T16:53:00Z"/>
                  </w:rPr>
                </w:rPrChange>
              </w:rPr>
              <w:pPrChange w:id="18060" w:author="XuanWen Chen" w:date="2018-12-30T16:54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061" w:author="XuanWen Chen" w:date="2018-12-30T16:53:00Z">
              <w:r w:rsidRPr="00470885">
                <w:rPr>
                  <w:rFonts w:hAnsi="宋体" w:hint="eastAsia"/>
                  <w:rPrChange w:id="18062" w:author="XuanWen Chen" w:date="2018-12-30T16:54:00Z">
                    <w:rPr>
                      <w:rFonts w:hint="eastAsia"/>
                    </w:rPr>
                  </w:rPrChange>
                </w:rPr>
                <w:t>完成修改</w:t>
              </w:r>
            </w:ins>
          </w:p>
        </w:tc>
      </w:tr>
      <w:tr w:rsidR="00470885" w:rsidRPr="00651178" w14:paraId="3ACAE644" w14:textId="77777777" w:rsidTr="00470885">
        <w:trPr>
          <w:ins w:id="18063" w:author="XuanWen Chen" w:date="2018-12-30T16:53:00Z"/>
        </w:trPr>
        <w:tc>
          <w:tcPr>
            <w:tcW w:w="1413" w:type="dxa"/>
          </w:tcPr>
          <w:p w14:paraId="144B963E" w14:textId="77777777" w:rsidR="00470885" w:rsidRPr="00651178" w:rsidRDefault="00470885" w:rsidP="00470885">
            <w:pPr>
              <w:rPr>
                <w:ins w:id="18064" w:author="XuanWen Chen" w:date="2018-12-30T16:53:00Z"/>
                <w:rFonts w:hAnsi="宋体"/>
              </w:rPr>
            </w:pPr>
            <w:ins w:id="18065" w:author="XuanWen Chen" w:date="2018-12-30T16:53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32CF8BCF" w14:textId="77777777" w:rsidR="00470885" w:rsidRDefault="00470885" w:rsidP="00470885">
            <w:pPr>
              <w:spacing w:line="240" w:lineRule="auto"/>
              <w:rPr>
                <w:ins w:id="18066" w:author="XuanWen Chen" w:date="2018-12-30T16:53:00Z"/>
                <w:rFonts w:hAnsi="宋体"/>
              </w:rPr>
            </w:pPr>
            <w:ins w:id="18067" w:author="XuanWen Chen" w:date="2018-12-30T16:53:00Z">
              <w:r>
                <w:rPr>
                  <w:rFonts w:hAnsi="宋体" w:hint="eastAsia"/>
                </w:rPr>
                <w:t>修改过程中取消</w:t>
              </w:r>
            </w:ins>
          </w:p>
          <w:p w14:paraId="5F336262" w14:textId="77777777" w:rsidR="00470885" w:rsidRPr="00470885" w:rsidRDefault="00470885">
            <w:pPr>
              <w:pStyle w:val="a9"/>
              <w:numPr>
                <w:ilvl w:val="0"/>
                <w:numId w:val="110"/>
              </w:numPr>
              <w:spacing w:line="240" w:lineRule="auto"/>
              <w:ind w:firstLineChars="0"/>
              <w:rPr>
                <w:ins w:id="18068" w:author="XuanWen Chen" w:date="2018-12-30T16:53:00Z"/>
                <w:rFonts w:hAnsi="宋体"/>
                <w:rPrChange w:id="18069" w:author="XuanWen Chen" w:date="2018-12-30T16:54:00Z">
                  <w:rPr>
                    <w:ins w:id="18070" w:author="XuanWen Chen" w:date="2018-12-30T16:53:00Z"/>
                  </w:rPr>
                </w:rPrChange>
              </w:rPr>
              <w:pPrChange w:id="18071" w:author="XuanWen Chen" w:date="2018-12-30T16:54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072" w:author="XuanWen Chen" w:date="2018-12-30T16:53:00Z">
              <w:r w:rsidRPr="00470885">
                <w:rPr>
                  <w:rFonts w:hAnsi="宋体" w:hint="eastAsia"/>
                  <w:rPrChange w:id="18073" w:author="XuanWen Chen" w:date="2018-12-30T16:54:00Z">
                    <w:rPr>
                      <w:rFonts w:hint="eastAsia"/>
                    </w:rPr>
                  </w:rPrChange>
                </w:rPr>
                <w:t>管理员进入一级板块管理</w:t>
              </w:r>
            </w:ins>
          </w:p>
          <w:p w14:paraId="0660428C" w14:textId="77777777" w:rsidR="00470885" w:rsidRPr="00470885" w:rsidRDefault="00470885">
            <w:pPr>
              <w:pStyle w:val="a9"/>
              <w:numPr>
                <w:ilvl w:val="0"/>
                <w:numId w:val="110"/>
              </w:numPr>
              <w:spacing w:line="240" w:lineRule="auto"/>
              <w:ind w:firstLineChars="0"/>
              <w:rPr>
                <w:ins w:id="18074" w:author="XuanWen Chen" w:date="2018-12-30T16:54:00Z"/>
                <w:rFonts w:hAnsi="宋体"/>
                <w:rPrChange w:id="18075" w:author="XuanWen Chen" w:date="2018-12-30T16:54:00Z">
                  <w:rPr>
                    <w:ins w:id="18076" w:author="XuanWen Chen" w:date="2018-12-30T16:54:00Z"/>
                  </w:rPr>
                </w:rPrChange>
              </w:rPr>
              <w:pPrChange w:id="18077" w:author="XuanWen Chen" w:date="2018-12-30T16:54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078" w:author="XuanWen Chen" w:date="2018-12-30T16:54:00Z">
              <w:r w:rsidRPr="00470885">
                <w:rPr>
                  <w:rFonts w:hAnsi="宋体" w:hint="eastAsia"/>
                  <w:rPrChange w:id="18079" w:author="XuanWen Chen" w:date="2018-12-30T16:54:00Z">
                    <w:rPr>
                      <w:rFonts w:hint="eastAsia"/>
                    </w:rPr>
                  </w:rPrChange>
                </w:rPr>
                <w:t>选择修改板块顺序</w:t>
              </w:r>
            </w:ins>
          </w:p>
          <w:p w14:paraId="35E5B513" w14:textId="77777777" w:rsidR="00470885" w:rsidRPr="00470885" w:rsidRDefault="00470885">
            <w:pPr>
              <w:pStyle w:val="a9"/>
              <w:numPr>
                <w:ilvl w:val="0"/>
                <w:numId w:val="110"/>
              </w:numPr>
              <w:spacing w:line="240" w:lineRule="auto"/>
              <w:ind w:firstLineChars="0"/>
              <w:rPr>
                <w:ins w:id="18080" w:author="XuanWen Chen" w:date="2018-12-30T16:54:00Z"/>
                <w:rFonts w:hAnsi="宋体"/>
                <w:rPrChange w:id="18081" w:author="XuanWen Chen" w:date="2018-12-30T16:54:00Z">
                  <w:rPr>
                    <w:ins w:id="18082" w:author="XuanWen Chen" w:date="2018-12-30T16:54:00Z"/>
                  </w:rPr>
                </w:rPrChange>
              </w:rPr>
              <w:pPrChange w:id="18083" w:author="XuanWen Chen" w:date="2018-12-30T16:54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084" w:author="XuanWen Chen" w:date="2018-12-30T16:54:00Z">
              <w:r w:rsidRPr="00470885">
                <w:rPr>
                  <w:rFonts w:hAnsi="宋体" w:hint="eastAsia"/>
                  <w:rPrChange w:id="18085" w:author="XuanWen Chen" w:date="2018-12-30T16:54:00Z">
                    <w:rPr>
                      <w:rFonts w:hint="eastAsia"/>
                    </w:rPr>
                  </w:rPrChange>
                </w:rPr>
                <w:t>填写新的排列顺序</w:t>
              </w:r>
            </w:ins>
          </w:p>
          <w:p w14:paraId="0D2E0D8F" w14:textId="77777777" w:rsidR="00470885" w:rsidRPr="00470885" w:rsidRDefault="00470885">
            <w:pPr>
              <w:pStyle w:val="a9"/>
              <w:numPr>
                <w:ilvl w:val="0"/>
                <w:numId w:val="110"/>
              </w:numPr>
              <w:spacing w:line="240" w:lineRule="auto"/>
              <w:ind w:firstLineChars="0"/>
              <w:rPr>
                <w:ins w:id="18086" w:author="XuanWen Chen" w:date="2018-12-30T16:53:00Z"/>
                <w:rFonts w:hAnsi="宋体"/>
                <w:rPrChange w:id="18087" w:author="XuanWen Chen" w:date="2018-12-30T16:54:00Z">
                  <w:rPr>
                    <w:ins w:id="18088" w:author="XuanWen Chen" w:date="2018-12-30T16:53:00Z"/>
                  </w:rPr>
                </w:rPrChange>
              </w:rPr>
              <w:pPrChange w:id="18089" w:author="XuanWen Chen" w:date="2018-12-30T16:54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090" w:author="XuanWen Chen" w:date="2018-12-30T16:53:00Z">
              <w:r w:rsidRPr="00470885">
                <w:rPr>
                  <w:rFonts w:hAnsi="宋体" w:hint="eastAsia"/>
                  <w:rPrChange w:id="18091" w:author="XuanWen Chen" w:date="2018-12-30T16:54:00Z">
                    <w:rPr>
                      <w:rFonts w:hint="eastAsia"/>
                    </w:rPr>
                  </w:rPrChange>
                </w:rPr>
                <w:t>取消修改</w:t>
              </w:r>
            </w:ins>
          </w:p>
        </w:tc>
      </w:tr>
      <w:tr w:rsidR="00470885" w:rsidRPr="00651178" w14:paraId="23B927C5" w14:textId="77777777" w:rsidTr="00470885">
        <w:trPr>
          <w:ins w:id="18092" w:author="XuanWen Chen" w:date="2018-12-30T16:53:00Z"/>
        </w:trPr>
        <w:tc>
          <w:tcPr>
            <w:tcW w:w="1413" w:type="dxa"/>
          </w:tcPr>
          <w:p w14:paraId="14F084D7" w14:textId="77777777" w:rsidR="00470885" w:rsidRPr="00651178" w:rsidRDefault="00470885" w:rsidP="00470885">
            <w:pPr>
              <w:rPr>
                <w:ins w:id="18093" w:author="XuanWen Chen" w:date="2018-12-30T16:53:00Z"/>
                <w:rFonts w:hAnsi="宋体"/>
              </w:rPr>
            </w:pPr>
            <w:ins w:id="18094" w:author="XuanWen Chen" w:date="2018-12-30T16:53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6A24E02E" w14:textId="77777777" w:rsidR="00470885" w:rsidRPr="00651178" w:rsidRDefault="00470885" w:rsidP="00470885">
            <w:pPr>
              <w:rPr>
                <w:ins w:id="18095" w:author="XuanWen Chen" w:date="2018-12-30T16:53:00Z"/>
                <w:rFonts w:hAnsi="宋体"/>
              </w:rPr>
            </w:pPr>
            <w:ins w:id="18096" w:author="XuanWen Chen" w:date="2018-12-30T16:5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70885" w:rsidRPr="00651178" w14:paraId="088A854C" w14:textId="77777777" w:rsidTr="00470885">
        <w:trPr>
          <w:ins w:id="18097" w:author="XuanWen Chen" w:date="2018-12-30T16:53:00Z"/>
        </w:trPr>
        <w:tc>
          <w:tcPr>
            <w:tcW w:w="1413" w:type="dxa"/>
          </w:tcPr>
          <w:p w14:paraId="113768FE" w14:textId="77777777" w:rsidR="00470885" w:rsidRPr="00651178" w:rsidRDefault="00470885" w:rsidP="00470885">
            <w:pPr>
              <w:rPr>
                <w:ins w:id="18098" w:author="XuanWen Chen" w:date="2018-12-30T16:53:00Z"/>
                <w:rFonts w:hAnsi="宋体"/>
              </w:rPr>
            </w:pPr>
            <w:ins w:id="18099" w:author="XuanWen Chen" w:date="2018-12-30T16:53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15C38323" w14:textId="77777777" w:rsidR="00470885" w:rsidRPr="00651178" w:rsidRDefault="00470885" w:rsidP="00470885">
            <w:pPr>
              <w:rPr>
                <w:ins w:id="18100" w:author="XuanWen Chen" w:date="2018-12-30T16:53:00Z"/>
                <w:rFonts w:hAnsi="宋体"/>
              </w:rPr>
            </w:pPr>
          </w:p>
        </w:tc>
      </w:tr>
      <w:tr w:rsidR="00470885" w:rsidRPr="00651178" w14:paraId="6FF2E703" w14:textId="77777777" w:rsidTr="00470885">
        <w:trPr>
          <w:ins w:id="18101" w:author="XuanWen Chen" w:date="2018-12-30T16:53:00Z"/>
        </w:trPr>
        <w:tc>
          <w:tcPr>
            <w:tcW w:w="1413" w:type="dxa"/>
          </w:tcPr>
          <w:p w14:paraId="45287533" w14:textId="77777777" w:rsidR="00470885" w:rsidRPr="00651178" w:rsidRDefault="00470885" w:rsidP="00470885">
            <w:pPr>
              <w:rPr>
                <w:ins w:id="18102" w:author="XuanWen Chen" w:date="2018-12-30T16:53:00Z"/>
                <w:rFonts w:hAnsi="宋体"/>
              </w:rPr>
            </w:pPr>
            <w:ins w:id="18103" w:author="XuanWen Chen" w:date="2018-12-30T16:53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3C24EF08" w14:textId="77777777" w:rsidR="00470885" w:rsidRPr="00651178" w:rsidRDefault="00470885" w:rsidP="00470885">
            <w:pPr>
              <w:rPr>
                <w:ins w:id="18104" w:author="XuanWen Chen" w:date="2018-12-30T16:53:00Z"/>
                <w:rFonts w:hAnsi="宋体"/>
              </w:rPr>
            </w:pPr>
            <w:ins w:id="18105" w:author="XuanWen Chen" w:date="2018-12-30T16:53:00Z">
              <w:r>
                <w:rPr>
                  <w:rFonts w:hAnsi="宋体" w:hint="eastAsia"/>
                </w:rPr>
                <w:t>管理员每月使用一次</w:t>
              </w:r>
            </w:ins>
          </w:p>
        </w:tc>
      </w:tr>
      <w:tr w:rsidR="00470885" w:rsidRPr="00651178" w14:paraId="631315DE" w14:textId="77777777" w:rsidTr="00470885">
        <w:trPr>
          <w:ins w:id="18106" w:author="XuanWen Chen" w:date="2018-12-30T16:53:00Z"/>
        </w:trPr>
        <w:tc>
          <w:tcPr>
            <w:tcW w:w="1413" w:type="dxa"/>
          </w:tcPr>
          <w:p w14:paraId="54954783" w14:textId="77777777" w:rsidR="00470885" w:rsidRPr="00651178" w:rsidRDefault="00470885" w:rsidP="00470885">
            <w:pPr>
              <w:rPr>
                <w:ins w:id="18107" w:author="XuanWen Chen" w:date="2018-12-30T16:53:00Z"/>
                <w:rFonts w:hAnsi="宋体"/>
              </w:rPr>
            </w:pPr>
            <w:ins w:id="18108" w:author="XuanWen Chen" w:date="2018-12-30T16:53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7DE55C4E" w14:textId="77777777" w:rsidR="00470885" w:rsidRPr="00651178" w:rsidRDefault="00470885" w:rsidP="00470885">
            <w:pPr>
              <w:rPr>
                <w:ins w:id="18109" w:author="XuanWen Chen" w:date="2018-12-30T16:53:00Z"/>
                <w:rFonts w:hAnsi="宋体"/>
              </w:rPr>
            </w:pPr>
          </w:p>
        </w:tc>
      </w:tr>
      <w:tr w:rsidR="00470885" w:rsidRPr="00651178" w14:paraId="689B8C2E" w14:textId="77777777" w:rsidTr="00470885">
        <w:trPr>
          <w:ins w:id="18110" w:author="XuanWen Chen" w:date="2018-12-30T16:53:00Z"/>
        </w:trPr>
        <w:tc>
          <w:tcPr>
            <w:tcW w:w="1413" w:type="dxa"/>
          </w:tcPr>
          <w:p w14:paraId="6E3AD776" w14:textId="77777777" w:rsidR="00470885" w:rsidRPr="00651178" w:rsidRDefault="00470885" w:rsidP="00470885">
            <w:pPr>
              <w:rPr>
                <w:ins w:id="18111" w:author="XuanWen Chen" w:date="2018-12-30T16:53:00Z"/>
                <w:rFonts w:hAnsi="宋体"/>
              </w:rPr>
            </w:pPr>
            <w:ins w:id="18112" w:author="XuanWen Chen" w:date="2018-12-30T16:53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6268C6B2" w14:textId="2057FD9C" w:rsidR="00470885" w:rsidRPr="00651178" w:rsidRDefault="00470885" w:rsidP="00470885">
            <w:pPr>
              <w:rPr>
                <w:ins w:id="18113" w:author="XuanWen Chen" w:date="2018-12-30T16:53:00Z"/>
                <w:rFonts w:hAnsi="宋体"/>
              </w:rPr>
            </w:pPr>
            <w:ins w:id="18114" w:author="XuanWen Chen" w:date="2018-12-30T16:53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8115" w:author="XuanWen Chen" w:date="2018-12-30T18:08:00Z">
              <w:r w:rsidR="00546CAC">
                <w:rPr>
                  <w:rFonts w:hAnsi="宋体" w:hint="eastAsia"/>
                </w:rPr>
                <w:t>后台管理</w:t>
              </w:r>
            </w:ins>
            <w:ins w:id="18116" w:author="XuanWen Chen" w:date="2018-12-30T16:53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470885" w:rsidRPr="00651178" w14:paraId="78C14A31" w14:textId="77777777" w:rsidTr="00470885">
        <w:trPr>
          <w:ins w:id="18117" w:author="XuanWen Chen" w:date="2018-12-30T16:53:00Z"/>
        </w:trPr>
        <w:tc>
          <w:tcPr>
            <w:tcW w:w="1413" w:type="dxa"/>
          </w:tcPr>
          <w:p w14:paraId="325DA1AB" w14:textId="77777777" w:rsidR="00470885" w:rsidRPr="00651178" w:rsidRDefault="00470885" w:rsidP="00470885">
            <w:pPr>
              <w:rPr>
                <w:ins w:id="18118" w:author="XuanWen Chen" w:date="2018-12-30T16:53:00Z"/>
                <w:rFonts w:hAnsi="宋体"/>
              </w:rPr>
            </w:pPr>
            <w:ins w:id="18119" w:author="XuanWen Chen" w:date="2018-12-30T16:53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4D0FF89C" w14:textId="77777777" w:rsidR="00470885" w:rsidRPr="00651178" w:rsidRDefault="00470885" w:rsidP="00470885">
            <w:pPr>
              <w:rPr>
                <w:ins w:id="18120" w:author="XuanWen Chen" w:date="2018-12-30T16:53:00Z"/>
                <w:rFonts w:hAnsi="宋体"/>
              </w:rPr>
            </w:pPr>
            <w:ins w:id="18121" w:author="XuanWen Chen" w:date="2018-12-30T16:53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3C2E0B14" w14:textId="77777777" w:rsidR="00470885" w:rsidRPr="00470885" w:rsidRDefault="00470885">
      <w:pPr>
        <w:rPr>
          <w:ins w:id="18122" w:author="XuanWen Chen" w:date="2018-12-30T16:05:00Z"/>
        </w:rPr>
      </w:pPr>
    </w:p>
    <w:p w14:paraId="4725A090" w14:textId="371B61AD" w:rsidR="00514833" w:rsidRDefault="00514833">
      <w:pPr>
        <w:pStyle w:val="4"/>
        <w:rPr>
          <w:ins w:id="18123" w:author="XuanWen Chen" w:date="2018-12-30T16:42:00Z"/>
        </w:rPr>
        <w:pPrChange w:id="18124" w:author="XuanWen Chen" w:date="2018-12-30T16:52:00Z">
          <w:pPr/>
        </w:pPrChange>
      </w:pPr>
      <w:ins w:id="18125" w:author="XuanWen Chen" w:date="2018-12-30T16:05:00Z">
        <w:r>
          <w:rPr>
            <w:rFonts w:hint="eastAsia"/>
          </w:rPr>
          <w:t>管理员修改</w:t>
        </w:r>
      </w:ins>
      <w:ins w:id="18126" w:author="XuanWen Chen" w:date="2018-12-30T16:06:00Z">
        <w:r>
          <w:rPr>
            <w:rFonts w:hint="eastAsia"/>
          </w:rPr>
          <w:t>二级</w:t>
        </w:r>
      </w:ins>
      <w:ins w:id="18127" w:author="XuanWen Chen" w:date="2018-12-30T16:05:00Z">
        <w:r>
          <w:rPr>
            <w:rFonts w:hint="eastAsia"/>
          </w:rPr>
          <w:t>板块名字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21671F" w:rsidRPr="00651178" w14:paraId="4C5728DC" w14:textId="77777777" w:rsidTr="00470885">
        <w:trPr>
          <w:ins w:id="18128" w:author="XuanWen Chen" w:date="2018-12-30T16:42:00Z"/>
        </w:trPr>
        <w:tc>
          <w:tcPr>
            <w:tcW w:w="1413" w:type="dxa"/>
          </w:tcPr>
          <w:p w14:paraId="1265C808" w14:textId="77777777" w:rsidR="0021671F" w:rsidRPr="00651178" w:rsidRDefault="0021671F" w:rsidP="00470885">
            <w:pPr>
              <w:rPr>
                <w:ins w:id="18129" w:author="XuanWen Chen" w:date="2018-12-30T16:42:00Z"/>
                <w:rFonts w:hAnsi="宋体"/>
                <w:b/>
              </w:rPr>
            </w:pPr>
            <w:ins w:id="18130" w:author="XuanWen Chen" w:date="2018-12-30T16:42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65B78431" w14:textId="16BF2F01" w:rsidR="0021671F" w:rsidRPr="00651178" w:rsidRDefault="0021671F" w:rsidP="00470885">
            <w:pPr>
              <w:rPr>
                <w:ins w:id="18131" w:author="XuanWen Chen" w:date="2018-12-30T16:42:00Z"/>
                <w:rFonts w:hAnsi="宋体"/>
                <w:b/>
              </w:rPr>
            </w:pPr>
            <w:ins w:id="18132" w:author="XuanWen Chen" w:date="2018-12-30T16:42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</w:ins>
            <w:ins w:id="18133" w:author="XuanWen Chen" w:date="2018-12-30T16:47:00Z">
              <w:r w:rsidR="00470885">
                <w:rPr>
                  <w:rFonts w:hAnsi="宋体" w:hint="eastAsia"/>
                  <w:b/>
                </w:rPr>
                <w:t>修改</w:t>
              </w:r>
            </w:ins>
            <w:ins w:id="18134" w:author="XuanWen Chen" w:date="2018-12-30T16:42:00Z">
              <w:r>
                <w:rPr>
                  <w:rFonts w:hAnsi="宋体" w:hint="eastAsia"/>
                  <w:b/>
                </w:rPr>
                <w:t>二</w:t>
              </w:r>
              <w:r w:rsidRPr="00514833">
                <w:rPr>
                  <w:rFonts w:hAnsi="宋体" w:hint="eastAsia"/>
                  <w:b/>
                </w:rPr>
                <w:t>级板块</w:t>
              </w:r>
            </w:ins>
            <w:ins w:id="18135" w:author="XuanWen Chen" w:date="2018-12-30T16:47:00Z">
              <w:r w:rsidR="00470885">
                <w:rPr>
                  <w:rFonts w:hAnsi="宋体" w:hint="eastAsia"/>
                  <w:b/>
                </w:rPr>
                <w:t>名字</w:t>
              </w:r>
            </w:ins>
          </w:p>
        </w:tc>
      </w:tr>
      <w:tr w:rsidR="0021671F" w:rsidRPr="00651178" w14:paraId="6C565AAE" w14:textId="77777777" w:rsidTr="00470885">
        <w:trPr>
          <w:ins w:id="18136" w:author="XuanWen Chen" w:date="2018-12-30T16:42:00Z"/>
        </w:trPr>
        <w:tc>
          <w:tcPr>
            <w:tcW w:w="1413" w:type="dxa"/>
          </w:tcPr>
          <w:p w14:paraId="46C770B0" w14:textId="77777777" w:rsidR="0021671F" w:rsidRPr="00651178" w:rsidRDefault="0021671F" w:rsidP="00470885">
            <w:pPr>
              <w:rPr>
                <w:ins w:id="18137" w:author="XuanWen Chen" w:date="2018-12-30T16:42:00Z"/>
                <w:rFonts w:hAnsi="宋体"/>
              </w:rPr>
            </w:pPr>
            <w:ins w:id="18138" w:author="XuanWen Chen" w:date="2018-12-30T16:42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6C3AF7F0" w14:textId="77777777" w:rsidR="0021671F" w:rsidRPr="00651178" w:rsidRDefault="0021671F" w:rsidP="00470885">
            <w:pPr>
              <w:rPr>
                <w:ins w:id="18139" w:author="XuanWen Chen" w:date="2018-12-30T16:42:00Z"/>
                <w:rFonts w:hAnsi="宋体"/>
              </w:rPr>
            </w:pPr>
            <w:ins w:id="18140" w:author="XuanWen Chen" w:date="2018-12-30T16:42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2D469086" w14:textId="77777777" w:rsidR="0021671F" w:rsidRPr="00651178" w:rsidRDefault="0021671F" w:rsidP="00470885">
            <w:pPr>
              <w:rPr>
                <w:ins w:id="18141" w:author="XuanWen Chen" w:date="2018-12-30T16:42:00Z"/>
                <w:rFonts w:hAnsi="宋体"/>
              </w:rPr>
            </w:pPr>
            <w:ins w:id="18142" w:author="XuanWen Chen" w:date="2018-12-30T16:42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07233289" w14:textId="77777777" w:rsidR="0021671F" w:rsidRPr="00651178" w:rsidRDefault="0021671F" w:rsidP="00470885">
            <w:pPr>
              <w:rPr>
                <w:ins w:id="18143" w:author="XuanWen Chen" w:date="2018-12-30T16:42:00Z"/>
                <w:rFonts w:hAnsi="宋体"/>
              </w:rPr>
            </w:pPr>
            <w:ins w:id="18144" w:author="XuanWen Chen" w:date="2018-12-30T16:42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21671F" w:rsidRPr="00651178" w14:paraId="0E7D6ABA" w14:textId="77777777" w:rsidTr="00470885">
        <w:trPr>
          <w:ins w:id="18145" w:author="XuanWen Chen" w:date="2018-12-30T16:42:00Z"/>
        </w:trPr>
        <w:tc>
          <w:tcPr>
            <w:tcW w:w="1413" w:type="dxa"/>
          </w:tcPr>
          <w:p w14:paraId="47E1A5CB" w14:textId="77777777" w:rsidR="0021671F" w:rsidRPr="00651178" w:rsidRDefault="0021671F" w:rsidP="00470885">
            <w:pPr>
              <w:rPr>
                <w:ins w:id="18146" w:author="XuanWen Chen" w:date="2018-12-30T16:42:00Z"/>
                <w:rFonts w:hAnsi="宋体"/>
              </w:rPr>
            </w:pPr>
            <w:ins w:id="18147" w:author="XuanWen Chen" w:date="2018-12-30T16:42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36A23BD5" w14:textId="77777777" w:rsidR="0021671F" w:rsidRPr="00651178" w:rsidRDefault="0021671F" w:rsidP="00470885">
            <w:pPr>
              <w:rPr>
                <w:ins w:id="18148" w:author="XuanWen Chen" w:date="2018-12-30T16:42:00Z"/>
                <w:rFonts w:hAnsi="宋体"/>
              </w:rPr>
            </w:pPr>
            <w:ins w:id="18149" w:author="XuanWen Chen" w:date="2018-12-30T16:42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08DE211D" w14:textId="77777777" w:rsidR="0021671F" w:rsidRPr="00651178" w:rsidRDefault="0021671F" w:rsidP="00470885">
            <w:pPr>
              <w:rPr>
                <w:ins w:id="18150" w:author="XuanWen Chen" w:date="2018-12-30T16:42:00Z"/>
                <w:rFonts w:hAnsi="宋体"/>
              </w:rPr>
            </w:pPr>
            <w:ins w:id="18151" w:author="XuanWen Chen" w:date="2018-12-30T16:42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4CA91AFE" w14:textId="77777777" w:rsidR="0021671F" w:rsidRPr="00651178" w:rsidRDefault="0021671F" w:rsidP="00470885">
            <w:pPr>
              <w:rPr>
                <w:ins w:id="18152" w:author="XuanWen Chen" w:date="2018-12-30T16:42:00Z"/>
                <w:rFonts w:hAnsi="宋体"/>
              </w:rPr>
            </w:pPr>
            <w:ins w:id="18153" w:author="XuanWen Chen" w:date="2018-12-30T16:4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21671F" w:rsidRPr="00651178" w14:paraId="599EC7B4" w14:textId="77777777" w:rsidTr="00470885">
        <w:trPr>
          <w:ins w:id="18154" w:author="XuanWen Chen" w:date="2018-12-30T16:42:00Z"/>
        </w:trPr>
        <w:tc>
          <w:tcPr>
            <w:tcW w:w="1413" w:type="dxa"/>
          </w:tcPr>
          <w:p w14:paraId="7C741CFC" w14:textId="77777777" w:rsidR="0021671F" w:rsidRPr="00651178" w:rsidRDefault="0021671F" w:rsidP="00470885">
            <w:pPr>
              <w:rPr>
                <w:ins w:id="18155" w:author="XuanWen Chen" w:date="2018-12-30T16:42:00Z"/>
                <w:rFonts w:hAnsi="宋体"/>
              </w:rPr>
            </w:pPr>
            <w:ins w:id="18156" w:author="XuanWen Chen" w:date="2018-12-30T16:42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0D88F153" w14:textId="77777777" w:rsidR="0021671F" w:rsidRPr="00651178" w:rsidRDefault="0021671F" w:rsidP="00470885">
            <w:pPr>
              <w:rPr>
                <w:ins w:id="18157" w:author="XuanWen Chen" w:date="2018-12-30T16:42:00Z"/>
                <w:rFonts w:hAnsi="宋体"/>
              </w:rPr>
            </w:pPr>
            <w:ins w:id="18158" w:author="XuanWen Chen" w:date="2018-12-30T16:42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21671F" w:rsidRPr="00651178" w14:paraId="28C7F533" w14:textId="77777777" w:rsidTr="00470885">
        <w:trPr>
          <w:ins w:id="18159" w:author="XuanWen Chen" w:date="2018-12-30T16:42:00Z"/>
        </w:trPr>
        <w:tc>
          <w:tcPr>
            <w:tcW w:w="1413" w:type="dxa"/>
          </w:tcPr>
          <w:p w14:paraId="3B603A54" w14:textId="77777777" w:rsidR="0021671F" w:rsidRPr="00651178" w:rsidRDefault="0021671F" w:rsidP="00470885">
            <w:pPr>
              <w:rPr>
                <w:ins w:id="18160" w:author="XuanWen Chen" w:date="2018-12-30T16:42:00Z"/>
                <w:rFonts w:hAnsi="宋体"/>
              </w:rPr>
            </w:pPr>
            <w:ins w:id="18161" w:author="XuanWen Chen" w:date="2018-12-30T16:42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75AA7E9B" w14:textId="02A88B5F" w:rsidR="0021671F" w:rsidRPr="00651178" w:rsidRDefault="0021671F" w:rsidP="00470885">
            <w:pPr>
              <w:rPr>
                <w:ins w:id="18162" w:author="XuanWen Chen" w:date="2018-12-30T16:42:00Z"/>
                <w:rFonts w:hAnsi="宋体"/>
              </w:rPr>
            </w:pPr>
            <w:ins w:id="18163" w:author="XuanWen Chen" w:date="2018-12-30T16:42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</w:t>
              </w:r>
            </w:ins>
            <w:ins w:id="18164" w:author="XuanWen Chen" w:date="2018-12-30T16:47:00Z">
              <w:r w:rsidR="00470885">
                <w:rPr>
                  <w:rFonts w:hAnsi="宋体" w:hint="eastAsia"/>
                </w:rPr>
                <w:t>后台管理</w:t>
              </w:r>
            </w:ins>
            <w:ins w:id="18165" w:author="XuanWen Chen" w:date="2018-12-30T16:42:00Z">
              <w:r>
                <w:rPr>
                  <w:rFonts w:hAnsi="宋体" w:hint="eastAsia"/>
                </w:rPr>
                <w:t>系统，</w:t>
              </w:r>
            </w:ins>
            <w:ins w:id="18166" w:author="XuanWen Chen" w:date="2018-12-30T16:47:00Z">
              <w:r w:rsidR="00470885">
                <w:rPr>
                  <w:rFonts w:hAnsi="宋体" w:hint="eastAsia"/>
                </w:rPr>
                <w:t>修改</w:t>
              </w:r>
            </w:ins>
            <w:ins w:id="18167" w:author="XuanWen Chen" w:date="2018-12-30T16:42:00Z">
              <w:r>
                <w:rPr>
                  <w:rFonts w:hAnsi="宋体" w:hint="eastAsia"/>
                </w:rPr>
                <w:t>社区二级板块</w:t>
              </w:r>
            </w:ins>
            <w:ins w:id="18168" w:author="XuanWen Chen" w:date="2018-12-30T16:47:00Z">
              <w:r w:rsidR="00470885">
                <w:rPr>
                  <w:rFonts w:hAnsi="宋体" w:hint="eastAsia"/>
                </w:rPr>
                <w:t>名字</w:t>
              </w:r>
            </w:ins>
          </w:p>
        </w:tc>
      </w:tr>
      <w:tr w:rsidR="0021671F" w:rsidRPr="00651178" w14:paraId="0071478C" w14:textId="77777777" w:rsidTr="00470885">
        <w:trPr>
          <w:ins w:id="18169" w:author="XuanWen Chen" w:date="2018-12-30T16:42:00Z"/>
        </w:trPr>
        <w:tc>
          <w:tcPr>
            <w:tcW w:w="1413" w:type="dxa"/>
          </w:tcPr>
          <w:p w14:paraId="1A1666CB" w14:textId="77777777" w:rsidR="0021671F" w:rsidRPr="00651178" w:rsidRDefault="0021671F" w:rsidP="00470885">
            <w:pPr>
              <w:rPr>
                <w:ins w:id="18170" w:author="XuanWen Chen" w:date="2018-12-30T16:42:00Z"/>
                <w:rFonts w:hAnsi="宋体"/>
              </w:rPr>
            </w:pPr>
            <w:ins w:id="18171" w:author="XuanWen Chen" w:date="2018-12-30T16:42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6872353D" w14:textId="08E24135" w:rsidR="0021671F" w:rsidRPr="00651178" w:rsidRDefault="0021671F" w:rsidP="00470885">
            <w:pPr>
              <w:rPr>
                <w:ins w:id="18172" w:author="XuanWen Chen" w:date="2018-12-30T16:42:00Z"/>
                <w:rFonts w:hAnsi="宋体"/>
              </w:rPr>
            </w:pPr>
            <w:ins w:id="18173" w:author="XuanWen Chen" w:date="2018-12-30T16:42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8174" w:author="XuanWen Chen" w:date="2018-12-30T16:47:00Z">
              <w:r w:rsidR="00470885">
                <w:rPr>
                  <w:rFonts w:hAnsi="宋体" w:hint="eastAsia"/>
                </w:rPr>
                <w:t>修改</w:t>
              </w:r>
            </w:ins>
            <w:ins w:id="18175" w:author="XuanWen Chen" w:date="2018-12-30T16:42:00Z">
              <w:r>
                <w:rPr>
                  <w:rFonts w:hAnsi="宋体" w:hint="eastAsia"/>
                </w:rPr>
                <w:t>社区二级板块</w:t>
              </w:r>
            </w:ins>
            <w:ins w:id="18176" w:author="XuanWen Chen" w:date="2018-12-30T16:47:00Z">
              <w:r w:rsidR="00470885">
                <w:rPr>
                  <w:rFonts w:hAnsi="宋体" w:hint="eastAsia"/>
                </w:rPr>
                <w:t>名字</w:t>
              </w:r>
            </w:ins>
          </w:p>
        </w:tc>
      </w:tr>
      <w:tr w:rsidR="0021671F" w:rsidRPr="00651178" w14:paraId="1F38219F" w14:textId="77777777" w:rsidTr="00470885">
        <w:trPr>
          <w:ins w:id="18177" w:author="XuanWen Chen" w:date="2018-12-30T16:42:00Z"/>
        </w:trPr>
        <w:tc>
          <w:tcPr>
            <w:tcW w:w="1413" w:type="dxa"/>
          </w:tcPr>
          <w:p w14:paraId="14D265EF" w14:textId="77777777" w:rsidR="0021671F" w:rsidRPr="00651178" w:rsidRDefault="0021671F" w:rsidP="00470885">
            <w:pPr>
              <w:rPr>
                <w:ins w:id="18178" w:author="XuanWen Chen" w:date="2018-12-30T16:42:00Z"/>
                <w:rFonts w:hAnsi="宋体"/>
              </w:rPr>
            </w:pPr>
            <w:ins w:id="18179" w:author="XuanWen Chen" w:date="2018-12-30T16:42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669D2B69" w14:textId="10C63804" w:rsidR="0021671F" w:rsidRPr="00651178" w:rsidRDefault="0021671F" w:rsidP="00470885">
            <w:pPr>
              <w:rPr>
                <w:ins w:id="18180" w:author="XuanWen Chen" w:date="2018-12-30T16:42:00Z"/>
                <w:rFonts w:hAnsi="宋体"/>
              </w:rPr>
            </w:pPr>
            <w:ins w:id="18181" w:author="XuanWen Chen" w:date="2018-12-30T16:4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</w:t>
              </w:r>
            </w:ins>
            <w:ins w:id="18182" w:author="XuanWen Chen" w:date="2018-12-30T16:48:00Z">
              <w:r w:rsidR="00470885">
                <w:rPr>
                  <w:rFonts w:hAnsi="宋体" w:hint="eastAsia"/>
                </w:rPr>
                <w:t>后台管理</w:t>
              </w:r>
            </w:ins>
            <w:ins w:id="18183" w:author="XuanWen Chen" w:date="2018-12-30T16:42:00Z">
              <w:r>
                <w:rPr>
                  <w:rFonts w:hAnsi="宋体" w:hint="eastAsia"/>
                </w:rPr>
                <w:t>系统</w:t>
              </w:r>
            </w:ins>
          </w:p>
          <w:p w14:paraId="36973938" w14:textId="6232A7C2" w:rsidR="0021671F" w:rsidRDefault="0021671F" w:rsidP="00470885">
            <w:pPr>
              <w:rPr>
                <w:ins w:id="18184" w:author="XuanWen Chen" w:date="2018-12-30T16:42:00Z"/>
                <w:rFonts w:hAnsi="宋体"/>
              </w:rPr>
            </w:pPr>
            <w:ins w:id="18185" w:author="XuanWen Chen" w:date="2018-12-30T16:4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</w:t>
              </w:r>
            </w:ins>
            <w:ins w:id="18186" w:author="XuanWen Chen" w:date="2018-12-30T16:48:00Z">
              <w:r w:rsidR="00470885">
                <w:rPr>
                  <w:rFonts w:hAnsi="宋体" w:hint="eastAsia"/>
                </w:rPr>
                <w:t>二级板块管理</w:t>
              </w:r>
            </w:ins>
          </w:p>
          <w:p w14:paraId="627AE1DF" w14:textId="01E731B6" w:rsidR="0021671F" w:rsidRPr="00651178" w:rsidRDefault="0021671F" w:rsidP="00470885">
            <w:pPr>
              <w:rPr>
                <w:ins w:id="18187" w:author="XuanWen Chen" w:date="2018-12-30T16:42:00Z"/>
                <w:rFonts w:hAnsi="宋体"/>
              </w:rPr>
            </w:pPr>
            <w:ins w:id="18188" w:author="XuanWen Chen" w:date="2018-12-30T16:4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</w:t>
              </w:r>
            </w:ins>
            <w:ins w:id="18189" w:author="XuanWen Chen" w:date="2018-12-30T16:48:00Z">
              <w:r w:rsidR="00470885">
                <w:rPr>
                  <w:rFonts w:hAnsi="宋体" w:hint="eastAsia"/>
                </w:rPr>
                <w:t>修改</w:t>
              </w:r>
            </w:ins>
            <w:ins w:id="18190" w:author="XuanWen Chen" w:date="2018-12-30T16:42:00Z">
              <w:r>
                <w:rPr>
                  <w:rFonts w:hAnsi="宋体" w:hint="eastAsia"/>
                </w:rPr>
                <w:t>二级板块</w:t>
              </w:r>
            </w:ins>
            <w:ins w:id="18191" w:author="XuanWen Chen" w:date="2018-12-30T16:48:00Z">
              <w:r w:rsidR="00470885">
                <w:rPr>
                  <w:rFonts w:hAnsi="宋体" w:hint="eastAsia"/>
                </w:rPr>
                <w:t>名字</w:t>
              </w:r>
            </w:ins>
          </w:p>
        </w:tc>
      </w:tr>
      <w:tr w:rsidR="0021671F" w:rsidRPr="00651178" w14:paraId="68CA6AD4" w14:textId="77777777" w:rsidTr="00470885">
        <w:trPr>
          <w:ins w:id="18192" w:author="XuanWen Chen" w:date="2018-12-30T16:42:00Z"/>
        </w:trPr>
        <w:tc>
          <w:tcPr>
            <w:tcW w:w="1413" w:type="dxa"/>
          </w:tcPr>
          <w:p w14:paraId="476EA308" w14:textId="77777777" w:rsidR="0021671F" w:rsidRPr="00651178" w:rsidRDefault="0021671F" w:rsidP="00470885">
            <w:pPr>
              <w:rPr>
                <w:ins w:id="18193" w:author="XuanWen Chen" w:date="2018-12-30T16:42:00Z"/>
                <w:rFonts w:hAnsi="宋体"/>
              </w:rPr>
            </w:pPr>
            <w:ins w:id="18194" w:author="XuanWen Chen" w:date="2018-12-30T16:42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7A7154AD" w14:textId="3869D7AE" w:rsidR="0021671F" w:rsidRPr="00651178" w:rsidRDefault="00D9503E" w:rsidP="00470885">
            <w:pPr>
              <w:rPr>
                <w:ins w:id="18195" w:author="XuanWen Chen" w:date="2018-12-30T16:42:00Z"/>
                <w:rFonts w:hAnsi="宋体"/>
              </w:rPr>
            </w:pPr>
            <w:ins w:id="18196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8197" w:author="XuanWen Chen" w:date="2018-12-30T16:42:00Z">
              <w:r w:rsidR="0021671F">
                <w:rPr>
                  <w:rFonts w:hAnsi="宋体" w:hint="eastAsia"/>
                </w:rPr>
                <w:t>二级板块信息存入数据库</w:t>
              </w:r>
            </w:ins>
          </w:p>
        </w:tc>
      </w:tr>
      <w:tr w:rsidR="0021671F" w:rsidRPr="00651178" w14:paraId="426C9806" w14:textId="77777777" w:rsidTr="00470885">
        <w:trPr>
          <w:ins w:id="18198" w:author="XuanWen Chen" w:date="2018-12-30T16:42:00Z"/>
        </w:trPr>
        <w:tc>
          <w:tcPr>
            <w:tcW w:w="1413" w:type="dxa"/>
          </w:tcPr>
          <w:p w14:paraId="38713C21" w14:textId="77777777" w:rsidR="0021671F" w:rsidRPr="00651178" w:rsidRDefault="0021671F" w:rsidP="00470885">
            <w:pPr>
              <w:rPr>
                <w:ins w:id="18199" w:author="XuanWen Chen" w:date="2018-12-30T16:42:00Z"/>
                <w:rFonts w:hAnsi="宋体"/>
              </w:rPr>
            </w:pPr>
            <w:ins w:id="18200" w:author="XuanWen Chen" w:date="2018-12-30T16:42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B1C9427" w14:textId="08781E34" w:rsidR="0021671F" w:rsidRPr="00651178" w:rsidRDefault="00470885">
            <w:pPr>
              <w:spacing w:line="240" w:lineRule="auto"/>
              <w:rPr>
                <w:ins w:id="18201" w:author="XuanWen Chen" w:date="2018-12-30T16:42:00Z"/>
                <w:rFonts w:hAnsi="宋体"/>
              </w:rPr>
              <w:pPrChange w:id="18202" w:author="XuanWen Chen" w:date="2018-12-30T16:49:00Z">
                <w:pPr/>
              </w:pPrChange>
            </w:pPr>
            <w:ins w:id="18203" w:author="XuanWen Chen" w:date="2018-12-30T16:49:00Z">
              <w:r>
                <w:rPr>
                  <w:rFonts w:hAnsi="宋体" w:hint="eastAsia"/>
                </w:rPr>
                <w:t>需要修改的二级板块的名字</w:t>
              </w:r>
            </w:ins>
          </w:p>
        </w:tc>
      </w:tr>
      <w:tr w:rsidR="0021671F" w:rsidRPr="00651178" w14:paraId="01BFBF97" w14:textId="77777777" w:rsidTr="00470885">
        <w:trPr>
          <w:ins w:id="18204" w:author="XuanWen Chen" w:date="2018-12-30T16:42:00Z"/>
        </w:trPr>
        <w:tc>
          <w:tcPr>
            <w:tcW w:w="1413" w:type="dxa"/>
          </w:tcPr>
          <w:p w14:paraId="5B1101C2" w14:textId="77777777" w:rsidR="0021671F" w:rsidRDefault="0021671F" w:rsidP="00470885">
            <w:pPr>
              <w:rPr>
                <w:ins w:id="18205" w:author="XuanWen Chen" w:date="2018-12-30T16:42:00Z"/>
                <w:rFonts w:hAnsi="宋体"/>
              </w:rPr>
            </w:pPr>
            <w:ins w:id="18206" w:author="XuanWen Chen" w:date="2018-12-30T16:42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367D58AD" w14:textId="4CAEC167" w:rsidR="0021671F" w:rsidRPr="00651178" w:rsidRDefault="00470885" w:rsidP="00470885">
            <w:pPr>
              <w:rPr>
                <w:ins w:id="18207" w:author="XuanWen Chen" w:date="2018-12-30T16:42:00Z"/>
                <w:rFonts w:hAnsi="宋体"/>
              </w:rPr>
            </w:pPr>
            <w:ins w:id="18208" w:author="XuanWen Chen" w:date="2018-12-30T16:49:00Z">
              <w:r>
                <w:rPr>
                  <w:rFonts w:hAnsi="宋体" w:hint="eastAsia"/>
                </w:rPr>
                <w:t>修改</w:t>
              </w:r>
            </w:ins>
            <w:ins w:id="18209" w:author="XuanWen Chen" w:date="2018-12-30T16:42:00Z">
              <w:r w:rsidR="0021671F">
                <w:rPr>
                  <w:rFonts w:hAnsi="宋体" w:hint="eastAsia"/>
                </w:rPr>
                <w:t>好的二级板块</w:t>
              </w:r>
            </w:ins>
          </w:p>
        </w:tc>
      </w:tr>
      <w:tr w:rsidR="0021671F" w:rsidRPr="00651178" w14:paraId="2A218334" w14:textId="77777777" w:rsidTr="00470885">
        <w:trPr>
          <w:ins w:id="18210" w:author="XuanWen Chen" w:date="2018-12-30T16:42:00Z"/>
        </w:trPr>
        <w:tc>
          <w:tcPr>
            <w:tcW w:w="1413" w:type="dxa"/>
          </w:tcPr>
          <w:p w14:paraId="3425B60F" w14:textId="77777777" w:rsidR="0021671F" w:rsidRPr="00651178" w:rsidRDefault="0021671F" w:rsidP="00470885">
            <w:pPr>
              <w:rPr>
                <w:ins w:id="18211" w:author="XuanWen Chen" w:date="2018-12-30T16:42:00Z"/>
                <w:rFonts w:hAnsi="宋体"/>
              </w:rPr>
            </w:pPr>
            <w:ins w:id="18212" w:author="XuanWen Chen" w:date="2018-12-30T16:42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25C62BC1" w14:textId="2DB00D07" w:rsidR="0021671F" w:rsidRDefault="00470885" w:rsidP="00470885">
            <w:pPr>
              <w:spacing w:line="240" w:lineRule="auto"/>
              <w:rPr>
                <w:ins w:id="18213" w:author="XuanWen Chen" w:date="2018-12-30T16:42:00Z"/>
                <w:rFonts w:hAnsi="宋体"/>
              </w:rPr>
            </w:pPr>
            <w:ins w:id="18214" w:author="XuanWen Chen" w:date="2018-12-30T16:49:00Z">
              <w:r>
                <w:rPr>
                  <w:rFonts w:hAnsi="宋体" w:hint="eastAsia"/>
                </w:rPr>
                <w:t>修改</w:t>
              </w:r>
            </w:ins>
            <w:ins w:id="18215" w:author="XuanWen Chen" w:date="2018-12-30T16:42:00Z">
              <w:r w:rsidR="0021671F">
                <w:rPr>
                  <w:rFonts w:hAnsi="宋体" w:hint="eastAsia"/>
                </w:rPr>
                <w:t>二级板块</w:t>
              </w:r>
            </w:ins>
            <w:ins w:id="18216" w:author="XuanWen Chen" w:date="2018-12-30T16:49:00Z">
              <w:r>
                <w:rPr>
                  <w:rFonts w:hAnsi="宋体" w:hint="eastAsia"/>
                </w:rPr>
                <w:t>名字</w:t>
              </w:r>
            </w:ins>
          </w:p>
          <w:p w14:paraId="3E894E79" w14:textId="0EDC0EAC" w:rsidR="0021671F" w:rsidRPr="00602EEF" w:rsidRDefault="0021671F">
            <w:pPr>
              <w:pStyle w:val="a9"/>
              <w:numPr>
                <w:ilvl w:val="0"/>
                <w:numId w:val="114"/>
              </w:numPr>
              <w:spacing w:line="240" w:lineRule="auto"/>
              <w:ind w:firstLineChars="0"/>
              <w:rPr>
                <w:ins w:id="18217" w:author="XuanWen Chen" w:date="2018-12-30T16:42:00Z"/>
                <w:rFonts w:hAnsi="宋体"/>
                <w:rPrChange w:id="18218" w:author="XuanWen Chen" w:date="2018-12-30T17:18:00Z">
                  <w:rPr>
                    <w:ins w:id="18219" w:author="XuanWen Chen" w:date="2018-12-30T16:42:00Z"/>
                  </w:rPr>
                </w:rPrChange>
              </w:rPr>
              <w:pPrChange w:id="18220" w:author="XuanWen Chen" w:date="2018-12-30T17:18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8221" w:author="XuanWen Chen" w:date="2018-12-30T16:42:00Z">
              <w:r w:rsidRPr="00602EEF">
                <w:rPr>
                  <w:rFonts w:hAnsi="宋体" w:hint="eastAsia"/>
                  <w:rPrChange w:id="18222" w:author="XuanWen Chen" w:date="2018-12-30T17:18:00Z">
                    <w:rPr>
                      <w:rFonts w:hint="eastAsia"/>
                    </w:rPr>
                  </w:rPrChange>
                </w:rPr>
                <w:t>管理员进入</w:t>
              </w:r>
            </w:ins>
            <w:ins w:id="18223" w:author="XuanWen Chen" w:date="2018-12-30T16:50:00Z">
              <w:r w:rsidR="00470885" w:rsidRPr="00602EEF">
                <w:rPr>
                  <w:rFonts w:hAnsi="宋体" w:hint="eastAsia"/>
                  <w:rPrChange w:id="18224" w:author="XuanWen Chen" w:date="2018-12-30T17:18:00Z">
                    <w:rPr>
                      <w:rFonts w:hint="eastAsia"/>
                    </w:rPr>
                  </w:rPrChange>
                </w:rPr>
                <w:t>二级板块</w:t>
              </w:r>
            </w:ins>
            <w:ins w:id="18225" w:author="XuanWen Chen" w:date="2018-12-30T16:49:00Z">
              <w:r w:rsidR="00470885" w:rsidRPr="00602EEF">
                <w:rPr>
                  <w:rFonts w:hAnsi="宋体" w:hint="eastAsia"/>
                  <w:rPrChange w:id="18226" w:author="XuanWen Chen" w:date="2018-12-30T17:18:00Z">
                    <w:rPr>
                      <w:rFonts w:hint="eastAsia"/>
                    </w:rPr>
                  </w:rPrChange>
                </w:rPr>
                <w:t>管理</w:t>
              </w:r>
            </w:ins>
          </w:p>
          <w:p w14:paraId="34945D1C" w14:textId="08214D23" w:rsidR="0021671F" w:rsidRPr="00602EEF" w:rsidRDefault="00470885">
            <w:pPr>
              <w:pStyle w:val="a9"/>
              <w:numPr>
                <w:ilvl w:val="0"/>
                <w:numId w:val="114"/>
              </w:numPr>
              <w:spacing w:line="240" w:lineRule="auto"/>
              <w:ind w:firstLineChars="0"/>
              <w:rPr>
                <w:ins w:id="18227" w:author="XuanWen Chen" w:date="2018-12-30T16:42:00Z"/>
                <w:rFonts w:hAnsi="宋体"/>
                <w:rPrChange w:id="18228" w:author="XuanWen Chen" w:date="2018-12-30T17:18:00Z">
                  <w:rPr>
                    <w:ins w:id="18229" w:author="XuanWen Chen" w:date="2018-12-30T16:42:00Z"/>
                  </w:rPr>
                </w:rPrChange>
              </w:rPr>
              <w:pPrChange w:id="18230" w:author="XuanWen Chen" w:date="2018-12-30T17:18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8231" w:author="XuanWen Chen" w:date="2018-12-30T16:50:00Z">
              <w:r w:rsidRPr="00602EEF">
                <w:rPr>
                  <w:rFonts w:hAnsi="宋体" w:hint="eastAsia"/>
                  <w:rPrChange w:id="18232" w:author="XuanWen Chen" w:date="2018-12-30T17:18:00Z">
                    <w:rPr>
                      <w:rFonts w:hint="eastAsia"/>
                    </w:rPr>
                  </w:rPrChange>
                </w:rPr>
                <w:t>选择要修改名字的板块</w:t>
              </w:r>
            </w:ins>
          </w:p>
          <w:p w14:paraId="3AC4DD41" w14:textId="3EE98B19" w:rsidR="0021671F" w:rsidRPr="00602EEF" w:rsidRDefault="0021671F">
            <w:pPr>
              <w:pStyle w:val="a9"/>
              <w:numPr>
                <w:ilvl w:val="0"/>
                <w:numId w:val="114"/>
              </w:numPr>
              <w:spacing w:line="240" w:lineRule="auto"/>
              <w:ind w:firstLineChars="0"/>
              <w:rPr>
                <w:ins w:id="18233" w:author="XuanWen Chen" w:date="2018-12-30T16:42:00Z"/>
                <w:rFonts w:hAnsi="宋体"/>
                <w:rPrChange w:id="18234" w:author="XuanWen Chen" w:date="2018-12-30T17:18:00Z">
                  <w:rPr>
                    <w:ins w:id="18235" w:author="XuanWen Chen" w:date="2018-12-30T16:42:00Z"/>
                  </w:rPr>
                </w:rPrChange>
              </w:rPr>
              <w:pPrChange w:id="18236" w:author="XuanWen Chen" w:date="2018-12-30T17:18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8237" w:author="XuanWen Chen" w:date="2018-12-30T16:42:00Z">
              <w:r w:rsidRPr="00602EEF">
                <w:rPr>
                  <w:rFonts w:hAnsi="宋体" w:hint="eastAsia"/>
                  <w:rPrChange w:id="18238" w:author="XuanWen Chen" w:date="2018-12-30T17:18:00Z">
                    <w:rPr>
                      <w:rFonts w:hint="eastAsia"/>
                    </w:rPr>
                  </w:rPrChange>
                </w:rPr>
                <w:t>填</w:t>
              </w:r>
            </w:ins>
            <w:ins w:id="18239" w:author="XuanWen Chen" w:date="2018-12-30T16:50:00Z">
              <w:r w:rsidR="00470885" w:rsidRPr="00602EEF">
                <w:rPr>
                  <w:rFonts w:hAnsi="宋体" w:hint="eastAsia"/>
                  <w:rPrChange w:id="18240" w:author="XuanWen Chen" w:date="2018-12-30T17:18:00Z">
                    <w:rPr>
                      <w:rFonts w:hint="eastAsia"/>
                    </w:rPr>
                  </w:rPrChange>
                </w:rPr>
                <w:t>写新的板块名字</w:t>
              </w:r>
            </w:ins>
          </w:p>
          <w:p w14:paraId="2D68D78A" w14:textId="47251941" w:rsidR="0021671F" w:rsidRPr="00602EEF" w:rsidRDefault="0021671F">
            <w:pPr>
              <w:pStyle w:val="a9"/>
              <w:numPr>
                <w:ilvl w:val="0"/>
                <w:numId w:val="114"/>
              </w:numPr>
              <w:spacing w:line="240" w:lineRule="auto"/>
              <w:ind w:firstLineChars="0"/>
              <w:rPr>
                <w:ins w:id="18241" w:author="XuanWen Chen" w:date="2018-12-30T16:42:00Z"/>
                <w:rFonts w:hAnsi="宋体"/>
                <w:rPrChange w:id="18242" w:author="XuanWen Chen" w:date="2018-12-30T17:18:00Z">
                  <w:rPr>
                    <w:ins w:id="18243" w:author="XuanWen Chen" w:date="2018-12-30T16:42:00Z"/>
                  </w:rPr>
                </w:rPrChange>
              </w:rPr>
              <w:pPrChange w:id="18244" w:author="XuanWen Chen" w:date="2018-12-30T17:18:00Z">
                <w:pPr>
                  <w:pStyle w:val="a9"/>
                  <w:numPr>
                    <w:numId w:val="96"/>
                  </w:numPr>
                  <w:spacing w:line="240" w:lineRule="auto"/>
                  <w:ind w:left="420" w:firstLineChars="0" w:hanging="420"/>
                </w:pPr>
              </w:pPrChange>
            </w:pPr>
            <w:ins w:id="18245" w:author="XuanWen Chen" w:date="2018-12-30T16:42:00Z">
              <w:r w:rsidRPr="00602EEF">
                <w:rPr>
                  <w:rFonts w:hAnsi="宋体" w:hint="eastAsia"/>
                  <w:rPrChange w:id="18246" w:author="XuanWen Chen" w:date="2018-12-30T17:18:00Z">
                    <w:rPr>
                      <w:rFonts w:hint="eastAsia"/>
                    </w:rPr>
                  </w:rPrChange>
                </w:rPr>
                <w:t>完成</w:t>
              </w:r>
            </w:ins>
            <w:ins w:id="18247" w:author="XuanWen Chen" w:date="2018-12-30T16:50:00Z">
              <w:r w:rsidR="00470885" w:rsidRPr="00602EEF">
                <w:rPr>
                  <w:rFonts w:hAnsi="宋体" w:hint="eastAsia"/>
                  <w:rPrChange w:id="18248" w:author="XuanWen Chen" w:date="2018-12-30T17:18:00Z">
                    <w:rPr>
                      <w:rFonts w:hint="eastAsia"/>
                    </w:rPr>
                  </w:rPrChange>
                </w:rPr>
                <w:t>修改</w:t>
              </w:r>
            </w:ins>
          </w:p>
        </w:tc>
      </w:tr>
      <w:tr w:rsidR="0021671F" w:rsidRPr="00651178" w14:paraId="29CD6554" w14:textId="77777777" w:rsidTr="00470885">
        <w:trPr>
          <w:ins w:id="18249" w:author="XuanWen Chen" w:date="2018-12-30T16:42:00Z"/>
        </w:trPr>
        <w:tc>
          <w:tcPr>
            <w:tcW w:w="1413" w:type="dxa"/>
          </w:tcPr>
          <w:p w14:paraId="62B332F6" w14:textId="77777777" w:rsidR="0021671F" w:rsidRPr="00651178" w:rsidRDefault="0021671F" w:rsidP="00470885">
            <w:pPr>
              <w:rPr>
                <w:ins w:id="18250" w:author="XuanWen Chen" w:date="2018-12-30T16:42:00Z"/>
                <w:rFonts w:hAnsi="宋体"/>
              </w:rPr>
            </w:pPr>
            <w:ins w:id="18251" w:author="XuanWen Chen" w:date="2018-12-30T16:42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0FB6F5BD" w14:textId="0490E028" w:rsidR="0021671F" w:rsidRDefault="00470885" w:rsidP="00470885">
            <w:pPr>
              <w:spacing w:line="240" w:lineRule="auto"/>
              <w:rPr>
                <w:ins w:id="18252" w:author="XuanWen Chen" w:date="2018-12-30T16:42:00Z"/>
                <w:rFonts w:hAnsi="宋体"/>
              </w:rPr>
            </w:pPr>
            <w:ins w:id="18253" w:author="XuanWen Chen" w:date="2018-12-30T16:50:00Z">
              <w:r>
                <w:rPr>
                  <w:rFonts w:hAnsi="宋体" w:hint="eastAsia"/>
                </w:rPr>
                <w:t>修改</w:t>
              </w:r>
            </w:ins>
            <w:ins w:id="18254" w:author="XuanWen Chen" w:date="2018-12-30T16:42:00Z">
              <w:r w:rsidR="0021671F">
                <w:rPr>
                  <w:rFonts w:hAnsi="宋体" w:hint="eastAsia"/>
                </w:rPr>
                <w:t>过程中取消</w:t>
              </w:r>
            </w:ins>
          </w:p>
          <w:p w14:paraId="161A1420" w14:textId="77777777" w:rsidR="00470885" w:rsidRPr="00602EEF" w:rsidRDefault="00470885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  <w:rPr>
                <w:ins w:id="18255" w:author="XuanWen Chen" w:date="2018-12-30T16:50:00Z"/>
                <w:rFonts w:hAnsi="宋体"/>
                <w:rPrChange w:id="18256" w:author="XuanWen Chen" w:date="2018-12-30T17:18:00Z">
                  <w:rPr>
                    <w:ins w:id="18257" w:author="XuanWen Chen" w:date="2018-12-30T16:50:00Z"/>
                  </w:rPr>
                </w:rPrChange>
              </w:rPr>
              <w:pPrChange w:id="18258" w:author="XuanWen Chen" w:date="2018-12-30T17:18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8259" w:author="XuanWen Chen" w:date="2018-12-30T16:50:00Z">
              <w:r w:rsidRPr="00602EEF">
                <w:rPr>
                  <w:rFonts w:hAnsi="宋体" w:hint="eastAsia"/>
                  <w:rPrChange w:id="18260" w:author="XuanWen Chen" w:date="2018-12-30T17:18:00Z">
                    <w:rPr>
                      <w:rFonts w:hint="eastAsia"/>
                    </w:rPr>
                  </w:rPrChange>
                </w:rPr>
                <w:t>管理员进入二级板块管理</w:t>
              </w:r>
            </w:ins>
          </w:p>
          <w:p w14:paraId="0182DAEF" w14:textId="77777777" w:rsidR="00470885" w:rsidRPr="00602EEF" w:rsidRDefault="00470885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  <w:rPr>
                <w:ins w:id="18261" w:author="XuanWen Chen" w:date="2018-12-30T16:50:00Z"/>
                <w:rFonts w:hAnsi="宋体"/>
                <w:rPrChange w:id="18262" w:author="XuanWen Chen" w:date="2018-12-30T17:18:00Z">
                  <w:rPr>
                    <w:ins w:id="18263" w:author="XuanWen Chen" w:date="2018-12-30T16:50:00Z"/>
                  </w:rPr>
                </w:rPrChange>
              </w:rPr>
              <w:pPrChange w:id="18264" w:author="XuanWen Chen" w:date="2018-12-30T17:18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8265" w:author="XuanWen Chen" w:date="2018-12-30T16:50:00Z">
              <w:r w:rsidRPr="00602EEF">
                <w:rPr>
                  <w:rFonts w:hAnsi="宋体" w:hint="eastAsia"/>
                  <w:rPrChange w:id="18266" w:author="XuanWen Chen" w:date="2018-12-30T17:18:00Z">
                    <w:rPr>
                      <w:rFonts w:hint="eastAsia"/>
                    </w:rPr>
                  </w:rPrChange>
                </w:rPr>
                <w:t>选择要修改名字的板块</w:t>
              </w:r>
            </w:ins>
          </w:p>
          <w:p w14:paraId="1415A4FF" w14:textId="77777777" w:rsidR="00470885" w:rsidRPr="00602EEF" w:rsidRDefault="00470885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  <w:rPr>
                <w:ins w:id="18267" w:author="XuanWen Chen" w:date="2018-12-30T16:50:00Z"/>
                <w:rFonts w:hAnsi="宋体"/>
                <w:rPrChange w:id="18268" w:author="XuanWen Chen" w:date="2018-12-30T17:18:00Z">
                  <w:rPr>
                    <w:ins w:id="18269" w:author="XuanWen Chen" w:date="2018-12-30T16:50:00Z"/>
                  </w:rPr>
                </w:rPrChange>
              </w:rPr>
              <w:pPrChange w:id="18270" w:author="XuanWen Chen" w:date="2018-12-30T17:18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8271" w:author="XuanWen Chen" w:date="2018-12-30T16:50:00Z">
              <w:r w:rsidRPr="00602EEF">
                <w:rPr>
                  <w:rFonts w:hAnsi="宋体" w:hint="eastAsia"/>
                  <w:rPrChange w:id="18272" w:author="XuanWen Chen" w:date="2018-12-30T17:18:00Z">
                    <w:rPr>
                      <w:rFonts w:hint="eastAsia"/>
                    </w:rPr>
                  </w:rPrChange>
                </w:rPr>
                <w:t>填写新的板块名字</w:t>
              </w:r>
            </w:ins>
          </w:p>
          <w:p w14:paraId="5A87E0F1" w14:textId="5219824E" w:rsidR="0021671F" w:rsidRPr="00602EEF" w:rsidRDefault="00470885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  <w:rPr>
                <w:ins w:id="18273" w:author="XuanWen Chen" w:date="2018-12-30T16:42:00Z"/>
                <w:rFonts w:hAnsi="宋体"/>
                <w:rPrChange w:id="18274" w:author="XuanWen Chen" w:date="2018-12-30T17:18:00Z">
                  <w:rPr>
                    <w:ins w:id="18275" w:author="XuanWen Chen" w:date="2018-12-30T16:42:00Z"/>
                  </w:rPr>
                </w:rPrChange>
              </w:rPr>
              <w:pPrChange w:id="18276" w:author="XuanWen Chen" w:date="2018-12-30T17:18:00Z">
                <w:pPr>
                  <w:pStyle w:val="a9"/>
                  <w:numPr>
                    <w:numId w:val="104"/>
                  </w:numPr>
                  <w:spacing w:line="240" w:lineRule="auto"/>
                  <w:ind w:left="420" w:firstLineChars="0" w:hanging="420"/>
                </w:pPr>
              </w:pPrChange>
            </w:pPr>
            <w:ins w:id="18277" w:author="XuanWen Chen" w:date="2018-12-30T16:50:00Z">
              <w:r w:rsidRPr="00602EEF">
                <w:rPr>
                  <w:rFonts w:hAnsi="宋体" w:hint="eastAsia"/>
                  <w:rPrChange w:id="18278" w:author="XuanWen Chen" w:date="2018-12-30T17:18:00Z">
                    <w:rPr>
                      <w:rFonts w:hint="eastAsia"/>
                    </w:rPr>
                  </w:rPrChange>
                </w:rPr>
                <w:t>取消修改</w:t>
              </w:r>
            </w:ins>
          </w:p>
        </w:tc>
      </w:tr>
      <w:tr w:rsidR="0021671F" w:rsidRPr="00651178" w14:paraId="30545645" w14:textId="77777777" w:rsidTr="00470885">
        <w:trPr>
          <w:ins w:id="18279" w:author="XuanWen Chen" w:date="2018-12-30T16:42:00Z"/>
        </w:trPr>
        <w:tc>
          <w:tcPr>
            <w:tcW w:w="1413" w:type="dxa"/>
          </w:tcPr>
          <w:p w14:paraId="47B510F2" w14:textId="77777777" w:rsidR="0021671F" w:rsidRPr="00651178" w:rsidRDefault="0021671F" w:rsidP="00470885">
            <w:pPr>
              <w:rPr>
                <w:ins w:id="18280" w:author="XuanWen Chen" w:date="2018-12-30T16:42:00Z"/>
                <w:rFonts w:hAnsi="宋体"/>
              </w:rPr>
            </w:pPr>
            <w:ins w:id="18281" w:author="XuanWen Chen" w:date="2018-12-30T16:42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0857EE0E" w14:textId="77777777" w:rsidR="0021671F" w:rsidRPr="00651178" w:rsidRDefault="0021671F" w:rsidP="00470885">
            <w:pPr>
              <w:rPr>
                <w:ins w:id="18282" w:author="XuanWen Chen" w:date="2018-12-30T16:42:00Z"/>
                <w:rFonts w:hAnsi="宋体"/>
              </w:rPr>
            </w:pPr>
            <w:ins w:id="18283" w:author="XuanWen Chen" w:date="2018-12-30T16:4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21671F" w:rsidRPr="00651178" w14:paraId="1BE96DBE" w14:textId="77777777" w:rsidTr="00470885">
        <w:trPr>
          <w:ins w:id="18284" w:author="XuanWen Chen" w:date="2018-12-30T16:42:00Z"/>
        </w:trPr>
        <w:tc>
          <w:tcPr>
            <w:tcW w:w="1413" w:type="dxa"/>
          </w:tcPr>
          <w:p w14:paraId="2E7E5DF9" w14:textId="77777777" w:rsidR="0021671F" w:rsidRPr="00651178" w:rsidRDefault="0021671F" w:rsidP="00470885">
            <w:pPr>
              <w:rPr>
                <w:ins w:id="18285" w:author="XuanWen Chen" w:date="2018-12-30T16:42:00Z"/>
                <w:rFonts w:hAnsi="宋体"/>
              </w:rPr>
            </w:pPr>
            <w:ins w:id="18286" w:author="XuanWen Chen" w:date="2018-12-30T16:42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40E7E92E" w14:textId="77777777" w:rsidR="0021671F" w:rsidRPr="00651178" w:rsidRDefault="0021671F" w:rsidP="00470885">
            <w:pPr>
              <w:rPr>
                <w:ins w:id="18287" w:author="XuanWen Chen" w:date="2018-12-30T16:42:00Z"/>
                <w:rFonts w:hAnsi="宋体"/>
              </w:rPr>
            </w:pPr>
          </w:p>
        </w:tc>
      </w:tr>
      <w:tr w:rsidR="0021671F" w:rsidRPr="00651178" w14:paraId="2143F0EF" w14:textId="77777777" w:rsidTr="00470885">
        <w:trPr>
          <w:ins w:id="18288" w:author="XuanWen Chen" w:date="2018-12-30T16:42:00Z"/>
        </w:trPr>
        <w:tc>
          <w:tcPr>
            <w:tcW w:w="1413" w:type="dxa"/>
          </w:tcPr>
          <w:p w14:paraId="6523D84E" w14:textId="77777777" w:rsidR="0021671F" w:rsidRPr="00651178" w:rsidRDefault="0021671F" w:rsidP="00470885">
            <w:pPr>
              <w:rPr>
                <w:ins w:id="18289" w:author="XuanWen Chen" w:date="2018-12-30T16:42:00Z"/>
                <w:rFonts w:hAnsi="宋体"/>
              </w:rPr>
            </w:pPr>
            <w:ins w:id="18290" w:author="XuanWen Chen" w:date="2018-12-30T16:42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2B2E10B6" w14:textId="77777777" w:rsidR="0021671F" w:rsidRPr="00651178" w:rsidRDefault="0021671F" w:rsidP="00470885">
            <w:pPr>
              <w:rPr>
                <w:ins w:id="18291" w:author="XuanWen Chen" w:date="2018-12-30T16:42:00Z"/>
                <w:rFonts w:hAnsi="宋体"/>
              </w:rPr>
            </w:pPr>
            <w:ins w:id="18292" w:author="XuanWen Chen" w:date="2018-12-30T16:42:00Z">
              <w:r>
                <w:rPr>
                  <w:rFonts w:hAnsi="宋体" w:hint="eastAsia"/>
                </w:rPr>
                <w:t>管理员每周使用一次</w:t>
              </w:r>
            </w:ins>
          </w:p>
        </w:tc>
      </w:tr>
      <w:tr w:rsidR="0021671F" w:rsidRPr="00651178" w14:paraId="7DC76605" w14:textId="77777777" w:rsidTr="00470885">
        <w:trPr>
          <w:ins w:id="18293" w:author="XuanWen Chen" w:date="2018-12-30T16:42:00Z"/>
        </w:trPr>
        <w:tc>
          <w:tcPr>
            <w:tcW w:w="1413" w:type="dxa"/>
          </w:tcPr>
          <w:p w14:paraId="467EB9FF" w14:textId="77777777" w:rsidR="0021671F" w:rsidRPr="00651178" w:rsidRDefault="0021671F" w:rsidP="00470885">
            <w:pPr>
              <w:rPr>
                <w:ins w:id="18294" w:author="XuanWen Chen" w:date="2018-12-30T16:42:00Z"/>
                <w:rFonts w:hAnsi="宋体"/>
              </w:rPr>
            </w:pPr>
            <w:ins w:id="18295" w:author="XuanWen Chen" w:date="2018-12-30T16:42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6B235D2" w14:textId="77777777" w:rsidR="0021671F" w:rsidRPr="00651178" w:rsidRDefault="0021671F" w:rsidP="00470885">
            <w:pPr>
              <w:rPr>
                <w:ins w:id="18296" w:author="XuanWen Chen" w:date="2018-12-30T16:42:00Z"/>
                <w:rFonts w:hAnsi="宋体"/>
              </w:rPr>
            </w:pPr>
          </w:p>
        </w:tc>
      </w:tr>
      <w:tr w:rsidR="0021671F" w:rsidRPr="00651178" w14:paraId="44C3492E" w14:textId="77777777" w:rsidTr="00470885">
        <w:trPr>
          <w:ins w:id="18297" w:author="XuanWen Chen" w:date="2018-12-30T16:42:00Z"/>
        </w:trPr>
        <w:tc>
          <w:tcPr>
            <w:tcW w:w="1413" w:type="dxa"/>
          </w:tcPr>
          <w:p w14:paraId="65A1B883" w14:textId="77777777" w:rsidR="0021671F" w:rsidRPr="00651178" w:rsidRDefault="0021671F" w:rsidP="00470885">
            <w:pPr>
              <w:rPr>
                <w:ins w:id="18298" w:author="XuanWen Chen" w:date="2018-12-30T16:42:00Z"/>
                <w:rFonts w:hAnsi="宋体"/>
              </w:rPr>
            </w:pPr>
            <w:ins w:id="18299" w:author="XuanWen Chen" w:date="2018-12-30T16:42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08306C9C" w14:textId="1F7B0501" w:rsidR="0021671F" w:rsidRPr="00651178" w:rsidRDefault="0021671F" w:rsidP="00470885">
            <w:pPr>
              <w:rPr>
                <w:ins w:id="18300" w:author="XuanWen Chen" w:date="2018-12-30T16:42:00Z"/>
                <w:rFonts w:hAnsi="宋体"/>
              </w:rPr>
            </w:pPr>
            <w:ins w:id="18301" w:author="XuanWen Chen" w:date="2018-12-30T16:42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8302" w:author="XuanWen Chen" w:date="2018-12-30T18:08:00Z">
              <w:r w:rsidR="00546CAC">
                <w:rPr>
                  <w:rFonts w:hAnsi="宋体" w:hint="eastAsia"/>
                </w:rPr>
                <w:t>后台管理</w:t>
              </w:r>
            </w:ins>
            <w:ins w:id="18303" w:author="XuanWen Chen" w:date="2018-12-30T16:42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21671F" w:rsidRPr="00651178" w14:paraId="6934597C" w14:textId="77777777" w:rsidTr="00470885">
        <w:trPr>
          <w:ins w:id="18304" w:author="XuanWen Chen" w:date="2018-12-30T16:42:00Z"/>
        </w:trPr>
        <w:tc>
          <w:tcPr>
            <w:tcW w:w="1413" w:type="dxa"/>
          </w:tcPr>
          <w:p w14:paraId="12DB3F82" w14:textId="77777777" w:rsidR="0021671F" w:rsidRPr="00651178" w:rsidRDefault="0021671F" w:rsidP="00470885">
            <w:pPr>
              <w:rPr>
                <w:ins w:id="18305" w:author="XuanWen Chen" w:date="2018-12-30T16:42:00Z"/>
                <w:rFonts w:hAnsi="宋体"/>
              </w:rPr>
            </w:pPr>
            <w:ins w:id="18306" w:author="XuanWen Chen" w:date="2018-12-30T16:42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002010E2" w14:textId="77777777" w:rsidR="0021671F" w:rsidRPr="00651178" w:rsidRDefault="0021671F" w:rsidP="00470885">
            <w:pPr>
              <w:rPr>
                <w:ins w:id="18307" w:author="XuanWen Chen" w:date="2018-12-30T16:42:00Z"/>
                <w:rFonts w:hAnsi="宋体"/>
              </w:rPr>
            </w:pPr>
            <w:ins w:id="18308" w:author="XuanWen Chen" w:date="2018-12-30T16:42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307EFABC" w14:textId="77777777" w:rsidR="0021671F" w:rsidRPr="0021671F" w:rsidRDefault="0021671F" w:rsidP="00514833">
      <w:pPr>
        <w:rPr>
          <w:ins w:id="18309" w:author="XuanWen Chen" w:date="2018-12-30T16:05:00Z"/>
        </w:rPr>
      </w:pPr>
    </w:p>
    <w:p w14:paraId="56115B54" w14:textId="76437690" w:rsidR="00514833" w:rsidRDefault="00514833" w:rsidP="00020947">
      <w:pPr>
        <w:pStyle w:val="4"/>
        <w:rPr>
          <w:ins w:id="18310" w:author="XuanWen Chen" w:date="2018-12-30T16:57:00Z"/>
        </w:rPr>
      </w:pPr>
      <w:ins w:id="18311" w:author="XuanWen Chen" w:date="2018-12-30T16:06:00Z">
        <w:r>
          <w:rPr>
            <w:rFonts w:hint="eastAsia"/>
          </w:rPr>
          <w:t>管理员修改二级板块可见范围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20947" w:rsidRPr="00651178" w14:paraId="625A124A" w14:textId="77777777" w:rsidTr="00060CEE">
        <w:trPr>
          <w:ins w:id="18312" w:author="XuanWen Chen" w:date="2018-12-30T16:57:00Z"/>
        </w:trPr>
        <w:tc>
          <w:tcPr>
            <w:tcW w:w="1413" w:type="dxa"/>
          </w:tcPr>
          <w:p w14:paraId="4CA3F95A" w14:textId="77777777" w:rsidR="00020947" w:rsidRPr="00651178" w:rsidRDefault="00020947" w:rsidP="00060CEE">
            <w:pPr>
              <w:rPr>
                <w:ins w:id="18313" w:author="XuanWen Chen" w:date="2018-12-30T16:57:00Z"/>
                <w:rFonts w:hAnsi="宋体"/>
                <w:b/>
              </w:rPr>
            </w:pPr>
            <w:ins w:id="18314" w:author="XuanWen Chen" w:date="2018-12-30T16:57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9A1E1A3" w14:textId="4641ACF3" w:rsidR="00020947" w:rsidRPr="00651178" w:rsidRDefault="00020947" w:rsidP="00060CEE">
            <w:pPr>
              <w:rPr>
                <w:ins w:id="18315" w:author="XuanWen Chen" w:date="2018-12-30T16:57:00Z"/>
                <w:rFonts w:hAnsi="宋体"/>
                <w:b/>
              </w:rPr>
            </w:pPr>
            <w:ins w:id="18316" w:author="XuanWen Chen" w:date="2018-12-30T16:57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修改二</w:t>
              </w:r>
              <w:r w:rsidRPr="00514833">
                <w:rPr>
                  <w:rFonts w:hAnsi="宋体" w:hint="eastAsia"/>
                  <w:b/>
                </w:rPr>
                <w:t>级板块</w:t>
              </w:r>
              <w:r w:rsidRPr="00020947">
                <w:rPr>
                  <w:rFonts w:hAnsi="宋体" w:hint="eastAsia"/>
                  <w:b/>
                </w:rPr>
                <w:t>可见范围</w:t>
              </w:r>
            </w:ins>
          </w:p>
        </w:tc>
      </w:tr>
      <w:tr w:rsidR="00020947" w:rsidRPr="00651178" w14:paraId="1115A631" w14:textId="77777777" w:rsidTr="00060CEE">
        <w:trPr>
          <w:ins w:id="18317" w:author="XuanWen Chen" w:date="2018-12-30T16:57:00Z"/>
        </w:trPr>
        <w:tc>
          <w:tcPr>
            <w:tcW w:w="1413" w:type="dxa"/>
          </w:tcPr>
          <w:p w14:paraId="347C8630" w14:textId="77777777" w:rsidR="00020947" w:rsidRPr="00651178" w:rsidRDefault="00020947" w:rsidP="00060CEE">
            <w:pPr>
              <w:rPr>
                <w:ins w:id="18318" w:author="XuanWen Chen" w:date="2018-12-30T16:57:00Z"/>
                <w:rFonts w:hAnsi="宋体"/>
              </w:rPr>
            </w:pPr>
            <w:ins w:id="18319" w:author="XuanWen Chen" w:date="2018-12-30T16:57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2834A918" w14:textId="77777777" w:rsidR="00020947" w:rsidRPr="00651178" w:rsidRDefault="00020947" w:rsidP="00060CEE">
            <w:pPr>
              <w:rPr>
                <w:ins w:id="18320" w:author="XuanWen Chen" w:date="2018-12-30T16:57:00Z"/>
                <w:rFonts w:hAnsi="宋体"/>
              </w:rPr>
            </w:pPr>
            <w:ins w:id="18321" w:author="XuanWen Chen" w:date="2018-12-30T16:57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0747C667" w14:textId="77777777" w:rsidR="00020947" w:rsidRPr="00651178" w:rsidRDefault="00020947" w:rsidP="00060CEE">
            <w:pPr>
              <w:rPr>
                <w:ins w:id="18322" w:author="XuanWen Chen" w:date="2018-12-30T16:57:00Z"/>
                <w:rFonts w:hAnsi="宋体"/>
              </w:rPr>
            </w:pPr>
            <w:ins w:id="18323" w:author="XuanWen Chen" w:date="2018-12-30T16:57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6793183C" w14:textId="77777777" w:rsidR="00020947" w:rsidRPr="00651178" w:rsidRDefault="00020947" w:rsidP="00060CEE">
            <w:pPr>
              <w:rPr>
                <w:ins w:id="18324" w:author="XuanWen Chen" w:date="2018-12-30T16:57:00Z"/>
                <w:rFonts w:hAnsi="宋体"/>
              </w:rPr>
            </w:pPr>
            <w:ins w:id="18325" w:author="XuanWen Chen" w:date="2018-12-30T16:57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020947" w:rsidRPr="00651178" w14:paraId="27D44DBF" w14:textId="77777777" w:rsidTr="00060CEE">
        <w:trPr>
          <w:ins w:id="18326" w:author="XuanWen Chen" w:date="2018-12-30T16:57:00Z"/>
        </w:trPr>
        <w:tc>
          <w:tcPr>
            <w:tcW w:w="1413" w:type="dxa"/>
          </w:tcPr>
          <w:p w14:paraId="06956AF7" w14:textId="77777777" w:rsidR="00020947" w:rsidRPr="00651178" w:rsidRDefault="00020947" w:rsidP="00060CEE">
            <w:pPr>
              <w:rPr>
                <w:ins w:id="18327" w:author="XuanWen Chen" w:date="2018-12-30T16:57:00Z"/>
                <w:rFonts w:hAnsi="宋体"/>
              </w:rPr>
            </w:pPr>
            <w:ins w:id="18328" w:author="XuanWen Chen" w:date="2018-12-30T16:57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2D352BF2" w14:textId="77777777" w:rsidR="00020947" w:rsidRPr="00651178" w:rsidRDefault="00020947" w:rsidP="00060CEE">
            <w:pPr>
              <w:rPr>
                <w:ins w:id="18329" w:author="XuanWen Chen" w:date="2018-12-30T16:57:00Z"/>
                <w:rFonts w:hAnsi="宋体"/>
              </w:rPr>
            </w:pPr>
            <w:ins w:id="18330" w:author="XuanWen Chen" w:date="2018-12-30T16:57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6BE3AED0" w14:textId="77777777" w:rsidR="00020947" w:rsidRPr="00651178" w:rsidRDefault="00020947" w:rsidP="00060CEE">
            <w:pPr>
              <w:rPr>
                <w:ins w:id="18331" w:author="XuanWen Chen" w:date="2018-12-30T16:57:00Z"/>
                <w:rFonts w:hAnsi="宋体"/>
              </w:rPr>
            </w:pPr>
            <w:ins w:id="18332" w:author="XuanWen Chen" w:date="2018-12-30T16:57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18B661D8" w14:textId="77777777" w:rsidR="00020947" w:rsidRPr="00651178" w:rsidRDefault="00020947" w:rsidP="00060CEE">
            <w:pPr>
              <w:rPr>
                <w:ins w:id="18333" w:author="XuanWen Chen" w:date="2018-12-30T16:57:00Z"/>
                <w:rFonts w:hAnsi="宋体"/>
              </w:rPr>
            </w:pPr>
            <w:ins w:id="18334" w:author="XuanWen Chen" w:date="2018-12-30T16:57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020947" w:rsidRPr="00651178" w14:paraId="2FB0D315" w14:textId="77777777" w:rsidTr="00060CEE">
        <w:trPr>
          <w:ins w:id="18335" w:author="XuanWen Chen" w:date="2018-12-30T16:57:00Z"/>
        </w:trPr>
        <w:tc>
          <w:tcPr>
            <w:tcW w:w="1413" w:type="dxa"/>
          </w:tcPr>
          <w:p w14:paraId="16B76DA8" w14:textId="77777777" w:rsidR="00020947" w:rsidRPr="00651178" w:rsidRDefault="00020947" w:rsidP="00060CEE">
            <w:pPr>
              <w:rPr>
                <w:ins w:id="18336" w:author="XuanWen Chen" w:date="2018-12-30T16:57:00Z"/>
                <w:rFonts w:hAnsi="宋体"/>
              </w:rPr>
            </w:pPr>
            <w:ins w:id="18337" w:author="XuanWen Chen" w:date="2018-12-30T16:57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15F694A2" w14:textId="77777777" w:rsidR="00020947" w:rsidRPr="00651178" w:rsidRDefault="00020947" w:rsidP="00060CEE">
            <w:pPr>
              <w:rPr>
                <w:ins w:id="18338" w:author="XuanWen Chen" w:date="2018-12-30T16:57:00Z"/>
                <w:rFonts w:hAnsi="宋体"/>
              </w:rPr>
            </w:pPr>
            <w:ins w:id="18339" w:author="XuanWen Chen" w:date="2018-12-30T16:57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020947" w:rsidRPr="00651178" w14:paraId="3A215B68" w14:textId="77777777" w:rsidTr="00060CEE">
        <w:trPr>
          <w:ins w:id="18340" w:author="XuanWen Chen" w:date="2018-12-30T16:57:00Z"/>
        </w:trPr>
        <w:tc>
          <w:tcPr>
            <w:tcW w:w="1413" w:type="dxa"/>
          </w:tcPr>
          <w:p w14:paraId="2D9EAA5E" w14:textId="77777777" w:rsidR="00020947" w:rsidRPr="00651178" w:rsidRDefault="00020947" w:rsidP="00060CEE">
            <w:pPr>
              <w:rPr>
                <w:ins w:id="18341" w:author="XuanWen Chen" w:date="2018-12-30T16:57:00Z"/>
                <w:rFonts w:hAnsi="宋体"/>
              </w:rPr>
            </w:pPr>
            <w:ins w:id="18342" w:author="XuanWen Chen" w:date="2018-12-30T16:57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3AFA948B" w14:textId="60768CC5" w:rsidR="00020947" w:rsidRPr="00651178" w:rsidRDefault="00020947" w:rsidP="00060CEE">
            <w:pPr>
              <w:rPr>
                <w:ins w:id="18343" w:author="XuanWen Chen" w:date="2018-12-30T16:57:00Z"/>
                <w:rFonts w:hAnsi="宋体"/>
              </w:rPr>
            </w:pPr>
            <w:ins w:id="18344" w:author="XuanWen Chen" w:date="2018-12-30T16:57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进入后台管理系统，修改社区二级板块</w:t>
              </w:r>
              <w:r w:rsidRPr="00020947">
                <w:rPr>
                  <w:rFonts w:hAnsi="宋体" w:hint="eastAsia"/>
                </w:rPr>
                <w:t>可见范围</w:t>
              </w:r>
            </w:ins>
          </w:p>
        </w:tc>
      </w:tr>
      <w:tr w:rsidR="00020947" w:rsidRPr="00651178" w14:paraId="6DD1C93B" w14:textId="77777777" w:rsidTr="00060CEE">
        <w:trPr>
          <w:ins w:id="18345" w:author="XuanWen Chen" w:date="2018-12-30T16:57:00Z"/>
        </w:trPr>
        <w:tc>
          <w:tcPr>
            <w:tcW w:w="1413" w:type="dxa"/>
          </w:tcPr>
          <w:p w14:paraId="2CBC867D" w14:textId="77777777" w:rsidR="00020947" w:rsidRPr="00651178" w:rsidRDefault="00020947" w:rsidP="00060CEE">
            <w:pPr>
              <w:rPr>
                <w:ins w:id="18346" w:author="XuanWen Chen" w:date="2018-12-30T16:57:00Z"/>
                <w:rFonts w:hAnsi="宋体"/>
              </w:rPr>
            </w:pPr>
            <w:ins w:id="18347" w:author="XuanWen Chen" w:date="2018-12-30T16:57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57803DDA" w14:textId="17079E4B" w:rsidR="00020947" w:rsidRPr="00651178" w:rsidRDefault="00020947" w:rsidP="00060CEE">
            <w:pPr>
              <w:rPr>
                <w:ins w:id="18348" w:author="XuanWen Chen" w:date="2018-12-30T16:57:00Z"/>
                <w:rFonts w:hAnsi="宋体"/>
              </w:rPr>
            </w:pPr>
            <w:ins w:id="18349" w:author="XuanWen Chen" w:date="2018-12-30T16:57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需要修改社区二级板块</w:t>
              </w:r>
              <w:r w:rsidRPr="00020947">
                <w:rPr>
                  <w:rFonts w:hAnsi="宋体" w:hint="eastAsia"/>
                </w:rPr>
                <w:t>可见范围</w:t>
              </w:r>
            </w:ins>
          </w:p>
        </w:tc>
      </w:tr>
      <w:tr w:rsidR="00020947" w:rsidRPr="00651178" w14:paraId="43B3DE94" w14:textId="77777777" w:rsidTr="00060CEE">
        <w:trPr>
          <w:ins w:id="18350" w:author="XuanWen Chen" w:date="2018-12-30T16:57:00Z"/>
        </w:trPr>
        <w:tc>
          <w:tcPr>
            <w:tcW w:w="1413" w:type="dxa"/>
          </w:tcPr>
          <w:p w14:paraId="2421D200" w14:textId="77777777" w:rsidR="00020947" w:rsidRPr="00651178" w:rsidRDefault="00020947" w:rsidP="00060CEE">
            <w:pPr>
              <w:rPr>
                <w:ins w:id="18351" w:author="XuanWen Chen" w:date="2018-12-30T16:57:00Z"/>
                <w:rFonts w:hAnsi="宋体"/>
              </w:rPr>
            </w:pPr>
            <w:ins w:id="18352" w:author="XuanWen Chen" w:date="2018-12-30T16:57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4081FD54" w14:textId="77777777" w:rsidR="00020947" w:rsidRPr="00651178" w:rsidRDefault="00020947" w:rsidP="00060CEE">
            <w:pPr>
              <w:rPr>
                <w:ins w:id="18353" w:author="XuanWen Chen" w:date="2018-12-30T16:57:00Z"/>
                <w:rFonts w:hAnsi="宋体"/>
              </w:rPr>
            </w:pPr>
            <w:ins w:id="18354" w:author="XuanWen Chen" w:date="2018-12-30T16:5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55E04340" w14:textId="77777777" w:rsidR="00020947" w:rsidRDefault="00020947" w:rsidP="00060CEE">
            <w:pPr>
              <w:rPr>
                <w:ins w:id="18355" w:author="XuanWen Chen" w:date="2018-12-30T16:57:00Z"/>
                <w:rFonts w:hAnsi="宋体"/>
              </w:rPr>
            </w:pPr>
            <w:ins w:id="18356" w:author="XuanWen Chen" w:date="2018-12-30T16:5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进入社区二级板块管理</w:t>
              </w:r>
            </w:ins>
          </w:p>
          <w:p w14:paraId="1780CFE2" w14:textId="1B62F79C" w:rsidR="00020947" w:rsidRPr="00651178" w:rsidRDefault="00020947" w:rsidP="00060CEE">
            <w:pPr>
              <w:rPr>
                <w:ins w:id="18357" w:author="XuanWen Chen" w:date="2018-12-30T16:57:00Z"/>
                <w:rFonts w:hAnsi="宋体"/>
              </w:rPr>
            </w:pPr>
            <w:ins w:id="18358" w:author="XuanWen Chen" w:date="2018-12-30T16:5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选择修改二级板块</w:t>
              </w:r>
              <w:r w:rsidRPr="00020947">
                <w:rPr>
                  <w:rFonts w:hAnsi="宋体" w:hint="eastAsia"/>
                </w:rPr>
                <w:t>可见范围</w:t>
              </w:r>
            </w:ins>
          </w:p>
        </w:tc>
      </w:tr>
      <w:tr w:rsidR="00020947" w:rsidRPr="00651178" w14:paraId="08B068DB" w14:textId="77777777" w:rsidTr="00060CEE">
        <w:trPr>
          <w:ins w:id="18359" w:author="XuanWen Chen" w:date="2018-12-30T16:57:00Z"/>
        </w:trPr>
        <w:tc>
          <w:tcPr>
            <w:tcW w:w="1413" w:type="dxa"/>
          </w:tcPr>
          <w:p w14:paraId="666EA68F" w14:textId="77777777" w:rsidR="00020947" w:rsidRPr="00651178" w:rsidRDefault="00020947" w:rsidP="00060CEE">
            <w:pPr>
              <w:rPr>
                <w:ins w:id="18360" w:author="XuanWen Chen" w:date="2018-12-30T16:57:00Z"/>
                <w:rFonts w:hAnsi="宋体"/>
              </w:rPr>
            </w:pPr>
            <w:ins w:id="18361" w:author="XuanWen Chen" w:date="2018-12-30T16:57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3DF8B123" w14:textId="4F84055A" w:rsidR="00020947" w:rsidRPr="00651178" w:rsidRDefault="00D9503E" w:rsidP="00060CEE">
            <w:pPr>
              <w:rPr>
                <w:ins w:id="18362" w:author="XuanWen Chen" w:date="2018-12-30T16:57:00Z"/>
                <w:rFonts w:hAnsi="宋体"/>
              </w:rPr>
            </w:pPr>
            <w:ins w:id="18363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8364" w:author="XuanWen Chen" w:date="2018-12-30T16:57:00Z">
              <w:r w:rsidR="00020947">
                <w:rPr>
                  <w:rFonts w:hAnsi="宋体" w:hint="eastAsia"/>
                </w:rPr>
                <w:t>二级板块信息存入数据库</w:t>
              </w:r>
            </w:ins>
          </w:p>
        </w:tc>
      </w:tr>
      <w:tr w:rsidR="00020947" w:rsidRPr="00651178" w14:paraId="3E1DF05F" w14:textId="77777777" w:rsidTr="00060CEE">
        <w:trPr>
          <w:ins w:id="18365" w:author="XuanWen Chen" w:date="2018-12-30T16:57:00Z"/>
        </w:trPr>
        <w:tc>
          <w:tcPr>
            <w:tcW w:w="1413" w:type="dxa"/>
          </w:tcPr>
          <w:p w14:paraId="72B34491" w14:textId="77777777" w:rsidR="00020947" w:rsidRPr="00651178" w:rsidRDefault="00020947" w:rsidP="00060CEE">
            <w:pPr>
              <w:rPr>
                <w:ins w:id="18366" w:author="XuanWen Chen" w:date="2018-12-30T16:57:00Z"/>
                <w:rFonts w:hAnsi="宋体"/>
              </w:rPr>
            </w:pPr>
            <w:ins w:id="18367" w:author="XuanWen Chen" w:date="2018-12-30T16:57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25A528E" w14:textId="2C8DD278" w:rsidR="00020947" w:rsidRPr="00651178" w:rsidRDefault="00020947" w:rsidP="00060CEE">
            <w:pPr>
              <w:spacing w:line="240" w:lineRule="auto"/>
              <w:rPr>
                <w:ins w:id="18368" w:author="XuanWen Chen" w:date="2018-12-30T16:57:00Z"/>
                <w:rFonts w:hAnsi="宋体"/>
              </w:rPr>
            </w:pPr>
            <w:ins w:id="18369" w:author="XuanWen Chen" w:date="2018-12-30T16:57:00Z">
              <w:r>
                <w:rPr>
                  <w:rFonts w:hAnsi="宋体" w:hint="eastAsia"/>
                </w:rPr>
                <w:t>需要修改的二级板块的</w:t>
              </w:r>
              <w:r w:rsidRPr="00020947">
                <w:rPr>
                  <w:rFonts w:hAnsi="宋体" w:hint="eastAsia"/>
                </w:rPr>
                <w:t>可见范围</w:t>
              </w:r>
            </w:ins>
          </w:p>
        </w:tc>
      </w:tr>
      <w:tr w:rsidR="00020947" w:rsidRPr="00651178" w14:paraId="6D33AA1C" w14:textId="77777777" w:rsidTr="00060CEE">
        <w:trPr>
          <w:ins w:id="18370" w:author="XuanWen Chen" w:date="2018-12-30T16:57:00Z"/>
        </w:trPr>
        <w:tc>
          <w:tcPr>
            <w:tcW w:w="1413" w:type="dxa"/>
          </w:tcPr>
          <w:p w14:paraId="1D9B3DBD" w14:textId="77777777" w:rsidR="00020947" w:rsidRDefault="00020947" w:rsidP="00060CEE">
            <w:pPr>
              <w:rPr>
                <w:ins w:id="18371" w:author="XuanWen Chen" w:date="2018-12-30T16:57:00Z"/>
                <w:rFonts w:hAnsi="宋体"/>
              </w:rPr>
            </w:pPr>
            <w:ins w:id="18372" w:author="XuanWen Chen" w:date="2018-12-30T16:57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679C2B3D" w14:textId="77777777" w:rsidR="00020947" w:rsidRPr="00651178" w:rsidRDefault="00020947" w:rsidP="00060CEE">
            <w:pPr>
              <w:rPr>
                <w:ins w:id="18373" w:author="XuanWen Chen" w:date="2018-12-30T16:57:00Z"/>
                <w:rFonts w:hAnsi="宋体"/>
              </w:rPr>
            </w:pPr>
            <w:ins w:id="18374" w:author="XuanWen Chen" w:date="2018-12-30T16:57:00Z">
              <w:r>
                <w:rPr>
                  <w:rFonts w:hAnsi="宋体" w:hint="eastAsia"/>
                </w:rPr>
                <w:t>修改好的二级板块</w:t>
              </w:r>
            </w:ins>
          </w:p>
        </w:tc>
      </w:tr>
      <w:tr w:rsidR="00020947" w:rsidRPr="00651178" w14:paraId="5B5D5E3A" w14:textId="77777777" w:rsidTr="00060CEE">
        <w:trPr>
          <w:ins w:id="18375" w:author="XuanWen Chen" w:date="2018-12-30T16:57:00Z"/>
        </w:trPr>
        <w:tc>
          <w:tcPr>
            <w:tcW w:w="1413" w:type="dxa"/>
          </w:tcPr>
          <w:p w14:paraId="7211E409" w14:textId="77777777" w:rsidR="00020947" w:rsidRPr="00651178" w:rsidRDefault="00020947" w:rsidP="00060CEE">
            <w:pPr>
              <w:rPr>
                <w:ins w:id="18376" w:author="XuanWen Chen" w:date="2018-12-30T16:57:00Z"/>
                <w:rFonts w:hAnsi="宋体"/>
              </w:rPr>
            </w:pPr>
            <w:ins w:id="18377" w:author="XuanWen Chen" w:date="2018-12-30T16:57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336634D1" w14:textId="645BADA0" w:rsidR="00020947" w:rsidRDefault="00020947" w:rsidP="00060CEE">
            <w:pPr>
              <w:spacing w:line="240" w:lineRule="auto"/>
              <w:rPr>
                <w:ins w:id="18378" w:author="XuanWen Chen" w:date="2018-12-30T16:57:00Z"/>
                <w:rFonts w:hAnsi="宋体"/>
              </w:rPr>
            </w:pPr>
            <w:ins w:id="18379" w:author="XuanWen Chen" w:date="2018-12-30T16:57:00Z">
              <w:r>
                <w:rPr>
                  <w:rFonts w:hAnsi="宋体" w:hint="eastAsia"/>
                </w:rPr>
                <w:t>修改二级板块</w:t>
              </w:r>
              <w:r w:rsidRPr="00020947">
                <w:rPr>
                  <w:rFonts w:hAnsi="宋体" w:hint="eastAsia"/>
                </w:rPr>
                <w:t>可见范围</w:t>
              </w:r>
            </w:ins>
          </w:p>
          <w:p w14:paraId="73050007" w14:textId="77777777" w:rsidR="00020947" w:rsidRPr="00602EEF" w:rsidRDefault="00020947">
            <w:pPr>
              <w:pStyle w:val="a9"/>
              <w:numPr>
                <w:ilvl w:val="0"/>
                <w:numId w:val="116"/>
              </w:numPr>
              <w:spacing w:line="240" w:lineRule="auto"/>
              <w:ind w:firstLineChars="0"/>
              <w:rPr>
                <w:ins w:id="18380" w:author="XuanWen Chen" w:date="2018-12-30T16:57:00Z"/>
                <w:rFonts w:hAnsi="宋体"/>
                <w:rPrChange w:id="18381" w:author="XuanWen Chen" w:date="2018-12-30T17:18:00Z">
                  <w:rPr>
                    <w:ins w:id="18382" w:author="XuanWen Chen" w:date="2018-12-30T16:57:00Z"/>
                  </w:rPr>
                </w:rPrChange>
              </w:rPr>
              <w:pPrChange w:id="18383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384" w:author="XuanWen Chen" w:date="2018-12-30T16:57:00Z">
              <w:r w:rsidRPr="00602EEF">
                <w:rPr>
                  <w:rFonts w:hAnsi="宋体" w:hint="eastAsia"/>
                  <w:rPrChange w:id="18385" w:author="XuanWen Chen" w:date="2018-12-30T17:18:00Z">
                    <w:rPr>
                      <w:rFonts w:hint="eastAsia"/>
                    </w:rPr>
                  </w:rPrChange>
                </w:rPr>
                <w:t>管理员进入二级板块管理</w:t>
              </w:r>
            </w:ins>
          </w:p>
          <w:p w14:paraId="21DEFF09" w14:textId="011EBD4A" w:rsidR="00020947" w:rsidRPr="00602EEF" w:rsidRDefault="00020947">
            <w:pPr>
              <w:pStyle w:val="a9"/>
              <w:numPr>
                <w:ilvl w:val="0"/>
                <w:numId w:val="116"/>
              </w:numPr>
              <w:spacing w:line="240" w:lineRule="auto"/>
              <w:ind w:firstLineChars="0"/>
              <w:rPr>
                <w:ins w:id="18386" w:author="XuanWen Chen" w:date="2018-12-30T16:57:00Z"/>
                <w:rFonts w:hAnsi="宋体"/>
                <w:rPrChange w:id="18387" w:author="XuanWen Chen" w:date="2018-12-30T17:18:00Z">
                  <w:rPr>
                    <w:ins w:id="18388" w:author="XuanWen Chen" w:date="2018-12-30T16:57:00Z"/>
                  </w:rPr>
                </w:rPrChange>
              </w:rPr>
              <w:pPrChange w:id="18389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390" w:author="XuanWen Chen" w:date="2018-12-30T16:57:00Z">
              <w:r w:rsidRPr="00602EEF">
                <w:rPr>
                  <w:rFonts w:hAnsi="宋体" w:hint="eastAsia"/>
                  <w:rPrChange w:id="18391" w:author="XuanWen Chen" w:date="2018-12-30T17:18:00Z">
                    <w:rPr>
                      <w:rFonts w:hint="eastAsia"/>
                    </w:rPr>
                  </w:rPrChange>
                </w:rPr>
                <w:t>选择要修改可见范围的板块</w:t>
              </w:r>
            </w:ins>
          </w:p>
          <w:p w14:paraId="02EAC4BB" w14:textId="0EA8D625" w:rsidR="00020947" w:rsidRPr="00602EEF" w:rsidRDefault="00020947">
            <w:pPr>
              <w:pStyle w:val="a9"/>
              <w:numPr>
                <w:ilvl w:val="0"/>
                <w:numId w:val="116"/>
              </w:numPr>
              <w:spacing w:line="240" w:lineRule="auto"/>
              <w:ind w:firstLineChars="0"/>
              <w:rPr>
                <w:ins w:id="18392" w:author="XuanWen Chen" w:date="2018-12-30T16:57:00Z"/>
                <w:rFonts w:hAnsi="宋体"/>
                <w:rPrChange w:id="18393" w:author="XuanWen Chen" w:date="2018-12-30T17:18:00Z">
                  <w:rPr>
                    <w:ins w:id="18394" w:author="XuanWen Chen" w:date="2018-12-30T16:57:00Z"/>
                  </w:rPr>
                </w:rPrChange>
              </w:rPr>
              <w:pPrChange w:id="18395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396" w:author="XuanWen Chen" w:date="2018-12-30T16:57:00Z">
              <w:r w:rsidRPr="00602EEF">
                <w:rPr>
                  <w:rFonts w:hAnsi="宋体" w:hint="eastAsia"/>
                  <w:rPrChange w:id="18397" w:author="XuanWen Chen" w:date="2018-12-30T17:18:00Z">
                    <w:rPr>
                      <w:rFonts w:hint="eastAsia"/>
                    </w:rPr>
                  </w:rPrChange>
                </w:rPr>
                <w:t>填写新的板块可见范围</w:t>
              </w:r>
            </w:ins>
          </w:p>
          <w:p w14:paraId="0389DFDA" w14:textId="77777777" w:rsidR="00020947" w:rsidRPr="00602EEF" w:rsidRDefault="00020947">
            <w:pPr>
              <w:pStyle w:val="a9"/>
              <w:numPr>
                <w:ilvl w:val="0"/>
                <w:numId w:val="116"/>
              </w:numPr>
              <w:spacing w:line="240" w:lineRule="auto"/>
              <w:ind w:firstLineChars="0"/>
              <w:rPr>
                <w:ins w:id="18398" w:author="XuanWen Chen" w:date="2018-12-30T16:57:00Z"/>
                <w:rFonts w:hAnsi="宋体"/>
                <w:rPrChange w:id="18399" w:author="XuanWen Chen" w:date="2018-12-30T17:18:00Z">
                  <w:rPr>
                    <w:ins w:id="18400" w:author="XuanWen Chen" w:date="2018-12-30T16:57:00Z"/>
                  </w:rPr>
                </w:rPrChange>
              </w:rPr>
              <w:pPrChange w:id="18401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402" w:author="XuanWen Chen" w:date="2018-12-30T16:57:00Z">
              <w:r w:rsidRPr="00602EEF">
                <w:rPr>
                  <w:rFonts w:hAnsi="宋体" w:hint="eastAsia"/>
                  <w:rPrChange w:id="18403" w:author="XuanWen Chen" w:date="2018-12-30T17:18:00Z">
                    <w:rPr>
                      <w:rFonts w:hint="eastAsia"/>
                    </w:rPr>
                  </w:rPrChange>
                </w:rPr>
                <w:t>完成修改</w:t>
              </w:r>
            </w:ins>
          </w:p>
        </w:tc>
      </w:tr>
      <w:tr w:rsidR="00020947" w:rsidRPr="00651178" w14:paraId="61920090" w14:textId="77777777" w:rsidTr="00060CEE">
        <w:trPr>
          <w:ins w:id="18404" w:author="XuanWen Chen" w:date="2018-12-30T16:57:00Z"/>
        </w:trPr>
        <w:tc>
          <w:tcPr>
            <w:tcW w:w="1413" w:type="dxa"/>
          </w:tcPr>
          <w:p w14:paraId="27F4B21A" w14:textId="77777777" w:rsidR="00020947" w:rsidRPr="00651178" w:rsidRDefault="00020947" w:rsidP="00060CEE">
            <w:pPr>
              <w:rPr>
                <w:ins w:id="18405" w:author="XuanWen Chen" w:date="2018-12-30T16:57:00Z"/>
                <w:rFonts w:hAnsi="宋体"/>
              </w:rPr>
            </w:pPr>
            <w:ins w:id="18406" w:author="XuanWen Chen" w:date="2018-12-30T16:57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71614E3C" w14:textId="77777777" w:rsidR="00020947" w:rsidRDefault="00020947" w:rsidP="00060CEE">
            <w:pPr>
              <w:spacing w:line="240" w:lineRule="auto"/>
              <w:rPr>
                <w:ins w:id="18407" w:author="XuanWen Chen" w:date="2018-12-30T16:57:00Z"/>
                <w:rFonts w:hAnsi="宋体"/>
              </w:rPr>
            </w:pPr>
            <w:ins w:id="18408" w:author="XuanWen Chen" w:date="2018-12-30T16:57:00Z">
              <w:r>
                <w:rPr>
                  <w:rFonts w:hAnsi="宋体" w:hint="eastAsia"/>
                </w:rPr>
                <w:t>修改过程中取消</w:t>
              </w:r>
            </w:ins>
          </w:p>
          <w:p w14:paraId="3D0335E1" w14:textId="77777777" w:rsidR="00020947" w:rsidRPr="00602EEF" w:rsidRDefault="00020947">
            <w:pPr>
              <w:pStyle w:val="a9"/>
              <w:numPr>
                <w:ilvl w:val="0"/>
                <w:numId w:val="117"/>
              </w:numPr>
              <w:spacing w:line="240" w:lineRule="auto"/>
              <w:ind w:firstLineChars="0"/>
              <w:rPr>
                <w:ins w:id="18409" w:author="XuanWen Chen" w:date="2018-12-30T16:57:00Z"/>
                <w:rFonts w:hAnsi="宋体"/>
                <w:rPrChange w:id="18410" w:author="XuanWen Chen" w:date="2018-12-30T17:19:00Z">
                  <w:rPr>
                    <w:ins w:id="18411" w:author="XuanWen Chen" w:date="2018-12-30T16:57:00Z"/>
                  </w:rPr>
                </w:rPrChange>
              </w:rPr>
              <w:pPrChange w:id="18412" w:author="XuanWen Chen" w:date="2018-12-30T17:19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413" w:author="XuanWen Chen" w:date="2018-12-30T16:57:00Z">
              <w:r w:rsidRPr="00602EEF">
                <w:rPr>
                  <w:rFonts w:hAnsi="宋体" w:hint="eastAsia"/>
                  <w:rPrChange w:id="18414" w:author="XuanWen Chen" w:date="2018-12-30T17:19:00Z">
                    <w:rPr>
                      <w:rFonts w:hint="eastAsia"/>
                    </w:rPr>
                  </w:rPrChange>
                </w:rPr>
                <w:t>管理员进入二级板块管理</w:t>
              </w:r>
            </w:ins>
          </w:p>
          <w:p w14:paraId="3F36C9BC" w14:textId="7838091D" w:rsidR="00020947" w:rsidRPr="00602EEF" w:rsidRDefault="00020947">
            <w:pPr>
              <w:pStyle w:val="a9"/>
              <w:numPr>
                <w:ilvl w:val="0"/>
                <w:numId w:val="117"/>
              </w:numPr>
              <w:spacing w:line="240" w:lineRule="auto"/>
              <w:ind w:firstLineChars="0"/>
              <w:rPr>
                <w:ins w:id="18415" w:author="XuanWen Chen" w:date="2018-12-30T16:57:00Z"/>
                <w:rFonts w:hAnsi="宋体"/>
                <w:rPrChange w:id="18416" w:author="XuanWen Chen" w:date="2018-12-30T17:19:00Z">
                  <w:rPr>
                    <w:ins w:id="18417" w:author="XuanWen Chen" w:date="2018-12-30T16:57:00Z"/>
                  </w:rPr>
                </w:rPrChange>
              </w:rPr>
              <w:pPrChange w:id="18418" w:author="XuanWen Chen" w:date="2018-12-30T17:19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419" w:author="XuanWen Chen" w:date="2018-12-30T16:57:00Z">
              <w:r w:rsidRPr="00602EEF">
                <w:rPr>
                  <w:rFonts w:hAnsi="宋体" w:hint="eastAsia"/>
                  <w:rPrChange w:id="18420" w:author="XuanWen Chen" w:date="2018-12-30T17:19:00Z">
                    <w:rPr>
                      <w:rFonts w:hint="eastAsia"/>
                    </w:rPr>
                  </w:rPrChange>
                </w:rPr>
                <w:t>选择要修改可见范围的板块</w:t>
              </w:r>
            </w:ins>
          </w:p>
          <w:p w14:paraId="33E618B3" w14:textId="7C7235AE" w:rsidR="00020947" w:rsidRPr="00602EEF" w:rsidRDefault="00020947">
            <w:pPr>
              <w:pStyle w:val="a9"/>
              <w:numPr>
                <w:ilvl w:val="0"/>
                <w:numId w:val="117"/>
              </w:numPr>
              <w:spacing w:line="240" w:lineRule="auto"/>
              <w:ind w:firstLineChars="0"/>
              <w:rPr>
                <w:ins w:id="18421" w:author="XuanWen Chen" w:date="2018-12-30T16:57:00Z"/>
                <w:rFonts w:hAnsi="宋体"/>
                <w:rPrChange w:id="18422" w:author="XuanWen Chen" w:date="2018-12-30T17:19:00Z">
                  <w:rPr>
                    <w:ins w:id="18423" w:author="XuanWen Chen" w:date="2018-12-30T16:57:00Z"/>
                  </w:rPr>
                </w:rPrChange>
              </w:rPr>
              <w:pPrChange w:id="18424" w:author="XuanWen Chen" w:date="2018-12-30T17:19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425" w:author="XuanWen Chen" w:date="2018-12-30T16:57:00Z">
              <w:r w:rsidRPr="00602EEF">
                <w:rPr>
                  <w:rFonts w:hAnsi="宋体" w:hint="eastAsia"/>
                  <w:rPrChange w:id="18426" w:author="XuanWen Chen" w:date="2018-12-30T17:19:00Z">
                    <w:rPr>
                      <w:rFonts w:hint="eastAsia"/>
                    </w:rPr>
                  </w:rPrChange>
                </w:rPr>
                <w:t>填写新的板块</w:t>
              </w:r>
            </w:ins>
            <w:ins w:id="18427" w:author="XuanWen Chen" w:date="2018-12-30T16:58:00Z">
              <w:r w:rsidRPr="00602EEF">
                <w:rPr>
                  <w:rFonts w:hAnsi="宋体" w:hint="eastAsia"/>
                  <w:rPrChange w:id="18428" w:author="XuanWen Chen" w:date="2018-12-30T17:19:00Z">
                    <w:rPr>
                      <w:rFonts w:hint="eastAsia"/>
                    </w:rPr>
                  </w:rPrChange>
                </w:rPr>
                <w:t>可见范围</w:t>
              </w:r>
            </w:ins>
          </w:p>
          <w:p w14:paraId="1D4E57FB" w14:textId="77777777" w:rsidR="00020947" w:rsidRPr="00602EEF" w:rsidRDefault="00020947">
            <w:pPr>
              <w:pStyle w:val="a9"/>
              <w:numPr>
                <w:ilvl w:val="0"/>
                <w:numId w:val="117"/>
              </w:numPr>
              <w:spacing w:line="240" w:lineRule="auto"/>
              <w:ind w:firstLineChars="0"/>
              <w:rPr>
                <w:ins w:id="18429" w:author="XuanWen Chen" w:date="2018-12-30T16:57:00Z"/>
                <w:rFonts w:hAnsi="宋体"/>
                <w:rPrChange w:id="18430" w:author="XuanWen Chen" w:date="2018-12-30T17:19:00Z">
                  <w:rPr>
                    <w:ins w:id="18431" w:author="XuanWen Chen" w:date="2018-12-30T16:57:00Z"/>
                  </w:rPr>
                </w:rPrChange>
              </w:rPr>
              <w:pPrChange w:id="18432" w:author="XuanWen Chen" w:date="2018-12-30T17:19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433" w:author="XuanWen Chen" w:date="2018-12-30T16:57:00Z">
              <w:r w:rsidRPr="00602EEF">
                <w:rPr>
                  <w:rFonts w:hAnsi="宋体" w:hint="eastAsia"/>
                  <w:rPrChange w:id="18434" w:author="XuanWen Chen" w:date="2018-12-30T17:19:00Z">
                    <w:rPr>
                      <w:rFonts w:hint="eastAsia"/>
                    </w:rPr>
                  </w:rPrChange>
                </w:rPr>
                <w:t>取消修改</w:t>
              </w:r>
            </w:ins>
          </w:p>
        </w:tc>
      </w:tr>
      <w:tr w:rsidR="00020947" w:rsidRPr="00651178" w14:paraId="7E994678" w14:textId="77777777" w:rsidTr="00060CEE">
        <w:trPr>
          <w:ins w:id="18435" w:author="XuanWen Chen" w:date="2018-12-30T16:57:00Z"/>
        </w:trPr>
        <w:tc>
          <w:tcPr>
            <w:tcW w:w="1413" w:type="dxa"/>
          </w:tcPr>
          <w:p w14:paraId="392C7FFC" w14:textId="77777777" w:rsidR="00020947" w:rsidRPr="00651178" w:rsidRDefault="00020947" w:rsidP="00060CEE">
            <w:pPr>
              <w:rPr>
                <w:ins w:id="18436" w:author="XuanWen Chen" w:date="2018-12-30T16:57:00Z"/>
                <w:rFonts w:hAnsi="宋体"/>
              </w:rPr>
            </w:pPr>
            <w:ins w:id="18437" w:author="XuanWen Chen" w:date="2018-12-30T16:57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7B36C10F" w14:textId="77777777" w:rsidR="00020947" w:rsidRPr="00651178" w:rsidRDefault="00020947" w:rsidP="00060CEE">
            <w:pPr>
              <w:rPr>
                <w:ins w:id="18438" w:author="XuanWen Chen" w:date="2018-12-30T16:57:00Z"/>
                <w:rFonts w:hAnsi="宋体"/>
              </w:rPr>
            </w:pPr>
            <w:ins w:id="18439" w:author="XuanWen Chen" w:date="2018-12-30T16:5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20947" w:rsidRPr="00651178" w14:paraId="6F40109A" w14:textId="77777777" w:rsidTr="00060CEE">
        <w:trPr>
          <w:ins w:id="18440" w:author="XuanWen Chen" w:date="2018-12-30T16:57:00Z"/>
        </w:trPr>
        <w:tc>
          <w:tcPr>
            <w:tcW w:w="1413" w:type="dxa"/>
          </w:tcPr>
          <w:p w14:paraId="59316AB2" w14:textId="77777777" w:rsidR="00020947" w:rsidRPr="00651178" w:rsidRDefault="00020947" w:rsidP="00060CEE">
            <w:pPr>
              <w:rPr>
                <w:ins w:id="18441" w:author="XuanWen Chen" w:date="2018-12-30T16:57:00Z"/>
                <w:rFonts w:hAnsi="宋体"/>
              </w:rPr>
            </w:pPr>
            <w:ins w:id="18442" w:author="XuanWen Chen" w:date="2018-12-30T16:57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57D7074E" w14:textId="77777777" w:rsidR="00020947" w:rsidRPr="00651178" w:rsidRDefault="00020947" w:rsidP="00060CEE">
            <w:pPr>
              <w:rPr>
                <w:ins w:id="18443" w:author="XuanWen Chen" w:date="2018-12-30T16:57:00Z"/>
                <w:rFonts w:hAnsi="宋体"/>
              </w:rPr>
            </w:pPr>
          </w:p>
        </w:tc>
      </w:tr>
      <w:tr w:rsidR="00020947" w:rsidRPr="00651178" w14:paraId="59E390FB" w14:textId="77777777" w:rsidTr="00060CEE">
        <w:trPr>
          <w:ins w:id="18444" w:author="XuanWen Chen" w:date="2018-12-30T16:57:00Z"/>
        </w:trPr>
        <w:tc>
          <w:tcPr>
            <w:tcW w:w="1413" w:type="dxa"/>
          </w:tcPr>
          <w:p w14:paraId="07C9D8EA" w14:textId="77777777" w:rsidR="00020947" w:rsidRPr="00651178" w:rsidRDefault="00020947" w:rsidP="00060CEE">
            <w:pPr>
              <w:rPr>
                <w:ins w:id="18445" w:author="XuanWen Chen" w:date="2018-12-30T16:57:00Z"/>
                <w:rFonts w:hAnsi="宋体"/>
              </w:rPr>
            </w:pPr>
            <w:ins w:id="18446" w:author="XuanWen Chen" w:date="2018-12-30T16:57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65932AF3" w14:textId="77777777" w:rsidR="00020947" w:rsidRPr="00651178" w:rsidRDefault="00020947" w:rsidP="00060CEE">
            <w:pPr>
              <w:rPr>
                <w:ins w:id="18447" w:author="XuanWen Chen" w:date="2018-12-30T16:57:00Z"/>
                <w:rFonts w:hAnsi="宋体"/>
              </w:rPr>
            </w:pPr>
            <w:ins w:id="18448" w:author="XuanWen Chen" w:date="2018-12-30T16:57:00Z">
              <w:r>
                <w:rPr>
                  <w:rFonts w:hAnsi="宋体" w:hint="eastAsia"/>
                </w:rPr>
                <w:t>管理员每周使用一次</w:t>
              </w:r>
            </w:ins>
          </w:p>
        </w:tc>
      </w:tr>
      <w:tr w:rsidR="00020947" w:rsidRPr="00651178" w14:paraId="2959B797" w14:textId="77777777" w:rsidTr="00060CEE">
        <w:trPr>
          <w:ins w:id="18449" w:author="XuanWen Chen" w:date="2018-12-30T16:57:00Z"/>
        </w:trPr>
        <w:tc>
          <w:tcPr>
            <w:tcW w:w="1413" w:type="dxa"/>
          </w:tcPr>
          <w:p w14:paraId="0A3DCBD2" w14:textId="77777777" w:rsidR="00020947" w:rsidRPr="00651178" w:rsidRDefault="00020947" w:rsidP="00060CEE">
            <w:pPr>
              <w:rPr>
                <w:ins w:id="18450" w:author="XuanWen Chen" w:date="2018-12-30T16:57:00Z"/>
                <w:rFonts w:hAnsi="宋体"/>
              </w:rPr>
            </w:pPr>
            <w:ins w:id="18451" w:author="XuanWen Chen" w:date="2018-12-30T16:57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7FC0FA92" w14:textId="77777777" w:rsidR="00020947" w:rsidRPr="00651178" w:rsidRDefault="00020947" w:rsidP="00060CEE">
            <w:pPr>
              <w:rPr>
                <w:ins w:id="18452" w:author="XuanWen Chen" w:date="2018-12-30T16:57:00Z"/>
                <w:rFonts w:hAnsi="宋体"/>
              </w:rPr>
            </w:pPr>
          </w:p>
        </w:tc>
      </w:tr>
      <w:tr w:rsidR="00020947" w:rsidRPr="00651178" w14:paraId="0AA0C177" w14:textId="77777777" w:rsidTr="00060CEE">
        <w:trPr>
          <w:ins w:id="18453" w:author="XuanWen Chen" w:date="2018-12-30T16:57:00Z"/>
        </w:trPr>
        <w:tc>
          <w:tcPr>
            <w:tcW w:w="1413" w:type="dxa"/>
          </w:tcPr>
          <w:p w14:paraId="71E4DBC4" w14:textId="77777777" w:rsidR="00020947" w:rsidRPr="00651178" w:rsidRDefault="00020947" w:rsidP="00060CEE">
            <w:pPr>
              <w:rPr>
                <w:ins w:id="18454" w:author="XuanWen Chen" w:date="2018-12-30T16:57:00Z"/>
                <w:rFonts w:hAnsi="宋体"/>
              </w:rPr>
            </w:pPr>
            <w:ins w:id="18455" w:author="XuanWen Chen" w:date="2018-12-30T16:57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73CFEC14" w14:textId="20C73399" w:rsidR="00020947" w:rsidRPr="00651178" w:rsidRDefault="00020947" w:rsidP="00060CEE">
            <w:pPr>
              <w:rPr>
                <w:ins w:id="18456" w:author="XuanWen Chen" w:date="2018-12-30T16:57:00Z"/>
                <w:rFonts w:hAnsi="宋体"/>
              </w:rPr>
            </w:pPr>
            <w:ins w:id="18457" w:author="XuanWen Chen" w:date="2018-12-30T16:57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8458" w:author="XuanWen Chen" w:date="2018-12-30T18:08:00Z">
              <w:r w:rsidR="00546CAC">
                <w:rPr>
                  <w:rFonts w:hAnsi="宋体" w:hint="eastAsia"/>
                </w:rPr>
                <w:t>后台管理</w:t>
              </w:r>
            </w:ins>
            <w:ins w:id="18459" w:author="XuanWen Chen" w:date="2018-12-30T16:57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020947" w:rsidRPr="00651178" w14:paraId="37CE1F0F" w14:textId="77777777" w:rsidTr="00060CEE">
        <w:trPr>
          <w:ins w:id="18460" w:author="XuanWen Chen" w:date="2018-12-30T16:57:00Z"/>
        </w:trPr>
        <w:tc>
          <w:tcPr>
            <w:tcW w:w="1413" w:type="dxa"/>
          </w:tcPr>
          <w:p w14:paraId="542AB1FE" w14:textId="77777777" w:rsidR="00020947" w:rsidRPr="00651178" w:rsidRDefault="00020947" w:rsidP="00060CEE">
            <w:pPr>
              <w:rPr>
                <w:ins w:id="18461" w:author="XuanWen Chen" w:date="2018-12-30T16:57:00Z"/>
                <w:rFonts w:hAnsi="宋体"/>
              </w:rPr>
            </w:pPr>
            <w:ins w:id="18462" w:author="XuanWen Chen" w:date="2018-12-30T16:57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04FB4D38" w14:textId="77777777" w:rsidR="00020947" w:rsidRPr="00651178" w:rsidRDefault="00020947" w:rsidP="00060CEE">
            <w:pPr>
              <w:rPr>
                <w:ins w:id="18463" w:author="XuanWen Chen" w:date="2018-12-30T16:57:00Z"/>
                <w:rFonts w:hAnsi="宋体"/>
              </w:rPr>
            </w:pPr>
            <w:ins w:id="18464" w:author="XuanWen Chen" w:date="2018-12-30T16:57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15287883" w14:textId="77777777" w:rsidR="00020947" w:rsidRPr="00020947" w:rsidRDefault="00020947">
      <w:pPr>
        <w:rPr>
          <w:ins w:id="18465" w:author="XuanWen Chen" w:date="2018-12-30T16:06:00Z"/>
        </w:rPr>
      </w:pPr>
    </w:p>
    <w:p w14:paraId="1418FC28" w14:textId="71962468" w:rsidR="00514833" w:rsidRDefault="00514833">
      <w:pPr>
        <w:pStyle w:val="4"/>
        <w:rPr>
          <w:ins w:id="18466" w:author="XuanWen Chen" w:date="2018-12-30T17:07:00Z"/>
        </w:rPr>
        <w:pPrChange w:id="18467" w:author="XuanWen Chen" w:date="2018-12-30T17:07:00Z">
          <w:pPr/>
        </w:pPrChange>
      </w:pPr>
      <w:ins w:id="18468" w:author="XuanWen Chen" w:date="2018-12-30T16:06:00Z">
        <w:r>
          <w:rPr>
            <w:rFonts w:hint="eastAsia"/>
          </w:rPr>
          <w:t>管理员修改二级板块</w:t>
        </w:r>
      </w:ins>
      <w:ins w:id="18469" w:author="XuanWen Chen" w:date="2018-12-30T17:16:00Z">
        <w:r w:rsidR="00E21632">
          <w:rPr>
            <w:rFonts w:hint="eastAsia"/>
          </w:rPr>
          <w:t>是否</w:t>
        </w:r>
      </w:ins>
      <w:ins w:id="18470" w:author="XuanWen Chen" w:date="2018-12-30T16:58:00Z">
        <w:r w:rsidR="00020947">
          <w:rPr>
            <w:rFonts w:hint="eastAsia"/>
          </w:rPr>
          <w:t>在社区首页</w:t>
        </w:r>
      </w:ins>
      <w:ins w:id="18471" w:author="XuanWen Chen" w:date="2018-12-30T17:16:00Z">
        <w:r w:rsidR="00E21632">
          <w:rPr>
            <w:rFonts w:hint="eastAsia"/>
          </w:rPr>
          <w:t>显示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F7418C" w:rsidRPr="00651178" w14:paraId="11CA9B6D" w14:textId="77777777" w:rsidTr="00060CEE">
        <w:trPr>
          <w:ins w:id="18472" w:author="XuanWen Chen" w:date="2018-12-30T17:07:00Z"/>
        </w:trPr>
        <w:tc>
          <w:tcPr>
            <w:tcW w:w="1413" w:type="dxa"/>
          </w:tcPr>
          <w:p w14:paraId="4BA6458A" w14:textId="77777777" w:rsidR="00F7418C" w:rsidRPr="00651178" w:rsidRDefault="00F7418C" w:rsidP="00060CEE">
            <w:pPr>
              <w:rPr>
                <w:ins w:id="18473" w:author="XuanWen Chen" w:date="2018-12-30T17:07:00Z"/>
                <w:rFonts w:hAnsi="宋体"/>
                <w:b/>
              </w:rPr>
            </w:pPr>
            <w:ins w:id="18474" w:author="XuanWen Chen" w:date="2018-12-30T17:07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4C69839" w14:textId="2A71B419" w:rsidR="00F7418C" w:rsidRPr="00651178" w:rsidRDefault="00F7418C" w:rsidP="00060CEE">
            <w:pPr>
              <w:rPr>
                <w:ins w:id="18475" w:author="XuanWen Chen" w:date="2018-12-30T17:07:00Z"/>
                <w:rFonts w:hAnsi="宋体"/>
                <w:b/>
              </w:rPr>
            </w:pPr>
            <w:ins w:id="18476" w:author="XuanWen Chen" w:date="2018-12-30T17:07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修改二</w:t>
              </w:r>
              <w:r w:rsidRPr="00514833">
                <w:rPr>
                  <w:rFonts w:hAnsi="宋体" w:hint="eastAsia"/>
                  <w:b/>
                </w:rPr>
                <w:t>级板块</w:t>
              </w:r>
            </w:ins>
            <w:ins w:id="18477" w:author="XuanWen Chen" w:date="2018-12-30T17:16:00Z">
              <w:r w:rsidR="00E21632" w:rsidRPr="00E21632">
                <w:rPr>
                  <w:rFonts w:hAnsi="宋体" w:hint="eastAsia"/>
                  <w:b/>
                </w:rPr>
                <w:t>是否在社区首页显示</w:t>
              </w:r>
            </w:ins>
          </w:p>
        </w:tc>
      </w:tr>
      <w:tr w:rsidR="00F7418C" w:rsidRPr="00651178" w14:paraId="5612A6E3" w14:textId="77777777" w:rsidTr="00060CEE">
        <w:trPr>
          <w:ins w:id="18478" w:author="XuanWen Chen" w:date="2018-12-30T17:07:00Z"/>
        </w:trPr>
        <w:tc>
          <w:tcPr>
            <w:tcW w:w="1413" w:type="dxa"/>
          </w:tcPr>
          <w:p w14:paraId="24B95A79" w14:textId="77777777" w:rsidR="00F7418C" w:rsidRPr="00651178" w:rsidRDefault="00F7418C" w:rsidP="00060CEE">
            <w:pPr>
              <w:rPr>
                <w:ins w:id="18479" w:author="XuanWen Chen" w:date="2018-12-30T17:07:00Z"/>
                <w:rFonts w:hAnsi="宋体"/>
              </w:rPr>
            </w:pPr>
            <w:ins w:id="18480" w:author="XuanWen Chen" w:date="2018-12-30T17:07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75D09E6F" w14:textId="77777777" w:rsidR="00F7418C" w:rsidRPr="00651178" w:rsidRDefault="00F7418C" w:rsidP="00060CEE">
            <w:pPr>
              <w:rPr>
                <w:ins w:id="18481" w:author="XuanWen Chen" w:date="2018-12-30T17:07:00Z"/>
                <w:rFonts w:hAnsi="宋体"/>
              </w:rPr>
            </w:pPr>
            <w:ins w:id="18482" w:author="XuanWen Chen" w:date="2018-12-30T17:07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5F5AF74B" w14:textId="77777777" w:rsidR="00F7418C" w:rsidRPr="00651178" w:rsidRDefault="00F7418C" w:rsidP="00060CEE">
            <w:pPr>
              <w:rPr>
                <w:ins w:id="18483" w:author="XuanWen Chen" w:date="2018-12-30T17:07:00Z"/>
                <w:rFonts w:hAnsi="宋体"/>
              </w:rPr>
            </w:pPr>
            <w:ins w:id="18484" w:author="XuanWen Chen" w:date="2018-12-30T17:07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3FCDD289" w14:textId="77777777" w:rsidR="00F7418C" w:rsidRPr="00651178" w:rsidRDefault="00F7418C" w:rsidP="00060CEE">
            <w:pPr>
              <w:rPr>
                <w:ins w:id="18485" w:author="XuanWen Chen" w:date="2018-12-30T17:07:00Z"/>
                <w:rFonts w:hAnsi="宋体"/>
              </w:rPr>
            </w:pPr>
            <w:ins w:id="18486" w:author="XuanWen Chen" w:date="2018-12-30T17:07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F7418C" w:rsidRPr="00651178" w14:paraId="3188ED52" w14:textId="77777777" w:rsidTr="00060CEE">
        <w:trPr>
          <w:ins w:id="18487" w:author="XuanWen Chen" w:date="2018-12-30T17:07:00Z"/>
        </w:trPr>
        <w:tc>
          <w:tcPr>
            <w:tcW w:w="1413" w:type="dxa"/>
          </w:tcPr>
          <w:p w14:paraId="2499397E" w14:textId="77777777" w:rsidR="00F7418C" w:rsidRPr="00651178" w:rsidRDefault="00F7418C" w:rsidP="00060CEE">
            <w:pPr>
              <w:rPr>
                <w:ins w:id="18488" w:author="XuanWen Chen" w:date="2018-12-30T17:07:00Z"/>
                <w:rFonts w:hAnsi="宋体"/>
              </w:rPr>
            </w:pPr>
            <w:ins w:id="18489" w:author="XuanWen Chen" w:date="2018-12-30T17:07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253F6740" w14:textId="77777777" w:rsidR="00F7418C" w:rsidRPr="00651178" w:rsidRDefault="00F7418C" w:rsidP="00060CEE">
            <w:pPr>
              <w:rPr>
                <w:ins w:id="18490" w:author="XuanWen Chen" w:date="2018-12-30T17:07:00Z"/>
                <w:rFonts w:hAnsi="宋体"/>
              </w:rPr>
            </w:pPr>
            <w:ins w:id="18491" w:author="XuanWen Chen" w:date="2018-12-30T17:07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0C68B8E0" w14:textId="77777777" w:rsidR="00F7418C" w:rsidRPr="00651178" w:rsidRDefault="00F7418C" w:rsidP="00060CEE">
            <w:pPr>
              <w:rPr>
                <w:ins w:id="18492" w:author="XuanWen Chen" w:date="2018-12-30T17:07:00Z"/>
                <w:rFonts w:hAnsi="宋体"/>
              </w:rPr>
            </w:pPr>
            <w:ins w:id="18493" w:author="XuanWen Chen" w:date="2018-12-30T17:07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8892CD0" w14:textId="77777777" w:rsidR="00F7418C" w:rsidRPr="00651178" w:rsidRDefault="00F7418C" w:rsidP="00060CEE">
            <w:pPr>
              <w:rPr>
                <w:ins w:id="18494" w:author="XuanWen Chen" w:date="2018-12-30T17:07:00Z"/>
                <w:rFonts w:hAnsi="宋体"/>
              </w:rPr>
            </w:pPr>
            <w:ins w:id="18495" w:author="XuanWen Chen" w:date="2018-12-30T17:07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F7418C" w:rsidRPr="00651178" w14:paraId="5EF3C458" w14:textId="77777777" w:rsidTr="00060CEE">
        <w:trPr>
          <w:ins w:id="18496" w:author="XuanWen Chen" w:date="2018-12-30T17:07:00Z"/>
        </w:trPr>
        <w:tc>
          <w:tcPr>
            <w:tcW w:w="1413" w:type="dxa"/>
          </w:tcPr>
          <w:p w14:paraId="6D0540BF" w14:textId="77777777" w:rsidR="00F7418C" w:rsidRPr="00651178" w:rsidRDefault="00F7418C" w:rsidP="00060CEE">
            <w:pPr>
              <w:rPr>
                <w:ins w:id="18497" w:author="XuanWen Chen" w:date="2018-12-30T17:07:00Z"/>
                <w:rFonts w:hAnsi="宋体"/>
              </w:rPr>
            </w:pPr>
            <w:ins w:id="18498" w:author="XuanWen Chen" w:date="2018-12-30T17:07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7D91D70B" w14:textId="77777777" w:rsidR="00F7418C" w:rsidRPr="00651178" w:rsidRDefault="00F7418C" w:rsidP="00060CEE">
            <w:pPr>
              <w:rPr>
                <w:ins w:id="18499" w:author="XuanWen Chen" w:date="2018-12-30T17:07:00Z"/>
                <w:rFonts w:hAnsi="宋体"/>
              </w:rPr>
            </w:pPr>
            <w:ins w:id="18500" w:author="XuanWen Chen" w:date="2018-12-30T17:07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F7418C" w:rsidRPr="00651178" w14:paraId="39B46C01" w14:textId="77777777" w:rsidTr="00060CEE">
        <w:trPr>
          <w:ins w:id="18501" w:author="XuanWen Chen" w:date="2018-12-30T17:07:00Z"/>
        </w:trPr>
        <w:tc>
          <w:tcPr>
            <w:tcW w:w="1413" w:type="dxa"/>
          </w:tcPr>
          <w:p w14:paraId="48C04DD8" w14:textId="77777777" w:rsidR="00F7418C" w:rsidRPr="00651178" w:rsidRDefault="00F7418C" w:rsidP="00060CEE">
            <w:pPr>
              <w:rPr>
                <w:ins w:id="18502" w:author="XuanWen Chen" w:date="2018-12-30T17:07:00Z"/>
                <w:rFonts w:hAnsi="宋体"/>
              </w:rPr>
            </w:pPr>
            <w:ins w:id="18503" w:author="XuanWen Chen" w:date="2018-12-30T17:07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14772433" w14:textId="2638E400" w:rsidR="00F7418C" w:rsidRPr="00651178" w:rsidRDefault="00F7418C" w:rsidP="00060CEE">
            <w:pPr>
              <w:rPr>
                <w:ins w:id="18504" w:author="XuanWen Chen" w:date="2018-12-30T17:07:00Z"/>
                <w:rFonts w:hAnsi="宋体"/>
              </w:rPr>
            </w:pPr>
            <w:ins w:id="18505" w:author="XuanWen Chen" w:date="2018-12-30T17:07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进入后台管理系统，修改社区二级板块</w:t>
              </w:r>
            </w:ins>
            <w:ins w:id="18506" w:author="XuanWen Chen" w:date="2018-12-30T17:17:00Z">
              <w:r w:rsidR="00E21632" w:rsidRPr="00E21632">
                <w:rPr>
                  <w:rFonts w:hAnsi="宋体" w:hint="eastAsia"/>
                </w:rPr>
                <w:t>是否在社区首页显示</w:t>
              </w:r>
            </w:ins>
          </w:p>
        </w:tc>
      </w:tr>
      <w:tr w:rsidR="00F7418C" w:rsidRPr="00651178" w14:paraId="7BE71F9E" w14:textId="77777777" w:rsidTr="00060CEE">
        <w:trPr>
          <w:ins w:id="18507" w:author="XuanWen Chen" w:date="2018-12-30T17:07:00Z"/>
        </w:trPr>
        <w:tc>
          <w:tcPr>
            <w:tcW w:w="1413" w:type="dxa"/>
          </w:tcPr>
          <w:p w14:paraId="59A03409" w14:textId="77777777" w:rsidR="00F7418C" w:rsidRPr="00651178" w:rsidRDefault="00F7418C" w:rsidP="00060CEE">
            <w:pPr>
              <w:rPr>
                <w:ins w:id="18508" w:author="XuanWen Chen" w:date="2018-12-30T17:07:00Z"/>
                <w:rFonts w:hAnsi="宋体"/>
              </w:rPr>
            </w:pPr>
            <w:ins w:id="18509" w:author="XuanWen Chen" w:date="2018-12-30T17:07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71F916A8" w14:textId="43321154" w:rsidR="00F7418C" w:rsidRPr="00651178" w:rsidRDefault="00F7418C" w:rsidP="00060CEE">
            <w:pPr>
              <w:rPr>
                <w:ins w:id="18510" w:author="XuanWen Chen" w:date="2018-12-30T17:07:00Z"/>
                <w:rFonts w:hAnsi="宋体"/>
              </w:rPr>
            </w:pPr>
            <w:ins w:id="18511" w:author="XuanWen Chen" w:date="2018-12-30T17:07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需要修改社区二级板块</w:t>
              </w:r>
            </w:ins>
            <w:ins w:id="18512" w:author="XuanWen Chen" w:date="2018-12-30T17:17:00Z">
              <w:r w:rsidR="00E21632" w:rsidRPr="00E21632">
                <w:rPr>
                  <w:rFonts w:hAnsi="宋体" w:hint="eastAsia"/>
                </w:rPr>
                <w:t>是否在社区首页显示</w:t>
              </w:r>
            </w:ins>
          </w:p>
        </w:tc>
      </w:tr>
      <w:tr w:rsidR="00F7418C" w:rsidRPr="00651178" w14:paraId="10922305" w14:textId="77777777" w:rsidTr="00060CEE">
        <w:trPr>
          <w:ins w:id="18513" w:author="XuanWen Chen" w:date="2018-12-30T17:07:00Z"/>
        </w:trPr>
        <w:tc>
          <w:tcPr>
            <w:tcW w:w="1413" w:type="dxa"/>
          </w:tcPr>
          <w:p w14:paraId="6CB4E283" w14:textId="77777777" w:rsidR="00F7418C" w:rsidRPr="00651178" w:rsidRDefault="00F7418C" w:rsidP="00060CEE">
            <w:pPr>
              <w:rPr>
                <w:ins w:id="18514" w:author="XuanWen Chen" w:date="2018-12-30T17:07:00Z"/>
                <w:rFonts w:hAnsi="宋体"/>
              </w:rPr>
            </w:pPr>
            <w:ins w:id="18515" w:author="XuanWen Chen" w:date="2018-12-30T17:07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7262AE01" w14:textId="77777777" w:rsidR="00F7418C" w:rsidRPr="00651178" w:rsidRDefault="00F7418C" w:rsidP="00060CEE">
            <w:pPr>
              <w:rPr>
                <w:ins w:id="18516" w:author="XuanWen Chen" w:date="2018-12-30T17:07:00Z"/>
                <w:rFonts w:hAnsi="宋体"/>
              </w:rPr>
            </w:pPr>
            <w:ins w:id="18517" w:author="XuanWen Chen" w:date="2018-12-30T17:0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4EBA444A" w14:textId="77777777" w:rsidR="00F7418C" w:rsidRDefault="00F7418C" w:rsidP="00060CEE">
            <w:pPr>
              <w:rPr>
                <w:ins w:id="18518" w:author="XuanWen Chen" w:date="2018-12-30T17:07:00Z"/>
                <w:rFonts w:hAnsi="宋体"/>
              </w:rPr>
            </w:pPr>
            <w:ins w:id="18519" w:author="XuanWen Chen" w:date="2018-12-30T17:0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进入社区二级板块管理</w:t>
              </w:r>
            </w:ins>
          </w:p>
          <w:p w14:paraId="5ADAA253" w14:textId="2036905B" w:rsidR="00F7418C" w:rsidRPr="00651178" w:rsidRDefault="00F7418C" w:rsidP="00060CEE">
            <w:pPr>
              <w:rPr>
                <w:ins w:id="18520" w:author="XuanWen Chen" w:date="2018-12-30T17:07:00Z"/>
                <w:rFonts w:hAnsi="宋体"/>
              </w:rPr>
            </w:pPr>
            <w:ins w:id="18521" w:author="XuanWen Chen" w:date="2018-12-30T17:0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选择修改二级板块</w:t>
              </w:r>
            </w:ins>
            <w:ins w:id="18522" w:author="XuanWen Chen" w:date="2018-12-30T17:17:00Z">
              <w:r w:rsidR="00E21632" w:rsidRPr="00E21632">
                <w:rPr>
                  <w:rFonts w:hAnsi="宋体" w:hint="eastAsia"/>
                </w:rPr>
                <w:t>是否在社区首页显示</w:t>
              </w:r>
            </w:ins>
          </w:p>
        </w:tc>
      </w:tr>
      <w:tr w:rsidR="00F7418C" w:rsidRPr="00651178" w14:paraId="3CA04CED" w14:textId="77777777" w:rsidTr="00060CEE">
        <w:trPr>
          <w:ins w:id="18523" w:author="XuanWen Chen" w:date="2018-12-30T17:07:00Z"/>
        </w:trPr>
        <w:tc>
          <w:tcPr>
            <w:tcW w:w="1413" w:type="dxa"/>
          </w:tcPr>
          <w:p w14:paraId="51563AA0" w14:textId="77777777" w:rsidR="00F7418C" w:rsidRPr="00651178" w:rsidRDefault="00F7418C" w:rsidP="00060CEE">
            <w:pPr>
              <w:rPr>
                <w:ins w:id="18524" w:author="XuanWen Chen" w:date="2018-12-30T17:07:00Z"/>
                <w:rFonts w:hAnsi="宋体"/>
              </w:rPr>
            </w:pPr>
            <w:ins w:id="18525" w:author="XuanWen Chen" w:date="2018-12-30T17:07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7413F4B9" w14:textId="16CE310E" w:rsidR="00F7418C" w:rsidRPr="00651178" w:rsidRDefault="00D9503E" w:rsidP="00060CEE">
            <w:pPr>
              <w:rPr>
                <w:ins w:id="18526" w:author="XuanWen Chen" w:date="2018-12-30T17:07:00Z"/>
                <w:rFonts w:hAnsi="宋体"/>
              </w:rPr>
            </w:pPr>
            <w:ins w:id="18527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8528" w:author="XuanWen Chen" w:date="2018-12-30T17:07:00Z">
              <w:r w:rsidR="00F7418C">
                <w:rPr>
                  <w:rFonts w:hAnsi="宋体" w:hint="eastAsia"/>
                </w:rPr>
                <w:t>二级板块信息存入数据库</w:t>
              </w:r>
            </w:ins>
          </w:p>
        </w:tc>
      </w:tr>
      <w:tr w:rsidR="00F7418C" w:rsidRPr="00651178" w14:paraId="50859415" w14:textId="77777777" w:rsidTr="00060CEE">
        <w:trPr>
          <w:ins w:id="18529" w:author="XuanWen Chen" w:date="2018-12-30T17:07:00Z"/>
        </w:trPr>
        <w:tc>
          <w:tcPr>
            <w:tcW w:w="1413" w:type="dxa"/>
          </w:tcPr>
          <w:p w14:paraId="6CB3F357" w14:textId="77777777" w:rsidR="00F7418C" w:rsidRPr="00651178" w:rsidRDefault="00F7418C" w:rsidP="00060CEE">
            <w:pPr>
              <w:rPr>
                <w:ins w:id="18530" w:author="XuanWen Chen" w:date="2018-12-30T17:07:00Z"/>
                <w:rFonts w:hAnsi="宋体"/>
              </w:rPr>
            </w:pPr>
            <w:ins w:id="18531" w:author="XuanWen Chen" w:date="2018-12-30T17:07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4E8B493D" w14:textId="3E2E3F20" w:rsidR="00F7418C" w:rsidRPr="00651178" w:rsidRDefault="00F7418C" w:rsidP="00060CEE">
            <w:pPr>
              <w:spacing w:line="240" w:lineRule="auto"/>
              <w:rPr>
                <w:ins w:id="18532" w:author="XuanWen Chen" w:date="2018-12-30T17:07:00Z"/>
                <w:rFonts w:hAnsi="宋体"/>
              </w:rPr>
            </w:pPr>
            <w:ins w:id="18533" w:author="XuanWen Chen" w:date="2018-12-30T17:07:00Z">
              <w:r>
                <w:rPr>
                  <w:rFonts w:hAnsi="宋体" w:hint="eastAsia"/>
                </w:rPr>
                <w:t>需要修改的二级板块</w:t>
              </w:r>
            </w:ins>
          </w:p>
        </w:tc>
      </w:tr>
      <w:tr w:rsidR="00F7418C" w:rsidRPr="00651178" w14:paraId="201838D5" w14:textId="77777777" w:rsidTr="00060CEE">
        <w:trPr>
          <w:ins w:id="18534" w:author="XuanWen Chen" w:date="2018-12-30T17:07:00Z"/>
        </w:trPr>
        <w:tc>
          <w:tcPr>
            <w:tcW w:w="1413" w:type="dxa"/>
          </w:tcPr>
          <w:p w14:paraId="2F8ECB30" w14:textId="77777777" w:rsidR="00F7418C" w:rsidRDefault="00F7418C" w:rsidP="00060CEE">
            <w:pPr>
              <w:rPr>
                <w:ins w:id="18535" w:author="XuanWen Chen" w:date="2018-12-30T17:07:00Z"/>
                <w:rFonts w:hAnsi="宋体"/>
              </w:rPr>
            </w:pPr>
            <w:ins w:id="18536" w:author="XuanWen Chen" w:date="2018-12-30T17:07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1415B6F3" w14:textId="77777777" w:rsidR="00F7418C" w:rsidRPr="00651178" w:rsidRDefault="00F7418C" w:rsidP="00060CEE">
            <w:pPr>
              <w:rPr>
                <w:ins w:id="18537" w:author="XuanWen Chen" w:date="2018-12-30T17:07:00Z"/>
                <w:rFonts w:hAnsi="宋体"/>
              </w:rPr>
            </w:pPr>
            <w:ins w:id="18538" w:author="XuanWen Chen" w:date="2018-12-30T17:07:00Z">
              <w:r>
                <w:rPr>
                  <w:rFonts w:hAnsi="宋体" w:hint="eastAsia"/>
                </w:rPr>
                <w:t>修改好的二级板块</w:t>
              </w:r>
            </w:ins>
          </w:p>
        </w:tc>
      </w:tr>
      <w:tr w:rsidR="00F7418C" w:rsidRPr="00651178" w14:paraId="53C6B271" w14:textId="77777777" w:rsidTr="00060CEE">
        <w:trPr>
          <w:ins w:id="18539" w:author="XuanWen Chen" w:date="2018-12-30T17:07:00Z"/>
        </w:trPr>
        <w:tc>
          <w:tcPr>
            <w:tcW w:w="1413" w:type="dxa"/>
          </w:tcPr>
          <w:p w14:paraId="5C4911D4" w14:textId="77777777" w:rsidR="00F7418C" w:rsidRPr="00651178" w:rsidRDefault="00F7418C" w:rsidP="00060CEE">
            <w:pPr>
              <w:rPr>
                <w:ins w:id="18540" w:author="XuanWen Chen" w:date="2018-12-30T17:07:00Z"/>
                <w:rFonts w:hAnsi="宋体"/>
              </w:rPr>
            </w:pPr>
            <w:ins w:id="18541" w:author="XuanWen Chen" w:date="2018-12-30T17:07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A3DD2AB" w14:textId="089E3A79" w:rsidR="00F7418C" w:rsidRDefault="00F7418C" w:rsidP="00060CEE">
            <w:pPr>
              <w:spacing w:line="240" w:lineRule="auto"/>
              <w:rPr>
                <w:ins w:id="18542" w:author="XuanWen Chen" w:date="2018-12-30T17:07:00Z"/>
                <w:rFonts w:hAnsi="宋体"/>
              </w:rPr>
            </w:pPr>
            <w:ins w:id="18543" w:author="XuanWen Chen" w:date="2018-12-30T17:07:00Z">
              <w:r>
                <w:rPr>
                  <w:rFonts w:hAnsi="宋体" w:hint="eastAsia"/>
                </w:rPr>
                <w:t>修改二级板块</w:t>
              </w:r>
            </w:ins>
            <w:ins w:id="18544" w:author="XuanWen Chen" w:date="2018-12-30T17:18:00Z">
              <w:r w:rsidR="00602EEF" w:rsidRPr="00E21632">
                <w:rPr>
                  <w:rFonts w:hAnsi="宋体" w:hint="eastAsia"/>
                </w:rPr>
                <w:t>是否在社区首页显示</w:t>
              </w:r>
            </w:ins>
          </w:p>
          <w:p w14:paraId="30C7F677" w14:textId="77777777" w:rsidR="00F7418C" w:rsidRPr="00602EEF" w:rsidRDefault="00F7418C">
            <w:pPr>
              <w:pStyle w:val="a9"/>
              <w:numPr>
                <w:ilvl w:val="0"/>
                <w:numId w:val="113"/>
              </w:numPr>
              <w:spacing w:line="240" w:lineRule="auto"/>
              <w:ind w:firstLineChars="0"/>
              <w:rPr>
                <w:ins w:id="18545" w:author="XuanWen Chen" w:date="2018-12-30T17:07:00Z"/>
                <w:rFonts w:hAnsi="宋体"/>
                <w:rPrChange w:id="18546" w:author="XuanWen Chen" w:date="2018-12-30T17:18:00Z">
                  <w:rPr>
                    <w:ins w:id="18547" w:author="XuanWen Chen" w:date="2018-12-30T17:07:00Z"/>
                  </w:rPr>
                </w:rPrChange>
              </w:rPr>
              <w:pPrChange w:id="18548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549" w:author="XuanWen Chen" w:date="2018-12-30T17:07:00Z">
              <w:r w:rsidRPr="00602EEF">
                <w:rPr>
                  <w:rFonts w:hAnsi="宋体" w:hint="eastAsia"/>
                  <w:rPrChange w:id="18550" w:author="XuanWen Chen" w:date="2018-12-30T17:18:00Z">
                    <w:rPr>
                      <w:rFonts w:hint="eastAsia"/>
                    </w:rPr>
                  </w:rPrChange>
                </w:rPr>
                <w:t>管理员进入二级板块管理</w:t>
              </w:r>
            </w:ins>
          </w:p>
          <w:p w14:paraId="0246EEF4" w14:textId="1FE8FA64" w:rsidR="00F7418C" w:rsidRPr="00602EEF" w:rsidRDefault="00F7418C">
            <w:pPr>
              <w:pStyle w:val="a9"/>
              <w:numPr>
                <w:ilvl w:val="0"/>
                <w:numId w:val="113"/>
              </w:numPr>
              <w:spacing w:line="240" w:lineRule="auto"/>
              <w:ind w:firstLineChars="0"/>
              <w:rPr>
                <w:ins w:id="18551" w:author="XuanWen Chen" w:date="2018-12-30T17:07:00Z"/>
                <w:rFonts w:hAnsi="宋体"/>
                <w:rPrChange w:id="18552" w:author="XuanWen Chen" w:date="2018-12-30T17:18:00Z">
                  <w:rPr>
                    <w:ins w:id="18553" w:author="XuanWen Chen" w:date="2018-12-30T17:07:00Z"/>
                  </w:rPr>
                </w:rPrChange>
              </w:rPr>
              <w:pPrChange w:id="18554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555" w:author="XuanWen Chen" w:date="2018-12-30T17:07:00Z">
              <w:r w:rsidRPr="00602EEF">
                <w:rPr>
                  <w:rFonts w:hAnsi="宋体" w:hint="eastAsia"/>
                  <w:rPrChange w:id="18556" w:author="XuanWen Chen" w:date="2018-12-30T17:18:00Z">
                    <w:rPr>
                      <w:rFonts w:hint="eastAsia"/>
                    </w:rPr>
                  </w:rPrChange>
                </w:rPr>
                <w:t>选择要修改</w:t>
              </w:r>
            </w:ins>
            <w:ins w:id="18557" w:author="XuanWen Chen" w:date="2018-12-30T17:18:00Z">
              <w:r w:rsidR="00602EEF" w:rsidRPr="00602EEF">
                <w:rPr>
                  <w:rFonts w:hAnsi="宋体" w:hint="eastAsia"/>
                  <w:rPrChange w:id="18558" w:author="XuanWen Chen" w:date="2018-12-30T17:18:00Z">
                    <w:rPr>
                      <w:rFonts w:hint="eastAsia"/>
                    </w:rPr>
                  </w:rPrChange>
                </w:rPr>
                <w:t>是否在社区首页显示</w:t>
              </w:r>
            </w:ins>
            <w:ins w:id="18559" w:author="XuanWen Chen" w:date="2018-12-30T17:07:00Z">
              <w:r w:rsidRPr="00602EEF">
                <w:rPr>
                  <w:rFonts w:hAnsi="宋体" w:hint="eastAsia"/>
                  <w:rPrChange w:id="18560" w:author="XuanWen Chen" w:date="2018-12-30T17:18:00Z">
                    <w:rPr>
                      <w:rFonts w:hint="eastAsia"/>
                    </w:rPr>
                  </w:rPrChange>
                </w:rPr>
                <w:t>的板块</w:t>
              </w:r>
            </w:ins>
          </w:p>
          <w:p w14:paraId="7649B132" w14:textId="79BD4337" w:rsidR="00F7418C" w:rsidRPr="00602EEF" w:rsidRDefault="00602EEF">
            <w:pPr>
              <w:pStyle w:val="a9"/>
              <w:numPr>
                <w:ilvl w:val="0"/>
                <w:numId w:val="113"/>
              </w:numPr>
              <w:spacing w:line="240" w:lineRule="auto"/>
              <w:ind w:firstLineChars="0"/>
              <w:rPr>
                <w:ins w:id="18561" w:author="XuanWen Chen" w:date="2018-12-30T17:07:00Z"/>
                <w:rFonts w:hAnsi="宋体"/>
                <w:rPrChange w:id="18562" w:author="XuanWen Chen" w:date="2018-12-30T17:18:00Z">
                  <w:rPr>
                    <w:ins w:id="18563" w:author="XuanWen Chen" w:date="2018-12-30T17:07:00Z"/>
                  </w:rPr>
                </w:rPrChange>
              </w:rPr>
              <w:pPrChange w:id="18564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565" w:author="XuanWen Chen" w:date="2018-12-30T17:18:00Z">
              <w:r w:rsidRPr="00602EEF">
                <w:rPr>
                  <w:rFonts w:hAnsi="宋体" w:hint="eastAsia"/>
                  <w:rPrChange w:id="18566" w:author="XuanWen Chen" w:date="2018-12-30T17:18:00Z">
                    <w:rPr>
                      <w:rFonts w:hint="eastAsia"/>
                    </w:rPr>
                  </w:rPrChange>
                </w:rPr>
                <w:t>选择</w:t>
              </w:r>
            </w:ins>
            <w:ins w:id="18567" w:author="XuanWen Chen" w:date="2018-12-30T17:07:00Z">
              <w:r w:rsidR="00F7418C" w:rsidRPr="00602EEF">
                <w:rPr>
                  <w:rFonts w:hAnsi="宋体" w:hint="eastAsia"/>
                  <w:rPrChange w:id="18568" w:author="XuanWen Chen" w:date="2018-12-30T17:18:00Z">
                    <w:rPr>
                      <w:rFonts w:hint="eastAsia"/>
                    </w:rPr>
                  </w:rPrChange>
                </w:rPr>
                <w:t>板块</w:t>
              </w:r>
            </w:ins>
            <w:ins w:id="18569" w:author="XuanWen Chen" w:date="2018-12-30T17:18:00Z">
              <w:r w:rsidRPr="00602EEF">
                <w:rPr>
                  <w:rFonts w:hAnsi="宋体" w:hint="eastAsia"/>
                  <w:rPrChange w:id="18570" w:author="XuanWen Chen" w:date="2018-12-30T17:18:00Z">
                    <w:rPr>
                      <w:rFonts w:hint="eastAsia"/>
                    </w:rPr>
                  </w:rPrChange>
                </w:rPr>
                <w:t>是否在社区首页显示</w:t>
              </w:r>
            </w:ins>
          </w:p>
          <w:p w14:paraId="041FD1F7" w14:textId="77777777" w:rsidR="00F7418C" w:rsidRPr="00602EEF" w:rsidRDefault="00F7418C">
            <w:pPr>
              <w:pStyle w:val="a9"/>
              <w:numPr>
                <w:ilvl w:val="0"/>
                <w:numId w:val="113"/>
              </w:numPr>
              <w:spacing w:line="240" w:lineRule="auto"/>
              <w:ind w:firstLineChars="0"/>
              <w:rPr>
                <w:ins w:id="18571" w:author="XuanWen Chen" w:date="2018-12-30T17:07:00Z"/>
                <w:rFonts w:hAnsi="宋体"/>
                <w:rPrChange w:id="18572" w:author="XuanWen Chen" w:date="2018-12-30T17:18:00Z">
                  <w:rPr>
                    <w:ins w:id="18573" w:author="XuanWen Chen" w:date="2018-12-30T17:07:00Z"/>
                  </w:rPr>
                </w:rPrChange>
              </w:rPr>
              <w:pPrChange w:id="18574" w:author="XuanWen Chen" w:date="2018-12-30T17:1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575" w:author="XuanWen Chen" w:date="2018-12-30T17:07:00Z">
              <w:r w:rsidRPr="00602EEF">
                <w:rPr>
                  <w:rFonts w:hAnsi="宋体" w:hint="eastAsia"/>
                  <w:rPrChange w:id="18576" w:author="XuanWen Chen" w:date="2018-12-30T17:18:00Z">
                    <w:rPr>
                      <w:rFonts w:hint="eastAsia"/>
                    </w:rPr>
                  </w:rPrChange>
                </w:rPr>
                <w:t>完成修改</w:t>
              </w:r>
            </w:ins>
          </w:p>
        </w:tc>
      </w:tr>
      <w:tr w:rsidR="00F7418C" w:rsidRPr="00651178" w14:paraId="4153A1E8" w14:textId="77777777" w:rsidTr="00060CEE">
        <w:trPr>
          <w:ins w:id="18577" w:author="XuanWen Chen" w:date="2018-12-30T17:07:00Z"/>
        </w:trPr>
        <w:tc>
          <w:tcPr>
            <w:tcW w:w="1413" w:type="dxa"/>
          </w:tcPr>
          <w:p w14:paraId="08B87E5C" w14:textId="77777777" w:rsidR="00F7418C" w:rsidRPr="00651178" w:rsidRDefault="00F7418C" w:rsidP="00060CEE">
            <w:pPr>
              <w:rPr>
                <w:ins w:id="18578" w:author="XuanWen Chen" w:date="2018-12-30T17:07:00Z"/>
                <w:rFonts w:hAnsi="宋体"/>
              </w:rPr>
            </w:pPr>
            <w:ins w:id="18579" w:author="XuanWen Chen" w:date="2018-12-30T17:07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28D432B7" w14:textId="77777777" w:rsidR="00F7418C" w:rsidRDefault="00F7418C" w:rsidP="00060CEE">
            <w:pPr>
              <w:spacing w:line="240" w:lineRule="auto"/>
              <w:rPr>
                <w:ins w:id="18580" w:author="XuanWen Chen" w:date="2018-12-30T17:07:00Z"/>
                <w:rFonts w:hAnsi="宋体"/>
              </w:rPr>
            </w:pPr>
            <w:ins w:id="18581" w:author="XuanWen Chen" w:date="2018-12-30T17:07:00Z">
              <w:r>
                <w:rPr>
                  <w:rFonts w:hAnsi="宋体" w:hint="eastAsia"/>
                </w:rPr>
                <w:t>修改过程中取消</w:t>
              </w:r>
            </w:ins>
          </w:p>
          <w:p w14:paraId="6FAA5F29" w14:textId="77777777" w:rsidR="00F7418C" w:rsidRPr="00602EEF" w:rsidRDefault="00F7418C">
            <w:pPr>
              <w:pStyle w:val="a9"/>
              <w:numPr>
                <w:ilvl w:val="0"/>
                <w:numId w:val="112"/>
              </w:numPr>
              <w:spacing w:line="240" w:lineRule="auto"/>
              <w:ind w:firstLineChars="0"/>
              <w:rPr>
                <w:ins w:id="18582" w:author="XuanWen Chen" w:date="2018-12-30T17:07:00Z"/>
                <w:rFonts w:hAnsi="宋体"/>
                <w:rPrChange w:id="18583" w:author="XuanWen Chen" w:date="2018-12-30T17:18:00Z">
                  <w:rPr>
                    <w:ins w:id="18584" w:author="XuanWen Chen" w:date="2018-12-30T17:07:00Z"/>
                  </w:rPr>
                </w:rPrChange>
              </w:rPr>
              <w:pPrChange w:id="18585" w:author="XuanWen Chen" w:date="2018-12-30T17:18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586" w:author="XuanWen Chen" w:date="2018-12-30T17:07:00Z">
              <w:r w:rsidRPr="00602EEF">
                <w:rPr>
                  <w:rFonts w:hAnsi="宋体" w:hint="eastAsia"/>
                  <w:rPrChange w:id="18587" w:author="XuanWen Chen" w:date="2018-12-30T17:18:00Z">
                    <w:rPr>
                      <w:rFonts w:hint="eastAsia"/>
                    </w:rPr>
                  </w:rPrChange>
                </w:rPr>
                <w:t>管理员进入二级板块管理</w:t>
              </w:r>
            </w:ins>
          </w:p>
          <w:p w14:paraId="5B86383C" w14:textId="77777777" w:rsidR="00602EEF" w:rsidRPr="00602EEF" w:rsidRDefault="00602EEF">
            <w:pPr>
              <w:pStyle w:val="a9"/>
              <w:numPr>
                <w:ilvl w:val="0"/>
                <w:numId w:val="112"/>
              </w:numPr>
              <w:spacing w:line="240" w:lineRule="auto"/>
              <w:ind w:firstLineChars="0"/>
              <w:rPr>
                <w:ins w:id="18588" w:author="XuanWen Chen" w:date="2018-12-30T17:18:00Z"/>
                <w:rFonts w:hAnsi="宋体"/>
                <w:rPrChange w:id="18589" w:author="XuanWen Chen" w:date="2018-12-30T17:18:00Z">
                  <w:rPr>
                    <w:ins w:id="18590" w:author="XuanWen Chen" w:date="2018-12-30T17:18:00Z"/>
                  </w:rPr>
                </w:rPrChange>
              </w:rPr>
              <w:pPrChange w:id="18591" w:author="XuanWen Chen" w:date="2018-12-30T17:18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592" w:author="XuanWen Chen" w:date="2018-12-30T17:18:00Z">
              <w:r w:rsidRPr="00602EEF">
                <w:rPr>
                  <w:rFonts w:hAnsi="宋体" w:hint="eastAsia"/>
                  <w:rPrChange w:id="18593" w:author="XuanWen Chen" w:date="2018-12-30T17:18:00Z">
                    <w:rPr>
                      <w:rFonts w:hint="eastAsia"/>
                    </w:rPr>
                  </w:rPrChange>
                </w:rPr>
                <w:t>选择要修改是否在社区首页显示的板块</w:t>
              </w:r>
            </w:ins>
          </w:p>
          <w:p w14:paraId="47283E82" w14:textId="77777777" w:rsidR="00602EEF" w:rsidRPr="00602EEF" w:rsidRDefault="00602EEF">
            <w:pPr>
              <w:pStyle w:val="a9"/>
              <w:numPr>
                <w:ilvl w:val="0"/>
                <w:numId w:val="112"/>
              </w:numPr>
              <w:spacing w:line="240" w:lineRule="auto"/>
              <w:ind w:firstLineChars="0"/>
              <w:rPr>
                <w:ins w:id="18594" w:author="XuanWen Chen" w:date="2018-12-30T17:18:00Z"/>
                <w:rFonts w:hAnsi="宋体"/>
                <w:rPrChange w:id="18595" w:author="XuanWen Chen" w:date="2018-12-30T17:18:00Z">
                  <w:rPr>
                    <w:ins w:id="18596" w:author="XuanWen Chen" w:date="2018-12-30T17:18:00Z"/>
                  </w:rPr>
                </w:rPrChange>
              </w:rPr>
              <w:pPrChange w:id="18597" w:author="XuanWen Chen" w:date="2018-12-30T17:18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598" w:author="XuanWen Chen" w:date="2018-12-30T17:18:00Z">
              <w:r w:rsidRPr="00602EEF">
                <w:rPr>
                  <w:rFonts w:hAnsi="宋体" w:hint="eastAsia"/>
                  <w:rPrChange w:id="18599" w:author="XuanWen Chen" w:date="2018-12-30T17:18:00Z">
                    <w:rPr>
                      <w:rFonts w:hint="eastAsia"/>
                    </w:rPr>
                  </w:rPrChange>
                </w:rPr>
                <w:t>选择板块是否在社区首页显示</w:t>
              </w:r>
            </w:ins>
          </w:p>
          <w:p w14:paraId="24969EB7" w14:textId="77777777" w:rsidR="00F7418C" w:rsidRPr="00602EEF" w:rsidRDefault="00F7418C">
            <w:pPr>
              <w:pStyle w:val="a9"/>
              <w:numPr>
                <w:ilvl w:val="0"/>
                <w:numId w:val="112"/>
              </w:numPr>
              <w:spacing w:line="240" w:lineRule="auto"/>
              <w:ind w:firstLineChars="0"/>
              <w:rPr>
                <w:ins w:id="18600" w:author="XuanWen Chen" w:date="2018-12-30T17:07:00Z"/>
                <w:rFonts w:hAnsi="宋体"/>
                <w:rPrChange w:id="18601" w:author="XuanWen Chen" w:date="2018-12-30T17:18:00Z">
                  <w:rPr>
                    <w:ins w:id="18602" w:author="XuanWen Chen" w:date="2018-12-30T17:07:00Z"/>
                  </w:rPr>
                </w:rPrChange>
              </w:rPr>
              <w:pPrChange w:id="18603" w:author="XuanWen Chen" w:date="2018-12-30T17:18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604" w:author="XuanWen Chen" w:date="2018-12-30T17:07:00Z">
              <w:r w:rsidRPr="00602EEF">
                <w:rPr>
                  <w:rFonts w:hAnsi="宋体" w:hint="eastAsia"/>
                  <w:rPrChange w:id="18605" w:author="XuanWen Chen" w:date="2018-12-30T17:18:00Z">
                    <w:rPr>
                      <w:rFonts w:hint="eastAsia"/>
                    </w:rPr>
                  </w:rPrChange>
                </w:rPr>
                <w:t>取消修改</w:t>
              </w:r>
            </w:ins>
          </w:p>
        </w:tc>
      </w:tr>
      <w:tr w:rsidR="00F7418C" w:rsidRPr="00651178" w14:paraId="10961D05" w14:textId="77777777" w:rsidTr="00060CEE">
        <w:trPr>
          <w:ins w:id="18606" w:author="XuanWen Chen" w:date="2018-12-30T17:07:00Z"/>
        </w:trPr>
        <w:tc>
          <w:tcPr>
            <w:tcW w:w="1413" w:type="dxa"/>
          </w:tcPr>
          <w:p w14:paraId="40770970" w14:textId="77777777" w:rsidR="00F7418C" w:rsidRPr="00651178" w:rsidRDefault="00F7418C" w:rsidP="00060CEE">
            <w:pPr>
              <w:rPr>
                <w:ins w:id="18607" w:author="XuanWen Chen" w:date="2018-12-30T17:07:00Z"/>
                <w:rFonts w:hAnsi="宋体"/>
              </w:rPr>
            </w:pPr>
            <w:ins w:id="18608" w:author="XuanWen Chen" w:date="2018-12-30T17:07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31B1E475" w14:textId="61AB4D8E" w:rsidR="00F7418C" w:rsidRPr="00651178" w:rsidRDefault="00602EEF" w:rsidP="00060CEE">
            <w:pPr>
              <w:rPr>
                <w:ins w:id="18609" w:author="XuanWen Chen" w:date="2018-12-30T17:07:00Z"/>
                <w:rFonts w:hAnsi="宋体"/>
              </w:rPr>
            </w:pPr>
            <w:ins w:id="18610" w:author="XuanWen Chen" w:date="2018-12-30T17:21:00Z">
              <w:r>
                <w:rPr>
                  <w:rFonts w:hAnsi="宋体" w:hint="eastAsia"/>
                </w:rPr>
                <w:t>一级板块中显示的二级板块数量达到上限（</w:t>
              </w:r>
            </w:ins>
            <w:ins w:id="18611" w:author="XuanWen Chen" w:date="2018-12-30T17:22:00Z">
              <w:r>
                <w:rPr>
                  <w:rFonts w:hAnsi="宋体" w:hint="eastAsia"/>
                </w:rPr>
                <w:t>6个）</w:t>
              </w:r>
            </w:ins>
          </w:p>
        </w:tc>
      </w:tr>
      <w:tr w:rsidR="00F7418C" w:rsidRPr="00651178" w14:paraId="135726C9" w14:textId="77777777" w:rsidTr="00060CEE">
        <w:trPr>
          <w:ins w:id="18612" w:author="XuanWen Chen" w:date="2018-12-30T17:07:00Z"/>
        </w:trPr>
        <w:tc>
          <w:tcPr>
            <w:tcW w:w="1413" w:type="dxa"/>
          </w:tcPr>
          <w:p w14:paraId="69E40B5A" w14:textId="77777777" w:rsidR="00F7418C" w:rsidRPr="00651178" w:rsidRDefault="00F7418C" w:rsidP="00060CEE">
            <w:pPr>
              <w:rPr>
                <w:ins w:id="18613" w:author="XuanWen Chen" w:date="2018-12-30T17:07:00Z"/>
                <w:rFonts w:hAnsi="宋体"/>
              </w:rPr>
            </w:pPr>
            <w:ins w:id="18614" w:author="XuanWen Chen" w:date="2018-12-30T17:07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6C9460EC" w14:textId="77777777" w:rsidR="00F7418C" w:rsidRPr="00651178" w:rsidRDefault="00F7418C" w:rsidP="00060CEE">
            <w:pPr>
              <w:rPr>
                <w:ins w:id="18615" w:author="XuanWen Chen" w:date="2018-12-30T17:07:00Z"/>
                <w:rFonts w:hAnsi="宋体"/>
              </w:rPr>
            </w:pPr>
          </w:p>
        </w:tc>
      </w:tr>
      <w:tr w:rsidR="00F7418C" w:rsidRPr="00651178" w14:paraId="0D84F66B" w14:textId="77777777" w:rsidTr="00060CEE">
        <w:trPr>
          <w:ins w:id="18616" w:author="XuanWen Chen" w:date="2018-12-30T17:07:00Z"/>
        </w:trPr>
        <w:tc>
          <w:tcPr>
            <w:tcW w:w="1413" w:type="dxa"/>
          </w:tcPr>
          <w:p w14:paraId="1177B9F9" w14:textId="77777777" w:rsidR="00F7418C" w:rsidRPr="00651178" w:rsidRDefault="00F7418C" w:rsidP="00060CEE">
            <w:pPr>
              <w:rPr>
                <w:ins w:id="18617" w:author="XuanWen Chen" w:date="2018-12-30T17:07:00Z"/>
                <w:rFonts w:hAnsi="宋体"/>
              </w:rPr>
            </w:pPr>
            <w:ins w:id="18618" w:author="XuanWen Chen" w:date="2018-12-30T17:07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39264DD7" w14:textId="77777777" w:rsidR="00F7418C" w:rsidRPr="00651178" w:rsidRDefault="00F7418C" w:rsidP="00060CEE">
            <w:pPr>
              <w:rPr>
                <w:ins w:id="18619" w:author="XuanWen Chen" w:date="2018-12-30T17:07:00Z"/>
                <w:rFonts w:hAnsi="宋体"/>
              </w:rPr>
            </w:pPr>
            <w:ins w:id="18620" w:author="XuanWen Chen" w:date="2018-12-30T17:07:00Z">
              <w:r>
                <w:rPr>
                  <w:rFonts w:hAnsi="宋体" w:hint="eastAsia"/>
                </w:rPr>
                <w:t>管理员每周使用一次</w:t>
              </w:r>
            </w:ins>
          </w:p>
        </w:tc>
      </w:tr>
      <w:tr w:rsidR="00F7418C" w:rsidRPr="00651178" w14:paraId="601BAAC4" w14:textId="77777777" w:rsidTr="00060CEE">
        <w:trPr>
          <w:ins w:id="18621" w:author="XuanWen Chen" w:date="2018-12-30T17:07:00Z"/>
        </w:trPr>
        <w:tc>
          <w:tcPr>
            <w:tcW w:w="1413" w:type="dxa"/>
          </w:tcPr>
          <w:p w14:paraId="40EE1B05" w14:textId="77777777" w:rsidR="00F7418C" w:rsidRPr="00651178" w:rsidRDefault="00F7418C" w:rsidP="00060CEE">
            <w:pPr>
              <w:rPr>
                <w:ins w:id="18622" w:author="XuanWen Chen" w:date="2018-12-30T17:07:00Z"/>
                <w:rFonts w:hAnsi="宋体"/>
              </w:rPr>
            </w:pPr>
            <w:ins w:id="18623" w:author="XuanWen Chen" w:date="2018-12-30T17:07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98F78D8" w14:textId="77777777" w:rsidR="00F7418C" w:rsidRPr="00651178" w:rsidRDefault="00F7418C" w:rsidP="00060CEE">
            <w:pPr>
              <w:rPr>
                <w:ins w:id="18624" w:author="XuanWen Chen" w:date="2018-12-30T17:07:00Z"/>
                <w:rFonts w:hAnsi="宋体"/>
              </w:rPr>
            </w:pPr>
          </w:p>
        </w:tc>
      </w:tr>
      <w:tr w:rsidR="00F7418C" w:rsidRPr="00651178" w14:paraId="623A0F8E" w14:textId="77777777" w:rsidTr="00060CEE">
        <w:trPr>
          <w:ins w:id="18625" w:author="XuanWen Chen" w:date="2018-12-30T17:07:00Z"/>
        </w:trPr>
        <w:tc>
          <w:tcPr>
            <w:tcW w:w="1413" w:type="dxa"/>
          </w:tcPr>
          <w:p w14:paraId="2073192A" w14:textId="77777777" w:rsidR="00F7418C" w:rsidRPr="00651178" w:rsidRDefault="00F7418C" w:rsidP="00060CEE">
            <w:pPr>
              <w:rPr>
                <w:ins w:id="18626" w:author="XuanWen Chen" w:date="2018-12-30T17:07:00Z"/>
                <w:rFonts w:hAnsi="宋体"/>
              </w:rPr>
            </w:pPr>
            <w:ins w:id="18627" w:author="XuanWen Chen" w:date="2018-12-30T17:07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7A9932AD" w14:textId="77BCE2D1" w:rsidR="00F7418C" w:rsidRPr="00651178" w:rsidRDefault="00F7418C" w:rsidP="00060CEE">
            <w:pPr>
              <w:rPr>
                <w:ins w:id="18628" w:author="XuanWen Chen" w:date="2018-12-30T17:07:00Z"/>
                <w:rFonts w:hAnsi="宋体"/>
              </w:rPr>
            </w:pPr>
            <w:ins w:id="18629" w:author="XuanWen Chen" w:date="2018-12-30T17:07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8630" w:author="XuanWen Chen" w:date="2018-12-30T18:07:00Z">
              <w:r w:rsidR="00546CAC">
                <w:rPr>
                  <w:rFonts w:hAnsi="宋体" w:hint="eastAsia"/>
                </w:rPr>
                <w:t>后台管理</w:t>
              </w:r>
            </w:ins>
            <w:ins w:id="18631" w:author="XuanWen Chen" w:date="2018-12-30T17:07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F7418C" w:rsidRPr="00651178" w14:paraId="637FEC77" w14:textId="77777777" w:rsidTr="00060CEE">
        <w:trPr>
          <w:ins w:id="18632" w:author="XuanWen Chen" w:date="2018-12-30T17:07:00Z"/>
        </w:trPr>
        <w:tc>
          <w:tcPr>
            <w:tcW w:w="1413" w:type="dxa"/>
          </w:tcPr>
          <w:p w14:paraId="6873AC66" w14:textId="77777777" w:rsidR="00F7418C" w:rsidRPr="00651178" w:rsidRDefault="00F7418C" w:rsidP="00060CEE">
            <w:pPr>
              <w:rPr>
                <w:ins w:id="18633" w:author="XuanWen Chen" w:date="2018-12-30T17:07:00Z"/>
                <w:rFonts w:hAnsi="宋体"/>
              </w:rPr>
            </w:pPr>
            <w:ins w:id="18634" w:author="XuanWen Chen" w:date="2018-12-30T17:07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38A9C1E3" w14:textId="77777777" w:rsidR="00F7418C" w:rsidRPr="00651178" w:rsidRDefault="00F7418C" w:rsidP="00060CEE">
            <w:pPr>
              <w:rPr>
                <w:ins w:id="18635" w:author="XuanWen Chen" w:date="2018-12-30T17:07:00Z"/>
                <w:rFonts w:hAnsi="宋体"/>
              </w:rPr>
            </w:pPr>
            <w:ins w:id="18636" w:author="XuanWen Chen" w:date="2018-12-30T17:07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23349459" w14:textId="77777777" w:rsidR="001E37F4" w:rsidRPr="00F7418C" w:rsidRDefault="001E37F4" w:rsidP="004C3EB4">
      <w:pPr>
        <w:rPr>
          <w:ins w:id="18637" w:author="XuanWen Chen" w:date="2018-12-30T16:03:00Z"/>
        </w:rPr>
      </w:pPr>
    </w:p>
    <w:p w14:paraId="7337C770" w14:textId="53A96C05" w:rsidR="00514833" w:rsidRDefault="00514833" w:rsidP="00602EEF">
      <w:pPr>
        <w:pStyle w:val="4"/>
        <w:rPr>
          <w:ins w:id="18638" w:author="XuanWen Chen" w:date="2018-12-30T17:23:00Z"/>
        </w:rPr>
      </w:pPr>
      <w:ins w:id="18639" w:author="XuanWen Chen" w:date="2018-12-30T16:03:00Z">
        <w:r>
          <w:rPr>
            <w:rFonts w:hint="eastAsia"/>
          </w:rPr>
          <w:t>管理员删除</w:t>
        </w:r>
      </w:ins>
      <w:ins w:id="18640" w:author="XuanWen Chen" w:date="2018-12-30T16:15:00Z">
        <w:r w:rsidR="003D4EBF">
          <w:rPr>
            <w:rFonts w:hint="eastAsia"/>
          </w:rPr>
          <w:t>一级</w:t>
        </w:r>
      </w:ins>
      <w:ins w:id="18641" w:author="XuanWen Chen" w:date="2018-12-30T16:03:00Z">
        <w:r>
          <w:rPr>
            <w:rFonts w:hint="eastAsia"/>
          </w:rPr>
          <w:t>板块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602EEF" w:rsidRPr="00651178" w14:paraId="4694DC8C" w14:textId="77777777" w:rsidTr="00060CEE">
        <w:trPr>
          <w:ins w:id="18642" w:author="XuanWen Chen" w:date="2018-12-30T17:23:00Z"/>
        </w:trPr>
        <w:tc>
          <w:tcPr>
            <w:tcW w:w="1413" w:type="dxa"/>
          </w:tcPr>
          <w:p w14:paraId="4CD07CBA" w14:textId="77777777" w:rsidR="00602EEF" w:rsidRPr="00651178" w:rsidRDefault="00602EEF" w:rsidP="00060CEE">
            <w:pPr>
              <w:rPr>
                <w:ins w:id="18643" w:author="XuanWen Chen" w:date="2018-12-30T17:23:00Z"/>
                <w:rFonts w:hAnsi="宋体"/>
                <w:b/>
              </w:rPr>
            </w:pPr>
            <w:ins w:id="18644" w:author="XuanWen Chen" w:date="2018-12-30T17:23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754DD943" w14:textId="790EDBF6" w:rsidR="00602EEF" w:rsidRPr="00651178" w:rsidRDefault="00602EEF" w:rsidP="00060CEE">
            <w:pPr>
              <w:rPr>
                <w:ins w:id="18645" w:author="XuanWen Chen" w:date="2018-12-30T17:23:00Z"/>
                <w:rFonts w:hAnsi="宋体"/>
                <w:b/>
              </w:rPr>
            </w:pPr>
            <w:ins w:id="18646" w:author="XuanWen Chen" w:date="2018-12-30T17:23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</w:ins>
            <w:ins w:id="18647" w:author="XuanWen Chen" w:date="2018-12-30T17:24:00Z">
              <w:r>
                <w:rPr>
                  <w:rFonts w:hAnsi="宋体" w:hint="eastAsia"/>
                  <w:b/>
                </w:rPr>
                <w:t>删除</w:t>
              </w:r>
            </w:ins>
            <w:ins w:id="18648" w:author="XuanWen Chen" w:date="2018-12-30T17:23:00Z">
              <w:r>
                <w:rPr>
                  <w:rFonts w:hAnsi="宋体" w:hint="eastAsia"/>
                  <w:b/>
                </w:rPr>
                <w:t>一</w:t>
              </w:r>
              <w:r w:rsidRPr="00514833">
                <w:rPr>
                  <w:rFonts w:hAnsi="宋体" w:hint="eastAsia"/>
                  <w:b/>
                </w:rPr>
                <w:t>级板块</w:t>
              </w:r>
            </w:ins>
          </w:p>
        </w:tc>
      </w:tr>
      <w:tr w:rsidR="00602EEF" w:rsidRPr="00651178" w14:paraId="7B7C3FAB" w14:textId="77777777" w:rsidTr="00060CEE">
        <w:trPr>
          <w:ins w:id="18649" w:author="XuanWen Chen" w:date="2018-12-30T17:23:00Z"/>
        </w:trPr>
        <w:tc>
          <w:tcPr>
            <w:tcW w:w="1413" w:type="dxa"/>
          </w:tcPr>
          <w:p w14:paraId="57DDAE6A" w14:textId="77777777" w:rsidR="00602EEF" w:rsidRPr="00651178" w:rsidRDefault="00602EEF" w:rsidP="00060CEE">
            <w:pPr>
              <w:rPr>
                <w:ins w:id="18650" w:author="XuanWen Chen" w:date="2018-12-30T17:23:00Z"/>
                <w:rFonts w:hAnsi="宋体"/>
              </w:rPr>
            </w:pPr>
            <w:ins w:id="18651" w:author="XuanWen Chen" w:date="2018-12-30T17:23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6E790441" w14:textId="77777777" w:rsidR="00602EEF" w:rsidRPr="00651178" w:rsidRDefault="00602EEF" w:rsidP="00060CEE">
            <w:pPr>
              <w:rPr>
                <w:ins w:id="18652" w:author="XuanWen Chen" w:date="2018-12-30T17:23:00Z"/>
                <w:rFonts w:hAnsi="宋体"/>
              </w:rPr>
            </w:pPr>
            <w:ins w:id="18653" w:author="XuanWen Chen" w:date="2018-12-30T17:23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33A51319" w14:textId="77777777" w:rsidR="00602EEF" w:rsidRPr="00651178" w:rsidRDefault="00602EEF" w:rsidP="00060CEE">
            <w:pPr>
              <w:rPr>
                <w:ins w:id="18654" w:author="XuanWen Chen" w:date="2018-12-30T17:23:00Z"/>
                <w:rFonts w:hAnsi="宋体"/>
              </w:rPr>
            </w:pPr>
            <w:ins w:id="18655" w:author="XuanWen Chen" w:date="2018-12-30T17:23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5EDA65B2" w14:textId="77777777" w:rsidR="00602EEF" w:rsidRPr="00651178" w:rsidRDefault="00602EEF" w:rsidP="00060CEE">
            <w:pPr>
              <w:rPr>
                <w:ins w:id="18656" w:author="XuanWen Chen" w:date="2018-12-30T17:23:00Z"/>
                <w:rFonts w:hAnsi="宋体"/>
              </w:rPr>
            </w:pPr>
            <w:ins w:id="18657" w:author="XuanWen Chen" w:date="2018-12-30T17:23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602EEF" w:rsidRPr="00651178" w14:paraId="39A2E083" w14:textId="77777777" w:rsidTr="00060CEE">
        <w:trPr>
          <w:ins w:id="18658" w:author="XuanWen Chen" w:date="2018-12-30T17:23:00Z"/>
        </w:trPr>
        <w:tc>
          <w:tcPr>
            <w:tcW w:w="1413" w:type="dxa"/>
          </w:tcPr>
          <w:p w14:paraId="68A37370" w14:textId="77777777" w:rsidR="00602EEF" w:rsidRPr="00651178" w:rsidRDefault="00602EEF" w:rsidP="00060CEE">
            <w:pPr>
              <w:rPr>
                <w:ins w:id="18659" w:author="XuanWen Chen" w:date="2018-12-30T17:23:00Z"/>
                <w:rFonts w:hAnsi="宋体"/>
              </w:rPr>
            </w:pPr>
            <w:ins w:id="18660" w:author="XuanWen Chen" w:date="2018-12-30T17:23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61907451" w14:textId="77777777" w:rsidR="00602EEF" w:rsidRPr="00651178" w:rsidRDefault="00602EEF" w:rsidP="00060CEE">
            <w:pPr>
              <w:rPr>
                <w:ins w:id="18661" w:author="XuanWen Chen" w:date="2018-12-30T17:23:00Z"/>
                <w:rFonts w:hAnsi="宋体"/>
              </w:rPr>
            </w:pPr>
            <w:ins w:id="18662" w:author="XuanWen Chen" w:date="2018-12-30T17:23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7DCB1F17" w14:textId="77777777" w:rsidR="00602EEF" w:rsidRPr="00651178" w:rsidRDefault="00602EEF" w:rsidP="00060CEE">
            <w:pPr>
              <w:rPr>
                <w:ins w:id="18663" w:author="XuanWen Chen" w:date="2018-12-30T17:23:00Z"/>
                <w:rFonts w:hAnsi="宋体"/>
              </w:rPr>
            </w:pPr>
            <w:ins w:id="18664" w:author="XuanWen Chen" w:date="2018-12-30T17:23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7474A31F" w14:textId="77777777" w:rsidR="00602EEF" w:rsidRPr="00651178" w:rsidRDefault="00602EEF" w:rsidP="00060CEE">
            <w:pPr>
              <w:rPr>
                <w:ins w:id="18665" w:author="XuanWen Chen" w:date="2018-12-30T17:23:00Z"/>
                <w:rFonts w:hAnsi="宋体"/>
              </w:rPr>
            </w:pPr>
            <w:ins w:id="18666" w:author="XuanWen Chen" w:date="2018-12-30T17:23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602EEF" w:rsidRPr="00651178" w14:paraId="1D0CD6C4" w14:textId="77777777" w:rsidTr="00060CEE">
        <w:trPr>
          <w:ins w:id="18667" w:author="XuanWen Chen" w:date="2018-12-30T17:23:00Z"/>
        </w:trPr>
        <w:tc>
          <w:tcPr>
            <w:tcW w:w="1413" w:type="dxa"/>
          </w:tcPr>
          <w:p w14:paraId="388BCBFF" w14:textId="77777777" w:rsidR="00602EEF" w:rsidRPr="00651178" w:rsidRDefault="00602EEF" w:rsidP="00060CEE">
            <w:pPr>
              <w:rPr>
                <w:ins w:id="18668" w:author="XuanWen Chen" w:date="2018-12-30T17:23:00Z"/>
                <w:rFonts w:hAnsi="宋体"/>
              </w:rPr>
            </w:pPr>
            <w:ins w:id="18669" w:author="XuanWen Chen" w:date="2018-12-30T17:23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661DB746" w14:textId="77777777" w:rsidR="00602EEF" w:rsidRPr="00651178" w:rsidRDefault="00602EEF" w:rsidP="00060CEE">
            <w:pPr>
              <w:rPr>
                <w:ins w:id="18670" w:author="XuanWen Chen" w:date="2018-12-30T17:23:00Z"/>
                <w:rFonts w:hAnsi="宋体"/>
              </w:rPr>
            </w:pPr>
            <w:ins w:id="18671" w:author="XuanWen Chen" w:date="2018-12-30T17:23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602EEF" w:rsidRPr="00651178" w14:paraId="3C750B1D" w14:textId="77777777" w:rsidTr="00060CEE">
        <w:trPr>
          <w:ins w:id="18672" w:author="XuanWen Chen" w:date="2018-12-30T17:23:00Z"/>
        </w:trPr>
        <w:tc>
          <w:tcPr>
            <w:tcW w:w="1413" w:type="dxa"/>
          </w:tcPr>
          <w:p w14:paraId="1097EAFB" w14:textId="77777777" w:rsidR="00602EEF" w:rsidRPr="00651178" w:rsidRDefault="00602EEF" w:rsidP="00060CEE">
            <w:pPr>
              <w:rPr>
                <w:ins w:id="18673" w:author="XuanWen Chen" w:date="2018-12-30T17:23:00Z"/>
                <w:rFonts w:hAnsi="宋体"/>
              </w:rPr>
            </w:pPr>
            <w:ins w:id="18674" w:author="XuanWen Chen" w:date="2018-12-30T17:23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2F1E677E" w14:textId="0874B2FB" w:rsidR="00602EEF" w:rsidRPr="00651178" w:rsidRDefault="00602EEF" w:rsidP="00060CEE">
            <w:pPr>
              <w:rPr>
                <w:ins w:id="18675" w:author="XuanWen Chen" w:date="2018-12-30T17:23:00Z"/>
                <w:rFonts w:hAnsi="宋体"/>
              </w:rPr>
            </w:pPr>
            <w:ins w:id="18676" w:author="XuanWen Chen" w:date="2018-12-30T17:23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</w:t>
              </w:r>
            </w:ins>
            <w:ins w:id="18677" w:author="XuanWen Chen" w:date="2018-12-30T17:24:00Z">
              <w:r>
                <w:rPr>
                  <w:rFonts w:hAnsi="宋体" w:hint="eastAsia"/>
                </w:rPr>
                <w:t>删除</w:t>
              </w:r>
            </w:ins>
            <w:ins w:id="18678" w:author="XuanWen Chen" w:date="2018-12-30T17:23:00Z">
              <w:r>
                <w:rPr>
                  <w:rFonts w:hAnsi="宋体" w:hint="eastAsia"/>
                </w:rPr>
                <w:t>社区一级板</w:t>
              </w:r>
            </w:ins>
          </w:p>
        </w:tc>
      </w:tr>
      <w:tr w:rsidR="00602EEF" w:rsidRPr="00651178" w14:paraId="7FA1AA66" w14:textId="77777777" w:rsidTr="00060CEE">
        <w:trPr>
          <w:ins w:id="18679" w:author="XuanWen Chen" w:date="2018-12-30T17:23:00Z"/>
        </w:trPr>
        <w:tc>
          <w:tcPr>
            <w:tcW w:w="1413" w:type="dxa"/>
          </w:tcPr>
          <w:p w14:paraId="7138362B" w14:textId="77777777" w:rsidR="00602EEF" w:rsidRPr="00651178" w:rsidRDefault="00602EEF" w:rsidP="00060CEE">
            <w:pPr>
              <w:rPr>
                <w:ins w:id="18680" w:author="XuanWen Chen" w:date="2018-12-30T17:23:00Z"/>
                <w:rFonts w:hAnsi="宋体"/>
              </w:rPr>
            </w:pPr>
            <w:ins w:id="18681" w:author="XuanWen Chen" w:date="2018-12-30T17:23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1482F946" w14:textId="794F1345" w:rsidR="00602EEF" w:rsidRPr="00651178" w:rsidRDefault="00602EEF" w:rsidP="00060CEE">
            <w:pPr>
              <w:rPr>
                <w:ins w:id="18682" w:author="XuanWen Chen" w:date="2018-12-30T17:23:00Z"/>
                <w:rFonts w:hAnsi="宋体"/>
              </w:rPr>
            </w:pPr>
            <w:ins w:id="18683" w:author="XuanWen Chen" w:date="2018-12-30T17:23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</w:ins>
            <w:ins w:id="18684" w:author="XuanWen Chen" w:date="2018-12-30T17:28:00Z">
              <w:r w:rsidR="006B5543">
                <w:rPr>
                  <w:rFonts w:hAnsi="宋体" w:hint="eastAsia"/>
                </w:rPr>
                <w:t>删除</w:t>
              </w:r>
            </w:ins>
            <w:ins w:id="18685" w:author="XuanWen Chen" w:date="2018-12-30T17:23:00Z">
              <w:r>
                <w:rPr>
                  <w:rFonts w:hAnsi="宋体" w:hint="eastAsia"/>
                </w:rPr>
                <w:t>社区一级板块</w:t>
              </w:r>
            </w:ins>
          </w:p>
        </w:tc>
      </w:tr>
      <w:tr w:rsidR="00602EEF" w:rsidRPr="00651178" w14:paraId="545FA578" w14:textId="77777777" w:rsidTr="00060CEE">
        <w:trPr>
          <w:ins w:id="18686" w:author="XuanWen Chen" w:date="2018-12-30T17:23:00Z"/>
        </w:trPr>
        <w:tc>
          <w:tcPr>
            <w:tcW w:w="1413" w:type="dxa"/>
          </w:tcPr>
          <w:p w14:paraId="7812FF31" w14:textId="77777777" w:rsidR="00602EEF" w:rsidRPr="00651178" w:rsidRDefault="00602EEF" w:rsidP="00060CEE">
            <w:pPr>
              <w:rPr>
                <w:ins w:id="18687" w:author="XuanWen Chen" w:date="2018-12-30T17:23:00Z"/>
                <w:rFonts w:hAnsi="宋体"/>
              </w:rPr>
            </w:pPr>
            <w:ins w:id="18688" w:author="XuanWen Chen" w:date="2018-12-30T17:23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0BD4E9A0" w14:textId="77777777" w:rsidR="00602EEF" w:rsidRPr="00651178" w:rsidRDefault="00602EEF" w:rsidP="00060CEE">
            <w:pPr>
              <w:rPr>
                <w:ins w:id="18689" w:author="XuanWen Chen" w:date="2018-12-30T17:23:00Z"/>
                <w:rFonts w:hAnsi="宋体"/>
              </w:rPr>
            </w:pPr>
            <w:ins w:id="18690" w:author="XuanWen Chen" w:date="2018-12-30T17:2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0213451E" w14:textId="77777777" w:rsidR="00602EEF" w:rsidRDefault="00602EEF" w:rsidP="00060CEE">
            <w:pPr>
              <w:rPr>
                <w:ins w:id="18691" w:author="XuanWen Chen" w:date="2018-12-30T17:23:00Z"/>
                <w:rFonts w:hAnsi="宋体"/>
              </w:rPr>
            </w:pPr>
            <w:ins w:id="18692" w:author="XuanWen Chen" w:date="2018-12-30T17:2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进入社区一级板块管理</w:t>
              </w:r>
            </w:ins>
          </w:p>
          <w:p w14:paraId="384F46E6" w14:textId="3FE43C58" w:rsidR="00602EEF" w:rsidRPr="00651178" w:rsidRDefault="00602EEF" w:rsidP="00060CEE">
            <w:pPr>
              <w:rPr>
                <w:ins w:id="18693" w:author="XuanWen Chen" w:date="2018-12-30T17:23:00Z"/>
                <w:rFonts w:hAnsi="宋体"/>
              </w:rPr>
            </w:pPr>
            <w:ins w:id="18694" w:author="XuanWen Chen" w:date="2018-12-30T17:2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</w:t>
              </w:r>
            </w:ins>
            <w:ins w:id="18695" w:author="XuanWen Chen" w:date="2018-12-30T17:30:00Z">
              <w:r w:rsidR="006B5543">
                <w:rPr>
                  <w:rFonts w:hAnsi="宋体" w:hint="eastAsia"/>
                </w:rPr>
                <w:t>删除</w:t>
              </w:r>
            </w:ins>
            <w:ins w:id="18696" w:author="XuanWen Chen" w:date="2018-12-30T17:31:00Z">
              <w:r w:rsidR="006B5543">
                <w:rPr>
                  <w:rFonts w:hAnsi="宋体" w:hint="eastAsia"/>
                </w:rPr>
                <w:t>板块</w:t>
              </w:r>
            </w:ins>
          </w:p>
        </w:tc>
      </w:tr>
      <w:tr w:rsidR="00602EEF" w:rsidRPr="00651178" w14:paraId="0F1E7701" w14:textId="77777777" w:rsidTr="00060CEE">
        <w:trPr>
          <w:ins w:id="18697" w:author="XuanWen Chen" w:date="2018-12-30T17:23:00Z"/>
        </w:trPr>
        <w:tc>
          <w:tcPr>
            <w:tcW w:w="1413" w:type="dxa"/>
          </w:tcPr>
          <w:p w14:paraId="745BDB1C" w14:textId="77777777" w:rsidR="00602EEF" w:rsidRPr="00651178" w:rsidRDefault="00602EEF" w:rsidP="00060CEE">
            <w:pPr>
              <w:rPr>
                <w:ins w:id="18698" w:author="XuanWen Chen" w:date="2018-12-30T17:23:00Z"/>
                <w:rFonts w:hAnsi="宋体"/>
              </w:rPr>
            </w:pPr>
            <w:ins w:id="18699" w:author="XuanWen Chen" w:date="2018-12-30T17:23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02F1BE4E" w14:textId="7F3C9403" w:rsidR="00602EEF" w:rsidRPr="00651178" w:rsidRDefault="00D9503E" w:rsidP="00060CEE">
            <w:pPr>
              <w:rPr>
                <w:ins w:id="18700" w:author="XuanWen Chen" w:date="2018-12-30T17:23:00Z"/>
                <w:rFonts w:hAnsi="宋体"/>
              </w:rPr>
            </w:pPr>
            <w:ins w:id="18701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8702" w:author="XuanWen Chen" w:date="2018-12-30T17:31:00Z">
              <w:r w:rsidR="006B5543">
                <w:rPr>
                  <w:rFonts w:hAnsi="宋体" w:hint="eastAsia"/>
                </w:rPr>
                <w:t>从</w:t>
              </w:r>
            </w:ins>
            <w:ins w:id="18703" w:author="XuanWen Chen" w:date="2018-12-30T17:23:00Z">
              <w:r w:rsidR="00602EEF">
                <w:rPr>
                  <w:rFonts w:hAnsi="宋体" w:hint="eastAsia"/>
                </w:rPr>
                <w:t>数据库</w:t>
              </w:r>
            </w:ins>
            <w:ins w:id="18704" w:author="XuanWen Chen" w:date="2018-12-30T17:31:00Z">
              <w:r w:rsidR="006B5543">
                <w:rPr>
                  <w:rFonts w:hAnsi="宋体" w:hint="eastAsia"/>
                </w:rPr>
                <w:t>删除</w:t>
              </w:r>
            </w:ins>
          </w:p>
        </w:tc>
      </w:tr>
      <w:tr w:rsidR="00602EEF" w:rsidRPr="00651178" w14:paraId="22C968A6" w14:textId="77777777" w:rsidTr="00060CEE">
        <w:trPr>
          <w:ins w:id="18705" w:author="XuanWen Chen" w:date="2018-12-30T17:23:00Z"/>
        </w:trPr>
        <w:tc>
          <w:tcPr>
            <w:tcW w:w="1413" w:type="dxa"/>
          </w:tcPr>
          <w:p w14:paraId="1EC80B7A" w14:textId="77777777" w:rsidR="00602EEF" w:rsidRPr="00651178" w:rsidRDefault="00602EEF" w:rsidP="00060CEE">
            <w:pPr>
              <w:rPr>
                <w:ins w:id="18706" w:author="XuanWen Chen" w:date="2018-12-30T17:23:00Z"/>
                <w:rFonts w:hAnsi="宋体"/>
              </w:rPr>
            </w:pPr>
            <w:ins w:id="18707" w:author="XuanWen Chen" w:date="2018-12-30T17:2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7B6D14F1" w14:textId="347566B5" w:rsidR="00602EEF" w:rsidRPr="00651178" w:rsidRDefault="00602EEF" w:rsidP="00060CEE">
            <w:pPr>
              <w:spacing w:line="240" w:lineRule="auto"/>
              <w:rPr>
                <w:ins w:id="18708" w:author="XuanWen Chen" w:date="2018-12-30T17:23:00Z"/>
                <w:rFonts w:hAnsi="宋体"/>
              </w:rPr>
            </w:pPr>
            <w:ins w:id="18709" w:author="XuanWen Chen" w:date="2018-12-30T17:23:00Z">
              <w:r>
                <w:rPr>
                  <w:rFonts w:hAnsi="宋体" w:hint="eastAsia"/>
                </w:rPr>
                <w:t>需要</w:t>
              </w:r>
            </w:ins>
            <w:ins w:id="18710" w:author="XuanWen Chen" w:date="2018-12-30T17:31:00Z">
              <w:r w:rsidR="006B5543">
                <w:rPr>
                  <w:rFonts w:hAnsi="宋体" w:hint="eastAsia"/>
                </w:rPr>
                <w:t>删除</w:t>
              </w:r>
            </w:ins>
            <w:ins w:id="18711" w:author="XuanWen Chen" w:date="2018-12-30T17:23:00Z">
              <w:r>
                <w:rPr>
                  <w:rFonts w:hAnsi="宋体" w:hint="eastAsia"/>
                </w:rPr>
                <w:t>的一级板块</w:t>
              </w:r>
            </w:ins>
          </w:p>
        </w:tc>
      </w:tr>
      <w:tr w:rsidR="00602EEF" w:rsidRPr="00651178" w14:paraId="144128EB" w14:textId="77777777" w:rsidTr="00060CEE">
        <w:trPr>
          <w:ins w:id="18712" w:author="XuanWen Chen" w:date="2018-12-30T17:23:00Z"/>
        </w:trPr>
        <w:tc>
          <w:tcPr>
            <w:tcW w:w="1413" w:type="dxa"/>
          </w:tcPr>
          <w:p w14:paraId="23C06EF7" w14:textId="77777777" w:rsidR="00602EEF" w:rsidRDefault="00602EEF" w:rsidP="00060CEE">
            <w:pPr>
              <w:rPr>
                <w:ins w:id="18713" w:author="XuanWen Chen" w:date="2018-12-30T17:23:00Z"/>
                <w:rFonts w:hAnsi="宋体"/>
              </w:rPr>
            </w:pPr>
            <w:ins w:id="18714" w:author="XuanWen Chen" w:date="2018-12-30T17:2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86DB839" w14:textId="1D885105" w:rsidR="00602EEF" w:rsidRPr="00651178" w:rsidRDefault="00602EEF" w:rsidP="00060CEE">
            <w:pPr>
              <w:rPr>
                <w:ins w:id="18715" w:author="XuanWen Chen" w:date="2018-12-30T17:23:00Z"/>
                <w:rFonts w:hAnsi="宋体"/>
              </w:rPr>
            </w:pPr>
            <w:ins w:id="18716" w:author="XuanWen Chen" w:date="2018-12-30T17:23:00Z">
              <w:r>
                <w:rPr>
                  <w:rFonts w:hAnsi="宋体" w:hint="eastAsia"/>
                </w:rPr>
                <w:t>一级板块</w:t>
              </w:r>
            </w:ins>
            <w:ins w:id="18717" w:author="XuanWen Chen" w:date="2018-12-30T17:31:00Z">
              <w:r w:rsidR="006B5543">
                <w:rPr>
                  <w:rFonts w:hAnsi="宋体" w:hint="eastAsia"/>
                </w:rPr>
                <w:t>被删除</w:t>
              </w:r>
            </w:ins>
          </w:p>
        </w:tc>
      </w:tr>
      <w:tr w:rsidR="00602EEF" w:rsidRPr="00651178" w14:paraId="0B86FF72" w14:textId="77777777" w:rsidTr="00060CEE">
        <w:trPr>
          <w:ins w:id="18718" w:author="XuanWen Chen" w:date="2018-12-30T17:23:00Z"/>
        </w:trPr>
        <w:tc>
          <w:tcPr>
            <w:tcW w:w="1413" w:type="dxa"/>
          </w:tcPr>
          <w:p w14:paraId="22CB7A6B" w14:textId="77777777" w:rsidR="00602EEF" w:rsidRPr="00651178" w:rsidRDefault="00602EEF" w:rsidP="00060CEE">
            <w:pPr>
              <w:rPr>
                <w:ins w:id="18719" w:author="XuanWen Chen" w:date="2018-12-30T17:23:00Z"/>
                <w:rFonts w:hAnsi="宋体"/>
              </w:rPr>
            </w:pPr>
            <w:ins w:id="18720" w:author="XuanWen Chen" w:date="2018-12-30T17:23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3241370" w14:textId="64AD2CF6" w:rsidR="00602EEF" w:rsidRDefault="006B5543" w:rsidP="00060CEE">
            <w:pPr>
              <w:spacing w:line="240" w:lineRule="auto"/>
              <w:rPr>
                <w:ins w:id="18721" w:author="XuanWen Chen" w:date="2018-12-30T17:23:00Z"/>
                <w:rFonts w:hAnsi="宋体"/>
              </w:rPr>
            </w:pPr>
            <w:ins w:id="18722" w:author="XuanWen Chen" w:date="2018-12-30T17:32:00Z">
              <w:r>
                <w:rPr>
                  <w:rFonts w:hAnsi="宋体" w:hint="eastAsia"/>
                </w:rPr>
                <w:t>删除</w:t>
              </w:r>
            </w:ins>
            <w:ins w:id="18723" w:author="XuanWen Chen" w:date="2018-12-30T17:23:00Z">
              <w:r w:rsidR="00602EEF">
                <w:rPr>
                  <w:rFonts w:hAnsi="宋体" w:hint="eastAsia"/>
                </w:rPr>
                <w:t>一级板块</w:t>
              </w:r>
            </w:ins>
          </w:p>
          <w:p w14:paraId="4A0AB536" w14:textId="77777777" w:rsidR="00602EEF" w:rsidRPr="006B5543" w:rsidRDefault="00602EEF">
            <w:pPr>
              <w:pStyle w:val="a9"/>
              <w:numPr>
                <w:ilvl w:val="0"/>
                <w:numId w:val="118"/>
              </w:numPr>
              <w:spacing w:line="240" w:lineRule="auto"/>
              <w:ind w:firstLineChars="0"/>
              <w:rPr>
                <w:ins w:id="18724" w:author="XuanWen Chen" w:date="2018-12-30T17:23:00Z"/>
                <w:rFonts w:hAnsi="宋体"/>
                <w:rPrChange w:id="18725" w:author="XuanWen Chen" w:date="2018-12-30T17:28:00Z">
                  <w:rPr>
                    <w:ins w:id="18726" w:author="XuanWen Chen" w:date="2018-12-30T17:23:00Z"/>
                  </w:rPr>
                </w:rPrChange>
              </w:rPr>
              <w:pPrChange w:id="18727" w:author="XuanWen Chen" w:date="2018-12-30T17:2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728" w:author="XuanWen Chen" w:date="2018-12-30T17:23:00Z">
              <w:r w:rsidRPr="006B5543">
                <w:rPr>
                  <w:rFonts w:hAnsi="宋体" w:hint="eastAsia"/>
                  <w:rPrChange w:id="18729" w:author="XuanWen Chen" w:date="2018-12-30T17:28:00Z">
                    <w:rPr>
                      <w:rFonts w:hint="eastAsia"/>
                    </w:rPr>
                  </w:rPrChange>
                </w:rPr>
                <w:t>管理员进入一级板块管理</w:t>
              </w:r>
            </w:ins>
          </w:p>
          <w:p w14:paraId="17D6A678" w14:textId="4D713DEA" w:rsidR="00602EEF" w:rsidRPr="006B5543" w:rsidRDefault="00602EEF">
            <w:pPr>
              <w:pStyle w:val="a9"/>
              <w:numPr>
                <w:ilvl w:val="0"/>
                <w:numId w:val="118"/>
              </w:numPr>
              <w:spacing w:line="240" w:lineRule="auto"/>
              <w:ind w:firstLineChars="0"/>
              <w:rPr>
                <w:ins w:id="18730" w:author="XuanWen Chen" w:date="2018-12-30T17:23:00Z"/>
                <w:rFonts w:hAnsi="宋体"/>
                <w:rPrChange w:id="18731" w:author="XuanWen Chen" w:date="2018-12-30T17:28:00Z">
                  <w:rPr>
                    <w:ins w:id="18732" w:author="XuanWen Chen" w:date="2018-12-30T17:23:00Z"/>
                  </w:rPr>
                </w:rPrChange>
              </w:rPr>
              <w:pPrChange w:id="18733" w:author="XuanWen Chen" w:date="2018-12-30T17:2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734" w:author="XuanWen Chen" w:date="2018-12-30T17:23:00Z">
              <w:r w:rsidRPr="006B5543">
                <w:rPr>
                  <w:rFonts w:hAnsi="宋体" w:hint="eastAsia"/>
                  <w:rPrChange w:id="18735" w:author="XuanWen Chen" w:date="2018-12-30T17:28:00Z">
                    <w:rPr>
                      <w:rFonts w:hint="eastAsia"/>
                    </w:rPr>
                  </w:rPrChange>
                </w:rPr>
                <w:t>选择要</w:t>
              </w:r>
            </w:ins>
            <w:ins w:id="18736" w:author="XuanWen Chen" w:date="2018-12-30T17:32:00Z">
              <w:r w:rsidR="006B5543">
                <w:rPr>
                  <w:rFonts w:hAnsi="宋体" w:hint="eastAsia"/>
                </w:rPr>
                <w:t>删除</w:t>
              </w:r>
            </w:ins>
            <w:ins w:id="18737" w:author="XuanWen Chen" w:date="2018-12-30T17:23:00Z">
              <w:r w:rsidRPr="006B5543">
                <w:rPr>
                  <w:rFonts w:hAnsi="宋体" w:hint="eastAsia"/>
                  <w:rPrChange w:id="18738" w:author="XuanWen Chen" w:date="2018-12-30T17:28:00Z">
                    <w:rPr>
                      <w:rFonts w:hint="eastAsia"/>
                    </w:rPr>
                  </w:rPrChange>
                </w:rPr>
                <w:t>的板块</w:t>
              </w:r>
            </w:ins>
          </w:p>
          <w:p w14:paraId="20BD18DF" w14:textId="6ED884FB" w:rsidR="00602EEF" w:rsidRPr="006B5543" w:rsidRDefault="006B5543">
            <w:pPr>
              <w:pStyle w:val="a9"/>
              <w:numPr>
                <w:ilvl w:val="0"/>
                <w:numId w:val="118"/>
              </w:numPr>
              <w:spacing w:line="240" w:lineRule="auto"/>
              <w:ind w:firstLineChars="0"/>
              <w:rPr>
                <w:ins w:id="18739" w:author="XuanWen Chen" w:date="2018-12-30T17:23:00Z"/>
                <w:rFonts w:hAnsi="宋体"/>
                <w:rPrChange w:id="18740" w:author="XuanWen Chen" w:date="2018-12-30T17:28:00Z">
                  <w:rPr>
                    <w:ins w:id="18741" w:author="XuanWen Chen" w:date="2018-12-30T17:23:00Z"/>
                  </w:rPr>
                </w:rPrChange>
              </w:rPr>
              <w:pPrChange w:id="18742" w:author="XuanWen Chen" w:date="2018-12-30T17:2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743" w:author="XuanWen Chen" w:date="2018-12-30T17:32:00Z">
              <w:r>
                <w:rPr>
                  <w:rFonts w:hAnsi="宋体" w:hint="eastAsia"/>
                </w:rPr>
                <w:t>选择删除</w:t>
              </w:r>
            </w:ins>
          </w:p>
          <w:p w14:paraId="116FDD3C" w14:textId="1C00804B" w:rsidR="00602EEF" w:rsidRPr="006B5543" w:rsidRDefault="006B5543">
            <w:pPr>
              <w:pStyle w:val="a9"/>
              <w:numPr>
                <w:ilvl w:val="0"/>
                <w:numId w:val="118"/>
              </w:numPr>
              <w:spacing w:line="240" w:lineRule="auto"/>
              <w:ind w:firstLineChars="0"/>
              <w:rPr>
                <w:ins w:id="18744" w:author="XuanWen Chen" w:date="2018-12-30T17:23:00Z"/>
                <w:rFonts w:hAnsi="宋体"/>
                <w:rPrChange w:id="18745" w:author="XuanWen Chen" w:date="2018-12-30T17:28:00Z">
                  <w:rPr>
                    <w:ins w:id="18746" w:author="XuanWen Chen" w:date="2018-12-30T17:23:00Z"/>
                  </w:rPr>
                </w:rPrChange>
              </w:rPr>
              <w:pPrChange w:id="18747" w:author="XuanWen Chen" w:date="2018-12-30T17:28:00Z">
                <w:pPr>
                  <w:pStyle w:val="a9"/>
                  <w:numPr>
                    <w:numId w:val="107"/>
                  </w:numPr>
                  <w:spacing w:line="240" w:lineRule="auto"/>
                  <w:ind w:left="420" w:firstLineChars="0" w:hanging="420"/>
                </w:pPr>
              </w:pPrChange>
            </w:pPr>
            <w:ins w:id="18748" w:author="XuanWen Chen" w:date="2018-12-30T17:32:00Z">
              <w:r>
                <w:rPr>
                  <w:rFonts w:hAnsi="宋体" w:hint="eastAsia"/>
                </w:rPr>
                <w:t>确认删除</w:t>
              </w:r>
            </w:ins>
          </w:p>
        </w:tc>
      </w:tr>
      <w:tr w:rsidR="00602EEF" w:rsidRPr="00651178" w14:paraId="0777EAD9" w14:textId="77777777" w:rsidTr="00060CEE">
        <w:trPr>
          <w:ins w:id="18749" w:author="XuanWen Chen" w:date="2018-12-30T17:23:00Z"/>
        </w:trPr>
        <w:tc>
          <w:tcPr>
            <w:tcW w:w="1413" w:type="dxa"/>
          </w:tcPr>
          <w:p w14:paraId="5502782D" w14:textId="77777777" w:rsidR="00602EEF" w:rsidRPr="00651178" w:rsidRDefault="00602EEF" w:rsidP="00060CEE">
            <w:pPr>
              <w:rPr>
                <w:ins w:id="18750" w:author="XuanWen Chen" w:date="2018-12-30T17:23:00Z"/>
                <w:rFonts w:hAnsi="宋体"/>
              </w:rPr>
            </w:pPr>
            <w:ins w:id="18751" w:author="XuanWen Chen" w:date="2018-12-30T17:23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5AC9464A" w14:textId="60F3B856" w:rsidR="00602EEF" w:rsidRDefault="006B5543" w:rsidP="00060CEE">
            <w:pPr>
              <w:spacing w:line="240" w:lineRule="auto"/>
              <w:rPr>
                <w:ins w:id="18752" w:author="XuanWen Chen" w:date="2018-12-30T17:23:00Z"/>
                <w:rFonts w:hAnsi="宋体"/>
              </w:rPr>
            </w:pPr>
            <w:ins w:id="18753" w:author="XuanWen Chen" w:date="2018-12-30T17:32:00Z">
              <w:r>
                <w:rPr>
                  <w:rFonts w:hAnsi="宋体" w:hint="eastAsia"/>
                </w:rPr>
                <w:t>删除</w:t>
              </w:r>
            </w:ins>
            <w:ins w:id="18754" w:author="XuanWen Chen" w:date="2018-12-30T17:23:00Z">
              <w:r w:rsidR="00602EEF">
                <w:rPr>
                  <w:rFonts w:hAnsi="宋体" w:hint="eastAsia"/>
                </w:rPr>
                <w:t>过程中取消</w:t>
              </w:r>
            </w:ins>
          </w:p>
          <w:p w14:paraId="6D30339C" w14:textId="77777777" w:rsidR="006B5543" w:rsidRPr="00AB4015" w:rsidRDefault="006B5543" w:rsidP="006B5543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8755" w:author="XuanWen Chen" w:date="2018-12-30T17:33:00Z"/>
                <w:rFonts w:hAnsi="宋体"/>
              </w:rPr>
            </w:pPr>
            <w:ins w:id="18756" w:author="XuanWen Chen" w:date="2018-12-30T17:33:00Z">
              <w:r w:rsidRPr="00AB4015">
                <w:rPr>
                  <w:rFonts w:hAnsi="宋体" w:hint="eastAsia"/>
                </w:rPr>
                <w:t>管理员进入一级板块管理</w:t>
              </w:r>
            </w:ins>
          </w:p>
          <w:p w14:paraId="6D38E22D" w14:textId="77777777" w:rsidR="006B5543" w:rsidRPr="00AB4015" w:rsidRDefault="006B5543" w:rsidP="006B5543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8757" w:author="XuanWen Chen" w:date="2018-12-30T17:33:00Z"/>
                <w:rFonts w:hAnsi="宋体"/>
              </w:rPr>
            </w:pPr>
            <w:ins w:id="18758" w:author="XuanWen Chen" w:date="2018-12-30T17:33:00Z">
              <w:r w:rsidRPr="00AB4015">
                <w:rPr>
                  <w:rFonts w:hAnsi="宋体" w:hint="eastAsia"/>
                </w:rPr>
                <w:t>选择要</w:t>
              </w:r>
              <w:r>
                <w:rPr>
                  <w:rFonts w:hAnsi="宋体" w:hint="eastAsia"/>
                </w:rPr>
                <w:t>删除</w:t>
              </w:r>
              <w:r w:rsidRPr="00AB4015">
                <w:rPr>
                  <w:rFonts w:hAnsi="宋体" w:hint="eastAsia"/>
                </w:rPr>
                <w:t>的板块</w:t>
              </w:r>
            </w:ins>
          </w:p>
          <w:p w14:paraId="3A49D7F4" w14:textId="77777777" w:rsidR="006B5543" w:rsidRPr="00AB4015" w:rsidRDefault="006B5543" w:rsidP="006B5543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8759" w:author="XuanWen Chen" w:date="2018-12-30T17:33:00Z"/>
                <w:rFonts w:hAnsi="宋体"/>
              </w:rPr>
            </w:pPr>
            <w:ins w:id="18760" w:author="XuanWen Chen" w:date="2018-12-30T17:33:00Z">
              <w:r>
                <w:rPr>
                  <w:rFonts w:hAnsi="宋体" w:hint="eastAsia"/>
                </w:rPr>
                <w:t>选择删除</w:t>
              </w:r>
            </w:ins>
          </w:p>
          <w:p w14:paraId="725023BC" w14:textId="5B748E7F" w:rsidR="00602EEF" w:rsidRPr="006B5543" w:rsidRDefault="006B5543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8761" w:author="XuanWen Chen" w:date="2018-12-30T17:23:00Z"/>
                <w:rFonts w:hAnsi="宋体"/>
                <w:rPrChange w:id="18762" w:author="XuanWen Chen" w:date="2018-12-30T17:28:00Z">
                  <w:rPr>
                    <w:ins w:id="18763" w:author="XuanWen Chen" w:date="2018-12-30T17:23:00Z"/>
                  </w:rPr>
                </w:rPrChange>
              </w:rPr>
              <w:pPrChange w:id="18764" w:author="XuanWen Chen" w:date="2018-12-30T17:28:00Z">
                <w:pPr>
                  <w:pStyle w:val="a9"/>
                  <w:numPr>
                    <w:numId w:val="108"/>
                  </w:numPr>
                  <w:spacing w:line="240" w:lineRule="auto"/>
                  <w:ind w:left="420" w:firstLineChars="0" w:hanging="420"/>
                </w:pPr>
              </w:pPrChange>
            </w:pPr>
            <w:ins w:id="18765" w:author="XuanWen Chen" w:date="2018-12-30T17:33:00Z">
              <w:r>
                <w:rPr>
                  <w:rFonts w:hAnsi="宋体" w:hint="eastAsia"/>
                </w:rPr>
                <w:t>取消删除</w:t>
              </w:r>
            </w:ins>
          </w:p>
        </w:tc>
      </w:tr>
      <w:tr w:rsidR="00602EEF" w:rsidRPr="00651178" w14:paraId="593DCADC" w14:textId="77777777" w:rsidTr="00060CEE">
        <w:trPr>
          <w:ins w:id="18766" w:author="XuanWen Chen" w:date="2018-12-30T17:23:00Z"/>
        </w:trPr>
        <w:tc>
          <w:tcPr>
            <w:tcW w:w="1413" w:type="dxa"/>
          </w:tcPr>
          <w:p w14:paraId="1E792A93" w14:textId="77777777" w:rsidR="00602EEF" w:rsidRPr="00651178" w:rsidRDefault="00602EEF" w:rsidP="00060CEE">
            <w:pPr>
              <w:rPr>
                <w:ins w:id="18767" w:author="XuanWen Chen" w:date="2018-12-30T17:23:00Z"/>
                <w:rFonts w:hAnsi="宋体"/>
              </w:rPr>
            </w:pPr>
            <w:ins w:id="18768" w:author="XuanWen Chen" w:date="2018-12-30T17:23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29631588" w14:textId="77777777" w:rsidR="00602EEF" w:rsidRPr="00651178" w:rsidRDefault="00602EEF" w:rsidP="00060CEE">
            <w:pPr>
              <w:rPr>
                <w:ins w:id="18769" w:author="XuanWen Chen" w:date="2018-12-30T17:23:00Z"/>
                <w:rFonts w:hAnsi="宋体"/>
              </w:rPr>
            </w:pPr>
            <w:ins w:id="18770" w:author="XuanWen Chen" w:date="2018-12-30T17:2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602EEF" w:rsidRPr="00651178" w14:paraId="673811C9" w14:textId="77777777" w:rsidTr="00060CEE">
        <w:trPr>
          <w:ins w:id="18771" w:author="XuanWen Chen" w:date="2018-12-30T17:23:00Z"/>
        </w:trPr>
        <w:tc>
          <w:tcPr>
            <w:tcW w:w="1413" w:type="dxa"/>
          </w:tcPr>
          <w:p w14:paraId="329C4C90" w14:textId="77777777" w:rsidR="00602EEF" w:rsidRPr="00651178" w:rsidRDefault="00602EEF" w:rsidP="00060CEE">
            <w:pPr>
              <w:rPr>
                <w:ins w:id="18772" w:author="XuanWen Chen" w:date="2018-12-30T17:23:00Z"/>
                <w:rFonts w:hAnsi="宋体"/>
              </w:rPr>
            </w:pPr>
            <w:ins w:id="18773" w:author="XuanWen Chen" w:date="2018-12-30T17:23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313206B5" w14:textId="77777777" w:rsidR="00602EEF" w:rsidRPr="00651178" w:rsidRDefault="00602EEF" w:rsidP="00060CEE">
            <w:pPr>
              <w:rPr>
                <w:ins w:id="18774" w:author="XuanWen Chen" w:date="2018-12-30T17:23:00Z"/>
                <w:rFonts w:hAnsi="宋体"/>
              </w:rPr>
            </w:pPr>
          </w:p>
        </w:tc>
      </w:tr>
      <w:tr w:rsidR="00602EEF" w:rsidRPr="00651178" w14:paraId="3BBD96B7" w14:textId="77777777" w:rsidTr="00060CEE">
        <w:trPr>
          <w:ins w:id="18775" w:author="XuanWen Chen" w:date="2018-12-30T17:23:00Z"/>
        </w:trPr>
        <w:tc>
          <w:tcPr>
            <w:tcW w:w="1413" w:type="dxa"/>
          </w:tcPr>
          <w:p w14:paraId="6D0F4986" w14:textId="77777777" w:rsidR="00602EEF" w:rsidRPr="00651178" w:rsidRDefault="00602EEF" w:rsidP="00060CEE">
            <w:pPr>
              <w:rPr>
                <w:ins w:id="18776" w:author="XuanWen Chen" w:date="2018-12-30T17:23:00Z"/>
                <w:rFonts w:hAnsi="宋体"/>
              </w:rPr>
            </w:pPr>
            <w:ins w:id="18777" w:author="XuanWen Chen" w:date="2018-12-30T17:23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7E847D08" w14:textId="77777777" w:rsidR="00602EEF" w:rsidRPr="00651178" w:rsidRDefault="00602EEF" w:rsidP="00060CEE">
            <w:pPr>
              <w:rPr>
                <w:ins w:id="18778" w:author="XuanWen Chen" w:date="2018-12-30T17:23:00Z"/>
                <w:rFonts w:hAnsi="宋体"/>
              </w:rPr>
            </w:pPr>
            <w:ins w:id="18779" w:author="XuanWen Chen" w:date="2018-12-30T17:23:00Z">
              <w:r>
                <w:rPr>
                  <w:rFonts w:hAnsi="宋体" w:hint="eastAsia"/>
                </w:rPr>
                <w:t>管理员每月使用一次</w:t>
              </w:r>
            </w:ins>
          </w:p>
        </w:tc>
      </w:tr>
      <w:tr w:rsidR="00602EEF" w:rsidRPr="00651178" w14:paraId="1EBB0397" w14:textId="77777777" w:rsidTr="00060CEE">
        <w:trPr>
          <w:ins w:id="18780" w:author="XuanWen Chen" w:date="2018-12-30T17:23:00Z"/>
        </w:trPr>
        <w:tc>
          <w:tcPr>
            <w:tcW w:w="1413" w:type="dxa"/>
          </w:tcPr>
          <w:p w14:paraId="734BB93A" w14:textId="77777777" w:rsidR="00602EEF" w:rsidRPr="00651178" w:rsidRDefault="00602EEF" w:rsidP="00060CEE">
            <w:pPr>
              <w:rPr>
                <w:ins w:id="18781" w:author="XuanWen Chen" w:date="2018-12-30T17:23:00Z"/>
                <w:rFonts w:hAnsi="宋体"/>
              </w:rPr>
            </w:pPr>
            <w:ins w:id="18782" w:author="XuanWen Chen" w:date="2018-12-30T17:23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3B0DE29A" w14:textId="77777777" w:rsidR="00602EEF" w:rsidRPr="00651178" w:rsidRDefault="00602EEF" w:rsidP="00060CEE">
            <w:pPr>
              <w:rPr>
                <w:ins w:id="18783" w:author="XuanWen Chen" w:date="2018-12-30T17:23:00Z"/>
                <w:rFonts w:hAnsi="宋体"/>
              </w:rPr>
            </w:pPr>
          </w:p>
        </w:tc>
      </w:tr>
      <w:tr w:rsidR="00602EEF" w:rsidRPr="00651178" w14:paraId="2BE2DF2C" w14:textId="77777777" w:rsidTr="00060CEE">
        <w:trPr>
          <w:ins w:id="18784" w:author="XuanWen Chen" w:date="2018-12-30T17:23:00Z"/>
        </w:trPr>
        <w:tc>
          <w:tcPr>
            <w:tcW w:w="1413" w:type="dxa"/>
          </w:tcPr>
          <w:p w14:paraId="078582F0" w14:textId="77777777" w:rsidR="00602EEF" w:rsidRPr="00651178" w:rsidRDefault="00602EEF" w:rsidP="00060CEE">
            <w:pPr>
              <w:rPr>
                <w:ins w:id="18785" w:author="XuanWen Chen" w:date="2018-12-30T17:23:00Z"/>
                <w:rFonts w:hAnsi="宋体"/>
              </w:rPr>
            </w:pPr>
            <w:ins w:id="18786" w:author="XuanWen Chen" w:date="2018-12-30T17:23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27FCE4D1" w14:textId="3F66D24E" w:rsidR="00602EEF" w:rsidRPr="00651178" w:rsidRDefault="00602EEF" w:rsidP="00060CEE">
            <w:pPr>
              <w:rPr>
                <w:ins w:id="18787" w:author="XuanWen Chen" w:date="2018-12-30T17:23:00Z"/>
                <w:rFonts w:hAnsi="宋体"/>
              </w:rPr>
            </w:pPr>
            <w:ins w:id="18788" w:author="XuanWen Chen" w:date="2018-12-30T17:23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8789" w:author="XuanWen Chen" w:date="2018-12-30T18:07:00Z">
              <w:r w:rsidR="00546CAC">
                <w:rPr>
                  <w:rFonts w:hAnsi="宋体" w:hint="eastAsia"/>
                </w:rPr>
                <w:t>后台管理</w:t>
              </w:r>
            </w:ins>
            <w:ins w:id="18790" w:author="XuanWen Chen" w:date="2018-12-30T17:23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602EEF" w:rsidRPr="00651178" w14:paraId="6D4D1239" w14:textId="77777777" w:rsidTr="00060CEE">
        <w:trPr>
          <w:ins w:id="18791" w:author="XuanWen Chen" w:date="2018-12-30T17:23:00Z"/>
        </w:trPr>
        <w:tc>
          <w:tcPr>
            <w:tcW w:w="1413" w:type="dxa"/>
          </w:tcPr>
          <w:p w14:paraId="39986C22" w14:textId="77777777" w:rsidR="00602EEF" w:rsidRPr="00651178" w:rsidRDefault="00602EEF" w:rsidP="00060CEE">
            <w:pPr>
              <w:rPr>
                <w:ins w:id="18792" w:author="XuanWen Chen" w:date="2018-12-30T17:23:00Z"/>
                <w:rFonts w:hAnsi="宋体"/>
              </w:rPr>
            </w:pPr>
            <w:ins w:id="18793" w:author="XuanWen Chen" w:date="2018-12-30T17:23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27792354" w14:textId="77777777" w:rsidR="00602EEF" w:rsidRPr="00651178" w:rsidRDefault="00602EEF" w:rsidP="00060CEE">
            <w:pPr>
              <w:rPr>
                <w:ins w:id="18794" w:author="XuanWen Chen" w:date="2018-12-30T17:23:00Z"/>
                <w:rFonts w:hAnsi="宋体"/>
              </w:rPr>
            </w:pPr>
            <w:ins w:id="18795" w:author="XuanWen Chen" w:date="2018-12-30T17:23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25A1D761" w14:textId="77777777" w:rsidR="00602EEF" w:rsidRPr="00602EEF" w:rsidRDefault="00602EEF">
      <w:pPr>
        <w:rPr>
          <w:ins w:id="18796" w:author="XuanWen Chen" w:date="2018-12-30T16:15:00Z"/>
        </w:rPr>
      </w:pPr>
    </w:p>
    <w:p w14:paraId="06533D53" w14:textId="3A95191F" w:rsidR="003D4EBF" w:rsidRDefault="003D4EBF" w:rsidP="00602EEF">
      <w:pPr>
        <w:pStyle w:val="4"/>
        <w:rPr>
          <w:ins w:id="18797" w:author="XuanWen Chen" w:date="2018-12-30T17:33:00Z"/>
        </w:rPr>
      </w:pPr>
      <w:ins w:id="18798" w:author="XuanWen Chen" w:date="2018-12-30T16:15:00Z">
        <w:r>
          <w:rPr>
            <w:rFonts w:hint="eastAsia"/>
          </w:rPr>
          <w:t>管理员删除二级板块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6B5543" w:rsidRPr="00651178" w14:paraId="38D5051F" w14:textId="77777777" w:rsidTr="00060CEE">
        <w:trPr>
          <w:ins w:id="18799" w:author="XuanWen Chen" w:date="2018-12-30T17:33:00Z"/>
        </w:trPr>
        <w:tc>
          <w:tcPr>
            <w:tcW w:w="1413" w:type="dxa"/>
          </w:tcPr>
          <w:p w14:paraId="406A1689" w14:textId="77777777" w:rsidR="006B5543" w:rsidRPr="00651178" w:rsidRDefault="006B5543" w:rsidP="00060CEE">
            <w:pPr>
              <w:rPr>
                <w:ins w:id="18800" w:author="XuanWen Chen" w:date="2018-12-30T17:33:00Z"/>
                <w:rFonts w:hAnsi="宋体"/>
                <w:b/>
              </w:rPr>
            </w:pPr>
            <w:ins w:id="18801" w:author="XuanWen Chen" w:date="2018-12-30T17:33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0EF5678" w14:textId="7F7CBED2" w:rsidR="006B5543" w:rsidRPr="00651178" w:rsidRDefault="006B5543" w:rsidP="00060CEE">
            <w:pPr>
              <w:rPr>
                <w:ins w:id="18802" w:author="XuanWen Chen" w:date="2018-12-30T17:33:00Z"/>
                <w:rFonts w:hAnsi="宋体"/>
                <w:b/>
              </w:rPr>
            </w:pPr>
            <w:ins w:id="18803" w:author="XuanWen Chen" w:date="2018-12-30T17:33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  <w:r>
                <w:rPr>
                  <w:rFonts w:hAnsi="宋体" w:hint="eastAsia"/>
                  <w:b/>
                </w:rPr>
                <w:t>删除二</w:t>
              </w:r>
              <w:r w:rsidRPr="00514833">
                <w:rPr>
                  <w:rFonts w:hAnsi="宋体" w:hint="eastAsia"/>
                  <w:b/>
                </w:rPr>
                <w:t>级板块</w:t>
              </w:r>
            </w:ins>
          </w:p>
        </w:tc>
      </w:tr>
      <w:tr w:rsidR="006B5543" w:rsidRPr="00651178" w14:paraId="550A8BA3" w14:textId="77777777" w:rsidTr="00060CEE">
        <w:trPr>
          <w:ins w:id="18804" w:author="XuanWen Chen" w:date="2018-12-30T17:33:00Z"/>
        </w:trPr>
        <w:tc>
          <w:tcPr>
            <w:tcW w:w="1413" w:type="dxa"/>
          </w:tcPr>
          <w:p w14:paraId="5F3253B2" w14:textId="77777777" w:rsidR="006B5543" w:rsidRPr="00651178" w:rsidRDefault="006B5543" w:rsidP="00060CEE">
            <w:pPr>
              <w:rPr>
                <w:ins w:id="18805" w:author="XuanWen Chen" w:date="2018-12-30T17:33:00Z"/>
                <w:rFonts w:hAnsi="宋体"/>
              </w:rPr>
            </w:pPr>
            <w:ins w:id="18806" w:author="XuanWen Chen" w:date="2018-12-30T17:33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28C1C0E9" w14:textId="77777777" w:rsidR="006B5543" w:rsidRPr="00651178" w:rsidRDefault="006B5543" w:rsidP="00060CEE">
            <w:pPr>
              <w:rPr>
                <w:ins w:id="18807" w:author="XuanWen Chen" w:date="2018-12-30T17:33:00Z"/>
                <w:rFonts w:hAnsi="宋体"/>
              </w:rPr>
            </w:pPr>
            <w:ins w:id="18808" w:author="XuanWen Chen" w:date="2018-12-30T17:33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2C127E0B" w14:textId="77777777" w:rsidR="006B5543" w:rsidRPr="00651178" w:rsidRDefault="006B5543" w:rsidP="00060CEE">
            <w:pPr>
              <w:rPr>
                <w:ins w:id="18809" w:author="XuanWen Chen" w:date="2018-12-30T17:33:00Z"/>
                <w:rFonts w:hAnsi="宋体"/>
              </w:rPr>
            </w:pPr>
            <w:ins w:id="18810" w:author="XuanWen Chen" w:date="2018-12-30T17:33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5C7A25D7" w14:textId="77777777" w:rsidR="006B5543" w:rsidRPr="00651178" w:rsidRDefault="006B5543" w:rsidP="00060CEE">
            <w:pPr>
              <w:rPr>
                <w:ins w:id="18811" w:author="XuanWen Chen" w:date="2018-12-30T17:33:00Z"/>
                <w:rFonts w:hAnsi="宋体"/>
              </w:rPr>
            </w:pPr>
            <w:ins w:id="18812" w:author="XuanWen Chen" w:date="2018-12-30T17:33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6B5543" w:rsidRPr="00651178" w14:paraId="11133845" w14:textId="77777777" w:rsidTr="00060CEE">
        <w:trPr>
          <w:ins w:id="18813" w:author="XuanWen Chen" w:date="2018-12-30T17:33:00Z"/>
        </w:trPr>
        <w:tc>
          <w:tcPr>
            <w:tcW w:w="1413" w:type="dxa"/>
          </w:tcPr>
          <w:p w14:paraId="109BC096" w14:textId="77777777" w:rsidR="006B5543" w:rsidRPr="00651178" w:rsidRDefault="006B5543" w:rsidP="00060CEE">
            <w:pPr>
              <w:rPr>
                <w:ins w:id="18814" w:author="XuanWen Chen" w:date="2018-12-30T17:33:00Z"/>
                <w:rFonts w:hAnsi="宋体"/>
              </w:rPr>
            </w:pPr>
            <w:ins w:id="18815" w:author="XuanWen Chen" w:date="2018-12-30T17:33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42380233" w14:textId="77777777" w:rsidR="006B5543" w:rsidRPr="00651178" w:rsidRDefault="006B5543" w:rsidP="00060CEE">
            <w:pPr>
              <w:rPr>
                <w:ins w:id="18816" w:author="XuanWen Chen" w:date="2018-12-30T17:33:00Z"/>
                <w:rFonts w:hAnsi="宋体"/>
              </w:rPr>
            </w:pPr>
            <w:ins w:id="18817" w:author="XuanWen Chen" w:date="2018-12-30T17:33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79B931D8" w14:textId="77777777" w:rsidR="006B5543" w:rsidRPr="00651178" w:rsidRDefault="006B5543" w:rsidP="00060CEE">
            <w:pPr>
              <w:rPr>
                <w:ins w:id="18818" w:author="XuanWen Chen" w:date="2018-12-30T17:33:00Z"/>
                <w:rFonts w:hAnsi="宋体"/>
              </w:rPr>
            </w:pPr>
            <w:ins w:id="18819" w:author="XuanWen Chen" w:date="2018-12-30T17:33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50BA2B12" w14:textId="77777777" w:rsidR="006B5543" w:rsidRPr="00651178" w:rsidRDefault="006B5543" w:rsidP="00060CEE">
            <w:pPr>
              <w:rPr>
                <w:ins w:id="18820" w:author="XuanWen Chen" w:date="2018-12-30T17:33:00Z"/>
                <w:rFonts w:hAnsi="宋体"/>
              </w:rPr>
            </w:pPr>
            <w:ins w:id="18821" w:author="XuanWen Chen" w:date="2018-12-30T17:33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6B5543" w:rsidRPr="00651178" w14:paraId="29A9BF5F" w14:textId="77777777" w:rsidTr="00060CEE">
        <w:trPr>
          <w:ins w:id="18822" w:author="XuanWen Chen" w:date="2018-12-30T17:33:00Z"/>
        </w:trPr>
        <w:tc>
          <w:tcPr>
            <w:tcW w:w="1413" w:type="dxa"/>
          </w:tcPr>
          <w:p w14:paraId="296263AB" w14:textId="77777777" w:rsidR="006B5543" w:rsidRPr="00651178" w:rsidRDefault="006B5543" w:rsidP="00060CEE">
            <w:pPr>
              <w:rPr>
                <w:ins w:id="18823" w:author="XuanWen Chen" w:date="2018-12-30T17:33:00Z"/>
                <w:rFonts w:hAnsi="宋体"/>
              </w:rPr>
            </w:pPr>
            <w:ins w:id="18824" w:author="XuanWen Chen" w:date="2018-12-30T17:33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3E965E3A" w14:textId="77777777" w:rsidR="006B5543" w:rsidRPr="00651178" w:rsidRDefault="006B5543" w:rsidP="00060CEE">
            <w:pPr>
              <w:rPr>
                <w:ins w:id="18825" w:author="XuanWen Chen" w:date="2018-12-30T17:33:00Z"/>
                <w:rFonts w:hAnsi="宋体"/>
              </w:rPr>
            </w:pPr>
            <w:ins w:id="18826" w:author="XuanWen Chen" w:date="2018-12-30T17:33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6B5543" w:rsidRPr="00651178" w14:paraId="71472F6F" w14:textId="77777777" w:rsidTr="00060CEE">
        <w:trPr>
          <w:ins w:id="18827" w:author="XuanWen Chen" w:date="2018-12-30T17:33:00Z"/>
        </w:trPr>
        <w:tc>
          <w:tcPr>
            <w:tcW w:w="1413" w:type="dxa"/>
          </w:tcPr>
          <w:p w14:paraId="701F735B" w14:textId="77777777" w:rsidR="006B5543" w:rsidRPr="00651178" w:rsidRDefault="006B5543" w:rsidP="00060CEE">
            <w:pPr>
              <w:rPr>
                <w:ins w:id="18828" w:author="XuanWen Chen" w:date="2018-12-30T17:33:00Z"/>
                <w:rFonts w:hAnsi="宋体"/>
              </w:rPr>
            </w:pPr>
            <w:ins w:id="18829" w:author="XuanWen Chen" w:date="2018-12-30T17:33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01994DB8" w14:textId="490F9CE5" w:rsidR="006B5543" w:rsidRPr="00651178" w:rsidRDefault="006B5543" w:rsidP="00060CEE">
            <w:pPr>
              <w:rPr>
                <w:ins w:id="18830" w:author="XuanWen Chen" w:date="2018-12-30T17:33:00Z"/>
                <w:rFonts w:hAnsi="宋体"/>
              </w:rPr>
            </w:pPr>
            <w:ins w:id="18831" w:author="XuanWen Chen" w:date="2018-12-30T17:33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进入后台管理系统，删除社区</w:t>
              </w:r>
              <w:r>
                <w:rPr>
                  <w:rFonts w:hAnsi="宋体" w:hint="eastAsia"/>
                  <w:b/>
                </w:rPr>
                <w:t>二</w:t>
              </w:r>
              <w:r>
                <w:rPr>
                  <w:rFonts w:hAnsi="宋体" w:hint="eastAsia"/>
                </w:rPr>
                <w:t>级板</w:t>
              </w:r>
            </w:ins>
          </w:p>
        </w:tc>
      </w:tr>
      <w:tr w:rsidR="006B5543" w:rsidRPr="00651178" w14:paraId="0527C94E" w14:textId="77777777" w:rsidTr="00060CEE">
        <w:trPr>
          <w:ins w:id="18832" w:author="XuanWen Chen" w:date="2018-12-30T17:33:00Z"/>
        </w:trPr>
        <w:tc>
          <w:tcPr>
            <w:tcW w:w="1413" w:type="dxa"/>
          </w:tcPr>
          <w:p w14:paraId="52F399E1" w14:textId="77777777" w:rsidR="006B5543" w:rsidRPr="00651178" w:rsidRDefault="006B5543" w:rsidP="00060CEE">
            <w:pPr>
              <w:rPr>
                <w:ins w:id="18833" w:author="XuanWen Chen" w:date="2018-12-30T17:33:00Z"/>
                <w:rFonts w:hAnsi="宋体"/>
              </w:rPr>
            </w:pPr>
            <w:ins w:id="18834" w:author="XuanWen Chen" w:date="2018-12-30T17:33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666328F9" w14:textId="42CF41C7" w:rsidR="006B5543" w:rsidRPr="00651178" w:rsidRDefault="006B5543" w:rsidP="00060CEE">
            <w:pPr>
              <w:rPr>
                <w:ins w:id="18835" w:author="XuanWen Chen" w:date="2018-12-30T17:33:00Z"/>
                <w:rFonts w:hAnsi="宋体"/>
              </w:rPr>
            </w:pPr>
            <w:ins w:id="18836" w:author="XuanWen Chen" w:date="2018-12-30T17:33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需要删除社区</w:t>
              </w:r>
              <w:r>
                <w:rPr>
                  <w:rFonts w:hAnsi="宋体" w:hint="eastAsia"/>
                  <w:b/>
                </w:rPr>
                <w:t>二</w:t>
              </w:r>
              <w:r>
                <w:rPr>
                  <w:rFonts w:hAnsi="宋体" w:hint="eastAsia"/>
                </w:rPr>
                <w:t>级板块</w:t>
              </w:r>
            </w:ins>
          </w:p>
        </w:tc>
      </w:tr>
      <w:tr w:rsidR="006B5543" w:rsidRPr="00651178" w14:paraId="1858F197" w14:textId="77777777" w:rsidTr="00060CEE">
        <w:trPr>
          <w:ins w:id="18837" w:author="XuanWen Chen" w:date="2018-12-30T17:33:00Z"/>
        </w:trPr>
        <w:tc>
          <w:tcPr>
            <w:tcW w:w="1413" w:type="dxa"/>
          </w:tcPr>
          <w:p w14:paraId="62625794" w14:textId="77777777" w:rsidR="006B5543" w:rsidRPr="00651178" w:rsidRDefault="006B5543" w:rsidP="00060CEE">
            <w:pPr>
              <w:rPr>
                <w:ins w:id="18838" w:author="XuanWen Chen" w:date="2018-12-30T17:33:00Z"/>
                <w:rFonts w:hAnsi="宋体"/>
              </w:rPr>
            </w:pPr>
            <w:ins w:id="18839" w:author="XuanWen Chen" w:date="2018-12-30T17:33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71C6A2FA" w14:textId="77777777" w:rsidR="006B5543" w:rsidRPr="00651178" w:rsidRDefault="006B5543" w:rsidP="00060CEE">
            <w:pPr>
              <w:rPr>
                <w:ins w:id="18840" w:author="XuanWen Chen" w:date="2018-12-30T17:33:00Z"/>
                <w:rFonts w:hAnsi="宋体"/>
              </w:rPr>
            </w:pPr>
            <w:ins w:id="18841" w:author="XuanWen Chen" w:date="2018-12-30T17:3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6C674555" w14:textId="44C33B2E" w:rsidR="006B5543" w:rsidRDefault="006B5543" w:rsidP="00060CEE">
            <w:pPr>
              <w:rPr>
                <w:ins w:id="18842" w:author="XuanWen Chen" w:date="2018-12-30T17:33:00Z"/>
                <w:rFonts w:hAnsi="宋体"/>
              </w:rPr>
            </w:pPr>
            <w:ins w:id="18843" w:author="XuanWen Chen" w:date="2018-12-30T17:3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</w:t>
              </w:r>
              <w:r>
                <w:rPr>
                  <w:rFonts w:hAnsi="宋体" w:hint="eastAsia"/>
                  <w:b/>
                </w:rPr>
                <w:t>二</w:t>
              </w:r>
              <w:r>
                <w:rPr>
                  <w:rFonts w:hAnsi="宋体" w:hint="eastAsia"/>
                </w:rPr>
                <w:t>级板块管理</w:t>
              </w:r>
            </w:ins>
          </w:p>
          <w:p w14:paraId="50DBB91A" w14:textId="77777777" w:rsidR="006B5543" w:rsidRPr="00651178" w:rsidRDefault="006B5543" w:rsidP="00060CEE">
            <w:pPr>
              <w:rPr>
                <w:ins w:id="18844" w:author="XuanWen Chen" w:date="2018-12-30T17:33:00Z"/>
                <w:rFonts w:hAnsi="宋体"/>
              </w:rPr>
            </w:pPr>
            <w:ins w:id="18845" w:author="XuanWen Chen" w:date="2018-12-30T17:3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3</w:t>
              </w:r>
              <w:r w:rsidRPr="00651178">
                <w:rPr>
                  <w:rFonts w:hAnsi="宋体" w:hint="eastAsia"/>
                </w:rPr>
                <w:t>：管理员</w:t>
              </w:r>
              <w:r>
                <w:rPr>
                  <w:rFonts w:hAnsi="宋体" w:hint="eastAsia"/>
                </w:rPr>
                <w:t>选择删除板块</w:t>
              </w:r>
            </w:ins>
          </w:p>
        </w:tc>
      </w:tr>
      <w:tr w:rsidR="006B5543" w:rsidRPr="00651178" w14:paraId="1C32C1BB" w14:textId="77777777" w:rsidTr="00060CEE">
        <w:trPr>
          <w:ins w:id="18846" w:author="XuanWen Chen" w:date="2018-12-30T17:33:00Z"/>
        </w:trPr>
        <w:tc>
          <w:tcPr>
            <w:tcW w:w="1413" w:type="dxa"/>
          </w:tcPr>
          <w:p w14:paraId="2738EAD9" w14:textId="77777777" w:rsidR="006B5543" w:rsidRPr="00651178" w:rsidRDefault="006B5543" w:rsidP="00060CEE">
            <w:pPr>
              <w:rPr>
                <w:ins w:id="18847" w:author="XuanWen Chen" w:date="2018-12-30T17:33:00Z"/>
                <w:rFonts w:hAnsi="宋体"/>
              </w:rPr>
            </w:pPr>
            <w:ins w:id="18848" w:author="XuanWen Chen" w:date="2018-12-30T17:33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4D965B20" w14:textId="5207448E" w:rsidR="006B5543" w:rsidRPr="00651178" w:rsidRDefault="00D9503E" w:rsidP="00060CEE">
            <w:pPr>
              <w:rPr>
                <w:ins w:id="18849" w:author="XuanWen Chen" w:date="2018-12-30T17:33:00Z"/>
                <w:rFonts w:hAnsi="宋体"/>
              </w:rPr>
            </w:pPr>
            <w:ins w:id="18850" w:author="XuanWen Chen" w:date="2018-12-30T17:3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</w:t>
              </w:r>
            </w:ins>
            <w:ins w:id="18851" w:author="XuanWen Chen" w:date="2018-12-30T17:33:00Z">
              <w:r w:rsidR="006B5543">
                <w:rPr>
                  <w:rFonts w:hAnsi="宋体" w:hint="eastAsia"/>
                </w:rPr>
                <w:t>从数据库删除</w:t>
              </w:r>
            </w:ins>
          </w:p>
        </w:tc>
      </w:tr>
      <w:tr w:rsidR="006B5543" w:rsidRPr="00651178" w14:paraId="1A002DD1" w14:textId="77777777" w:rsidTr="00060CEE">
        <w:trPr>
          <w:ins w:id="18852" w:author="XuanWen Chen" w:date="2018-12-30T17:33:00Z"/>
        </w:trPr>
        <w:tc>
          <w:tcPr>
            <w:tcW w:w="1413" w:type="dxa"/>
          </w:tcPr>
          <w:p w14:paraId="623ED403" w14:textId="327088FF" w:rsidR="006B5543" w:rsidRPr="00651178" w:rsidRDefault="006B5543" w:rsidP="00060CEE">
            <w:pPr>
              <w:rPr>
                <w:ins w:id="18853" w:author="XuanWen Chen" w:date="2018-12-30T17:33:00Z"/>
                <w:rFonts w:hAnsi="宋体"/>
              </w:rPr>
            </w:pPr>
            <w:ins w:id="18854" w:author="XuanWen Chen" w:date="2018-12-30T17:3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1F584FF5" w14:textId="04D8C635" w:rsidR="006B5543" w:rsidRPr="00651178" w:rsidRDefault="006B5543" w:rsidP="00060CEE">
            <w:pPr>
              <w:spacing w:line="240" w:lineRule="auto"/>
              <w:rPr>
                <w:ins w:id="18855" w:author="XuanWen Chen" w:date="2018-12-30T17:33:00Z"/>
                <w:rFonts w:hAnsi="宋体"/>
              </w:rPr>
            </w:pPr>
            <w:ins w:id="18856" w:author="XuanWen Chen" w:date="2018-12-30T17:33:00Z">
              <w:r>
                <w:rPr>
                  <w:rFonts w:hAnsi="宋体" w:hint="eastAsia"/>
                </w:rPr>
                <w:t>需要删除的</w:t>
              </w:r>
              <w:r>
                <w:rPr>
                  <w:rFonts w:hAnsi="宋体" w:hint="eastAsia"/>
                  <w:b/>
                </w:rPr>
                <w:t>二</w:t>
              </w:r>
              <w:r>
                <w:rPr>
                  <w:rFonts w:hAnsi="宋体" w:hint="eastAsia"/>
                </w:rPr>
                <w:t>级板块</w:t>
              </w:r>
            </w:ins>
          </w:p>
        </w:tc>
      </w:tr>
      <w:tr w:rsidR="006B5543" w:rsidRPr="00651178" w14:paraId="4E933334" w14:textId="77777777" w:rsidTr="00060CEE">
        <w:trPr>
          <w:ins w:id="18857" w:author="XuanWen Chen" w:date="2018-12-30T17:33:00Z"/>
        </w:trPr>
        <w:tc>
          <w:tcPr>
            <w:tcW w:w="1413" w:type="dxa"/>
          </w:tcPr>
          <w:p w14:paraId="13EA6D2A" w14:textId="77777777" w:rsidR="006B5543" w:rsidRDefault="006B5543" w:rsidP="00060CEE">
            <w:pPr>
              <w:rPr>
                <w:ins w:id="18858" w:author="XuanWen Chen" w:date="2018-12-30T17:33:00Z"/>
                <w:rFonts w:hAnsi="宋体"/>
              </w:rPr>
            </w:pPr>
            <w:ins w:id="18859" w:author="XuanWen Chen" w:date="2018-12-30T17:3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36AAD9D" w14:textId="15E31047" w:rsidR="006B5543" w:rsidRPr="00651178" w:rsidRDefault="006B5543" w:rsidP="00060CEE">
            <w:pPr>
              <w:rPr>
                <w:ins w:id="18860" w:author="XuanWen Chen" w:date="2018-12-30T17:33:00Z"/>
                <w:rFonts w:hAnsi="宋体"/>
              </w:rPr>
            </w:pPr>
            <w:ins w:id="18861" w:author="XuanWen Chen" w:date="2018-12-30T17:33:00Z">
              <w:r>
                <w:rPr>
                  <w:rFonts w:hAnsi="宋体" w:hint="eastAsia"/>
                  <w:b/>
                </w:rPr>
                <w:t>二</w:t>
              </w:r>
              <w:r>
                <w:rPr>
                  <w:rFonts w:hAnsi="宋体" w:hint="eastAsia"/>
                </w:rPr>
                <w:t>级板块被删除</w:t>
              </w:r>
            </w:ins>
          </w:p>
        </w:tc>
      </w:tr>
      <w:tr w:rsidR="006B5543" w:rsidRPr="00651178" w14:paraId="5D3BCFA6" w14:textId="77777777" w:rsidTr="00060CEE">
        <w:trPr>
          <w:ins w:id="18862" w:author="XuanWen Chen" w:date="2018-12-30T17:33:00Z"/>
        </w:trPr>
        <w:tc>
          <w:tcPr>
            <w:tcW w:w="1413" w:type="dxa"/>
          </w:tcPr>
          <w:p w14:paraId="00204390" w14:textId="77777777" w:rsidR="006B5543" w:rsidRPr="00651178" w:rsidRDefault="006B5543" w:rsidP="00060CEE">
            <w:pPr>
              <w:rPr>
                <w:ins w:id="18863" w:author="XuanWen Chen" w:date="2018-12-30T17:33:00Z"/>
                <w:rFonts w:hAnsi="宋体"/>
              </w:rPr>
            </w:pPr>
            <w:ins w:id="18864" w:author="XuanWen Chen" w:date="2018-12-30T17:33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70CC8D7A" w14:textId="77777777" w:rsidR="006B5543" w:rsidRDefault="006B5543" w:rsidP="00060CEE">
            <w:pPr>
              <w:spacing w:line="240" w:lineRule="auto"/>
              <w:rPr>
                <w:ins w:id="18865" w:author="XuanWen Chen" w:date="2018-12-30T17:33:00Z"/>
                <w:rFonts w:hAnsi="宋体"/>
              </w:rPr>
            </w:pPr>
            <w:ins w:id="18866" w:author="XuanWen Chen" w:date="2018-12-30T17:33:00Z">
              <w:r>
                <w:rPr>
                  <w:rFonts w:hAnsi="宋体" w:hint="eastAsia"/>
                </w:rPr>
                <w:t>删除一级板块</w:t>
              </w:r>
            </w:ins>
          </w:p>
          <w:p w14:paraId="725C7AED" w14:textId="2EFD2C6D" w:rsidR="006B5543" w:rsidRPr="00D9503E" w:rsidRDefault="006B5543">
            <w:pPr>
              <w:pStyle w:val="a9"/>
              <w:numPr>
                <w:ilvl w:val="0"/>
                <w:numId w:val="120"/>
              </w:numPr>
              <w:spacing w:line="240" w:lineRule="auto"/>
              <w:ind w:firstLineChars="0"/>
              <w:rPr>
                <w:ins w:id="18867" w:author="XuanWen Chen" w:date="2018-12-30T17:33:00Z"/>
                <w:rFonts w:hAnsi="宋体"/>
                <w:rPrChange w:id="18868" w:author="XuanWen Chen" w:date="2018-12-30T17:40:00Z">
                  <w:rPr>
                    <w:ins w:id="18869" w:author="XuanWen Chen" w:date="2018-12-30T17:33:00Z"/>
                  </w:rPr>
                </w:rPrChange>
              </w:rPr>
              <w:pPrChange w:id="18870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8871" w:author="XuanWen Chen" w:date="2018-12-30T17:33:00Z">
              <w:r w:rsidRPr="00D9503E">
                <w:rPr>
                  <w:rFonts w:hAnsi="宋体" w:hint="eastAsia"/>
                  <w:rPrChange w:id="18872" w:author="XuanWen Chen" w:date="2018-12-30T17:40:00Z">
                    <w:rPr>
                      <w:rFonts w:hint="eastAsia"/>
                    </w:rPr>
                  </w:rPrChange>
                </w:rPr>
                <w:t>管理员进入</w:t>
              </w:r>
              <w:r w:rsidRPr="00D9503E">
                <w:rPr>
                  <w:rFonts w:hAnsi="宋体" w:hint="eastAsia"/>
                  <w:b/>
                  <w:rPrChange w:id="18873" w:author="XuanWen Chen" w:date="2018-12-30T17:40:00Z">
                    <w:rPr>
                      <w:rFonts w:hint="eastAsia"/>
                      <w:b/>
                    </w:rPr>
                  </w:rPrChange>
                </w:rPr>
                <w:t>二</w:t>
              </w:r>
              <w:r w:rsidRPr="00D9503E">
                <w:rPr>
                  <w:rFonts w:hAnsi="宋体" w:hint="eastAsia"/>
                  <w:rPrChange w:id="18874" w:author="XuanWen Chen" w:date="2018-12-30T17:40:00Z">
                    <w:rPr>
                      <w:rFonts w:hint="eastAsia"/>
                    </w:rPr>
                  </w:rPrChange>
                </w:rPr>
                <w:t>级板块管理</w:t>
              </w:r>
            </w:ins>
          </w:p>
          <w:p w14:paraId="60E4DD31" w14:textId="77777777" w:rsidR="006B5543" w:rsidRPr="00D9503E" w:rsidRDefault="006B5543">
            <w:pPr>
              <w:pStyle w:val="a9"/>
              <w:numPr>
                <w:ilvl w:val="0"/>
                <w:numId w:val="120"/>
              </w:numPr>
              <w:spacing w:line="240" w:lineRule="auto"/>
              <w:ind w:firstLineChars="0"/>
              <w:rPr>
                <w:ins w:id="18875" w:author="XuanWen Chen" w:date="2018-12-30T17:33:00Z"/>
                <w:rFonts w:hAnsi="宋体"/>
                <w:rPrChange w:id="18876" w:author="XuanWen Chen" w:date="2018-12-30T17:40:00Z">
                  <w:rPr>
                    <w:ins w:id="18877" w:author="XuanWen Chen" w:date="2018-12-30T17:33:00Z"/>
                  </w:rPr>
                </w:rPrChange>
              </w:rPr>
              <w:pPrChange w:id="18878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8879" w:author="XuanWen Chen" w:date="2018-12-30T17:33:00Z">
              <w:r w:rsidRPr="00D9503E">
                <w:rPr>
                  <w:rFonts w:hAnsi="宋体" w:hint="eastAsia"/>
                  <w:rPrChange w:id="18880" w:author="XuanWen Chen" w:date="2018-12-30T17:40:00Z">
                    <w:rPr>
                      <w:rFonts w:hint="eastAsia"/>
                    </w:rPr>
                  </w:rPrChange>
                </w:rPr>
                <w:t>选择要删除的板块</w:t>
              </w:r>
            </w:ins>
          </w:p>
          <w:p w14:paraId="47068DD2" w14:textId="77777777" w:rsidR="006B5543" w:rsidRPr="00D9503E" w:rsidRDefault="006B5543">
            <w:pPr>
              <w:pStyle w:val="a9"/>
              <w:numPr>
                <w:ilvl w:val="0"/>
                <w:numId w:val="120"/>
              </w:numPr>
              <w:spacing w:line="240" w:lineRule="auto"/>
              <w:ind w:firstLineChars="0"/>
              <w:rPr>
                <w:ins w:id="18881" w:author="XuanWen Chen" w:date="2018-12-30T17:33:00Z"/>
                <w:rFonts w:hAnsi="宋体"/>
                <w:rPrChange w:id="18882" w:author="XuanWen Chen" w:date="2018-12-30T17:40:00Z">
                  <w:rPr>
                    <w:ins w:id="18883" w:author="XuanWen Chen" w:date="2018-12-30T17:33:00Z"/>
                  </w:rPr>
                </w:rPrChange>
              </w:rPr>
              <w:pPrChange w:id="18884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8885" w:author="XuanWen Chen" w:date="2018-12-30T17:33:00Z">
              <w:r w:rsidRPr="00D9503E">
                <w:rPr>
                  <w:rFonts w:hAnsi="宋体" w:hint="eastAsia"/>
                  <w:rPrChange w:id="18886" w:author="XuanWen Chen" w:date="2018-12-30T17:40:00Z">
                    <w:rPr>
                      <w:rFonts w:hint="eastAsia"/>
                    </w:rPr>
                  </w:rPrChange>
                </w:rPr>
                <w:t>选择删除</w:t>
              </w:r>
            </w:ins>
          </w:p>
          <w:p w14:paraId="617B9624" w14:textId="77777777" w:rsidR="006B5543" w:rsidRPr="00D9503E" w:rsidRDefault="006B5543">
            <w:pPr>
              <w:pStyle w:val="a9"/>
              <w:numPr>
                <w:ilvl w:val="0"/>
                <w:numId w:val="120"/>
              </w:numPr>
              <w:spacing w:line="240" w:lineRule="auto"/>
              <w:ind w:firstLineChars="0"/>
              <w:rPr>
                <w:ins w:id="18887" w:author="XuanWen Chen" w:date="2018-12-30T17:33:00Z"/>
                <w:rFonts w:hAnsi="宋体"/>
                <w:rPrChange w:id="18888" w:author="XuanWen Chen" w:date="2018-12-30T17:40:00Z">
                  <w:rPr>
                    <w:ins w:id="18889" w:author="XuanWen Chen" w:date="2018-12-30T17:33:00Z"/>
                  </w:rPr>
                </w:rPrChange>
              </w:rPr>
              <w:pPrChange w:id="18890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8891" w:author="XuanWen Chen" w:date="2018-12-30T17:33:00Z">
              <w:r w:rsidRPr="00D9503E">
                <w:rPr>
                  <w:rFonts w:hAnsi="宋体" w:hint="eastAsia"/>
                  <w:rPrChange w:id="18892" w:author="XuanWen Chen" w:date="2018-12-30T17:40:00Z">
                    <w:rPr>
                      <w:rFonts w:hint="eastAsia"/>
                    </w:rPr>
                  </w:rPrChange>
                </w:rPr>
                <w:t>确认删除</w:t>
              </w:r>
            </w:ins>
          </w:p>
        </w:tc>
      </w:tr>
      <w:tr w:rsidR="006B5543" w:rsidRPr="00651178" w14:paraId="54F21075" w14:textId="77777777" w:rsidTr="00060CEE">
        <w:trPr>
          <w:ins w:id="18893" w:author="XuanWen Chen" w:date="2018-12-30T17:33:00Z"/>
        </w:trPr>
        <w:tc>
          <w:tcPr>
            <w:tcW w:w="1413" w:type="dxa"/>
          </w:tcPr>
          <w:p w14:paraId="5A99F4B6" w14:textId="77777777" w:rsidR="006B5543" w:rsidRPr="00651178" w:rsidRDefault="006B5543" w:rsidP="00060CEE">
            <w:pPr>
              <w:rPr>
                <w:ins w:id="18894" w:author="XuanWen Chen" w:date="2018-12-30T17:33:00Z"/>
                <w:rFonts w:hAnsi="宋体"/>
              </w:rPr>
            </w:pPr>
            <w:ins w:id="18895" w:author="XuanWen Chen" w:date="2018-12-30T17:33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5F4DC90D" w14:textId="77777777" w:rsidR="006B5543" w:rsidRDefault="006B5543" w:rsidP="00060CEE">
            <w:pPr>
              <w:spacing w:line="240" w:lineRule="auto"/>
              <w:rPr>
                <w:ins w:id="18896" w:author="XuanWen Chen" w:date="2018-12-30T17:33:00Z"/>
                <w:rFonts w:hAnsi="宋体"/>
              </w:rPr>
            </w:pPr>
            <w:ins w:id="18897" w:author="XuanWen Chen" w:date="2018-12-30T17:33:00Z">
              <w:r>
                <w:rPr>
                  <w:rFonts w:hAnsi="宋体" w:hint="eastAsia"/>
                </w:rPr>
                <w:t>删除过程中取消</w:t>
              </w:r>
            </w:ins>
          </w:p>
          <w:p w14:paraId="4626D6E2" w14:textId="681E2596" w:rsidR="006B5543" w:rsidRPr="00D9503E" w:rsidRDefault="006B5543">
            <w:pPr>
              <w:pStyle w:val="a9"/>
              <w:numPr>
                <w:ilvl w:val="0"/>
                <w:numId w:val="121"/>
              </w:numPr>
              <w:spacing w:line="240" w:lineRule="auto"/>
              <w:ind w:firstLineChars="0"/>
              <w:rPr>
                <w:ins w:id="18898" w:author="XuanWen Chen" w:date="2018-12-30T17:33:00Z"/>
                <w:rFonts w:hAnsi="宋体"/>
                <w:rPrChange w:id="18899" w:author="XuanWen Chen" w:date="2018-12-30T17:40:00Z">
                  <w:rPr>
                    <w:ins w:id="18900" w:author="XuanWen Chen" w:date="2018-12-30T17:33:00Z"/>
                  </w:rPr>
                </w:rPrChange>
              </w:rPr>
              <w:pPrChange w:id="18901" w:author="XuanWen Chen" w:date="2018-12-30T17:40:00Z">
                <w:pPr>
                  <w:pStyle w:val="a9"/>
                  <w:numPr>
                    <w:numId w:val="119"/>
                  </w:numPr>
                  <w:spacing w:line="240" w:lineRule="auto"/>
                  <w:ind w:left="420" w:firstLineChars="0" w:hanging="420"/>
                </w:pPr>
              </w:pPrChange>
            </w:pPr>
            <w:ins w:id="18902" w:author="XuanWen Chen" w:date="2018-12-30T17:33:00Z">
              <w:r w:rsidRPr="00D9503E">
                <w:rPr>
                  <w:rFonts w:hAnsi="宋体" w:hint="eastAsia"/>
                  <w:rPrChange w:id="18903" w:author="XuanWen Chen" w:date="2018-12-30T17:40:00Z">
                    <w:rPr>
                      <w:rFonts w:hint="eastAsia"/>
                    </w:rPr>
                  </w:rPrChange>
                </w:rPr>
                <w:t>管理员进入</w:t>
              </w:r>
              <w:r w:rsidRPr="00D9503E">
                <w:rPr>
                  <w:rFonts w:hAnsi="宋体" w:hint="eastAsia"/>
                  <w:b/>
                  <w:rPrChange w:id="18904" w:author="XuanWen Chen" w:date="2018-12-30T17:40:00Z">
                    <w:rPr>
                      <w:rFonts w:hint="eastAsia"/>
                      <w:b/>
                    </w:rPr>
                  </w:rPrChange>
                </w:rPr>
                <w:t>二</w:t>
              </w:r>
              <w:r w:rsidRPr="00D9503E">
                <w:rPr>
                  <w:rFonts w:hAnsi="宋体" w:hint="eastAsia"/>
                  <w:rPrChange w:id="18905" w:author="XuanWen Chen" w:date="2018-12-30T17:40:00Z">
                    <w:rPr>
                      <w:rFonts w:hint="eastAsia"/>
                    </w:rPr>
                  </w:rPrChange>
                </w:rPr>
                <w:t>级板块管理</w:t>
              </w:r>
            </w:ins>
          </w:p>
          <w:p w14:paraId="5B0E69CD" w14:textId="77777777" w:rsidR="006B5543" w:rsidRPr="00D9503E" w:rsidRDefault="006B5543">
            <w:pPr>
              <w:pStyle w:val="a9"/>
              <w:numPr>
                <w:ilvl w:val="0"/>
                <w:numId w:val="121"/>
              </w:numPr>
              <w:spacing w:line="240" w:lineRule="auto"/>
              <w:ind w:firstLineChars="0"/>
              <w:rPr>
                <w:ins w:id="18906" w:author="XuanWen Chen" w:date="2018-12-30T17:33:00Z"/>
                <w:rFonts w:hAnsi="宋体"/>
                <w:rPrChange w:id="18907" w:author="XuanWen Chen" w:date="2018-12-30T17:40:00Z">
                  <w:rPr>
                    <w:ins w:id="18908" w:author="XuanWen Chen" w:date="2018-12-30T17:33:00Z"/>
                  </w:rPr>
                </w:rPrChange>
              </w:rPr>
              <w:pPrChange w:id="18909" w:author="XuanWen Chen" w:date="2018-12-30T17:40:00Z">
                <w:pPr>
                  <w:pStyle w:val="a9"/>
                  <w:numPr>
                    <w:numId w:val="119"/>
                  </w:numPr>
                  <w:spacing w:line="240" w:lineRule="auto"/>
                  <w:ind w:left="420" w:firstLineChars="0" w:hanging="420"/>
                </w:pPr>
              </w:pPrChange>
            </w:pPr>
            <w:ins w:id="18910" w:author="XuanWen Chen" w:date="2018-12-30T17:33:00Z">
              <w:r w:rsidRPr="00D9503E">
                <w:rPr>
                  <w:rFonts w:hAnsi="宋体" w:hint="eastAsia"/>
                  <w:rPrChange w:id="18911" w:author="XuanWen Chen" w:date="2018-12-30T17:40:00Z">
                    <w:rPr>
                      <w:rFonts w:hint="eastAsia"/>
                    </w:rPr>
                  </w:rPrChange>
                </w:rPr>
                <w:t>选择要删除的板块</w:t>
              </w:r>
            </w:ins>
          </w:p>
          <w:p w14:paraId="52FDC52C" w14:textId="77777777" w:rsidR="006B5543" w:rsidRPr="00D9503E" w:rsidRDefault="006B5543">
            <w:pPr>
              <w:pStyle w:val="a9"/>
              <w:numPr>
                <w:ilvl w:val="0"/>
                <w:numId w:val="121"/>
              </w:numPr>
              <w:spacing w:line="240" w:lineRule="auto"/>
              <w:ind w:firstLineChars="0"/>
              <w:rPr>
                <w:ins w:id="18912" w:author="XuanWen Chen" w:date="2018-12-30T17:33:00Z"/>
                <w:rFonts w:hAnsi="宋体"/>
                <w:rPrChange w:id="18913" w:author="XuanWen Chen" w:date="2018-12-30T17:40:00Z">
                  <w:rPr>
                    <w:ins w:id="18914" w:author="XuanWen Chen" w:date="2018-12-30T17:33:00Z"/>
                  </w:rPr>
                </w:rPrChange>
              </w:rPr>
              <w:pPrChange w:id="18915" w:author="XuanWen Chen" w:date="2018-12-30T17:40:00Z">
                <w:pPr>
                  <w:pStyle w:val="a9"/>
                  <w:numPr>
                    <w:numId w:val="119"/>
                  </w:numPr>
                  <w:spacing w:line="240" w:lineRule="auto"/>
                  <w:ind w:left="420" w:firstLineChars="0" w:hanging="420"/>
                </w:pPr>
              </w:pPrChange>
            </w:pPr>
            <w:ins w:id="18916" w:author="XuanWen Chen" w:date="2018-12-30T17:33:00Z">
              <w:r w:rsidRPr="00D9503E">
                <w:rPr>
                  <w:rFonts w:hAnsi="宋体" w:hint="eastAsia"/>
                  <w:rPrChange w:id="18917" w:author="XuanWen Chen" w:date="2018-12-30T17:40:00Z">
                    <w:rPr>
                      <w:rFonts w:hint="eastAsia"/>
                    </w:rPr>
                  </w:rPrChange>
                </w:rPr>
                <w:t>选择删除</w:t>
              </w:r>
            </w:ins>
          </w:p>
          <w:p w14:paraId="6C8211CF" w14:textId="77777777" w:rsidR="006B5543" w:rsidRPr="00D9503E" w:rsidRDefault="006B5543">
            <w:pPr>
              <w:pStyle w:val="a9"/>
              <w:numPr>
                <w:ilvl w:val="0"/>
                <w:numId w:val="121"/>
              </w:numPr>
              <w:spacing w:line="240" w:lineRule="auto"/>
              <w:ind w:firstLineChars="0"/>
              <w:rPr>
                <w:ins w:id="18918" w:author="XuanWen Chen" w:date="2018-12-30T17:33:00Z"/>
                <w:rFonts w:hAnsi="宋体"/>
                <w:rPrChange w:id="18919" w:author="XuanWen Chen" w:date="2018-12-30T17:40:00Z">
                  <w:rPr>
                    <w:ins w:id="18920" w:author="XuanWen Chen" w:date="2018-12-30T17:33:00Z"/>
                  </w:rPr>
                </w:rPrChange>
              </w:rPr>
              <w:pPrChange w:id="18921" w:author="XuanWen Chen" w:date="2018-12-30T17:40:00Z">
                <w:pPr>
                  <w:pStyle w:val="a9"/>
                  <w:numPr>
                    <w:numId w:val="119"/>
                  </w:numPr>
                  <w:spacing w:line="240" w:lineRule="auto"/>
                  <w:ind w:left="420" w:firstLineChars="0" w:hanging="420"/>
                </w:pPr>
              </w:pPrChange>
            </w:pPr>
            <w:ins w:id="18922" w:author="XuanWen Chen" w:date="2018-12-30T17:33:00Z">
              <w:r w:rsidRPr="00D9503E">
                <w:rPr>
                  <w:rFonts w:hAnsi="宋体" w:hint="eastAsia"/>
                  <w:rPrChange w:id="18923" w:author="XuanWen Chen" w:date="2018-12-30T17:40:00Z">
                    <w:rPr>
                      <w:rFonts w:hint="eastAsia"/>
                    </w:rPr>
                  </w:rPrChange>
                </w:rPr>
                <w:t>取消删除</w:t>
              </w:r>
            </w:ins>
          </w:p>
        </w:tc>
      </w:tr>
      <w:tr w:rsidR="006B5543" w:rsidRPr="00651178" w14:paraId="1BB0978B" w14:textId="77777777" w:rsidTr="00060CEE">
        <w:trPr>
          <w:ins w:id="18924" w:author="XuanWen Chen" w:date="2018-12-30T17:33:00Z"/>
        </w:trPr>
        <w:tc>
          <w:tcPr>
            <w:tcW w:w="1413" w:type="dxa"/>
          </w:tcPr>
          <w:p w14:paraId="656E45D3" w14:textId="77777777" w:rsidR="006B5543" w:rsidRPr="00651178" w:rsidRDefault="006B5543" w:rsidP="00060CEE">
            <w:pPr>
              <w:rPr>
                <w:ins w:id="18925" w:author="XuanWen Chen" w:date="2018-12-30T17:33:00Z"/>
                <w:rFonts w:hAnsi="宋体"/>
              </w:rPr>
            </w:pPr>
            <w:ins w:id="18926" w:author="XuanWen Chen" w:date="2018-12-30T17:33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52798A04" w14:textId="77777777" w:rsidR="006B5543" w:rsidRPr="00651178" w:rsidRDefault="006B5543" w:rsidP="00060CEE">
            <w:pPr>
              <w:rPr>
                <w:ins w:id="18927" w:author="XuanWen Chen" w:date="2018-12-30T17:33:00Z"/>
                <w:rFonts w:hAnsi="宋体"/>
              </w:rPr>
            </w:pPr>
            <w:ins w:id="18928" w:author="XuanWen Chen" w:date="2018-12-30T17:3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6B5543" w:rsidRPr="00651178" w14:paraId="49052426" w14:textId="77777777" w:rsidTr="00060CEE">
        <w:trPr>
          <w:ins w:id="18929" w:author="XuanWen Chen" w:date="2018-12-30T17:33:00Z"/>
        </w:trPr>
        <w:tc>
          <w:tcPr>
            <w:tcW w:w="1413" w:type="dxa"/>
          </w:tcPr>
          <w:p w14:paraId="60B26C09" w14:textId="77777777" w:rsidR="006B5543" w:rsidRPr="00651178" w:rsidRDefault="006B5543" w:rsidP="00060CEE">
            <w:pPr>
              <w:rPr>
                <w:ins w:id="18930" w:author="XuanWen Chen" w:date="2018-12-30T17:33:00Z"/>
                <w:rFonts w:hAnsi="宋体"/>
              </w:rPr>
            </w:pPr>
            <w:ins w:id="18931" w:author="XuanWen Chen" w:date="2018-12-30T17:33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37E78C7B" w14:textId="77777777" w:rsidR="006B5543" w:rsidRPr="00651178" w:rsidRDefault="006B5543" w:rsidP="00060CEE">
            <w:pPr>
              <w:rPr>
                <w:ins w:id="18932" w:author="XuanWen Chen" w:date="2018-12-30T17:33:00Z"/>
                <w:rFonts w:hAnsi="宋体"/>
              </w:rPr>
            </w:pPr>
          </w:p>
        </w:tc>
      </w:tr>
      <w:tr w:rsidR="006B5543" w:rsidRPr="00651178" w14:paraId="19C41135" w14:textId="77777777" w:rsidTr="00060CEE">
        <w:trPr>
          <w:ins w:id="18933" w:author="XuanWen Chen" w:date="2018-12-30T17:33:00Z"/>
        </w:trPr>
        <w:tc>
          <w:tcPr>
            <w:tcW w:w="1413" w:type="dxa"/>
          </w:tcPr>
          <w:p w14:paraId="65489AFF" w14:textId="77777777" w:rsidR="006B5543" w:rsidRPr="00651178" w:rsidRDefault="006B5543" w:rsidP="00060CEE">
            <w:pPr>
              <w:rPr>
                <w:ins w:id="18934" w:author="XuanWen Chen" w:date="2018-12-30T17:33:00Z"/>
                <w:rFonts w:hAnsi="宋体"/>
              </w:rPr>
            </w:pPr>
            <w:ins w:id="18935" w:author="XuanWen Chen" w:date="2018-12-30T17:33:00Z">
              <w:r w:rsidRPr="00651178">
                <w:rPr>
                  <w:rFonts w:hAnsi="宋体" w:hint="eastAsia"/>
                </w:rPr>
                <w:lastRenderedPageBreak/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2D6F16A2" w14:textId="4C2E6C34" w:rsidR="006B5543" w:rsidRPr="00651178" w:rsidRDefault="006B5543" w:rsidP="00060CEE">
            <w:pPr>
              <w:rPr>
                <w:ins w:id="18936" w:author="XuanWen Chen" w:date="2018-12-30T17:33:00Z"/>
                <w:rFonts w:hAnsi="宋体"/>
              </w:rPr>
            </w:pPr>
            <w:ins w:id="18937" w:author="XuanWen Chen" w:date="2018-12-30T17:33:00Z">
              <w:r>
                <w:rPr>
                  <w:rFonts w:hAnsi="宋体" w:hint="eastAsia"/>
                </w:rPr>
                <w:t>管理员每周使用一次</w:t>
              </w:r>
            </w:ins>
          </w:p>
        </w:tc>
      </w:tr>
      <w:tr w:rsidR="006B5543" w:rsidRPr="00651178" w14:paraId="5536B88F" w14:textId="77777777" w:rsidTr="00060CEE">
        <w:trPr>
          <w:ins w:id="18938" w:author="XuanWen Chen" w:date="2018-12-30T17:33:00Z"/>
        </w:trPr>
        <w:tc>
          <w:tcPr>
            <w:tcW w:w="1413" w:type="dxa"/>
          </w:tcPr>
          <w:p w14:paraId="11D4D541" w14:textId="77777777" w:rsidR="006B5543" w:rsidRPr="00651178" w:rsidRDefault="006B5543" w:rsidP="00060CEE">
            <w:pPr>
              <w:rPr>
                <w:ins w:id="18939" w:author="XuanWen Chen" w:date="2018-12-30T17:33:00Z"/>
                <w:rFonts w:hAnsi="宋体"/>
              </w:rPr>
            </w:pPr>
            <w:ins w:id="18940" w:author="XuanWen Chen" w:date="2018-12-30T17:33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2D05DE87" w14:textId="77777777" w:rsidR="006B5543" w:rsidRPr="00651178" w:rsidRDefault="006B5543" w:rsidP="00060CEE">
            <w:pPr>
              <w:rPr>
                <w:ins w:id="18941" w:author="XuanWen Chen" w:date="2018-12-30T17:33:00Z"/>
                <w:rFonts w:hAnsi="宋体"/>
              </w:rPr>
            </w:pPr>
          </w:p>
        </w:tc>
      </w:tr>
      <w:tr w:rsidR="006B5543" w:rsidRPr="00651178" w14:paraId="7C47BBBA" w14:textId="77777777" w:rsidTr="00060CEE">
        <w:trPr>
          <w:ins w:id="18942" w:author="XuanWen Chen" w:date="2018-12-30T17:33:00Z"/>
        </w:trPr>
        <w:tc>
          <w:tcPr>
            <w:tcW w:w="1413" w:type="dxa"/>
          </w:tcPr>
          <w:p w14:paraId="2F5325C9" w14:textId="77777777" w:rsidR="006B5543" w:rsidRPr="00651178" w:rsidRDefault="006B5543" w:rsidP="00060CEE">
            <w:pPr>
              <w:rPr>
                <w:ins w:id="18943" w:author="XuanWen Chen" w:date="2018-12-30T17:33:00Z"/>
                <w:rFonts w:hAnsi="宋体"/>
              </w:rPr>
            </w:pPr>
            <w:ins w:id="18944" w:author="XuanWen Chen" w:date="2018-12-30T17:33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23DD4FB6" w14:textId="3D4F5E02" w:rsidR="006B5543" w:rsidRPr="00651178" w:rsidRDefault="006B5543" w:rsidP="00060CEE">
            <w:pPr>
              <w:rPr>
                <w:ins w:id="18945" w:author="XuanWen Chen" w:date="2018-12-30T17:33:00Z"/>
                <w:rFonts w:hAnsi="宋体"/>
              </w:rPr>
            </w:pPr>
            <w:ins w:id="18946" w:author="XuanWen Chen" w:date="2018-12-30T17:33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8947" w:author="XuanWen Chen" w:date="2018-12-30T18:07:00Z">
              <w:r w:rsidR="00546CAC">
                <w:rPr>
                  <w:rFonts w:hAnsi="宋体" w:hint="eastAsia"/>
                </w:rPr>
                <w:t>后台管理</w:t>
              </w:r>
            </w:ins>
            <w:ins w:id="18948" w:author="XuanWen Chen" w:date="2018-12-30T17:33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6B5543" w:rsidRPr="00651178" w14:paraId="3DE9A387" w14:textId="77777777" w:rsidTr="00060CEE">
        <w:trPr>
          <w:ins w:id="18949" w:author="XuanWen Chen" w:date="2018-12-30T17:33:00Z"/>
        </w:trPr>
        <w:tc>
          <w:tcPr>
            <w:tcW w:w="1413" w:type="dxa"/>
          </w:tcPr>
          <w:p w14:paraId="66F9BAC4" w14:textId="77777777" w:rsidR="006B5543" w:rsidRPr="00651178" w:rsidRDefault="006B5543" w:rsidP="00060CEE">
            <w:pPr>
              <w:rPr>
                <w:ins w:id="18950" w:author="XuanWen Chen" w:date="2018-12-30T17:33:00Z"/>
                <w:rFonts w:hAnsi="宋体"/>
              </w:rPr>
            </w:pPr>
            <w:ins w:id="18951" w:author="XuanWen Chen" w:date="2018-12-30T17:33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157ED622" w14:textId="77777777" w:rsidR="006B5543" w:rsidRPr="00651178" w:rsidRDefault="006B5543" w:rsidP="00060CEE">
            <w:pPr>
              <w:rPr>
                <w:ins w:id="18952" w:author="XuanWen Chen" w:date="2018-12-30T17:33:00Z"/>
                <w:rFonts w:hAnsi="宋体"/>
              </w:rPr>
            </w:pPr>
            <w:ins w:id="18953" w:author="XuanWen Chen" w:date="2018-12-30T17:33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05B50F47" w14:textId="0A103A09" w:rsidR="001F6BFF" w:rsidDel="006B5543" w:rsidRDefault="001F6BFF">
      <w:pPr>
        <w:pStyle w:val="4"/>
        <w:rPr>
          <w:del w:id="18954" w:author="XuanWen Chen" w:date="2018-12-30T13:28:00Z"/>
        </w:rPr>
      </w:pPr>
    </w:p>
    <w:p w14:paraId="656388D7" w14:textId="26CCBED3" w:rsidR="00365646" w:rsidRPr="006B5543" w:rsidDel="00067746" w:rsidRDefault="00365646">
      <w:pPr>
        <w:rPr>
          <w:del w:id="18955" w:author="XuanWen Chen" w:date="2018-12-30T14:28:00Z"/>
          <w:rPrChange w:id="18956" w:author="XuanWen Chen" w:date="2018-12-30T17:36:00Z">
            <w:rPr>
              <w:del w:id="18957" w:author="XuanWen Chen" w:date="2018-12-30T14:28:00Z"/>
              <w:color w:val="FF0000"/>
            </w:rPr>
          </w:rPrChange>
        </w:rPr>
      </w:pPr>
      <w:del w:id="18958" w:author="XuanWen Chen" w:date="2018-12-30T14:28:00Z">
        <w:r w:rsidRPr="006B5543" w:rsidDel="00067746">
          <w:rPr>
            <w:rFonts w:hint="eastAsia"/>
            <w:rPrChange w:id="18959" w:author="XuanWen Chen" w:date="2018-12-30T17:36:00Z">
              <w:rPr>
                <w:rFonts w:hint="eastAsia"/>
                <w:color w:val="FF0000"/>
              </w:rPr>
            </w:rPrChange>
          </w:rPr>
          <w:delText>用户界面：</w:delText>
        </w:r>
      </w:del>
    </w:p>
    <w:p w14:paraId="64DD0A0F" w14:textId="72EDF2A9" w:rsidR="00365646" w:rsidRPr="006B5543" w:rsidDel="00067746" w:rsidRDefault="00365646">
      <w:pPr>
        <w:rPr>
          <w:del w:id="18960" w:author="XuanWen Chen" w:date="2018-12-30T14:28:00Z"/>
          <w:rPrChange w:id="18961" w:author="XuanWen Chen" w:date="2018-12-30T17:36:00Z">
            <w:rPr>
              <w:del w:id="18962" w:author="XuanWen Chen" w:date="2018-12-30T14:28:00Z"/>
              <w:color w:val="FF0000"/>
            </w:rPr>
          </w:rPrChange>
        </w:rPr>
      </w:pPr>
      <w:del w:id="18963" w:author="XuanWen Chen" w:date="2018-12-30T14:28:00Z">
        <w:r w:rsidRPr="006B5543" w:rsidDel="00067746">
          <w:rPr>
            <w:rFonts w:hint="eastAsia"/>
            <w:rPrChange w:id="18964" w:author="XuanWen Chen" w:date="2018-12-30T17:36:00Z">
              <w:rPr>
                <w:rFonts w:hint="eastAsia"/>
                <w:color w:val="FF0000"/>
              </w:rPr>
            </w:rPrChange>
          </w:rPr>
          <w:delText>案例新增，修改，查看</w:delText>
        </w:r>
      </w:del>
    </w:p>
    <w:p w14:paraId="3DCB4825" w14:textId="1E800CAD" w:rsidR="00365646" w:rsidRPr="006B5543" w:rsidDel="00067746" w:rsidRDefault="00365646">
      <w:pPr>
        <w:rPr>
          <w:del w:id="18965" w:author="XuanWen Chen" w:date="2018-12-30T14:28:00Z"/>
          <w:rPrChange w:id="18966" w:author="XuanWen Chen" w:date="2018-12-30T17:36:00Z">
            <w:rPr>
              <w:del w:id="18967" w:author="XuanWen Chen" w:date="2018-12-30T14:28:00Z"/>
              <w:color w:val="FF0000"/>
            </w:rPr>
          </w:rPrChange>
        </w:rPr>
      </w:pPr>
      <w:del w:id="18968" w:author="XuanWen Chen" w:date="2018-12-30T14:28:00Z">
        <w:r w:rsidRPr="006B5543" w:rsidDel="00067746">
          <w:rPr>
            <w:rFonts w:hint="eastAsia"/>
            <w:rPrChange w:id="18969" w:author="XuanWen Chen" w:date="2018-12-30T17:36:00Z">
              <w:rPr>
                <w:rFonts w:hint="eastAsia"/>
                <w:color w:val="FF0000"/>
              </w:rPr>
            </w:rPrChange>
          </w:rPr>
          <w:delText>项目创建，修改，查看</w:delText>
        </w:r>
      </w:del>
    </w:p>
    <w:p w14:paraId="25932073" w14:textId="02498359" w:rsidR="00365646" w:rsidRPr="006B5543" w:rsidDel="003A16D6" w:rsidRDefault="00365646">
      <w:pPr>
        <w:rPr>
          <w:del w:id="18970" w:author="XuanWen Chen" w:date="2018-12-30T16:30:00Z"/>
          <w:rPrChange w:id="18971" w:author="XuanWen Chen" w:date="2018-12-30T17:36:00Z">
            <w:rPr>
              <w:del w:id="18972" w:author="XuanWen Chen" w:date="2018-12-30T16:30:00Z"/>
              <w:color w:val="FF0000"/>
            </w:rPr>
          </w:rPrChange>
        </w:rPr>
      </w:pPr>
    </w:p>
    <w:p w14:paraId="00F4BA31" w14:textId="77777777" w:rsidR="00B27344" w:rsidRPr="003A16D6" w:rsidDel="006B5543" w:rsidRDefault="00B27344">
      <w:pPr>
        <w:rPr>
          <w:del w:id="18973" w:author="XuanWen Chen" w:date="2018-12-30T17:35:00Z"/>
        </w:rPr>
      </w:pPr>
    </w:p>
    <w:p w14:paraId="6D515A87" w14:textId="125FC9DF" w:rsidR="00365646" w:rsidRPr="006B5543" w:rsidDel="006B5543" w:rsidRDefault="00365646">
      <w:pPr>
        <w:rPr>
          <w:del w:id="18974" w:author="XuanWen Chen" w:date="2018-12-30T17:35:00Z"/>
          <w:rPrChange w:id="18975" w:author="XuanWen Chen" w:date="2018-12-30T17:36:00Z">
            <w:rPr>
              <w:del w:id="18976" w:author="XuanWen Chen" w:date="2018-12-30T17:35:00Z"/>
              <w:color w:val="FF0000"/>
            </w:rPr>
          </w:rPrChange>
        </w:rPr>
      </w:pPr>
      <w:del w:id="18977" w:author="XuanWen Chen" w:date="2018-12-30T17:35:00Z">
        <w:r w:rsidRPr="006B5543" w:rsidDel="006B5543">
          <w:rPr>
            <w:rFonts w:hint="eastAsia"/>
            <w:rPrChange w:id="18978" w:author="XuanWen Chen" w:date="2018-12-30T17:36:00Z">
              <w:rPr>
                <w:rFonts w:hint="eastAsia"/>
                <w:color w:val="FF0000"/>
              </w:rPr>
            </w:rPrChange>
          </w:rPr>
          <w:delText>管理员界面：</w:delText>
        </w:r>
      </w:del>
    </w:p>
    <w:p w14:paraId="08BC0F7D" w14:textId="4871FB45" w:rsidR="00365646" w:rsidRPr="006B5543" w:rsidDel="00602EEF" w:rsidRDefault="00365646">
      <w:pPr>
        <w:rPr>
          <w:del w:id="18979" w:author="XuanWen Chen" w:date="2018-12-30T17:22:00Z"/>
          <w:rPrChange w:id="18980" w:author="XuanWen Chen" w:date="2018-12-30T17:36:00Z">
            <w:rPr>
              <w:del w:id="18981" w:author="XuanWen Chen" w:date="2018-12-30T17:22:00Z"/>
              <w:color w:val="FF0000"/>
            </w:rPr>
          </w:rPrChange>
        </w:rPr>
      </w:pPr>
      <w:del w:id="18982" w:author="XuanWen Chen" w:date="2018-12-30T17:22:00Z">
        <w:r w:rsidRPr="006B5543" w:rsidDel="00602EEF">
          <w:rPr>
            <w:rFonts w:hint="eastAsia"/>
            <w:rPrChange w:id="18983" w:author="XuanWen Chen" w:date="2018-12-30T17:36:00Z">
              <w:rPr>
                <w:rFonts w:hint="eastAsia"/>
                <w:color w:val="FF0000"/>
              </w:rPr>
            </w:rPrChange>
          </w:rPr>
          <w:delText>论坛置顶，加精，删帖，</w:delText>
        </w:r>
      </w:del>
    </w:p>
    <w:p w14:paraId="13312627" w14:textId="00A699EF" w:rsidR="00365646" w:rsidRPr="006B5543" w:rsidDel="006B5543" w:rsidRDefault="00365646">
      <w:pPr>
        <w:rPr>
          <w:del w:id="18984" w:author="XuanWen Chen" w:date="2018-12-30T17:35:00Z"/>
          <w:rPrChange w:id="18985" w:author="XuanWen Chen" w:date="2018-12-30T17:36:00Z">
            <w:rPr>
              <w:del w:id="18986" w:author="XuanWen Chen" w:date="2018-12-30T17:35:00Z"/>
              <w:color w:val="FF0000"/>
            </w:rPr>
          </w:rPrChange>
        </w:rPr>
      </w:pPr>
      <w:del w:id="18987" w:author="XuanWen Chen" w:date="2018-12-30T17:35:00Z">
        <w:r w:rsidRPr="006B5543" w:rsidDel="006B5543">
          <w:rPr>
            <w:rFonts w:hint="eastAsia"/>
            <w:rPrChange w:id="18988" w:author="XuanWen Chen" w:date="2018-12-30T17:36:00Z">
              <w:rPr>
                <w:rFonts w:hint="eastAsia"/>
                <w:color w:val="FF0000"/>
              </w:rPr>
            </w:rPrChange>
          </w:rPr>
          <w:delText>一级板块创建</w:delText>
        </w:r>
        <w:r w:rsidRPr="006B5543" w:rsidDel="006B5543">
          <w:rPr>
            <w:rPrChange w:id="18989" w:author="XuanWen Chen" w:date="2018-12-30T17:36:00Z">
              <w:rPr>
                <w:color w:val="FF0000"/>
              </w:rPr>
            </w:rPrChange>
          </w:rPr>
          <w:delText xml:space="preserve"> </w:delText>
        </w:r>
        <w:r w:rsidRPr="006B5543" w:rsidDel="006B5543">
          <w:rPr>
            <w:rFonts w:hint="eastAsia"/>
            <w:rPrChange w:id="18990" w:author="XuanWen Chen" w:date="2018-12-30T17:36:00Z">
              <w:rPr>
                <w:rFonts w:hint="eastAsia"/>
                <w:color w:val="FF0000"/>
              </w:rPr>
            </w:rPrChange>
          </w:rPr>
          <w:delText>修改（一级板块显示什么子版块），删除</w:delText>
        </w:r>
      </w:del>
    </w:p>
    <w:p w14:paraId="5F9155AC" w14:textId="72982BDE" w:rsidR="00365646" w:rsidRPr="006B5543" w:rsidDel="006B5543" w:rsidRDefault="00365646">
      <w:pPr>
        <w:rPr>
          <w:del w:id="18991" w:author="XuanWen Chen" w:date="2018-12-30T17:35:00Z"/>
          <w:rPrChange w:id="18992" w:author="XuanWen Chen" w:date="2018-12-30T17:36:00Z">
            <w:rPr>
              <w:del w:id="18993" w:author="XuanWen Chen" w:date="2018-12-30T17:35:00Z"/>
              <w:color w:val="FF0000"/>
            </w:rPr>
          </w:rPrChange>
        </w:rPr>
      </w:pPr>
      <w:del w:id="18994" w:author="XuanWen Chen" w:date="2018-12-30T17:35:00Z">
        <w:r w:rsidRPr="006B5543" w:rsidDel="006B5543">
          <w:rPr>
            <w:rFonts w:hint="eastAsia"/>
            <w:rPrChange w:id="18995" w:author="XuanWen Chen" w:date="2018-12-30T17:36:00Z">
              <w:rPr>
                <w:rFonts w:hint="eastAsia"/>
                <w:color w:val="FF0000"/>
              </w:rPr>
            </w:rPrChange>
          </w:rPr>
          <w:delText>二级板块</w:delText>
        </w:r>
        <w:r w:rsidRPr="006B5543" w:rsidDel="006B5543">
          <w:rPr>
            <w:rPrChange w:id="18996" w:author="XuanWen Chen" w:date="2018-12-30T17:36:00Z">
              <w:rPr>
                <w:color w:val="FF0000"/>
              </w:rPr>
            </w:rPrChange>
          </w:rPr>
          <w:delText>……………………</w:delText>
        </w:r>
      </w:del>
    </w:p>
    <w:p w14:paraId="0D8D6754" w14:textId="0F2707C5" w:rsidR="00B0254B" w:rsidRPr="006B5543" w:rsidDel="00602EEF" w:rsidRDefault="00B0254B">
      <w:pPr>
        <w:rPr>
          <w:del w:id="18997" w:author="XuanWen Chen" w:date="2018-12-30T17:22:00Z"/>
          <w:rPrChange w:id="18998" w:author="XuanWen Chen" w:date="2018-12-30T17:36:00Z">
            <w:rPr>
              <w:del w:id="18999" w:author="XuanWen Chen" w:date="2018-12-30T17:22:00Z"/>
              <w:color w:val="FF0000"/>
            </w:rPr>
          </w:rPrChange>
        </w:rPr>
      </w:pPr>
      <w:del w:id="19000" w:author="XuanWen Chen" w:date="2018-12-30T17:22:00Z">
        <w:r w:rsidRPr="006B5543" w:rsidDel="00602EEF">
          <w:rPr>
            <w:rFonts w:hint="eastAsia"/>
            <w:rPrChange w:id="19001" w:author="XuanWen Chen" w:date="2018-12-30T17:36:00Z">
              <w:rPr>
                <w:rFonts w:hint="eastAsia"/>
                <w:color w:val="FF0000"/>
              </w:rPr>
            </w:rPrChange>
          </w:rPr>
          <w:delText>主题创建</w:delText>
        </w:r>
        <w:r w:rsidRPr="006B5543" w:rsidDel="00602EEF">
          <w:rPr>
            <w:rPrChange w:id="19002" w:author="XuanWen Chen" w:date="2018-12-30T17:36:00Z">
              <w:rPr>
                <w:color w:val="FF0000"/>
              </w:rPr>
            </w:rPrChange>
          </w:rPr>
          <w:delText xml:space="preserve"> </w:delText>
        </w:r>
        <w:r w:rsidRPr="006B5543" w:rsidDel="00602EEF">
          <w:rPr>
            <w:rFonts w:hint="eastAsia"/>
            <w:rPrChange w:id="19003" w:author="XuanWen Chen" w:date="2018-12-30T17:36:00Z">
              <w:rPr>
                <w:rFonts w:hint="eastAsia"/>
                <w:color w:val="FF0000"/>
              </w:rPr>
            </w:rPrChange>
          </w:rPr>
          <w:delText>修改</w:delText>
        </w:r>
        <w:r w:rsidRPr="006B5543" w:rsidDel="00602EEF">
          <w:rPr>
            <w:rPrChange w:id="19004" w:author="XuanWen Chen" w:date="2018-12-30T17:36:00Z">
              <w:rPr>
                <w:color w:val="FF0000"/>
              </w:rPr>
            </w:rPrChange>
          </w:rPr>
          <w:delText xml:space="preserve"> </w:delText>
        </w:r>
        <w:r w:rsidRPr="006B5543" w:rsidDel="00602EEF">
          <w:rPr>
            <w:rFonts w:hint="eastAsia"/>
            <w:rPrChange w:id="19005" w:author="XuanWen Chen" w:date="2018-12-30T17:36:00Z">
              <w:rPr>
                <w:rFonts w:hint="eastAsia"/>
                <w:color w:val="FF0000"/>
              </w:rPr>
            </w:rPrChange>
          </w:rPr>
          <w:delText>删除</w:delText>
        </w:r>
      </w:del>
    </w:p>
    <w:p w14:paraId="6D175442" w14:textId="400D8B5A" w:rsidR="00365646" w:rsidRPr="006B5543" w:rsidDel="006B5543" w:rsidRDefault="00B0254B">
      <w:pPr>
        <w:rPr>
          <w:del w:id="19006" w:author="XuanWen Chen" w:date="2018-12-30T17:35:00Z"/>
          <w:rPrChange w:id="19007" w:author="XuanWen Chen" w:date="2018-12-30T17:36:00Z">
            <w:rPr>
              <w:del w:id="19008" w:author="XuanWen Chen" w:date="2018-12-30T17:35:00Z"/>
              <w:color w:val="FF0000"/>
            </w:rPr>
          </w:rPrChange>
        </w:rPr>
      </w:pPr>
      <w:del w:id="19009" w:author="XuanWen Chen" w:date="2018-12-30T17:35:00Z">
        <w:r w:rsidRPr="006B5543" w:rsidDel="006B5543">
          <w:rPr>
            <w:rFonts w:hint="eastAsia"/>
            <w:rPrChange w:id="19010" w:author="XuanWen Chen" w:date="2018-12-30T17:36:00Z">
              <w:rPr>
                <w:rFonts w:hint="eastAsia"/>
                <w:color w:val="FF0000"/>
              </w:rPr>
            </w:rPrChange>
          </w:rPr>
          <w:delText>发布公告</w:delText>
        </w:r>
      </w:del>
    </w:p>
    <w:p w14:paraId="61BA3F40" w14:textId="62A7DB74" w:rsidR="00365646" w:rsidDel="006B5543" w:rsidRDefault="00365646">
      <w:pPr>
        <w:rPr>
          <w:del w:id="19011" w:author="XuanWen Chen" w:date="2018-12-30T17:35:00Z"/>
        </w:rPr>
      </w:pPr>
    </w:p>
    <w:p w14:paraId="06C6C4FC" w14:textId="5C9AD039" w:rsidR="00365646" w:rsidDel="006B5543" w:rsidRDefault="00365646">
      <w:pPr>
        <w:rPr>
          <w:del w:id="19012" w:author="XuanWen Chen" w:date="2018-12-30T17:35:00Z"/>
        </w:rPr>
      </w:pPr>
    </w:p>
    <w:p w14:paraId="461BBF00" w14:textId="77777777" w:rsidR="00365646" w:rsidRPr="00365646" w:rsidRDefault="00365646"/>
    <w:p w14:paraId="2A7EEF60" w14:textId="42D1F521" w:rsidR="006B5543" w:rsidRDefault="006B5543" w:rsidP="006B5543">
      <w:pPr>
        <w:pStyle w:val="4"/>
        <w:rPr>
          <w:ins w:id="19013" w:author="XuanWen Chen" w:date="2018-12-30T17:37:00Z"/>
        </w:rPr>
      </w:pPr>
      <w:ins w:id="19014" w:author="XuanWen Chen" w:date="2018-12-30T17:37:00Z">
        <w:r>
          <w:rPr>
            <w:rFonts w:hint="eastAsia"/>
          </w:rPr>
          <w:t>管理员发布社区公告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6B5543" w:rsidRPr="00651178" w14:paraId="3FBC78C3" w14:textId="77777777" w:rsidTr="00060CEE">
        <w:trPr>
          <w:ins w:id="19015" w:author="XuanWen Chen" w:date="2018-12-30T17:37:00Z"/>
        </w:trPr>
        <w:tc>
          <w:tcPr>
            <w:tcW w:w="1413" w:type="dxa"/>
          </w:tcPr>
          <w:p w14:paraId="042F917F" w14:textId="77777777" w:rsidR="006B5543" w:rsidRPr="00651178" w:rsidRDefault="006B5543" w:rsidP="00060CEE">
            <w:pPr>
              <w:rPr>
                <w:ins w:id="19016" w:author="XuanWen Chen" w:date="2018-12-30T17:37:00Z"/>
                <w:rFonts w:hAnsi="宋体"/>
                <w:b/>
              </w:rPr>
            </w:pPr>
            <w:ins w:id="19017" w:author="XuanWen Chen" w:date="2018-12-30T17:37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2FED5AAD" w14:textId="46BCED77" w:rsidR="006B5543" w:rsidRPr="00651178" w:rsidRDefault="006B5543" w:rsidP="00060CEE">
            <w:pPr>
              <w:rPr>
                <w:ins w:id="19018" w:author="XuanWen Chen" w:date="2018-12-30T17:37:00Z"/>
                <w:rFonts w:hAnsi="宋体"/>
                <w:b/>
              </w:rPr>
            </w:pPr>
            <w:ins w:id="19019" w:author="XuanWen Chen" w:date="2018-12-30T17:37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  <w:r w:rsidRPr="00514833">
                <w:rPr>
                  <w:rFonts w:hAnsi="宋体" w:hint="eastAsia"/>
                  <w:b/>
                </w:rPr>
                <w:t>管理员</w:t>
              </w:r>
              <w:r w:rsidRPr="006B5543">
                <w:rPr>
                  <w:rFonts w:hAnsi="宋体" w:hint="eastAsia"/>
                  <w:b/>
                </w:rPr>
                <w:t>发布</w:t>
              </w:r>
            </w:ins>
            <w:ins w:id="19020" w:author="XuanWen Chen" w:date="2018-12-30T17:39:00Z">
              <w:r w:rsidR="00D9503E">
                <w:rPr>
                  <w:rFonts w:hAnsi="宋体" w:hint="eastAsia"/>
                  <w:b/>
                </w:rPr>
                <w:t>社区</w:t>
              </w:r>
            </w:ins>
            <w:ins w:id="19021" w:author="XuanWen Chen" w:date="2018-12-30T17:37:00Z">
              <w:r w:rsidRPr="006B5543">
                <w:rPr>
                  <w:rFonts w:hAnsi="宋体" w:hint="eastAsia"/>
                  <w:b/>
                </w:rPr>
                <w:t>公告</w:t>
              </w:r>
            </w:ins>
          </w:p>
        </w:tc>
      </w:tr>
      <w:tr w:rsidR="006B5543" w:rsidRPr="00651178" w14:paraId="478212B8" w14:textId="77777777" w:rsidTr="00060CEE">
        <w:trPr>
          <w:ins w:id="19022" w:author="XuanWen Chen" w:date="2018-12-30T17:37:00Z"/>
        </w:trPr>
        <w:tc>
          <w:tcPr>
            <w:tcW w:w="1413" w:type="dxa"/>
          </w:tcPr>
          <w:p w14:paraId="3C71A97B" w14:textId="77777777" w:rsidR="006B5543" w:rsidRPr="00651178" w:rsidRDefault="006B5543" w:rsidP="00060CEE">
            <w:pPr>
              <w:rPr>
                <w:ins w:id="19023" w:author="XuanWen Chen" w:date="2018-12-30T17:37:00Z"/>
                <w:rFonts w:hAnsi="宋体"/>
              </w:rPr>
            </w:pPr>
            <w:ins w:id="19024" w:author="XuanWen Chen" w:date="2018-12-30T17:37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6F7FA8F3" w14:textId="77777777" w:rsidR="006B5543" w:rsidRPr="00651178" w:rsidRDefault="006B5543" w:rsidP="00060CEE">
            <w:pPr>
              <w:rPr>
                <w:ins w:id="19025" w:author="XuanWen Chen" w:date="2018-12-30T17:37:00Z"/>
                <w:rFonts w:hAnsi="宋体"/>
              </w:rPr>
            </w:pPr>
            <w:ins w:id="19026" w:author="XuanWen Chen" w:date="2018-12-30T17:37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0F81673E" w14:textId="77777777" w:rsidR="006B5543" w:rsidRPr="00651178" w:rsidRDefault="006B5543" w:rsidP="00060CEE">
            <w:pPr>
              <w:rPr>
                <w:ins w:id="19027" w:author="XuanWen Chen" w:date="2018-12-30T17:37:00Z"/>
                <w:rFonts w:hAnsi="宋体"/>
              </w:rPr>
            </w:pPr>
            <w:ins w:id="19028" w:author="XuanWen Chen" w:date="2018-12-30T17:37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72627DD4" w14:textId="77777777" w:rsidR="006B5543" w:rsidRPr="00651178" w:rsidRDefault="006B5543" w:rsidP="00060CEE">
            <w:pPr>
              <w:rPr>
                <w:ins w:id="19029" w:author="XuanWen Chen" w:date="2018-12-30T17:37:00Z"/>
                <w:rFonts w:hAnsi="宋体"/>
              </w:rPr>
            </w:pPr>
            <w:ins w:id="19030" w:author="XuanWen Chen" w:date="2018-12-30T17:37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6B5543" w:rsidRPr="00651178" w14:paraId="0247F430" w14:textId="77777777" w:rsidTr="00060CEE">
        <w:trPr>
          <w:ins w:id="19031" w:author="XuanWen Chen" w:date="2018-12-30T17:37:00Z"/>
        </w:trPr>
        <w:tc>
          <w:tcPr>
            <w:tcW w:w="1413" w:type="dxa"/>
          </w:tcPr>
          <w:p w14:paraId="6414FB7A" w14:textId="77777777" w:rsidR="006B5543" w:rsidRPr="00651178" w:rsidRDefault="006B5543" w:rsidP="00060CEE">
            <w:pPr>
              <w:rPr>
                <w:ins w:id="19032" w:author="XuanWen Chen" w:date="2018-12-30T17:37:00Z"/>
                <w:rFonts w:hAnsi="宋体"/>
              </w:rPr>
            </w:pPr>
            <w:ins w:id="19033" w:author="XuanWen Chen" w:date="2018-12-30T17:37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140060F9" w14:textId="77777777" w:rsidR="006B5543" w:rsidRPr="00651178" w:rsidRDefault="006B5543" w:rsidP="00060CEE">
            <w:pPr>
              <w:rPr>
                <w:ins w:id="19034" w:author="XuanWen Chen" w:date="2018-12-30T17:37:00Z"/>
                <w:rFonts w:hAnsi="宋体"/>
              </w:rPr>
            </w:pPr>
            <w:ins w:id="19035" w:author="XuanWen Chen" w:date="2018-12-30T17:37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6D94E847" w14:textId="77777777" w:rsidR="006B5543" w:rsidRPr="00651178" w:rsidRDefault="006B5543" w:rsidP="00060CEE">
            <w:pPr>
              <w:rPr>
                <w:ins w:id="19036" w:author="XuanWen Chen" w:date="2018-12-30T17:37:00Z"/>
                <w:rFonts w:hAnsi="宋体"/>
              </w:rPr>
            </w:pPr>
            <w:ins w:id="19037" w:author="XuanWen Chen" w:date="2018-12-30T17:37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049FD200" w14:textId="77777777" w:rsidR="006B5543" w:rsidRPr="00651178" w:rsidRDefault="006B5543" w:rsidP="00060CEE">
            <w:pPr>
              <w:rPr>
                <w:ins w:id="19038" w:author="XuanWen Chen" w:date="2018-12-30T17:37:00Z"/>
                <w:rFonts w:hAnsi="宋体"/>
              </w:rPr>
            </w:pPr>
            <w:ins w:id="19039" w:author="XuanWen Chen" w:date="2018-12-30T17:37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6B5543" w:rsidRPr="00651178" w14:paraId="2A33BCD8" w14:textId="77777777" w:rsidTr="00060CEE">
        <w:trPr>
          <w:ins w:id="19040" w:author="XuanWen Chen" w:date="2018-12-30T17:37:00Z"/>
        </w:trPr>
        <w:tc>
          <w:tcPr>
            <w:tcW w:w="1413" w:type="dxa"/>
          </w:tcPr>
          <w:p w14:paraId="1D6F9308" w14:textId="77777777" w:rsidR="006B5543" w:rsidRPr="00651178" w:rsidRDefault="006B5543" w:rsidP="00060CEE">
            <w:pPr>
              <w:rPr>
                <w:ins w:id="19041" w:author="XuanWen Chen" w:date="2018-12-30T17:37:00Z"/>
                <w:rFonts w:hAnsi="宋体"/>
              </w:rPr>
            </w:pPr>
            <w:ins w:id="19042" w:author="XuanWen Chen" w:date="2018-12-30T17:37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5C685939" w14:textId="77777777" w:rsidR="006B5543" w:rsidRPr="00651178" w:rsidRDefault="006B5543" w:rsidP="00060CEE">
            <w:pPr>
              <w:rPr>
                <w:ins w:id="19043" w:author="XuanWen Chen" w:date="2018-12-30T17:37:00Z"/>
                <w:rFonts w:hAnsi="宋体"/>
              </w:rPr>
            </w:pPr>
            <w:ins w:id="19044" w:author="XuanWen Chen" w:date="2018-12-30T17:37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6B5543" w:rsidRPr="00651178" w14:paraId="21A70442" w14:textId="77777777" w:rsidTr="00060CEE">
        <w:trPr>
          <w:ins w:id="19045" w:author="XuanWen Chen" w:date="2018-12-30T17:37:00Z"/>
        </w:trPr>
        <w:tc>
          <w:tcPr>
            <w:tcW w:w="1413" w:type="dxa"/>
          </w:tcPr>
          <w:p w14:paraId="1DE07BD8" w14:textId="77777777" w:rsidR="006B5543" w:rsidRPr="00651178" w:rsidRDefault="006B5543" w:rsidP="00060CEE">
            <w:pPr>
              <w:rPr>
                <w:ins w:id="19046" w:author="XuanWen Chen" w:date="2018-12-30T17:37:00Z"/>
                <w:rFonts w:hAnsi="宋体"/>
              </w:rPr>
            </w:pPr>
            <w:ins w:id="19047" w:author="XuanWen Chen" w:date="2018-12-30T17:37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47FBCAFC" w14:textId="2575B973" w:rsidR="006B5543" w:rsidRPr="00651178" w:rsidRDefault="006B5543" w:rsidP="00060CEE">
            <w:pPr>
              <w:rPr>
                <w:ins w:id="19048" w:author="XuanWen Chen" w:date="2018-12-30T17:37:00Z"/>
                <w:rFonts w:hAnsi="宋体"/>
              </w:rPr>
            </w:pPr>
            <w:ins w:id="19049" w:author="XuanWen Chen" w:date="2018-12-30T17:37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进入后台管理系统，删除</w:t>
              </w:r>
              <w:r w:rsidRPr="006B5543">
                <w:rPr>
                  <w:rFonts w:hAnsi="宋体" w:hint="eastAsia"/>
                </w:rPr>
                <w:t>发布</w:t>
              </w:r>
            </w:ins>
            <w:ins w:id="19050" w:author="XuanWen Chen" w:date="2018-12-30T17:38:00Z">
              <w:r>
                <w:rPr>
                  <w:rFonts w:hAnsi="宋体" w:hint="eastAsia"/>
                </w:rPr>
                <w:t>社区</w:t>
              </w:r>
            </w:ins>
            <w:ins w:id="19051" w:author="XuanWen Chen" w:date="2018-12-30T17:37:00Z">
              <w:r w:rsidRPr="006B5543">
                <w:rPr>
                  <w:rFonts w:hAnsi="宋体" w:hint="eastAsia"/>
                </w:rPr>
                <w:t>公告</w:t>
              </w:r>
            </w:ins>
          </w:p>
        </w:tc>
      </w:tr>
      <w:tr w:rsidR="006B5543" w:rsidRPr="00651178" w14:paraId="6EEEEDB6" w14:textId="77777777" w:rsidTr="00060CEE">
        <w:trPr>
          <w:ins w:id="19052" w:author="XuanWen Chen" w:date="2018-12-30T17:37:00Z"/>
        </w:trPr>
        <w:tc>
          <w:tcPr>
            <w:tcW w:w="1413" w:type="dxa"/>
          </w:tcPr>
          <w:p w14:paraId="1F5B223C" w14:textId="77777777" w:rsidR="006B5543" w:rsidRPr="00651178" w:rsidRDefault="006B5543" w:rsidP="00060CEE">
            <w:pPr>
              <w:rPr>
                <w:ins w:id="19053" w:author="XuanWen Chen" w:date="2018-12-30T17:37:00Z"/>
                <w:rFonts w:hAnsi="宋体"/>
              </w:rPr>
            </w:pPr>
            <w:ins w:id="19054" w:author="XuanWen Chen" w:date="2018-12-30T17:37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063D0B80" w14:textId="5DBE0790" w:rsidR="006B5543" w:rsidRPr="00651178" w:rsidRDefault="006B5543" w:rsidP="00060CEE">
            <w:pPr>
              <w:rPr>
                <w:ins w:id="19055" w:author="XuanWen Chen" w:date="2018-12-30T17:37:00Z"/>
                <w:rFonts w:hAnsi="宋体"/>
              </w:rPr>
            </w:pPr>
            <w:ins w:id="19056" w:author="XuanWen Chen" w:date="2018-12-30T17:37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需要</w:t>
              </w:r>
              <w:r w:rsidRPr="006B5543">
                <w:rPr>
                  <w:rFonts w:hAnsi="宋体" w:hint="eastAsia"/>
                </w:rPr>
                <w:t>发布</w:t>
              </w:r>
            </w:ins>
            <w:ins w:id="19057" w:author="XuanWen Chen" w:date="2018-12-30T17:38:00Z">
              <w:r>
                <w:rPr>
                  <w:rFonts w:hAnsi="宋体" w:hint="eastAsia"/>
                </w:rPr>
                <w:t>社区</w:t>
              </w:r>
            </w:ins>
            <w:ins w:id="19058" w:author="XuanWen Chen" w:date="2018-12-30T17:37:00Z">
              <w:r w:rsidRPr="006B5543">
                <w:rPr>
                  <w:rFonts w:hAnsi="宋体" w:hint="eastAsia"/>
                </w:rPr>
                <w:t>公告</w:t>
              </w:r>
            </w:ins>
          </w:p>
        </w:tc>
      </w:tr>
      <w:tr w:rsidR="006B5543" w:rsidRPr="00651178" w14:paraId="758E429E" w14:textId="77777777" w:rsidTr="00060CEE">
        <w:trPr>
          <w:ins w:id="19059" w:author="XuanWen Chen" w:date="2018-12-30T17:37:00Z"/>
        </w:trPr>
        <w:tc>
          <w:tcPr>
            <w:tcW w:w="1413" w:type="dxa"/>
          </w:tcPr>
          <w:p w14:paraId="5F225281" w14:textId="77777777" w:rsidR="006B5543" w:rsidRPr="00651178" w:rsidRDefault="006B5543" w:rsidP="00060CEE">
            <w:pPr>
              <w:rPr>
                <w:ins w:id="19060" w:author="XuanWen Chen" w:date="2018-12-30T17:37:00Z"/>
                <w:rFonts w:hAnsi="宋体"/>
              </w:rPr>
            </w:pPr>
            <w:ins w:id="19061" w:author="XuanWen Chen" w:date="2018-12-30T17:37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42C41493" w14:textId="77777777" w:rsidR="006B5543" w:rsidRPr="00651178" w:rsidRDefault="006B5543" w:rsidP="00060CEE">
            <w:pPr>
              <w:rPr>
                <w:ins w:id="19062" w:author="XuanWen Chen" w:date="2018-12-30T17:37:00Z"/>
                <w:rFonts w:hAnsi="宋体"/>
              </w:rPr>
            </w:pPr>
            <w:ins w:id="19063" w:author="XuanWen Chen" w:date="2018-12-30T17:3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40ED9587" w14:textId="3D4409C2" w:rsidR="006B5543" w:rsidRPr="00651178" w:rsidRDefault="006B5543" w:rsidP="00060CEE">
            <w:pPr>
              <w:rPr>
                <w:ins w:id="19064" w:author="XuanWen Chen" w:date="2018-12-30T17:37:00Z"/>
                <w:rFonts w:hAnsi="宋体"/>
              </w:rPr>
            </w:pPr>
            <w:ins w:id="19065" w:author="XuanWen Chen" w:date="2018-12-30T17:3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 w:rsidRPr="00651178">
                <w:rPr>
                  <w:rFonts w:hAnsi="宋体" w:hint="eastAsia"/>
                </w:rPr>
                <w:t>2：管理员</w:t>
              </w:r>
              <w:r>
                <w:rPr>
                  <w:rFonts w:hAnsi="宋体" w:hint="eastAsia"/>
                </w:rPr>
                <w:t>进入社区</w:t>
              </w:r>
            </w:ins>
            <w:ins w:id="19066" w:author="XuanWen Chen" w:date="2018-12-30T17:38:00Z">
              <w:r>
                <w:rPr>
                  <w:rFonts w:hAnsi="宋体" w:hint="eastAsia"/>
                </w:rPr>
                <w:t>公告</w:t>
              </w:r>
            </w:ins>
            <w:ins w:id="19067" w:author="XuanWen Chen" w:date="2018-12-30T17:37:00Z">
              <w:r>
                <w:rPr>
                  <w:rFonts w:hAnsi="宋体" w:hint="eastAsia"/>
                </w:rPr>
                <w:t>管理</w:t>
              </w:r>
            </w:ins>
            <w:ins w:id="19068" w:author="XuanWen Chen" w:date="2018-12-30T17:38:00Z">
              <w:r w:rsidRPr="00651178">
                <w:rPr>
                  <w:rFonts w:hAnsi="宋体" w:hint="eastAsia"/>
                </w:rPr>
                <w:t xml:space="preserve"> </w:t>
              </w:r>
            </w:ins>
          </w:p>
        </w:tc>
      </w:tr>
      <w:tr w:rsidR="006B5543" w:rsidRPr="00651178" w14:paraId="6E001B8F" w14:textId="77777777" w:rsidTr="00060CEE">
        <w:trPr>
          <w:ins w:id="19069" w:author="XuanWen Chen" w:date="2018-12-30T17:37:00Z"/>
        </w:trPr>
        <w:tc>
          <w:tcPr>
            <w:tcW w:w="1413" w:type="dxa"/>
          </w:tcPr>
          <w:p w14:paraId="6D9E9AC9" w14:textId="77777777" w:rsidR="006B5543" w:rsidRPr="00651178" w:rsidRDefault="006B5543" w:rsidP="00060CEE">
            <w:pPr>
              <w:rPr>
                <w:ins w:id="19070" w:author="XuanWen Chen" w:date="2018-12-30T17:37:00Z"/>
                <w:rFonts w:hAnsi="宋体"/>
              </w:rPr>
            </w:pPr>
            <w:ins w:id="19071" w:author="XuanWen Chen" w:date="2018-12-30T17:37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78A506BB" w14:textId="3DF11161" w:rsidR="006B5543" w:rsidRPr="00651178" w:rsidRDefault="00D9503E" w:rsidP="00060CEE">
            <w:pPr>
              <w:rPr>
                <w:ins w:id="19072" w:author="XuanWen Chen" w:date="2018-12-30T17:37:00Z"/>
                <w:rFonts w:hAnsi="宋体"/>
              </w:rPr>
            </w:pPr>
            <w:ins w:id="19073" w:author="XuanWen Chen" w:date="2018-12-30T17:40:00Z">
              <w:r>
                <w:rPr>
                  <w:rFonts w:hAnsi="宋体" w:hint="eastAsia"/>
                </w:rPr>
                <w:t>公告存入</w:t>
              </w:r>
            </w:ins>
            <w:ins w:id="19074" w:author="XuanWen Chen" w:date="2018-12-30T17:37:00Z">
              <w:r w:rsidR="006B5543">
                <w:rPr>
                  <w:rFonts w:hAnsi="宋体" w:hint="eastAsia"/>
                </w:rPr>
                <w:t>数据库</w:t>
              </w:r>
            </w:ins>
          </w:p>
        </w:tc>
      </w:tr>
      <w:tr w:rsidR="006B5543" w:rsidRPr="00651178" w14:paraId="76451F89" w14:textId="77777777" w:rsidTr="00060CEE">
        <w:trPr>
          <w:ins w:id="19075" w:author="XuanWen Chen" w:date="2018-12-30T17:37:00Z"/>
        </w:trPr>
        <w:tc>
          <w:tcPr>
            <w:tcW w:w="1413" w:type="dxa"/>
          </w:tcPr>
          <w:p w14:paraId="152E1EE2" w14:textId="77777777" w:rsidR="006B5543" w:rsidRPr="00651178" w:rsidRDefault="006B5543" w:rsidP="00060CEE">
            <w:pPr>
              <w:rPr>
                <w:ins w:id="19076" w:author="XuanWen Chen" w:date="2018-12-30T17:37:00Z"/>
                <w:rFonts w:hAnsi="宋体"/>
              </w:rPr>
            </w:pPr>
            <w:ins w:id="19077" w:author="XuanWen Chen" w:date="2018-12-30T17:37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2563872A" w14:textId="0816E2F4" w:rsidR="006B5543" w:rsidRPr="00651178" w:rsidRDefault="00D9503E" w:rsidP="00060CEE">
            <w:pPr>
              <w:spacing w:line="240" w:lineRule="auto"/>
              <w:rPr>
                <w:ins w:id="19078" w:author="XuanWen Chen" w:date="2018-12-30T17:37:00Z"/>
                <w:rFonts w:hAnsi="宋体"/>
              </w:rPr>
            </w:pPr>
            <w:ins w:id="19079" w:author="XuanWen Chen" w:date="2018-12-30T17:40:00Z">
              <w:r>
                <w:rPr>
                  <w:rFonts w:hAnsi="宋体" w:hint="eastAsia"/>
                </w:rPr>
                <w:t>公告信息</w:t>
              </w:r>
            </w:ins>
          </w:p>
        </w:tc>
      </w:tr>
      <w:tr w:rsidR="006B5543" w:rsidRPr="00651178" w14:paraId="2AD75726" w14:textId="77777777" w:rsidTr="00060CEE">
        <w:trPr>
          <w:ins w:id="19080" w:author="XuanWen Chen" w:date="2018-12-30T17:37:00Z"/>
        </w:trPr>
        <w:tc>
          <w:tcPr>
            <w:tcW w:w="1413" w:type="dxa"/>
          </w:tcPr>
          <w:p w14:paraId="54D7BD55" w14:textId="77777777" w:rsidR="006B5543" w:rsidRDefault="006B5543" w:rsidP="00060CEE">
            <w:pPr>
              <w:rPr>
                <w:ins w:id="19081" w:author="XuanWen Chen" w:date="2018-12-30T17:37:00Z"/>
                <w:rFonts w:hAnsi="宋体"/>
              </w:rPr>
            </w:pPr>
            <w:ins w:id="19082" w:author="XuanWen Chen" w:date="2018-12-30T17:37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73875BBD" w14:textId="71C44B03" w:rsidR="006B5543" w:rsidRPr="00651178" w:rsidRDefault="00D9503E" w:rsidP="00060CEE">
            <w:pPr>
              <w:rPr>
                <w:ins w:id="19083" w:author="XuanWen Chen" w:date="2018-12-30T17:37:00Z"/>
                <w:rFonts w:hAnsi="宋体"/>
              </w:rPr>
            </w:pPr>
            <w:ins w:id="19084" w:author="XuanWen Chen" w:date="2018-12-30T17:40:00Z">
              <w:r>
                <w:rPr>
                  <w:rFonts w:hAnsi="宋体" w:hint="eastAsia"/>
                </w:rPr>
                <w:t>发布好的公告</w:t>
              </w:r>
            </w:ins>
          </w:p>
        </w:tc>
      </w:tr>
      <w:tr w:rsidR="006B5543" w:rsidRPr="00651178" w14:paraId="3A8FAF67" w14:textId="77777777" w:rsidTr="00060CEE">
        <w:trPr>
          <w:ins w:id="19085" w:author="XuanWen Chen" w:date="2018-12-30T17:37:00Z"/>
        </w:trPr>
        <w:tc>
          <w:tcPr>
            <w:tcW w:w="1413" w:type="dxa"/>
          </w:tcPr>
          <w:p w14:paraId="22371F74" w14:textId="77777777" w:rsidR="006B5543" w:rsidRPr="00651178" w:rsidRDefault="006B5543" w:rsidP="00060CEE">
            <w:pPr>
              <w:rPr>
                <w:ins w:id="19086" w:author="XuanWen Chen" w:date="2018-12-30T17:37:00Z"/>
                <w:rFonts w:hAnsi="宋体"/>
              </w:rPr>
            </w:pPr>
            <w:ins w:id="19087" w:author="XuanWen Chen" w:date="2018-12-30T17:37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37BE6608" w14:textId="23ABDB96" w:rsidR="006B5543" w:rsidRDefault="00D9503E" w:rsidP="00060CEE">
            <w:pPr>
              <w:spacing w:line="240" w:lineRule="auto"/>
              <w:rPr>
                <w:ins w:id="19088" w:author="XuanWen Chen" w:date="2018-12-30T17:37:00Z"/>
                <w:rFonts w:hAnsi="宋体"/>
              </w:rPr>
            </w:pPr>
            <w:ins w:id="19089" w:author="XuanWen Chen" w:date="2018-12-30T17:41:00Z">
              <w:r>
                <w:rPr>
                  <w:rFonts w:hAnsi="宋体" w:hint="eastAsia"/>
                </w:rPr>
                <w:t>发布社区公告</w:t>
              </w:r>
            </w:ins>
          </w:p>
          <w:p w14:paraId="1E5CFFEC" w14:textId="4FDBDDF3" w:rsidR="006B5543" w:rsidRPr="00D9503E" w:rsidRDefault="006B5543">
            <w:pPr>
              <w:pStyle w:val="a9"/>
              <w:numPr>
                <w:ilvl w:val="0"/>
                <w:numId w:val="122"/>
              </w:numPr>
              <w:spacing w:line="240" w:lineRule="auto"/>
              <w:ind w:firstLineChars="0"/>
              <w:rPr>
                <w:ins w:id="19090" w:author="XuanWen Chen" w:date="2018-12-30T17:37:00Z"/>
                <w:rFonts w:hAnsi="宋体"/>
                <w:rPrChange w:id="19091" w:author="XuanWen Chen" w:date="2018-12-30T17:40:00Z">
                  <w:rPr>
                    <w:ins w:id="19092" w:author="XuanWen Chen" w:date="2018-12-30T17:37:00Z"/>
                  </w:rPr>
                </w:rPrChange>
              </w:rPr>
              <w:pPrChange w:id="19093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9094" w:author="XuanWen Chen" w:date="2018-12-30T17:37:00Z">
              <w:r w:rsidRPr="00D9503E">
                <w:rPr>
                  <w:rFonts w:hAnsi="宋体" w:hint="eastAsia"/>
                  <w:rPrChange w:id="19095" w:author="XuanWen Chen" w:date="2018-12-30T17:40:00Z">
                    <w:rPr>
                      <w:rFonts w:hint="eastAsia"/>
                    </w:rPr>
                  </w:rPrChange>
                </w:rPr>
                <w:t>管理员进入</w:t>
              </w:r>
            </w:ins>
            <w:ins w:id="19096" w:author="XuanWen Chen" w:date="2018-12-30T17:41:00Z">
              <w:r w:rsidR="00D9503E">
                <w:rPr>
                  <w:rFonts w:hAnsi="宋体" w:hint="eastAsia"/>
                </w:rPr>
                <w:t>社区公告</w:t>
              </w:r>
            </w:ins>
            <w:ins w:id="19097" w:author="XuanWen Chen" w:date="2018-12-30T17:37:00Z">
              <w:r w:rsidRPr="00D9503E">
                <w:rPr>
                  <w:rFonts w:hAnsi="宋体" w:hint="eastAsia"/>
                  <w:rPrChange w:id="19098" w:author="XuanWen Chen" w:date="2018-12-30T17:40:00Z">
                    <w:rPr>
                      <w:rFonts w:hint="eastAsia"/>
                    </w:rPr>
                  </w:rPrChange>
                </w:rPr>
                <w:t>管理</w:t>
              </w:r>
            </w:ins>
          </w:p>
          <w:p w14:paraId="70D2D15B" w14:textId="4B978764" w:rsidR="006B5543" w:rsidRPr="00D9503E" w:rsidRDefault="00D9503E">
            <w:pPr>
              <w:pStyle w:val="a9"/>
              <w:numPr>
                <w:ilvl w:val="0"/>
                <w:numId w:val="122"/>
              </w:numPr>
              <w:spacing w:line="240" w:lineRule="auto"/>
              <w:ind w:firstLineChars="0"/>
              <w:rPr>
                <w:ins w:id="19099" w:author="XuanWen Chen" w:date="2018-12-30T17:37:00Z"/>
                <w:rFonts w:hAnsi="宋体"/>
                <w:rPrChange w:id="19100" w:author="XuanWen Chen" w:date="2018-12-30T17:40:00Z">
                  <w:rPr>
                    <w:ins w:id="19101" w:author="XuanWen Chen" w:date="2018-12-30T17:37:00Z"/>
                  </w:rPr>
                </w:rPrChange>
              </w:rPr>
              <w:pPrChange w:id="19102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9103" w:author="XuanWen Chen" w:date="2018-12-30T17:41:00Z">
              <w:r>
                <w:rPr>
                  <w:rFonts w:hAnsi="宋体" w:hint="eastAsia"/>
                </w:rPr>
                <w:t>选择发布公告</w:t>
              </w:r>
            </w:ins>
          </w:p>
          <w:p w14:paraId="62B67AFB" w14:textId="47D93944" w:rsidR="006B5543" w:rsidRPr="00D9503E" w:rsidRDefault="00D9503E">
            <w:pPr>
              <w:pStyle w:val="a9"/>
              <w:numPr>
                <w:ilvl w:val="0"/>
                <w:numId w:val="122"/>
              </w:numPr>
              <w:spacing w:line="240" w:lineRule="auto"/>
              <w:ind w:firstLineChars="0"/>
              <w:rPr>
                <w:ins w:id="19104" w:author="XuanWen Chen" w:date="2018-12-30T17:37:00Z"/>
                <w:rFonts w:hAnsi="宋体"/>
                <w:rPrChange w:id="19105" w:author="XuanWen Chen" w:date="2018-12-30T17:40:00Z">
                  <w:rPr>
                    <w:ins w:id="19106" w:author="XuanWen Chen" w:date="2018-12-30T17:37:00Z"/>
                  </w:rPr>
                </w:rPrChange>
              </w:rPr>
              <w:pPrChange w:id="19107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9108" w:author="XuanWen Chen" w:date="2018-12-30T17:41:00Z">
              <w:r>
                <w:rPr>
                  <w:rFonts w:hAnsi="宋体" w:hint="eastAsia"/>
                </w:rPr>
                <w:t>编辑公告</w:t>
              </w:r>
            </w:ins>
          </w:p>
          <w:p w14:paraId="0D98D0D2" w14:textId="4BAD1350" w:rsidR="006B5543" w:rsidRPr="00D9503E" w:rsidRDefault="00D9503E">
            <w:pPr>
              <w:pStyle w:val="a9"/>
              <w:numPr>
                <w:ilvl w:val="0"/>
                <w:numId w:val="122"/>
              </w:numPr>
              <w:spacing w:line="240" w:lineRule="auto"/>
              <w:ind w:firstLineChars="0"/>
              <w:rPr>
                <w:ins w:id="19109" w:author="XuanWen Chen" w:date="2018-12-30T17:37:00Z"/>
                <w:rFonts w:hAnsi="宋体"/>
                <w:rPrChange w:id="19110" w:author="XuanWen Chen" w:date="2018-12-30T17:40:00Z">
                  <w:rPr>
                    <w:ins w:id="19111" w:author="XuanWen Chen" w:date="2018-12-30T17:37:00Z"/>
                  </w:rPr>
                </w:rPrChange>
              </w:rPr>
              <w:pPrChange w:id="19112" w:author="XuanWen Chen" w:date="2018-12-30T17:40:00Z">
                <w:pPr>
                  <w:pStyle w:val="a9"/>
                  <w:numPr>
                    <w:numId w:val="118"/>
                  </w:numPr>
                  <w:spacing w:line="240" w:lineRule="auto"/>
                  <w:ind w:left="420" w:firstLineChars="0" w:hanging="420"/>
                </w:pPr>
              </w:pPrChange>
            </w:pPr>
            <w:ins w:id="19113" w:author="XuanWen Chen" w:date="2018-12-30T17:41:00Z">
              <w:r>
                <w:rPr>
                  <w:rFonts w:hAnsi="宋体" w:hint="eastAsia"/>
                </w:rPr>
                <w:t>发布</w:t>
              </w:r>
            </w:ins>
          </w:p>
        </w:tc>
      </w:tr>
      <w:tr w:rsidR="006B5543" w:rsidRPr="00651178" w14:paraId="67919C2B" w14:textId="77777777" w:rsidTr="00060CEE">
        <w:trPr>
          <w:ins w:id="19114" w:author="XuanWen Chen" w:date="2018-12-30T17:37:00Z"/>
        </w:trPr>
        <w:tc>
          <w:tcPr>
            <w:tcW w:w="1413" w:type="dxa"/>
          </w:tcPr>
          <w:p w14:paraId="3548D537" w14:textId="77777777" w:rsidR="006B5543" w:rsidRPr="00651178" w:rsidRDefault="006B5543" w:rsidP="00060CEE">
            <w:pPr>
              <w:rPr>
                <w:ins w:id="19115" w:author="XuanWen Chen" w:date="2018-12-30T17:37:00Z"/>
                <w:rFonts w:hAnsi="宋体"/>
              </w:rPr>
            </w:pPr>
            <w:ins w:id="19116" w:author="XuanWen Chen" w:date="2018-12-30T17:37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46286DCE" w14:textId="51119892" w:rsidR="006B5543" w:rsidRDefault="00D9503E" w:rsidP="00060CEE">
            <w:pPr>
              <w:spacing w:line="240" w:lineRule="auto"/>
              <w:rPr>
                <w:ins w:id="19117" w:author="XuanWen Chen" w:date="2018-12-30T17:37:00Z"/>
                <w:rFonts w:hAnsi="宋体"/>
              </w:rPr>
            </w:pPr>
            <w:ins w:id="19118" w:author="XuanWen Chen" w:date="2018-12-30T17:41:00Z">
              <w:r>
                <w:rPr>
                  <w:rFonts w:hAnsi="宋体" w:hint="eastAsia"/>
                </w:rPr>
                <w:t>发布</w:t>
              </w:r>
            </w:ins>
            <w:ins w:id="19119" w:author="XuanWen Chen" w:date="2018-12-30T17:37:00Z">
              <w:r w:rsidR="006B5543">
                <w:rPr>
                  <w:rFonts w:hAnsi="宋体" w:hint="eastAsia"/>
                </w:rPr>
                <w:t>过程中取消</w:t>
              </w:r>
            </w:ins>
          </w:p>
          <w:p w14:paraId="56BE8E04" w14:textId="77777777" w:rsidR="00D9503E" w:rsidRPr="00AB4015" w:rsidRDefault="00D9503E" w:rsidP="00D9503E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9120" w:author="XuanWen Chen" w:date="2018-12-30T17:41:00Z"/>
                <w:rFonts w:hAnsi="宋体"/>
              </w:rPr>
            </w:pPr>
            <w:ins w:id="19121" w:author="XuanWen Chen" w:date="2018-12-30T17:41:00Z">
              <w:r w:rsidRPr="00AB4015">
                <w:rPr>
                  <w:rFonts w:hAnsi="宋体" w:hint="eastAsia"/>
                </w:rPr>
                <w:t>管理员进入</w:t>
              </w:r>
              <w:r>
                <w:rPr>
                  <w:rFonts w:hAnsi="宋体" w:hint="eastAsia"/>
                </w:rPr>
                <w:t>社区公告</w:t>
              </w:r>
              <w:r w:rsidRPr="00AB4015">
                <w:rPr>
                  <w:rFonts w:hAnsi="宋体" w:hint="eastAsia"/>
                </w:rPr>
                <w:t>管理</w:t>
              </w:r>
            </w:ins>
          </w:p>
          <w:p w14:paraId="675B24B7" w14:textId="77777777" w:rsidR="00D9503E" w:rsidRPr="00AB4015" w:rsidRDefault="00D9503E" w:rsidP="00D9503E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9122" w:author="XuanWen Chen" w:date="2018-12-30T17:41:00Z"/>
                <w:rFonts w:hAnsi="宋体"/>
              </w:rPr>
            </w:pPr>
            <w:ins w:id="19123" w:author="XuanWen Chen" w:date="2018-12-30T17:41:00Z">
              <w:r>
                <w:rPr>
                  <w:rFonts w:hAnsi="宋体" w:hint="eastAsia"/>
                </w:rPr>
                <w:t>选择发布公告</w:t>
              </w:r>
            </w:ins>
          </w:p>
          <w:p w14:paraId="2E9C6496" w14:textId="77777777" w:rsidR="00D9503E" w:rsidRPr="00AB4015" w:rsidRDefault="00D9503E" w:rsidP="00D9503E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9124" w:author="XuanWen Chen" w:date="2018-12-30T17:41:00Z"/>
                <w:rFonts w:hAnsi="宋体"/>
              </w:rPr>
            </w:pPr>
            <w:ins w:id="19125" w:author="XuanWen Chen" w:date="2018-12-30T17:41:00Z">
              <w:r>
                <w:rPr>
                  <w:rFonts w:hAnsi="宋体" w:hint="eastAsia"/>
                </w:rPr>
                <w:t>编辑公告</w:t>
              </w:r>
            </w:ins>
          </w:p>
          <w:p w14:paraId="14DFC4E7" w14:textId="08CDBC4D" w:rsidR="006B5543" w:rsidRPr="00AB4015" w:rsidRDefault="00D9503E" w:rsidP="00D9503E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ins w:id="19126" w:author="XuanWen Chen" w:date="2018-12-30T17:37:00Z"/>
                <w:rFonts w:hAnsi="宋体"/>
              </w:rPr>
            </w:pPr>
            <w:ins w:id="19127" w:author="XuanWen Chen" w:date="2018-12-30T17:41:00Z">
              <w:r>
                <w:rPr>
                  <w:rFonts w:hAnsi="宋体" w:hint="eastAsia"/>
                </w:rPr>
                <w:t>取消发布</w:t>
              </w:r>
            </w:ins>
          </w:p>
        </w:tc>
      </w:tr>
      <w:tr w:rsidR="006B5543" w:rsidRPr="00651178" w14:paraId="2519FC37" w14:textId="77777777" w:rsidTr="00060CEE">
        <w:trPr>
          <w:ins w:id="19128" w:author="XuanWen Chen" w:date="2018-12-30T17:37:00Z"/>
        </w:trPr>
        <w:tc>
          <w:tcPr>
            <w:tcW w:w="1413" w:type="dxa"/>
          </w:tcPr>
          <w:p w14:paraId="58211E0C" w14:textId="77777777" w:rsidR="006B5543" w:rsidRPr="00651178" w:rsidRDefault="006B5543" w:rsidP="00060CEE">
            <w:pPr>
              <w:rPr>
                <w:ins w:id="19129" w:author="XuanWen Chen" w:date="2018-12-30T17:37:00Z"/>
                <w:rFonts w:hAnsi="宋体"/>
              </w:rPr>
            </w:pPr>
            <w:ins w:id="19130" w:author="XuanWen Chen" w:date="2018-12-30T17:37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098A98F1" w14:textId="77777777" w:rsidR="006B5543" w:rsidRPr="00651178" w:rsidRDefault="006B5543" w:rsidP="00060CEE">
            <w:pPr>
              <w:rPr>
                <w:ins w:id="19131" w:author="XuanWen Chen" w:date="2018-12-30T17:37:00Z"/>
                <w:rFonts w:hAnsi="宋体"/>
              </w:rPr>
            </w:pPr>
            <w:ins w:id="19132" w:author="XuanWen Chen" w:date="2018-12-30T17:3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6B5543" w:rsidRPr="00651178" w14:paraId="77884E36" w14:textId="77777777" w:rsidTr="00060CEE">
        <w:trPr>
          <w:ins w:id="19133" w:author="XuanWen Chen" w:date="2018-12-30T17:37:00Z"/>
        </w:trPr>
        <w:tc>
          <w:tcPr>
            <w:tcW w:w="1413" w:type="dxa"/>
          </w:tcPr>
          <w:p w14:paraId="70ED9954" w14:textId="77777777" w:rsidR="006B5543" w:rsidRPr="00651178" w:rsidRDefault="006B5543" w:rsidP="00060CEE">
            <w:pPr>
              <w:rPr>
                <w:ins w:id="19134" w:author="XuanWen Chen" w:date="2018-12-30T17:37:00Z"/>
                <w:rFonts w:hAnsi="宋体"/>
              </w:rPr>
            </w:pPr>
            <w:ins w:id="19135" w:author="XuanWen Chen" w:date="2018-12-30T17:37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66201311" w14:textId="77777777" w:rsidR="006B5543" w:rsidRPr="00651178" w:rsidRDefault="006B5543" w:rsidP="00060CEE">
            <w:pPr>
              <w:rPr>
                <w:ins w:id="19136" w:author="XuanWen Chen" w:date="2018-12-30T17:37:00Z"/>
                <w:rFonts w:hAnsi="宋体"/>
              </w:rPr>
            </w:pPr>
          </w:p>
        </w:tc>
      </w:tr>
      <w:tr w:rsidR="006B5543" w:rsidRPr="00651178" w14:paraId="07189FAB" w14:textId="77777777" w:rsidTr="00060CEE">
        <w:trPr>
          <w:ins w:id="19137" w:author="XuanWen Chen" w:date="2018-12-30T17:37:00Z"/>
        </w:trPr>
        <w:tc>
          <w:tcPr>
            <w:tcW w:w="1413" w:type="dxa"/>
          </w:tcPr>
          <w:p w14:paraId="432D620E" w14:textId="77777777" w:rsidR="006B5543" w:rsidRPr="00651178" w:rsidRDefault="006B5543" w:rsidP="00060CEE">
            <w:pPr>
              <w:rPr>
                <w:ins w:id="19138" w:author="XuanWen Chen" w:date="2018-12-30T17:37:00Z"/>
                <w:rFonts w:hAnsi="宋体"/>
              </w:rPr>
            </w:pPr>
            <w:ins w:id="19139" w:author="XuanWen Chen" w:date="2018-12-30T17:37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3F17976A" w14:textId="661E12A5" w:rsidR="006B5543" w:rsidRPr="00651178" w:rsidRDefault="006B5543" w:rsidP="00060CEE">
            <w:pPr>
              <w:rPr>
                <w:ins w:id="19140" w:author="XuanWen Chen" w:date="2018-12-30T17:37:00Z"/>
                <w:rFonts w:hAnsi="宋体"/>
              </w:rPr>
            </w:pPr>
            <w:ins w:id="19141" w:author="XuanWen Chen" w:date="2018-12-30T17:37:00Z">
              <w:r>
                <w:rPr>
                  <w:rFonts w:hAnsi="宋体" w:hint="eastAsia"/>
                </w:rPr>
                <w:t>管理员每</w:t>
              </w:r>
            </w:ins>
            <w:ins w:id="19142" w:author="XuanWen Chen" w:date="2018-12-30T17:40:00Z">
              <w:r w:rsidR="00D9503E">
                <w:rPr>
                  <w:rFonts w:hAnsi="宋体" w:hint="eastAsia"/>
                </w:rPr>
                <w:t>天</w:t>
              </w:r>
            </w:ins>
            <w:ins w:id="19143" w:author="XuanWen Chen" w:date="2018-12-30T17:37:00Z">
              <w:r>
                <w:rPr>
                  <w:rFonts w:hAnsi="宋体" w:hint="eastAsia"/>
                </w:rPr>
                <w:t>使用一次</w:t>
              </w:r>
            </w:ins>
          </w:p>
        </w:tc>
      </w:tr>
      <w:tr w:rsidR="006B5543" w:rsidRPr="00651178" w14:paraId="08577ED9" w14:textId="77777777" w:rsidTr="00060CEE">
        <w:trPr>
          <w:ins w:id="19144" w:author="XuanWen Chen" w:date="2018-12-30T17:37:00Z"/>
        </w:trPr>
        <w:tc>
          <w:tcPr>
            <w:tcW w:w="1413" w:type="dxa"/>
          </w:tcPr>
          <w:p w14:paraId="56B214A6" w14:textId="77777777" w:rsidR="006B5543" w:rsidRPr="00651178" w:rsidRDefault="006B5543" w:rsidP="00060CEE">
            <w:pPr>
              <w:rPr>
                <w:ins w:id="19145" w:author="XuanWen Chen" w:date="2018-12-30T17:37:00Z"/>
                <w:rFonts w:hAnsi="宋体"/>
              </w:rPr>
            </w:pPr>
            <w:ins w:id="19146" w:author="XuanWen Chen" w:date="2018-12-30T17:37:00Z">
              <w:r w:rsidRPr="00651178">
                <w:rPr>
                  <w:rFonts w:hAnsi="宋体" w:hint="eastAsia"/>
                </w:rPr>
                <w:lastRenderedPageBreak/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08CF009F" w14:textId="77777777" w:rsidR="006B5543" w:rsidRPr="00651178" w:rsidRDefault="006B5543" w:rsidP="00060CEE">
            <w:pPr>
              <w:rPr>
                <w:ins w:id="19147" w:author="XuanWen Chen" w:date="2018-12-30T17:37:00Z"/>
                <w:rFonts w:hAnsi="宋体"/>
              </w:rPr>
            </w:pPr>
          </w:p>
        </w:tc>
      </w:tr>
      <w:tr w:rsidR="006B5543" w:rsidRPr="00651178" w14:paraId="436E7115" w14:textId="77777777" w:rsidTr="00060CEE">
        <w:trPr>
          <w:ins w:id="19148" w:author="XuanWen Chen" w:date="2018-12-30T17:37:00Z"/>
        </w:trPr>
        <w:tc>
          <w:tcPr>
            <w:tcW w:w="1413" w:type="dxa"/>
          </w:tcPr>
          <w:p w14:paraId="1FAA0F52" w14:textId="77777777" w:rsidR="006B5543" w:rsidRPr="00651178" w:rsidRDefault="006B5543" w:rsidP="00060CEE">
            <w:pPr>
              <w:rPr>
                <w:ins w:id="19149" w:author="XuanWen Chen" w:date="2018-12-30T17:37:00Z"/>
                <w:rFonts w:hAnsi="宋体"/>
              </w:rPr>
            </w:pPr>
            <w:ins w:id="19150" w:author="XuanWen Chen" w:date="2018-12-30T17:37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5A1A7103" w14:textId="432D5E7A" w:rsidR="006B5543" w:rsidRPr="00651178" w:rsidRDefault="006B5543" w:rsidP="00060CEE">
            <w:pPr>
              <w:rPr>
                <w:ins w:id="19151" w:author="XuanWen Chen" w:date="2018-12-30T17:37:00Z"/>
                <w:rFonts w:hAnsi="宋体"/>
              </w:rPr>
            </w:pPr>
            <w:ins w:id="19152" w:author="XuanWen Chen" w:date="2018-12-30T17:37:00Z">
              <w:r>
                <w:rPr>
                  <w:rFonts w:hAnsi="宋体" w:hint="eastAsia"/>
                </w:rPr>
                <w:t>此操作需要管理员使用管理员账号登录</w:t>
              </w:r>
            </w:ins>
            <w:ins w:id="19153" w:author="XuanWen Chen" w:date="2018-12-30T18:07:00Z">
              <w:r w:rsidR="00546CAC">
                <w:rPr>
                  <w:rFonts w:hAnsi="宋体" w:hint="eastAsia"/>
                </w:rPr>
                <w:t>后台管理</w:t>
              </w:r>
            </w:ins>
            <w:ins w:id="19154" w:author="XuanWen Chen" w:date="2018-12-30T17:37:00Z">
              <w:r>
                <w:rPr>
                  <w:rFonts w:hAnsi="宋体" w:hint="eastAsia"/>
                </w:rPr>
                <w:t>系统</w:t>
              </w:r>
            </w:ins>
          </w:p>
        </w:tc>
      </w:tr>
      <w:tr w:rsidR="006B5543" w:rsidRPr="00651178" w14:paraId="1FDDBC0E" w14:textId="77777777" w:rsidTr="00060CEE">
        <w:trPr>
          <w:ins w:id="19155" w:author="XuanWen Chen" w:date="2018-12-30T17:37:00Z"/>
        </w:trPr>
        <w:tc>
          <w:tcPr>
            <w:tcW w:w="1413" w:type="dxa"/>
          </w:tcPr>
          <w:p w14:paraId="7EF5092B" w14:textId="77777777" w:rsidR="006B5543" w:rsidRPr="00651178" w:rsidRDefault="006B5543" w:rsidP="00060CEE">
            <w:pPr>
              <w:rPr>
                <w:ins w:id="19156" w:author="XuanWen Chen" w:date="2018-12-30T17:37:00Z"/>
                <w:rFonts w:hAnsi="宋体"/>
              </w:rPr>
            </w:pPr>
            <w:ins w:id="19157" w:author="XuanWen Chen" w:date="2018-12-30T17:37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196DAEF5" w14:textId="77777777" w:rsidR="006B5543" w:rsidRPr="00651178" w:rsidRDefault="006B5543" w:rsidP="00060CEE">
            <w:pPr>
              <w:rPr>
                <w:ins w:id="19158" w:author="XuanWen Chen" w:date="2018-12-30T17:37:00Z"/>
                <w:rFonts w:hAnsi="宋体"/>
              </w:rPr>
            </w:pPr>
            <w:ins w:id="19159" w:author="XuanWen Chen" w:date="2018-12-30T17:37:00Z">
              <w:r>
                <w:rPr>
                  <w:rFonts w:hAnsi="宋体" w:hint="eastAsia"/>
                </w:rPr>
                <w:t>管理员管理非案例板块</w:t>
              </w:r>
            </w:ins>
          </w:p>
        </w:tc>
      </w:tr>
    </w:tbl>
    <w:p w14:paraId="06CD1844" w14:textId="77777777" w:rsidR="006B5543" w:rsidRPr="006B5543" w:rsidRDefault="006B5543">
      <w:pPr>
        <w:rPr>
          <w:ins w:id="19160" w:author="XuanWen Chen" w:date="2018-12-30T17:37:00Z"/>
          <w:rPrChange w:id="19161" w:author="XuanWen Chen" w:date="2018-12-30T17:37:00Z">
            <w:rPr>
              <w:ins w:id="19162" w:author="XuanWen Chen" w:date="2018-12-30T17:37:00Z"/>
            </w:rPr>
          </w:rPrChange>
        </w:rPr>
        <w:pPrChange w:id="19163" w:author="XuanWen Chen" w:date="2018-12-30T17:37:00Z">
          <w:pPr>
            <w:pStyle w:val="4"/>
          </w:pPr>
        </w:pPrChange>
      </w:pPr>
    </w:p>
    <w:p w14:paraId="5B4D8AB4" w14:textId="3C21E712" w:rsidR="00101F7B" w:rsidRDefault="00101F7B" w:rsidP="00101F7B">
      <w:pPr>
        <w:pStyle w:val="4"/>
        <w:rPr>
          <w:ins w:id="19164" w:author="XuanWen Chen" w:date="2018-12-30T21:57:00Z"/>
        </w:rPr>
      </w:pPr>
      <w:ins w:id="19165" w:author="XuanWen Chen" w:date="2018-12-30T22:01:00Z">
        <w:r>
          <w:rPr>
            <w:rFonts w:hint="eastAsia"/>
          </w:rPr>
          <w:t>系统自动</w:t>
        </w:r>
        <w:r w:rsidRPr="00651178">
          <w:rPr>
            <w:rFonts w:hint="eastAsia"/>
          </w:rPr>
          <w:t>备份</w:t>
        </w:r>
      </w:ins>
      <w:ins w:id="19166" w:author="XuanWen Chen" w:date="2018-12-30T21:57:00Z">
        <w:r w:rsidRPr="00651178">
          <w:rPr>
            <w:rFonts w:hint="eastAsia"/>
          </w:rPr>
          <w:t>数据库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101F7B" w:rsidRPr="00651178" w14:paraId="49BDBDDC" w14:textId="77777777" w:rsidTr="00552707">
        <w:trPr>
          <w:ins w:id="19167" w:author="XuanWen Chen" w:date="2018-12-30T21:57:00Z"/>
        </w:trPr>
        <w:tc>
          <w:tcPr>
            <w:tcW w:w="1413" w:type="dxa"/>
          </w:tcPr>
          <w:p w14:paraId="10A206ED" w14:textId="77777777" w:rsidR="00101F7B" w:rsidRPr="00651178" w:rsidRDefault="00101F7B" w:rsidP="00552707">
            <w:pPr>
              <w:rPr>
                <w:ins w:id="19168" w:author="XuanWen Chen" w:date="2018-12-30T21:57:00Z"/>
                <w:rFonts w:hAnsi="宋体"/>
                <w:b/>
              </w:rPr>
            </w:pPr>
            <w:ins w:id="19169" w:author="XuanWen Chen" w:date="2018-12-30T21:57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32F05A1C" w14:textId="6BA52BFE" w:rsidR="00101F7B" w:rsidRPr="00651178" w:rsidRDefault="00101F7B" w:rsidP="00552707">
            <w:pPr>
              <w:rPr>
                <w:ins w:id="19170" w:author="XuanWen Chen" w:date="2018-12-30T21:57:00Z"/>
                <w:rFonts w:hAnsi="宋体"/>
                <w:b/>
              </w:rPr>
            </w:pPr>
            <w:ins w:id="19171" w:author="XuanWen Chen" w:date="2018-12-30T21:57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 xml:space="preserve">C-1 : </w:t>
              </w:r>
            </w:ins>
            <w:ins w:id="19172" w:author="XuanWen Chen" w:date="2018-12-30T22:01:00Z">
              <w:r w:rsidRPr="00101F7B">
                <w:rPr>
                  <w:rFonts w:hAnsi="宋体" w:hint="eastAsia"/>
                  <w:b/>
                </w:rPr>
                <w:t>系统自动备份数据库</w:t>
              </w:r>
            </w:ins>
          </w:p>
        </w:tc>
      </w:tr>
      <w:tr w:rsidR="00101F7B" w:rsidRPr="00651178" w14:paraId="51CC8BF8" w14:textId="77777777" w:rsidTr="00552707">
        <w:trPr>
          <w:ins w:id="19173" w:author="XuanWen Chen" w:date="2018-12-30T21:57:00Z"/>
        </w:trPr>
        <w:tc>
          <w:tcPr>
            <w:tcW w:w="1413" w:type="dxa"/>
          </w:tcPr>
          <w:p w14:paraId="0F298B06" w14:textId="77777777" w:rsidR="00101F7B" w:rsidRPr="00651178" w:rsidRDefault="00101F7B" w:rsidP="00552707">
            <w:pPr>
              <w:rPr>
                <w:ins w:id="19174" w:author="XuanWen Chen" w:date="2018-12-30T21:57:00Z"/>
                <w:rFonts w:hAnsi="宋体"/>
              </w:rPr>
            </w:pPr>
            <w:ins w:id="19175" w:author="XuanWen Chen" w:date="2018-12-30T21:57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47C72073" w14:textId="28DDD8BC" w:rsidR="00101F7B" w:rsidRPr="00651178" w:rsidRDefault="00101F7B" w:rsidP="00552707">
            <w:pPr>
              <w:rPr>
                <w:ins w:id="19176" w:author="XuanWen Chen" w:date="2018-12-30T21:57:00Z"/>
                <w:rFonts w:hAnsi="宋体"/>
              </w:rPr>
            </w:pPr>
            <w:ins w:id="19177" w:author="XuanWen Chen" w:date="2018-12-30T21:57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3D34A941" w14:textId="77777777" w:rsidR="00101F7B" w:rsidRPr="00651178" w:rsidRDefault="00101F7B" w:rsidP="00552707">
            <w:pPr>
              <w:rPr>
                <w:ins w:id="19178" w:author="XuanWen Chen" w:date="2018-12-30T21:57:00Z"/>
                <w:rFonts w:hAnsi="宋体"/>
              </w:rPr>
            </w:pPr>
            <w:ins w:id="19179" w:author="XuanWen Chen" w:date="2018-12-30T21:57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284DF569" w14:textId="5BBE8496" w:rsidR="00101F7B" w:rsidRPr="00651178" w:rsidRDefault="00101F7B" w:rsidP="00552707">
            <w:pPr>
              <w:rPr>
                <w:ins w:id="19180" w:author="XuanWen Chen" w:date="2018-12-30T21:57:00Z"/>
                <w:rFonts w:hAnsi="宋体"/>
              </w:rPr>
            </w:pPr>
            <w:ins w:id="19181" w:author="XuanWen Chen" w:date="2018-12-30T21:57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101F7B" w:rsidRPr="00651178" w14:paraId="5F34610E" w14:textId="77777777" w:rsidTr="00552707">
        <w:trPr>
          <w:ins w:id="19182" w:author="XuanWen Chen" w:date="2018-12-30T21:57:00Z"/>
        </w:trPr>
        <w:tc>
          <w:tcPr>
            <w:tcW w:w="1413" w:type="dxa"/>
          </w:tcPr>
          <w:p w14:paraId="2F22863B" w14:textId="77777777" w:rsidR="00101F7B" w:rsidRPr="00651178" w:rsidRDefault="00101F7B" w:rsidP="00552707">
            <w:pPr>
              <w:rPr>
                <w:ins w:id="19183" w:author="XuanWen Chen" w:date="2018-12-30T21:57:00Z"/>
                <w:rFonts w:hAnsi="宋体"/>
              </w:rPr>
            </w:pPr>
            <w:ins w:id="19184" w:author="XuanWen Chen" w:date="2018-12-30T21:57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5A8456CE" w14:textId="77777777" w:rsidR="00101F7B" w:rsidRPr="00651178" w:rsidRDefault="00101F7B" w:rsidP="00552707">
            <w:pPr>
              <w:rPr>
                <w:ins w:id="19185" w:author="XuanWen Chen" w:date="2018-12-30T21:57:00Z"/>
                <w:rFonts w:hAnsi="宋体"/>
              </w:rPr>
            </w:pPr>
            <w:ins w:id="19186" w:author="XuanWen Chen" w:date="2018-12-30T21:57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220300B8" w14:textId="77777777" w:rsidR="00101F7B" w:rsidRPr="00651178" w:rsidRDefault="00101F7B" w:rsidP="00552707">
            <w:pPr>
              <w:rPr>
                <w:ins w:id="19187" w:author="XuanWen Chen" w:date="2018-12-30T21:57:00Z"/>
                <w:rFonts w:hAnsi="宋体"/>
              </w:rPr>
            </w:pPr>
            <w:ins w:id="19188" w:author="XuanWen Chen" w:date="2018-12-30T21:57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683F4B30" w14:textId="77777777" w:rsidR="00101F7B" w:rsidRPr="00651178" w:rsidRDefault="00101F7B" w:rsidP="00552707">
            <w:pPr>
              <w:rPr>
                <w:ins w:id="19189" w:author="XuanWen Chen" w:date="2018-12-30T21:57:00Z"/>
                <w:rFonts w:hAnsi="宋体"/>
              </w:rPr>
            </w:pPr>
            <w:ins w:id="19190" w:author="XuanWen Chen" w:date="2018-12-30T21:57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101F7B" w:rsidRPr="00651178" w14:paraId="035E64B5" w14:textId="77777777" w:rsidTr="00552707">
        <w:trPr>
          <w:ins w:id="19191" w:author="XuanWen Chen" w:date="2018-12-30T21:57:00Z"/>
        </w:trPr>
        <w:tc>
          <w:tcPr>
            <w:tcW w:w="1413" w:type="dxa"/>
          </w:tcPr>
          <w:p w14:paraId="777C3026" w14:textId="77777777" w:rsidR="00101F7B" w:rsidRPr="00651178" w:rsidRDefault="00101F7B" w:rsidP="00552707">
            <w:pPr>
              <w:rPr>
                <w:ins w:id="19192" w:author="XuanWen Chen" w:date="2018-12-30T21:57:00Z"/>
                <w:rFonts w:hAnsi="宋体"/>
              </w:rPr>
            </w:pPr>
            <w:ins w:id="19193" w:author="XuanWen Chen" w:date="2018-12-30T21:57:00Z">
              <w:r w:rsidRPr="00651178">
                <w:rPr>
                  <w:rFonts w:hAnsi="宋体" w:hint="eastAsia"/>
                </w:rPr>
                <w:t>需求来源</w:t>
              </w:r>
            </w:ins>
          </w:p>
        </w:tc>
        <w:tc>
          <w:tcPr>
            <w:tcW w:w="6883" w:type="dxa"/>
            <w:gridSpan w:val="3"/>
          </w:tcPr>
          <w:p w14:paraId="72500861" w14:textId="77777777" w:rsidR="00101F7B" w:rsidRPr="00651178" w:rsidRDefault="00101F7B" w:rsidP="00552707">
            <w:pPr>
              <w:rPr>
                <w:ins w:id="19194" w:author="XuanWen Chen" w:date="2018-12-30T21:57:00Z"/>
                <w:rFonts w:hAnsi="宋体"/>
              </w:rPr>
            </w:pPr>
            <w:ins w:id="19195" w:author="XuanWen Chen" w:date="2018-12-30T21:57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101F7B" w:rsidRPr="00651178" w14:paraId="7B30AE6C" w14:textId="77777777" w:rsidTr="00552707">
        <w:trPr>
          <w:ins w:id="19196" w:author="XuanWen Chen" w:date="2018-12-30T21:57:00Z"/>
        </w:trPr>
        <w:tc>
          <w:tcPr>
            <w:tcW w:w="1413" w:type="dxa"/>
          </w:tcPr>
          <w:p w14:paraId="574A23C8" w14:textId="77777777" w:rsidR="00101F7B" w:rsidRPr="00651178" w:rsidRDefault="00101F7B" w:rsidP="00552707">
            <w:pPr>
              <w:rPr>
                <w:ins w:id="19197" w:author="XuanWen Chen" w:date="2018-12-30T21:57:00Z"/>
                <w:rFonts w:hAnsi="宋体"/>
              </w:rPr>
            </w:pPr>
            <w:ins w:id="19198" w:author="XuanWen Chen" w:date="2018-12-30T21:57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3961E23A" w14:textId="6BF449F7" w:rsidR="00101F7B" w:rsidRPr="00651178" w:rsidRDefault="00101F7B" w:rsidP="00552707">
            <w:pPr>
              <w:rPr>
                <w:ins w:id="19199" w:author="XuanWen Chen" w:date="2018-12-30T21:57:00Z"/>
                <w:rFonts w:hAnsi="宋体"/>
              </w:rPr>
            </w:pPr>
            <w:ins w:id="19200" w:author="XuanWen Chen" w:date="2018-12-30T21:57:00Z">
              <w:r>
                <w:rPr>
                  <w:rFonts w:hAnsi="宋体" w:hint="eastAsia"/>
                </w:rPr>
                <w:t>系统</w:t>
              </w:r>
            </w:ins>
            <w:ins w:id="19201" w:author="XuanWen Chen" w:date="2018-12-30T21:59:00Z">
              <w:r>
                <w:rPr>
                  <w:rFonts w:hAnsi="宋体" w:hint="eastAsia"/>
                </w:rPr>
                <w:t>每天</w:t>
              </w:r>
            </w:ins>
            <w:ins w:id="19202" w:author="XuanWen Chen" w:date="2018-12-30T21:58:00Z">
              <w:r>
                <w:rPr>
                  <w:rFonts w:hAnsi="宋体" w:hint="eastAsia"/>
                </w:rPr>
                <w:t>自动备份数据库</w:t>
              </w:r>
            </w:ins>
          </w:p>
        </w:tc>
      </w:tr>
      <w:tr w:rsidR="00101F7B" w:rsidRPr="00651178" w14:paraId="39E025C6" w14:textId="77777777" w:rsidTr="00552707">
        <w:trPr>
          <w:ins w:id="19203" w:author="XuanWen Chen" w:date="2018-12-30T21:57:00Z"/>
        </w:trPr>
        <w:tc>
          <w:tcPr>
            <w:tcW w:w="1413" w:type="dxa"/>
          </w:tcPr>
          <w:p w14:paraId="15A05FE5" w14:textId="77777777" w:rsidR="00101F7B" w:rsidRPr="00651178" w:rsidRDefault="00101F7B" w:rsidP="00552707">
            <w:pPr>
              <w:rPr>
                <w:ins w:id="19204" w:author="XuanWen Chen" w:date="2018-12-30T21:57:00Z"/>
                <w:rFonts w:hAnsi="宋体"/>
              </w:rPr>
            </w:pPr>
            <w:ins w:id="19205" w:author="XuanWen Chen" w:date="2018-12-30T21:57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448B9501" w14:textId="25AC19AC" w:rsidR="00101F7B" w:rsidRPr="00651178" w:rsidRDefault="00101F7B" w:rsidP="00552707">
            <w:pPr>
              <w:rPr>
                <w:ins w:id="19206" w:author="XuanWen Chen" w:date="2018-12-30T21:57:00Z"/>
                <w:rFonts w:hAnsi="宋体"/>
              </w:rPr>
            </w:pPr>
            <w:ins w:id="19207" w:author="XuanWen Chen" w:date="2018-12-30T21:59:00Z">
              <w:r>
                <w:rPr>
                  <w:rFonts w:hAnsi="宋体" w:hint="eastAsia"/>
                </w:rPr>
                <w:t>定时触发</w:t>
              </w:r>
            </w:ins>
          </w:p>
        </w:tc>
      </w:tr>
      <w:tr w:rsidR="00101F7B" w:rsidRPr="00651178" w14:paraId="427EA7A9" w14:textId="77777777" w:rsidTr="00552707">
        <w:trPr>
          <w:ins w:id="19208" w:author="XuanWen Chen" w:date="2018-12-30T21:57:00Z"/>
        </w:trPr>
        <w:tc>
          <w:tcPr>
            <w:tcW w:w="1413" w:type="dxa"/>
          </w:tcPr>
          <w:p w14:paraId="6715F1AC" w14:textId="77777777" w:rsidR="00101F7B" w:rsidRPr="00651178" w:rsidRDefault="00101F7B" w:rsidP="00552707">
            <w:pPr>
              <w:rPr>
                <w:ins w:id="19209" w:author="XuanWen Chen" w:date="2018-12-30T21:57:00Z"/>
                <w:rFonts w:hAnsi="宋体"/>
              </w:rPr>
            </w:pPr>
            <w:ins w:id="19210" w:author="XuanWen Chen" w:date="2018-12-30T21:57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8899DFC" w14:textId="7B23AF09" w:rsidR="00101F7B" w:rsidRPr="00651178" w:rsidRDefault="00101F7B" w:rsidP="00552707">
            <w:pPr>
              <w:rPr>
                <w:ins w:id="19211" w:author="XuanWen Chen" w:date="2018-12-30T21:57:00Z"/>
                <w:rFonts w:hAnsi="宋体"/>
              </w:rPr>
            </w:pPr>
            <w:ins w:id="19212" w:author="XuanWen Chen" w:date="2018-12-30T21:5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</w:t>
              </w:r>
              <w:r w:rsidRPr="00651178">
                <w:rPr>
                  <w:rFonts w:hAnsi="宋体" w:hint="eastAsia"/>
                </w:rPr>
                <w:t>：到达规定的系统数据库备份的</w:t>
              </w:r>
            </w:ins>
            <w:ins w:id="19213" w:author="XuanWen Chen" w:date="2018-12-30T21:59:00Z">
              <w:r>
                <w:rPr>
                  <w:rFonts w:hAnsi="宋体" w:hint="eastAsia"/>
                </w:rPr>
                <w:t>时间</w:t>
              </w:r>
              <w:r w:rsidRPr="00651178">
                <w:rPr>
                  <w:rFonts w:hAnsi="宋体"/>
                </w:rPr>
                <w:t xml:space="preserve"> </w:t>
              </w:r>
            </w:ins>
          </w:p>
        </w:tc>
      </w:tr>
      <w:tr w:rsidR="00101F7B" w:rsidRPr="00651178" w14:paraId="153A47DF" w14:textId="77777777" w:rsidTr="00552707">
        <w:trPr>
          <w:ins w:id="19214" w:author="XuanWen Chen" w:date="2018-12-30T21:57:00Z"/>
        </w:trPr>
        <w:tc>
          <w:tcPr>
            <w:tcW w:w="1413" w:type="dxa"/>
          </w:tcPr>
          <w:p w14:paraId="0FF2D371" w14:textId="77777777" w:rsidR="00101F7B" w:rsidRPr="00651178" w:rsidRDefault="00101F7B" w:rsidP="00552707">
            <w:pPr>
              <w:rPr>
                <w:ins w:id="19215" w:author="XuanWen Chen" w:date="2018-12-30T21:57:00Z"/>
                <w:rFonts w:hAnsi="宋体"/>
              </w:rPr>
            </w:pPr>
            <w:ins w:id="19216" w:author="XuanWen Chen" w:date="2018-12-30T21:57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144E26FC" w14:textId="280EBBA2" w:rsidR="00101F7B" w:rsidRPr="00651178" w:rsidRDefault="00101F7B" w:rsidP="00552707">
            <w:pPr>
              <w:rPr>
                <w:ins w:id="19217" w:author="XuanWen Chen" w:date="2018-12-30T21:57:00Z"/>
                <w:rFonts w:hAnsi="宋体"/>
              </w:rPr>
            </w:pPr>
            <w:ins w:id="19218" w:author="XuanWen Chen" w:date="2018-12-30T21:5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</w:t>
              </w:r>
              <w:r w:rsidRPr="00651178">
                <w:rPr>
                  <w:rFonts w:hAnsi="宋体" w:hint="eastAsia"/>
                </w:rPr>
                <w:t>：系统数据库文件存入云端。</w:t>
              </w:r>
            </w:ins>
          </w:p>
        </w:tc>
      </w:tr>
      <w:tr w:rsidR="00101F7B" w:rsidRPr="00651178" w14:paraId="6F832C7F" w14:textId="77777777" w:rsidTr="00552707">
        <w:trPr>
          <w:ins w:id="19219" w:author="XuanWen Chen" w:date="2018-12-30T21:57:00Z"/>
        </w:trPr>
        <w:tc>
          <w:tcPr>
            <w:tcW w:w="1413" w:type="dxa"/>
          </w:tcPr>
          <w:p w14:paraId="77E403EF" w14:textId="77777777" w:rsidR="00101F7B" w:rsidRPr="00651178" w:rsidRDefault="00101F7B" w:rsidP="00552707">
            <w:pPr>
              <w:rPr>
                <w:ins w:id="19220" w:author="XuanWen Chen" w:date="2018-12-30T21:57:00Z"/>
                <w:rFonts w:hAnsi="宋体"/>
              </w:rPr>
            </w:pPr>
            <w:ins w:id="19221" w:author="XuanWen Chen" w:date="2018-12-30T21:57:00Z">
              <w:r>
                <w:rPr>
                  <w:rFonts w:hAnsi="宋体" w:hint="eastAsia"/>
                </w:rPr>
                <w:t>输入：</w:t>
              </w:r>
            </w:ins>
          </w:p>
        </w:tc>
        <w:tc>
          <w:tcPr>
            <w:tcW w:w="6883" w:type="dxa"/>
            <w:gridSpan w:val="3"/>
          </w:tcPr>
          <w:p w14:paraId="0177E46F" w14:textId="13BFA2D5" w:rsidR="00101F7B" w:rsidRPr="00651178" w:rsidRDefault="00101F7B" w:rsidP="00552707">
            <w:pPr>
              <w:rPr>
                <w:ins w:id="19222" w:author="XuanWen Chen" w:date="2018-12-30T21:57:00Z"/>
                <w:rFonts w:hAnsi="宋体"/>
              </w:rPr>
            </w:pPr>
            <w:ins w:id="19223" w:author="XuanWen Chen" w:date="2018-12-30T22:00:00Z">
              <w:r>
                <w:rPr>
                  <w:rFonts w:hAnsi="宋体" w:hint="eastAsia"/>
                </w:rPr>
                <w:t>当前的数据库</w:t>
              </w:r>
            </w:ins>
          </w:p>
        </w:tc>
      </w:tr>
      <w:tr w:rsidR="00101F7B" w:rsidRPr="00651178" w14:paraId="04D227FE" w14:textId="77777777" w:rsidTr="00552707">
        <w:trPr>
          <w:ins w:id="19224" w:author="XuanWen Chen" w:date="2018-12-30T21:57:00Z"/>
        </w:trPr>
        <w:tc>
          <w:tcPr>
            <w:tcW w:w="1413" w:type="dxa"/>
          </w:tcPr>
          <w:p w14:paraId="164EEA7E" w14:textId="77777777" w:rsidR="00101F7B" w:rsidRPr="00651178" w:rsidRDefault="00101F7B" w:rsidP="00552707">
            <w:pPr>
              <w:rPr>
                <w:ins w:id="19225" w:author="XuanWen Chen" w:date="2018-12-30T21:57:00Z"/>
                <w:rFonts w:hAnsi="宋体"/>
              </w:rPr>
            </w:pPr>
            <w:ins w:id="19226" w:author="XuanWen Chen" w:date="2018-12-30T21:57:00Z">
              <w:r>
                <w:rPr>
                  <w:rFonts w:hAnsi="宋体" w:hint="eastAsia"/>
                </w:rPr>
                <w:t>输出：</w:t>
              </w:r>
            </w:ins>
          </w:p>
        </w:tc>
        <w:tc>
          <w:tcPr>
            <w:tcW w:w="6883" w:type="dxa"/>
            <w:gridSpan w:val="3"/>
          </w:tcPr>
          <w:p w14:paraId="6C86A76E" w14:textId="77777777" w:rsidR="00101F7B" w:rsidRPr="00651178" w:rsidRDefault="00101F7B" w:rsidP="00552707">
            <w:pPr>
              <w:rPr>
                <w:ins w:id="19227" w:author="XuanWen Chen" w:date="2018-12-30T21:57:00Z"/>
                <w:rFonts w:hAnsi="宋体"/>
              </w:rPr>
            </w:pPr>
            <w:ins w:id="19228" w:author="XuanWen Chen" w:date="2018-12-30T21:57:00Z">
              <w:r>
                <w:rPr>
                  <w:rFonts w:hAnsi="宋体" w:hint="eastAsia"/>
                </w:rPr>
                <w:t>备份好的sql文件</w:t>
              </w:r>
            </w:ins>
          </w:p>
        </w:tc>
      </w:tr>
      <w:tr w:rsidR="00101F7B" w:rsidRPr="00651178" w14:paraId="3F9A0694" w14:textId="77777777" w:rsidTr="00552707">
        <w:trPr>
          <w:ins w:id="19229" w:author="XuanWen Chen" w:date="2018-12-30T21:57:00Z"/>
        </w:trPr>
        <w:tc>
          <w:tcPr>
            <w:tcW w:w="1413" w:type="dxa"/>
          </w:tcPr>
          <w:p w14:paraId="0D54E6A9" w14:textId="77777777" w:rsidR="00101F7B" w:rsidRPr="00651178" w:rsidRDefault="00101F7B" w:rsidP="00552707">
            <w:pPr>
              <w:rPr>
                <w:ins w:id="19230" w:author="XuanWen Chen" w:date="2018-12-30T21:57:00Z"/>
                <w:rFonts w:hAnsi="宋体"/>
              </w:rPr>
            </w:pPr>
            <w:ins w:id="19231" w:author="XuanWen Chen" w:date="2018-12-30T21:57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0D219B64" w14:textId="440B1F49" w:rsidR="00101F7B" w:rsidRPr="00651178" w:rsidRDefault="00101F7B">
            <w:pPr>
              <w:pStyle w:val="a9"/>
              <w:spacing w:line="240" w:lineRule="auto"/>
              <w:ind w:left="372" w:firstLineChars="0" w:firstLine="0"/>
              <w:rPr>
                <w:ins w:id="19232" w:author="XuanWen Chen" w:date="2018-12-30T21:57:00Z"/>
                <w:rFonts w:hAnsi="宋体"/>
              </w:rPr>
              <w:pPrChange w:id="19233" w:author="XuanWen Chen" w:date="2018-12-30T22:00:00Z">
                <w:pPr>
                  <w:pStyle w:val="a9"/>
                  <w:numPr>
                    <w:numId w:val="22"/>
                  </w:numPr>
                  <w:spacing w:line="240" w:lineRule="auto"/>
                  <w:ind w:left="372" w:firstLineChars="0" w:hanging="372"/>
                </w:pPr>
              </w:pPrChange>
            </w:pPr>
            <w:ins w:id="19234" w:author="XuanWen Chen" w:date="2018-12-30T21:57:00Z">
              <w:r w:rsidRPr="00651178">
                <w:rPr>
                  <w:rFonts w:hAnsi="宋体" w:hint="eastAsia"/>
                </w:rPr>
                <w:t>数据库备份</w:t>
              </w:r>
            </w:ins>
          </w:p>
          <w:p w14:paraId="48CCBBBA" w14:textId="77777777" w:rsidR="00101F7B" w:rsidRDefault="00101F7B" w:rsidP="00552707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ins w:id="19235" w:author="XuanWen Chen" w:date="2018-12-30T22:00:00Z"/>
                <w:rFonts w:hAnsi="宋体"/>
              </w:rPr>
            </w:pPr>
            <w:ins w:id="19236" w:author="XuanWen Chen" w:date="2018-12-30T21:57:00Z">
              <w:r w:rsidRPr="00651178">
                <w:rPr>
                  <w:rFonts w:hAnsi="宋体" w:hint="eastAsia"/>
                </w:rPr>
                <w:t>到达规定的系统数据库备份的</w:t>
              </w:r>
            </w:ins>
            <w:ins w:id="19237" w:author="XuanWen Chen" w:date="2018-12-30T22:00:00Z">
              <w:r>
                <w:rPr>
                  <w:rFonts w:hAnsi="宋体" w:hint="eastAsia"/>
                </w:rPr>
                <w:t>时间</w:t>
              </w:r>
            </w:ins>
          </w:p>
          <w:p w14:paraId="71D35945" w14:textId="77777777" w:rsidR="00101F7B" w:rsidRDefault="00101F7B" w:rsidP="00552707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ins w:id="19238" w:author="XuanWen Chen" w:date="2018-12-30T22:00:00Z"/>
                <w:rFonts w:hAnsi="宋体"/>
              </w:rPr>
            </w:pPr>
            <w:ins w:id="19239" w:author="XuanWen Chen" w:date="2018-12-30T22:00:00Z">
              <w:r>
                <w:rPr>
                  <w:rFonts w:hAnsi="宋体" w:hint="eastAsia"/>
                </w:rPr>
                <w:t>系统读取当前数据库</w:t>
              </w:r>
            </w:ins>
          </w:p>
          <w:p w14:paraId="76942EA1" w14:textId="77777777" w:rsidR="00101F7B" w:rsidRDefault="00101F7B" w:rsidP="00552707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ins w:id="19240" w:author="XuanWen Chen" w:date="2018-12-30T22:00:00Z"/>
                <w:rFonts w:hAnsi="宋体"/>
              </w:rPr>
            </w:pPr>
            <w:ins w:id="19241" w:author="XuanWen Chen" w:date="2018-12-30T22:00:00Z">
              <w:r>
                <w:rPr>
                  <w:rFonts w:hAnsi="宋体" w:hint="eastAsia"/>
                </w:rPr>
                <w:t>进行备份</w:t>
              </w:r>
            </w:ins>
          </w:p>
          <w:p w14:paraId="6B6FEB12" w14:textId="02DFC9C9" w:rsidR="00101F7B" w:rsidRPr="00651178" w:rsidRDefault="00101F7B" w:rsidP="00552707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ins w:id="19242" w:author="XuanWen Chen" w:date="2018-12-30T21:57:00Z"/>
                <w:rFonts w:hAnsi="宋体"/>
              </w:rPr>
            </w:pPr>
            <w:ins w:id="19243" w:author="XuanWen Chen" w:date="2018-12-30T22:00:00Z">
              <w:r>
                <w:rPr>
                  <w:rFonts w:hAnsi="宋体" w:hint="eastAsia"/>
                </w:rPr>
                <w:t>生成备份文件</w:t>
              </w:r>
            </w:ins>
          </w:p>
        </w:tc>
      </w:tr>
      <w:tr w:rsidR="00101F7B" w:rsidRPr="00651178" w14:paraId="6AC829E1" w14:textId="77777777" w:rsidTr="00552707">
        <w:trPr>
          <w:ins w:id="19244" w:author="XuanWen Chen" w:date="2018-12-30T21:57:00Z"/>
        </w:trPr>
        <w:tc>
          <w:tcPr>
            <w:tcW w:w="1413" w:type="dxa"/>
          </w:tcPr>
          <w:p w14:paraId="12FB2B1E" w14:textId="77777777" w:rsidR="00101F7B" w:rsidRPr="00651178" w:rsidRDefault="00101F7B" w:rsidP="00552707">
            <w:pPr>
              <w:rPr>
                <w:ins w:id="19245" w:author="XuanWen Chen" w:date="2018-12-30T21:57:00Z"/>
                <w:rFonts w:hAnsi="宋体"/>
              </w:rPr>
            </w:pPr>
            <w:ins w:id="19246" w:author="XuanWen Chen" w:date="2018-12-30T21:57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48B1DF16" w14:textId="5BC8AA5A" w:rsidR="00101F7B" w:rsidRPr="00651178" w:rsidRDefault="00101F7B" w:rsidP="00552707">
            <w:pPr>
              <w:rPr>
                <w:ins w:id="19247" w:author="XuanWen Chen" w:date="2018-12-30T21:57:00Z"/>
                <w:rFonts w:hAnsi="宋体"/>
              </w:rPr>
            </w:pPr>
            <w:ins w:id="19248" w:author="XuanWen Chen" w:date="2018-12-30T22:0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101F7B" w:rsidRPr="00651178" w14:paraId="30171EC2" w14:textId="77777777" w:rsidTr="00552707">
        <w:trPr>
          <w:ins w:id="19249" w:author="XuanWen Chen" w:date="2018-12-30T21:57:00Z"/>
        </w:trPr>
        <w:tc>
          <w:tcPr>
            <w:tcW w:w="1413" w:type="dxa"/>
          </w:tcPr>
          <w:p w14:paraId="1BFB833E" w14:textId="77777777" w:rsidR="00101F7B" w:rsidRPr="00651178" w:rsidRDefault="00101F7B" w:rsidP="00552707">
            <w:pPr>
              <w:rPr>
                <w:ins w:id="19250" w:author="XuanWen Chen" w:date="2018-12-30T21:57:00Z"/>
                <w:rFonts w:hAnsi="宋体"/>
              </w:rPr>
            </w:pPr>
            <w:ins w:id="19251" w:author="XuanWen Chen" w:date="2018-12-30T21:57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1AE6A795" w14:textId="77777777" w:rsidR="00101F7B" w:rsidRPr="00651178" w:rsidRDefault="00101F7B" w:rsidP="00552707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rPr>
                <w:ins w:id="19252" w:author="XuanWen Chen" w:date="2018-12-30T21:57:00Z"/>
                <w:rFonts w:hAnsi="宋体"/>
              </w:rPr>
            </w:pPr>
            <w:ins w:id="19253" w:author="XuanWen Chen" w:date="2018-12-30T21:57:00Z">
              <w:r w:rsidRPr="00651178">
                <w:rPr>
                  <w:rFonts w:hAnsi="宋体"/>
                </w:rPr>
                <w:t xml:space="preserve">E1 </w:t>
              </w:r>
              <w:r w:rsidRPr="00651178">
                <w:rPr>
                  <w:rFonts w:hAnsi="宋体" w:hint="eastAsia"/>
                </w:rPr>
                <w:t>备份失败</w:t>
              </w:r>
            </w:ins>
          </w:p>
          <w:p w14:paraId="1DB7D29A" w14:textId="77777777" w:rsidR="00101F7B" w:rsidRPr="00651178" w:rsidRDefault="00101F7B" w:rsidP="00552707">
            <w:pPr>
              <w:rPr>
                <w:ins w:id="19254" w:author="XuanWen Chen" w:date="2018-12-30T21:57:00Z"/>
                <w:rFonts w:hAnsi="宋体"/>
              </w:rPr>
            </w:pPr>
            <w:ins w:id="19255" w:author="XuanWen Chen" w:date="2018-12-30T21:57:00Z">
              <w:r w:rsidRPr="00651178">
                <w:rPr>
                  <w:rFonts w:hAnsi="宋体" w:hint="eastAsia"/>
                </w:rPr>
                <w:t>无法下载识别备份下来的数据库。</w:t>
              </w:r>
            </w:ins>
          </w:p>
        </w:tc>
      </w:tr>
      <w:tr w:rsidR="00101F7B" w:rsidRPr="00651178" w14:paraId="0350B6CF" w14:textId="77777777" w:rsidTr="00552707">
        <w:trPr>
          <w:ins w:id="19256" w:author="XuanWen Chen" w:date="2018-12-30T21:57:00Z"/>
        </w:trPr>
        <w:tc>
          <w:tcPr>
            <w:tcW w:w="1413" w:type="dxa"/>
          </w:tcPr>
          <w:p w14:paraId="0203D6E4" w14:textId="77777777" w:rsidR="00101F7B" w:rsidRPr="00651178" w:rsidRDefault="00101F7B" w:rsidP="00552707">
            <w:pPr>
              <w:rPr>
                <w:ins w:id="19257" w:author="XuanWen Chen" w:date="2018-12-30T21:57:00Z"/>
                <w:rFonts w:hAnsi="宋体"/>
              </w:rPr>
            </w:pPr>
            <w:ins w:id="19258" w:author="XuanWen Chen" w:date="2018-12-30T21:57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68579735" w14:textId="77777777" w:rsidR="00101F7B" w:rsidRPr="00651178" w:rsidRDefault="00101F7B" w:rsidP="00552707">
            <w:pPr>
              <w:rPr>
                <w:ins w:id="19259" w:author="XuanWen Chen" w:date="2018-12-30T21:57:00Z"/>
                <w:rFonts w:hAnsi="宋体"/>
              </w:rPr>
            </w:pPr>
          </w:p>
        </w:tc>
      </w:tr>
      <w:tr w:rsidR="00101F7B" w:rsidRPr="00651178" w14:paraId="0C362ABA" w14:textId="77777777" w:rsidTr="00552707">
        <w:trPr>
          <w:ins w:id="19260" w:author="XuanWen Chen" w:date="2018-12-30T21:57:00Z"/>
        </w:trPr>
        <w:tc>
          <w:tcPr>
            <w:tcW w:w="1413" w:type="dxa"/>
          </w:tcPr>
          <w:p w14:paraId="4A81D28E" w14:textId="77777777" w:rsidR="00101F7B" w:rsidRPr="00651178" w:rsidRDefault="00101F7B" w:rsidP="00552707">
            <w:pPr>
              <w:rPr>
                <w:ins w:id="19261" w:author="XuanWen Chen" w:date="2018-12-30T21:57:00Z"/>
                <w:rFonts w:hAnsi="宋体"/>
              </w:rPr>
            </w:pPr>
            <w:ins w:id="19262" w:author="XuanWen Chen" w:date="2018-12-30T21:57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717763A2" w14:textId="47F077E3" w:rsidR="00101F7B" w:rsidRPr="00651178" w:rsidRDefault="00101F7B" w:rsidP="00552707">
            <w:pPr>
              <w:rPr>
                <w:ins w:id="19263" w:author="XuanWen Chen" w:date="2018-12-30T21:57:00Z"/>
                <w:rFonts w:hAnsi="宋体"/>
              </w:rPr>
            </w:pPr>
            <w:ins w:id="19264" w:author="XuanWen Chen" w:date="2018-12-30T22:00:00Z">
              <w:r>
                <w:rPr>
                  <w:rFonts w:hAnsi="宋体" w:hint="eastAsia"/>
                </w:rPr>
                <w:t>一天</w:t>
              </w:r>
            </w:ins>
            <w:ins w:id="19265" w:author="XuanWen Chen" w:date="2018-12-30T21:57:00Z">
              <w:r>
                <w:rPr>
                  <w:rFonts w:hAnsi="宋体" w:hint="eastAsia"/>
                </w:rPr>
                <w:t>一次</w:t>
              </w:r>
            </w:ins>
          </w:p>
        </w:tc>
      </w:tr>
      <w:tr w:rsidR="00101F7B" w:rsidRPr="00651178" w14:paraId="5C9EF773" w14:textId="77777777" w:rsidTr="00552707">
        <w:trPr>
          <w:ins w:id="19266" w:author="XuanWen Chen" w:date="2018-12-30T21:57:00Z"/>
        </w:trPr>
        <w:tc>
          <w:tcPr>
            <w:tcW w:w="1413" w:type="dxa"/>
          </w:tcPr>
          <w:p w14:paraId="1511D234" w14:textId="77777777" w:rsidR="00101F7B" w:rsidRPr="00651178" w:rsidRDefault="00101F7B" w:rsidP="00552707">
            <w:pPr>
              <w:rPr>
                <w:ins w:id="19267" w:author="XuanWen Chen" w:date="2018-12-30T21:57:00Z"/>
                <w:rFonts w:hAnsi="宋体"/>
              </w:rPr>
            </w:pPr>
            <w:ins w:id="19268" w:author="XuanWen Chen" w:date="2018-12-30T21:57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67B9C3F2" w14:textId="77777777" w:rsidR="00101F7B" w:rsidRPr="00651178" w:rsidRDefault="00101F7B" w:rsidP="00552707">
            <w:pPr>
              <w:rPr>
                <w:ins w:id="19269" w:author="XuanWen Chen" w:date="2018-12-30T21:57:00Z"/>
                <w:rFonts w:hAnsi="宋体"/>
              </w:rPr>
            </w:pPr>
          </w:p>
        </w:tc>
      </w:tr>
      <w:tr w:rsidR="00101F7B" w:rsidRPr="00651178" w14:paraId="124D12AC" w14:textId="77777777" w:rsidTr="00552707">
        <w:trPr>
          <w:ins w:id="19270" w:author="XuanWen Chen" w:date="2018-12-30T21:57:00Z"/>
        </w:trPr>
        <w:tc>
          <w:tcPr>
            <w:tcW w:w="1413" w:type="dxa"/>
          </w:tcPr>
          <w:p w14:paraId="5987DD21" w14:textId="77777777" w:rsidR="00101F7B" w:rsidRPr="00651178" w:rsidRDefault="00101F7B" w:rsidP="00552707">
            <w:pPr>
              <w:rPr>
                <w:ins w:id="19271" w:author="XuanWen Chen" w:date="2018-12-30T21:57:00Z"/>
                <w:rFonts w:hAnsi="宋体"/>
              </w:rPr>
            </w:pPr>
            <w:ins w:id="19272" w:author="XuanWen Chen" w:date="2018-12-30T21:57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4C3B1979" w14:textId="20CF2670" w:rsidR="00101F7B" w:rsidRPr="00651178" w:rsidRDefault="00101F7B" w:rsidP="00552707">
            <w:pPr>
              <w:rPr>
                <w:ins w:id="19273" w:author="XuanWen Chen" w:date="2018-12-30T21:57:00Z"/>
                <w:rFonts w:hAnsi="宋体"/>
              </w:rPr>
            </w:pPr>
            <w:ins w:id="19274" w:author="XuanWen Chen" w:date="2018-12-30T21:57:00Z">
              <w:r>
                <w:rPr>
                  <w:rFonts w:hAnsi="宋体" w:hint="eastAsia"/>
                </w:rPr>
                <w:t>此操作</w:t>
              </w:r>
            </w:ins>
            <w:ins w:id="19275" w:author="XuanWen Chen" w:date="2018-12-30T22:00:00Z">
              <w:r>
                <w:rPr>
                  <w:rFonts w:hAnsi="宋体" w:hint="eastAsia"/>
                </w:rPr>
                <w:t>是系统</w:t>
              </w:r>
            </w:ins>
            <w:ins w:id="19276" w:author="XuanWen Chen" w:date="2018-12-30T22:01:00Z">
              <w:r>
                <w:rPr>
                  <w:rFonts w:hAnsi="宋体" w:hint="eastAsia"/>
                </w:rPr>
                <w:t>自动进行</w:t>
              </w:r>
            </w:ins>
          </w:p>
        </w:tc>
      </w:tr>
      <w:tr w:rsidR="00101F7B" w:rsidRPr="00651178" w14:paraId="2165C4A8" w14:textId="77777777" w:rsidTr="00552707">
        <w:trPr>
          <w:ins w:id="19277" w:author="XuanWen Chen" w:date="2018-12-30T21:57:00Z"/>
        </w:trPr>
        <w:tc>
          <w:tcPr>
            <w:tcW w:w="1413" w:type="dxa"/>
          </w:tcPr>
          <w:p w14:paraId="31D2108D" w14:textId="77777777" w:rsidR="00101F7B" w:rsidRPr="00651178" w:rsidRDefault="00101F7B" w:rsidP="00552707">
            <w:pPr>
              <w:rPr>
                <w:ins w:id="19278" w:author="XuanWen Chen" w:date="2018-12-30T21:57:00Z"/>
                <w:rFonts w:hAnsi="宋体"/>
              </w:rPr>
            </w:pPr>
            <w:ins w:id="19279" w:author="XuanWen Chen" w:date="2018-12-30T21:57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62D1B04F" w14:textId="380A74A3" w:rsidR="00101F7B" w:rsidRPr="00651178" w:rsidRDefault="00101F7B" w:rsidP="00552707">
            <w:pPr>
              <w:rPr>
                <w:ins w:id="19280" w:author="XuanWen Chen" w:date="2018-12-30T21:57:00Z"/>
                <w:rFonts w:hAnsi="宋体"/>
              </w:rPr>
            </w:pPr>
            <w:ins w:id="19281" w:author="XuanWen Chen" w:date="2018-12-30T22:01:00Z">
              <w:r>
                <w:rPr>
                  <w:rFonts w:hAnsi="宋体" w:hint="eastAsia"/>
                </w:rPr>
                <w:t>系统设定每天备份数据库</w:t>
              </w:r>
            </w:ins>
          </w:p>
        </w:tc>
      </w:tr>
    </w:tbl>
    <w:p w14:paraId="1DAACE50" w14:textId="0C1361A5" w:rsidR="00D9503E" w:rsidRPr="00101F7B" w:rsidDel="00546CAC" w:rsidRDefault="00101F7B">
      <w:pPr>
        <w:pStyle w:val="4"/>
        <w:rPr>
          <w:del w:id="19282" w:author="XuanWen Chen" w:date="2018-12-30T18:02:00Z"/>
          <w:rPrChange w:id="19283" w:author="XuanWen Chen" w:date="2018-12-30T22:01:00Z">
            <w:rPr>
              <w:del w:id="19284" w:author="XuanWen Chen" w:date="2018-12-30T18:02:00Z"/>
              <w:color w:val="FF0000"/>
            </w:rPr>
          </w:rPrChange>
        </w:rPr>
        <w:pPrChange w:id="19285" w:author="XuanWen Chen" w:date="2018-12-30T22:01:00Z">
          <w:pPr/>
        </w:pPrChange>
      </w:pPr>
      <w:bookmarkStart w:id="19286" w:name="_Hlk533970651"/>
      <w:ins w:id="19287" w:author="XuanWen Chen" w:date="2018-12-30T22:01:00Z">
        <w:r w:rsidRPr="00101F7B">
          <w:rPr>
            <w:rFonts w:hint="eastAsia"/>
            <w:b w:val="0"/>
            <w:bCs w:val="0"/>
            <w:rPrChange w:id="19288" w:author="XuanWen Chen" w:date="2018-12-30T22:01:00Z">
              <w:rPr>
                <w:rFonts w:hint="eastAsia"/>
                <w:b/>
                <w:bCs/>
              </w:rPr>
            </w:rPrChange>
          </w:rPr>
          <w:lastRenderedPageBreak/>
          <w:t>管理员备份</w:t>
        </w:r>
      </w:ins>
      <w:bookmarkEnd w:id="19286"/>
      <w:del w:id="19289" w:author="XuanWen Chen" w:date="2018-12-30T18:02:00Z">
        <w:r w:rsidR="00C135C0" w:rsidRPr="00101F7B" w:rsidDel="00546CAC">
          <w:rPr>
            <w:rFonts w:hint="eastAsia"/>
            <w:rPrChange w:id="19290" w:author="XuanWen Chen" w:date="2018-12-30T22:01:00Z">
              <w:rPr>
                <w:rFonts w:hint="eastAsia"/>
                <w:color w:val="FF0000"/>
              </w:rPr>
            </w:rPrChange>
          </w:rPr>
          <w:delText>数据库备份（自动）</w:delText>
        </w:r>
      </w:del>
    </w:p>
    <w:p w14:paraId="176328F2" w14:textId="6068ABB1" w:rsidR="00C06991" w:rsidRPr="00101F7B" w:rsidRDefault="00C06991">
      <w:pPr>
        <w:pStyle w:val="4"/>
      </w:pPr>
      <w:bookmarkStart w:id="19291" w:name="_Toc533621501"/>
      <w:r w:rsidRPr="00101F7B">
        <w:rPr>
          <w:rFonts w:hint="eastAsia"/>
        </w:rPr>
        <w:t>数据库</w:t>
      </w:r>
      <w:del w:id="19292" w:author="XuanWen Chen" w:date="2018-12-30T22:02:00Z">
        <w:r w:rsidRPr="00101F7B" w:rsidDel="00101F7B">
          <w:rPr>
            <w:rFonts w:hint="eastAsia"/>
          </w:rPr>
          <w:delText>备份</w:delText>
        </w:r>
      </w:del>
      <w:bookmarkEnd w:id="19291"/>
      <w:r w:rsidR="00C135C0" w:rsidRPr="00101F7B">
        <w:rPr>
          <w:rFonts w:hint="eastAsia"/>
        </w:rPr>
        <w:t>（手动）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104525DA" w14:textId="77777777" w:rsidTr="0040689B">
        <w:tc>
          <w:tcPr>
            <w:tcW w:w="1413" w:type="dxa"/>
          </w:tcPr>
          <w:p w14:paraId="60DCD857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13647765" w14:textId="28BA1A68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 xml:space="preserve">C-1 : </w:t>
            </w:r>
            <w:ins w:id="19293" w:author="XuanWen Chen" w:date="2018-12-30T22:02:00Z">
              <w:r w:rsidR="00101F7B" w:rsidRPr="00101F7B">
                <w:rPr>
                  <w:rFonts w:hAnsi="宋体" w:hint="eastAsia"/>
                  <w:b/>
                </w:rPr>
                <w:t>管理员备份</w:t>
              </w:r>
            </w:ins>
            <w:r w:rsidRPr="00651178">
              <w:rPr>
                <w:rFonts w:hAnsi="宋体" w:hint="eastAsia"/>
                <w:b/>
              </w:rPr>
              <w:t>数据库</w:t>
            </w:r>
            <w:del w:id="19294" w:author="XuanWen Chen" w:date="2018-12-30T22:02:00Z">
              <w:r w:rsidRPr="00651178" w:rsidDel="00101F7B">
                <w:rPr>
                  <w:rFonts w:hAnsi="宋体" w:hint="eastAsia"/>
                  <w:b/>
                </w:rPr>
                <w:delText>备份</w:delText>
              </w:r>
            </w:del>
            <w:ins w:id="19295" w:author="XuanWen Chen" w:date="2018-12-30T17:42:00Z">
              <w:r w:rsidR="00D9503E" w:rsidRPr="00D9503E">
                <w:rPr>
                  <w:rFonts w:hAnsi="宋体" w:hint="eastAsia"/>
                  <w:b/>
                </w:rPr>
                <w:t>（手动）</w:t>
              </w:r>
            </w:ins>
          </w:p>
        </w:tc>
      </w:tr>
      <w:tr w:rsidR="0040689B" w:rsidRPr="00651178" w14:paraId="4A628FFE" w14:textId="77777777" w:rsidTr="0040689B">
        <w:tc>
          <w:tcPr>
            <w:tcW w:w="1413" w:type="dxa"/>
          </w:tcPr>
          <w:p w14:paraId="47C9CC9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3BAF076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55A7A16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AE7D1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A271C2B" w14:textId="77777777" w:rsidTr="0040689B">
        <w:tc>
          <w:tcPr>
            <w:tcW w:w="1413" w:type="dxa"/>
          </w:tcPr>
          <w:p w14:paraId="423AD01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654D49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11198A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B1AB1E2" w14:textId="21EFAA81" w:rsidR="0040689B" w:rsidRPr="00651178" w:rsidRDefault="00D9503E" w:rsidP="0040689B">
            <w:pPr>
              <w:rPr>
                <w:rFonts w:hAnsi="宋体"/>
              </w:rPr>
            </w:pPr>
            <w:ins w:id="19296" w:author="XuanWen Chen" w:date="2018-12-30T17:42:00Z">
              <w:r>
                <w:rPr>
                  <w:rFonts w:hAnsi="宋体" w:hint="eastAsia"/>
                </w:rPr>
                <w:t>基于项目的案例教学系统</w:t>
              </w:r>
            </w:ins>
            <w:del w:id="19297" w:author="XuanWen Chen" w:date="2018-12-30T17:42:00Z">
              <w:r w:rsidR="0040689B" w:rsidRPr="00651178" w:rsidDel="00D9503E">
                <w:rPr>
                  <w:rFonts w:hAnsi="宋体" w:hint="eastAsia"/>
                </w:rPr>
                <w:delText>主程序员</w:delText>
              </w:r>
            </w:del>
          </w:p>
        </w:tc>
      </w:tr>
      <w:tr w:rsidR="0040689B" w:rsidRPr="00651178" w14:paraId="101F250F" w14:textId="77777777" w:rsidTr="0040689B">
        <w:tc>
          <w:tcPr>
            <w:tcW w:w="1413" w:type="dxa"/>
          </w:tcPr>
          <w:p w14:paraId="59707B3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4B33751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6B3A1A7D" w14:textId="77777777" w:rsidTr="0040689B">
        <w:tc>
          <w:tcPr>
            <w:tcW w:w="1413" w:type="dxa"/>
          </w:tcPr>
          <w:p w14:paraId="15DD6B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6A60607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管理员为了防止数据库出现崩溃，保存数据，对现有的数据库进行备份，</w:t>
            </w:r>
          </w:p>
          <w:p w14:paraId="0E62469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进入系统管理的数据库管理，将现有的数据库下载下来，进行备份。</w:t>
            </w:r>
          </w:p>
        </w:tc>
      </w:tr>
      <w:tr w:rsidR="0040689B" w:rsidRPr="00651178" w14:paraId="227C68CF" w14:textId="77777777" w:rsidTr="0040689B">
        <w:tc>
          <w:tcPr>
            <w:tcW w:w="1413" w:type="dxa"/>
          </w:tcPr>
          <w:p w14:paraId="2F172A3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26BC57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到达规定的系统数据库备份的日期或其他需要备份数据库的情况。</w:t>
            </w:r>
          </w:p>
        </w:tc>
      </w:tr>
      <w:tr w:rsidR="0040689B" w:rsidRPr="00651178" w14:paraId="56DDCB84" w14:textId="77777777" w:rsidTr="0040689B">
        <w:tc>
          <w:tcPr>
            <w:tcW w:w="1413" w:type="dxa"/>
          </w:tcPr>
          <w:p w14:paraId="19CD82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C0D7B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：到达规定的系统数据库备份的日期或其他需要备份数据库的情况。</w:t>
            </w:r>
          </w:p>
          <w:p w14:paraId="2C4E674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2：管理员登陆系统后台进行数据库备份</w:t>
            </w:r>
          </w:p>
        </w:tc>
      </w:tr>
      <w:tr w:rsidR="0040689B" w:rsidRPr="00651178" w14:paraId="67FAD246" w14:textId="77777777" w:rsidTr="0040689B">
        <w:tc>
          <w:tcPr>
            <w:tcW w:w="1413" w:type="dxa"/>
          </w:tcPr>
          <w:p w14:paraId="15D558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34C14B0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：系统数据库文件存入云端。</w:t>
            </w:r>
          </w:p>
          <w:p w14:paraId="7666FC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OST-2</w:t>
            </w:r>
            <w:r w:rsidRPr="00651178">
              <w:rPr>
                <w:rFonts w:hAnsi="宋体" w:hint="eastAsia"/>
              </w:rPr>
              <w:t>：登记此次数据库备份</w:t>
            </w:r>
          </w:p>
        </w:tc>
      </w:tr>
      <w:tr w:rsidR="00546CAC" w:rsidRPr="00651178" w14:paraId="216FB3E1" w14:textId="77777777" w:rsidTr="0040689B">
        <w:trPr>
          <w:ins w:id="19298" w:author="XuanWen Chen" w:date="2018-12-30T18:03:00Z"/>
        </w:trPr>
        <w:tc>
          <w:tcPr>
            <w:tcW w:w="1413" w:type="dxa"/>
          </w:tcPr>
          <w:p w14:paraId="7BD86F82" w14:textId="0CA03290" w:rsidR="00546CAC" w:rsidRPr="00651178" w:rsidRDefault="00546CAC" w:rsidP="0040689B">
            <w:pPr>
              <w:rPr>
                <w:ins w:id="19299" w:author="XuanWen Chen" w:date="2018-12-30T18:03:00Z"/>
                <w:rFonts w:hAnsi="宋体"/>
              </w:rPr>
            </w:pPr>
            <w:ins w:id="19300" w:author="XuanWen Chen" w:date="2018-12-30T18:03:00Z">
              <w:r>
                <w:rPr>
                  <w:rFonts w:hAnsi="宋体" w:hint="eastAsia"/>
                </w:rPr>
                <w:t>输入：</w:t>
              </w:r>
            </w:ins>
          </w:p>
        </w:tc>
        <w:tc>
          <w:tcPr>
            <w:tcW w:w="6883" w:type="dxa"/>
            <w:gridSpan w:val="3"/>
          </w:tcPr>
          <w:p w14:paraId="393AD7A5" w14:textId="04D5BD9A" w:rsidR="00546CAC" w:rsidRPr="00651178" w:rsidRDefault="00764EF7" w:rsidP="0040689B">
            <w:pPr>
              <w:rPr>
                <w:ins w:id="19301" w:author="XuanWen Chen" w:date="2018-12-30T18:03:00Z"/>
                <w:rFonts w:hAnsi="宋体"/>
              </w:rPr>
            </w:pPr>
            <w:ins w:id="19302" w:author="XuanWen Chen" w:date="2018-12-30T18:12:00Z">
              <w:r>
                <w:rPr>
                  <w:rFonts w:hAnsi="宋体" w:hint="eastAsia"/>
                </w:rPr>
                <w:t>各个备份选项</w:t>
              </w:r>
            </w:ins>
          </w:p>
        </w:tc>
      </w:tr>
      <w:tr w:rsidR="00546CAC" w:rsidRPr="00651178" w14:paraId="253569CD" w14:textId="77777777" w:rsidTr="0040689B">
        <w:trPr>
          <w:ins w:id="19303" w:author="XuanWen Chen" w:date="2018-12-30T18:03:00Z"/>
        </w:trPr>
        <w:tc>
          <w:tcPr>
            <w:tcW w:w="1413" w:type="dxa"/>
          </w:tcPr>
          <w:p w14:paraId="0D05334C" w14:textId="78C06532" w:rsidR="00546CAC" w:rsidRPr="00651178" w:rsidRDefault="00546CAC" w:rsidP="0040689B">
            <w:pPr>
              <w:rPr>
                <w:ins w:id="19304" w:author="XuanWen Chen" w:date="2018-12-30T18:03:00Z"/>
                <w:rFonts w:hAnsi="宋体"/>
              </w:rPr>
            </w:pPr>
            <w:ins w:id="19305" w:author="XuanWen Chen" w:date="2018-12-30T18:03:00Z">
              <w:r>
                <w:rPr>
                  <w:rFonts w:hAnsi="宋体" w:hint="eastAsia"/>
                </w:rPr>
                <w:t>输出：</w:t>
              </w:r>
            </w:ins>
          </w:p>
        </w:tc>
        <w:tc>
          <w:tcPr>
            <w:tcW w:w="6883" w:type="dxa"/>
            <w:gridSpan w:val="3"/>
          </w:tcPr>
          <w:p w14:paraId="1B8DAD13" w14:textId="1B6DD3E8" w:rsidR="00546CAC" w:rsidRPr="00651178" w:rsidRDefault="00764EF7" w:rsidP="0040689B">
            <w:pPr>
              <w:rPr>
                <w:ins w:id="19306" w:author="XuanWen Chen" w:date="2018-12-30T18:03:00Z"/>
                <w:rFonts w:hAnsi="宋体"/>
              </w:rPr>
            </w:pPr>
            <w:ins w:id="19307" w:author="XuanWen Chen" w:date="2018-12-30T18:12:00Z">
              <w:r>
                <w:rPr>
                  <w:rFonts w:hAnsi="宋体" w:hint="eastAsia"/>
                </w:rPr>
                <w:t>备份好的sql文件</w:t>
              </w:r>
            </w:ins>
          </w:p>
        </w:tc>
      </w:tr>
      <w:tr w:rsidR="0040689B" w:rsidRPr="00651178" w14:paraId="386CEF8E" w14:textId="77777777" w:rsidTr="0040689B">
        <w:tc>
          <w:tcPr>
            <w:tcW w:w="1413" w:type="dxa"/>
          </w:tcPr>
          <w:p w14:paraId="1C61ABC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6A0713A1" w14:textId="77777777" w:rsidR="0040689B" w:rsidRPr="00651178" w:rsidRDefault="0040689B" w:rsidP="00AE77A1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数据库备份</w:t>
            </w:r>
          </w:p>
          <w:p w14:paraId="2C8905BE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到达规定的系统数据库备份的日期或其他需要备份数据库的情况。</w:t>
            </w:r>
          </w:p>
          <w:p w14:paraId="1FAE2656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管理员登陆系统后台。</w:t>
            </w:r>
          </w:p>
          <w:p w14:paraId="770182B0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管理员进入数据库管理-&gt;数据库备份。</w:t>
            </w:r>
          </w:p>
          <w:p w14:paraId="0FFF84CA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选择数据库备份的类型(完整数据，</w:t>
            </w:r>
            <w:proofErr w:type="gramStart"/>
            <w:r w:rsidRPr="00651178">
              <w:rPr>
                <w:rFonts w:hAnsi="宋体" w:hint="eastAsia"/>
              </w:rPr>
              <w:t>仅结构或仅数据</w:t>
            </w:r>
            <w:proofErr w:type="gramEnd"/>
            <w:r w:rsidRPr="00651178">
              <w:rPr>
                <w:rFonts w:hAnsi="宋体"/>
              </w:rPr>
              <w:t>)</w:t>
            </w:r>
            <w:r w:rsidRPr="00651178">
              <w:rPr>
                <w:rFonts w:hAnsi="宋体" w:hint="eastAsia"/>
              </w:rPr>
              <w:t>。</w:t>
            </w:r>
          </w:p>
          <w:p w14:paraId="5895EDC2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选择文件存储类型（s</w:t>
            </w:r>
            <w:r w:rsidRPr="00651178">
              <w:rPr>
                <w:rFonts w:hAnsi="宋体"/>
              </w:rPr>
              <w:t>ql</w:t>
            </w:r>
            <w:r w:rsidRPr="00651178">
              <w:rPr>
                <w:rFonts w:hAnsi="宋体" w:hint="eastAsia"/>
              </w:rPr>
              <w:t>，ZIP或text）。</w:t>
            </w:r>
          </w:p>
          <w:p w14:paraId="0ACF040C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选择对备份文件的操作（仅下载，存储，存储并下载）</w:t>
            </w:r>
          </w:p>
          <w:p w14:paraId="42DAE84C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提交备份申请</w:t>
            </w:r>
          </w:p>
          <w:p w14:paraId="630E7E54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系统根据要求备份数据库并根据用户需要返回数据库文件</w:t>
            </w:r>
          </w:p>
          <w:p w14:paraId="3E114ABC" w14:textId="77777777" w:rsidR="0040689B" w:rsidRPr="00651178" w:rsidRDefault="0040689B" w:rsidP="00AE77A1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更行数据库备份的登记表。</w:t>
            </w:r>
          </w:p>
        </w:tc>
      </w:tr>
      <w:tr w:rsidR="0040689B" w:rsidRPr="00651178" w14:paraId="4505205C" w14:textId="77777777" w:rsidTr="0040689B">
        <w:tc>
          <w:tcPr>
            <w:tcW w:w="1413" w:type="dxa"/>
          </w:tcPr>
          <w:p w14:paraId="462EEB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11109A8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A14C489" w14:textId="77777777" w:rsidTr="0040689B">
        <w:tc>
          <w:tcPr>
            <w:tcW w:w="1413" w:type="dxa"/>
          </w:tcPr>
          <w:p w14:paraId="70B731C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3EFE7125" w14:textId="77777777" w:rsidR="0040689B" w:rsidRPr="00651178" w:rsidRDefault="0040689B" w:rsidP="00AE77A1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备份失败</w:t>
            </w:r>
          </w:p>
          <w:p w14:paraId="424773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无法下载识别备份下来的数据库。</w:t>
            </w:r>
          </w:p>
        </w:tc>
      </w:tr>
      <w:tr w:rsidR="0040689B" w:rsidRPr="00651178" w14:paraId="6AEBFD2B" w14:textId="77777777" w:rsidTr="0040689B">
        <w:tc>
          <w:tcPr>
            <w:tcW w:w="1413" w:type="dxa"/>
          </w:tcPr>
          <w:p w14:paraId="19C4925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252DD909" w14:textId="77777777" w:rsidR="0040689B" w:rsidRPr="00651178" w:rsidRDefault="0040689B" w:rsidP="0040689B">
            <w:pPr>
              <w:rPr>
                <w:rFonts w:hAnsi="宋体"/>
              </w:rPr>
            </w:pPr>
            <w:del w:id="19308" w:author="XuanWen Chen" w:date="2018-12-30T18:07:00Z">
              <w:r w:rsidRPr="00651178" w:rsidDel="00546CAC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4C123D8E" w14:textId="77777777" w:rsidTr="0040689B">
        <w:tc>
          <w:tcPr>
            <w:tcW w:w="1413" w:type="dxa"/>
          </w:tcPr>
          <w:p w14:paraId="7A5C3E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FDF32D2" w14:textId="7B338AAC" w:rsidR="0040689B" w:rsidRPr="00651178" w:rsidDel="00546CAC" w:rsidRDefault="0040689B" w:rsidP="0040689B">
            <w:pPr>
              <w:rPr>
                <w:del w:id="19309" w:author="XuanWen Chen" w:date="2018-12-30T18:11:00Z"/>
                <w:rFonts w:hAnsi="宋体"/>
              </w:rPr>
            </w:pPr>
            <w:del w:id="19310" w:author="XuanWen Chen" w:date="2018-12-30T18:11:00Z">
              <w:r w:rsidRPr="00651178" w:rsidDel="00546CAC">
                <w:rPr>
                  <w:rFonts w:hAnsi="宋体" w:hint="eastAsia"/>
                </w:rPr>
                <w:delText>中。</w:delText>
              </w:r>
            </w:del>
          </w:p>
          <w:p w14:paraId="70AD869E" w14:textId="719A70C4" w:rsidR="0040689B" w:rsidRPr="00651178" w:rsidRDefault="0040689B" w:rsidP="0040689B">
            <w:pPr>
              <w:rPr>
                <w:rFonts w:hAnsi="宋体"/>
              </w:rPr>
            </w:pPr>
            <w:del w:id="19311" w:author="XuanWen Chen" w:date="2018-12-30T18:11:00Z">
              <w:r w:rsidRPr="00651178" w:rsidDel="00546CAC">
                <w:rPr>
                  <w:rFonts w:hAnsi="宋体" w:hint="eastAsia"/>
                </w:rPr>
                <w:delText>一月一次。</w:delText>
              </w:r>
            </w:del>
            <w:ins w:id="19312" w:author="XuanWen Chen" w:date="2018-12-30T18:11:00Z">
              <w:r w:rsidR="00546CAC">
                <w:rPr>
                  <w:rFonts w:hAnsi="宋体" w:hint="eastAsia"/>
                </w:rPr>
                <w:t>平均一周一次</w:t>
              </w:r>
            </w:ins>
          </w:p>
        </w:tc>
      </w:tr>
      <w:tr w:rsidR="0040689B" w:rsidRPr="00651178" w14:paraId="140A883C" w14:textId="77777777" w:rsidTr="0040689B">
        <w:tc>
          <w:tcPr>
            <w:tcW w:w="1413" w:type="dxa"/>
          </w:tcPr>
          <w:p w14:paraId="72D048A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B7F0C6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546CAC" w:rsidRPr="00651178" w14:paraId="1EF142A5" w14:textId="77777777" w:rsidTr="0040689B">
        <w:tc>
          <w:tcPr>
            <w:tcW w:w="1413" w:type="dxa"/>
          </w:tcPr>
          <w:p w14:paraId="7319129A" w14:textId="77777777" w:rsidR="00546CAC" w:rsidRPr="00651178" w:rsidRDefault="00546CAC" w:rsidP="00546CAC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3EB8F9D" w14:textId="1605B9CD" w:rsidR="00546CAC" w:rsidRPr="00651178" w:rsidRDefault="00546CAC" w:rsidP="00546CAC">
            <w:pPr>
              <w:rPr>
                <w:rFonts w:hAnsi="宋体"/>
              </w:rPr>
            </w:pPr>
            <w:ins w:id="19313" w:author="XuanWen Chen" w:date="2018-12-30T18:10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546CAC" w:rsidRPr="00651178" w14:paraId="739769B3" w14:textId="77777777" w:rsidTr="0040689B">
        <w:tc>
          <w:tcPr>
            <w:tcW w:w="1413" w:type="dxa"/>
          </w:tcPr>
          <w:p w14:paraId="289667CB" w14:textId="77777777" w:rsidR="00546CAC" w:rsidRPr="00651178" w:rsidRDefault="00546CAC" w:rsidP="00546CAC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883" w:type="dxa"/>
            <w:gridSpan w:val="3"/>
          </w:tcPr>
          <w:p w14:paraId="2D18A4E6" w14:textId="77777777" w:rsidR="00546CAC" w:rsidRPr="00651178" w:rsidDel="00546CAC" w:rsidRDefault="00546CAC" w:rsidP="00546CAC">
            <w:pPr>
              <w:rPr>
                <w:del w:id="19314" w:author="XuanWen Chen" w:date="2018-12-30T18:07:00Z"/>
                <w:rFonts w:hAnsi="宋体"/>
              </w:rPr>
            </w:pPr>
          </w:p>
          <w:p w14:paraId="257AD057" w14:textId="77777777" w:rsidR="00546CAC" w:rsidRPr="00651178" w:rsidRDefault="00546CAC" w:rsidP="00546CAC">
            <w:pPr>
              <w:rPr>
                <w:rFonts w:hAnsi="宋体"/>
              </w:rPr>
            </w:pPr>
          </w:p>
        </w:tc>
      </w:tr>
      <w:tr w:rsidR="00546CAC" w:rsidRPr="00651178" w:rsidDel="00546CAC" w14:paraId="3C88D278" w14:textId="1FDE5D23" w:rsidTr="0040689B">
        <w:trPr>
          <w:del w:id="19315" w:author="XuanWen Chen" w:date="2018-12-30T18:07:00Z"/>
        </w:trPr>
        <w:tc>
          <w:tcPr>
            <w:tcW w:w="1413" w:type="dxa"/>
          </w:tcPr>
          <w:p w14:paraId="12BEFEE7" w14:textId="22446239" w:rsidR="00546CAC" w:rsidRPr="00651178" w:rsidDel="00546CAC" w:rsidRDefault="00546CAC" w:rsidP="00546CAC">
            <w:pPr>
              <w:rPr>
                <w:del w:id="19316" w:author="XuanWen Chen" w:date="2018-12-30T18:07:00Z"/>
                <w:rFonts w:hAnsi="宋体"/>
              </w:rPr>
            </w:pPr>
          </w:p>
        </w:tc>
        <w:tc>
          <w:tcPr>
            <w:tcW w:w="6883" w:type="dxa"/>
            <w:gridSpan w:val="3"/>
          </w:tcPr>
          <w:p w14:paraId="44459598" w14:textId="3478F867" w:rsidR="00546CAC" w:rsidRPr="00651178" w:rsidDel="00546CAC" w:rsidRDefault="00546CAC" w:rsidP="00546CAC">
            <w:pPr>
              <w:rPr>
                <w:del w:id="19317" w:author="XuanWen Chen" w:date="2018-12-30T18:07:00Z"/>
                <w:rFonts w:hAnsi="宋体"/>
              </w:rPr>
            </w:pPr>
          </w:p>
        </w:tc>
      </w:tr>
    </w:tbl>
    <w:p w14:paraId="4D7952FF" w14:textId="4B3BF5D6" w:rsidR="00C06991" w:rsidRPr="00651178" w:rsidRDefault="00101F7B" w:rsidP="00C06991">
      <w:pPr>
        <w:pStyle w:val="4"/>
      </w:pPr>
      <w:bookmarkStart w:id="19318" w:name="_Toc533621502"/>
      <w:ins w:id="19319" w:author="XuanWen Chen" w:date="2018-12-30T22:02:00Z">
        <w:r>
          <w:rPr>
            <w:rFonts w:hint="eastAsia"/>
          </w:rPr>
          <w:t>管理员</w:t>
        </w:r>
        <w:r w:rsidRPr="00651178">
          <w:rPr>
            <w:rFonts w:hint="eastAsia"/>
          </w:rPr>
          <w:t>还原</w:t>
        </w:r>
      </w:ins>
      <w:r w:rsidRPr="00651178">
        <w:rPr>
          <w:rFonts w:hint="eastAsia"/>
        </w:rPr>
        <w:t>数据库</w:t>
      </w:r>
      <w:del w:id="19320" w:author="XuanWen Chen" w:date="2018-12-30T22:02:00Z">
        <w:r w:rsidRPr="00651178" w:rsidDel="00101F7B">
          <w:rPr>
            <w:rFonts w:hint="eastAsia"/>
          </w:rPr>
          <w:delText>还原</w:delText>
        </w:r>
      </w:del>
      <w:bookmarkEnd w:id="1931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6F0703C0" w14:textId="77777777" w:rsidTr="0040689B">
        <w:tc>
          <w:tcPr>
            <w:tcW w:w="1413" w:type="dxa"/>
          </w:tcPr>
          <w:p w14:paraId="3EE793B5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551A5A4C" w14:textId="720F265A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2</w:t>
            </w:r>
            <w:r w:rsidRPr="00651178">
              <w:rPr>
                <w:rFonts w:hAnsi="宋体"/>
                <w:b/>
              </w:rPr>
              <w:t xml:space="preserve"> :</w:t>
            </w:r>
            <w:ins w:id="19321" w:author="XuanWen Chen" w:date="2018-12-30T22:02:00Z">
              <w:r w:rsidR="00101F7B">
                <w:rPr>
                  <w:rFonts w:hint="eastAsia"/>
                </w:rPr>
                <w:t xml:space="preserve"> </w:t>
              </w:r>
              <w:r w:rsidR="00101F7B" w:rsidRPr="00101F7B">
                <w:rPr>
                  <w:rFonts w:hAnsi="宋体" w:hint="eastAsia"/>
                  <w:b/>
                </w:rPr>
                <w:t>管理员还原数据库</w:t>
              </w:r>
            </w:ins>
            <w:del w:id="19322" w:author="XuanWen Chen" w:date="2018-12-30T22:02:00Z">
              <w:r w:rsidRPr="00651178" w:rsidDel="00101F7B">
                <w:rPr>
                  <w:rFonts w:hAnsi="宋体"/>
                  <w:b/>
                </w:rPr>
                <w:delText xml:space="preserve"> </w:delText>
              </w:r>
              <w:r w:rsidRPr="00651178" w:rsidDel="00101F7B">
                <w:rPr>
                  <w:rFonts w:hAnsi="宋体" w:hint="eastAsia"/>
                  <w:b/>
                </w:rPr>
                <w:delText>数据库还原</w:delText>
              </w:r>
            </w:del>
          </w:p>
        </w:tc>
      </w:tr>
      <w:tr w:rsidR="0040689B" w:rsidRPr="00651178" w14:paraId="479DA435" w14:textId="77777777" w:rsidTr="0040689B">
        <w:tc>
          <w:tcPr>
            <w:tcW w:w="1413" w:type="dxa"/>
          </w:tcPr>
          <w:p w14:paraId="7B27DD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3658D9D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29F687B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1C2575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:rsidDel="00D9503E" w14:paraId="467663C3" w14:textId="7066FE41" w:rsidTr="0040689B">
        <w:trPr>
          <w:del w:id="19323" w:author="XuanWen Chen" w:date="2018-12-30T17:42:00Z"/>
        </w:trPr>
        <w:tc>
          <w:tcPr>
            <w:tcW w:w="1413" w:type="dxa"/>
          </w:tcPr>
          <w:p w14:paraId="05B16BFC" w14:textId="6EE39DEF" w:rsidR="0040689B" w:rsidRPr="00651178" w:rsidDel="00D9503E" w:rsidRDefault="0040689B" w:rsidP="0040689B">
            <w:pPr>
              <w:rPr>
                <w:del w:id="19324" w:author="XuanWen Chen" w:date="2018-12-30T17:42:00Z"/>
                <w:rFonts w:hAnsi="宋体"/>
              </w:rPr>
            </w:pPr>
            <w:del w:id="19325" w:author="XuanWen Chen" w:date="2018-12-30T17:42:00Z">
              <w:r w:rsidRPr="00651178" w:rsidDel="00D9503E">
                <w:rPr>
                  <w:rFonts w:hAnsi="宋体" w:hint="eastAsia"/>
                </w:rPr>
                <w:delText>需求来源</w:delText>
              </w:r>
            </w:del>
          </w:p>
        </w:tc>
        <w:tc>
          <w:tcPr>
            <w:tcW w:w="2551" w:type="dxa"/>
          </w:tcPr>
          <w:p w14:paraId="02885727" w14:textId="2D2EC413" w:rsidR="0040689B" w:rsidRPr="00651178" w:rsidDel="00D9503E" w:rsidRDefault="0040689B" w:rsidP="0040689B">
            <w:pPr>
              <w:rPr>
                <w:del w:id="19326" w:author="XuanWen Chen" w:date="2018-12-30T17:42:00Z"/>
                <w:rFonts w:hAnsi="宋体"/>
              </w:rPr>
            </w:pPr>
          </w:p>
        </w:tc>
        <w:tc>
          <w:tcPr>
            <w:tcW w:w="1386" w:type="dxa"/>
          </w:tcPr>
          <w:p w14:paraId="438413E9" w14:textId="7624D641" w:rsidR="0040689B" w:rsidRPr="00651178" w:rsidDel="00D9503E" w:rsidRDefault="0040689B" w:rsidP="0040689B">
            <w:pPr>
              <w:rPr>
                <w:del w:id="19327" w:author="XuanWen Chen" w:date="2018-12-30T17:42:00Z"/>
                <w:rFonts w:hAnsi="宋体"/>
              </w:rPr>
            </w:pPr>
          </w:p>
        </w:tc>
        <w:tc>
          <w:tcPr>
            <w:tcW w:w="2946" w:type="dxa"/>
          </w:tcPr>
          <w:p w14:paraId="3CFCB9F3" w14:textId="7E3C7525" w:rsidR="0040689B" w:rsidRPr="00651178" w:rsidDel="00D9503E" w:rsidRDefault="0040689B" w:rsidP="0040689B">
            <w:pPr>
              <w:rPr>
                <w:del w:id="19328" w:author="XuanWen Chen" w:date="2018-12-30T17:42:00Z"/>
                <w:rFonts w:hAnsi="宋体"/>
              </w:rPr>
            </w:pPr>
          </w:p>
        </w:tc>
      </w:tr>
      <w:tr w:rsidR="0040689B" w:rsidRPr="00651178" w14:paraId="7087A171" w14:textId="77777777" w:rsidTr="0040689B">
        <w:tc>
          <w:tcPr>
            <w:tcW w:w="1413" w:type="dxa"/>
          </w:tcPr>
          <w:p w14:paraId="46DE0A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F42E89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4E1BF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3787E06" w14:textId="026CEA0A" w:rsidR="0040689B" w:rsidRPr="00651178" w:rsidRDefault="00D9503E" w:rsidP="0040689B">
            <w:pPr>
              <w:rPr>
                <w:rFonts w:hAnsi="宋体"/>
              </w:rPr>
            </w:pPr>
            <w:ins w:id="19329" w:author="XuanWen Chen" w:date="2018-12-30T17:4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4109B5AC" w14:textId="77777777" w:rsidTr="0040689B">
        <w:tc>
          <w:tcPr>
            <w:tcW w:w="1413" w:type="dxa"/>
          </w:tcPr>
          <w:p w14:paraId="1E49503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7D97BB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93E018B" w14:textId="77777777" w:rsidTr="0040689B">
        <w:tc>
          <w:tcPr>
            <w:tcW w:w="1413" w:type="dxa"/>
          </w:tcPr>
          <w:p w14:paraId="2C8B5E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79C58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数据库数据出现严重异常，严重影响系统使用，管理员通过数据库的备份，对系统进行恢复。</w:t>
            </w:r>
          </w:p>
        </w:tc>
      </w:tr>
      <w:tr w:rsidR="0040689B" w:rsidRPr="00651178" w14:paraId="10C60FBB" w14:textId="77777777" w:rsidTr="0040689B">
        <w:tc>
          <w:tcPr>
            <w:tcW w:w="1413" w:type="dxa"/>
          </w:tcPr>
          <w:p w14:paraId="4ACDF3C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A0F1C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数据库数据严重异常</w:t>
            </w:r>
          </w:p>
        </w:tc>
      </w:tr>
      <w:tr w:rsidR="0040689B" w:rsidRPr="00651178" w14:paraId="57625325" w14:textId="77777777" w:rsidTr="0040689B">
        <w:tc>
          <w:tcPr>
            <w:tcW w:w="1413" w:type="dxa"/>
          </w:tcPr>
          <w:p w14:paraId="1956449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D9300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数据库数据出现严重异常</w:t>
            </w:r>
          </w:p>
          <w:p w14:paraId="2B758B0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>管理员要求进行数据恢复</w:t>
            </w:r>
          </w:p>
        </w:tc>
      </w:tr>
      <w:tr w:rsidR="0040689B" w:rsidRPr="00651178" w14:paraId="4000470D" w14:textId="77777777" w:rsidTr="0040689B">
        <w:tc>
          <w:tcPr>
            <w:tcW w:w="1413" w:type="dxa"/>
          </w:tcPr>
          <w:p w14:paraId="721C8B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4C2498F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-1：主程序员确认系统正常，数据可用。</w:t>
            </w:r>
          </w:p>
          <w:p w14:paraId="330E2077" w14:textId="5F6726B3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OST-2</w:t>
            </w:r>
            <w:del w:id="19330" w:author="XuanWen Chen" w:date="2018-12-30T18:13:00Z">
              <w:r w:rsidRPr="00651178" w:rsidDel="00764EF7">
                <w:rPr>
                  <w:rFonts w:hAnsi="宋体"/>
                </w:rPr>
                <w:delText xml:space="preserve">:  </w:delText>
              </w:r>
            </w:del>
            <w:ins w:id="19331" w:author="XuanWen Chen" w:date="2018-12-30T18:13:00Z">
              <w:r w:rsidR="00764EF7">
                <w:rPr>
                  <w:rFonts w:hAnsi="宋体" w:hint="eastAsia"/>
                </w:rPr>
                <w:t>：</w:t>
              </w:r>
            </w:ins>
            <w:r w:rsidRPr="00651178">
              <w:rPr>
                <w:rFonts w:hAnsi="宋体" w:hint="eastAsia"/>
              </w:rPr>
              <w:t>登记系统恢复文档。</w:t>
            </w:r>
          </w:p>
        </w:tc>
      </w:tr>
      <w:tr w:rsidR="00060CEE" w:rsidRPr="00651178" w14:paraId="0E3379F7" w14:textId="77777777" w:rsidTr="0040689B">
        <w:trPr>
          <w:ins w:id="19332" w:author="XuanWen Chen" w:date="2018-12-30T18:54:00Z"/>
        </w:trPr>
        <w:tc>
          <w:tcPr>
            <w:tcW w:w="1413" w:type="dxa"/>
          </w:tcPr>
          <w:p w14:paraId="4C6223E6" w14:textId="1CD10A52" w:rsidR="00060CEE" w:rsidRPr="00651178" w:rsidRDefault="00060CEE" w:rsidP="0040689B">
            <w:pPr>
              <w:rPr>
                <w:ins w:id="19333" w:author="XuanWen Chen" w:date="2018-12-30T18:54:00Z"/>
                <w:rFonts w:hAnsi="宋体"/>
              </w:rPr>
            </w:pPr>
            <w:ins w:id="19334" w:author="XuanWen Chen" w:date="2018-12-30T18:5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C081C53" w14:textId="0A5D5FBC" w:rsidR="00060CEE" w:rsidRPr="00651178" w:rsidRDefault="00060CEE" w:rsidP="0040689B">
            <w:pPr>
              <w:rPr>
                <w:ins w:id="19335" w:author="XuanWen Chen" w:date="2018-12-30T18:54:00Z"/>
                <w:rFonts w:hAnsi="宋体"/>
              </w:rPr>
            </w:pPr>
            <w:ins w:id="19336" w:author="XuanWen Chen" w:date="2018-12-30T18:54:00Z">
              <w:r>
                <w:rPr>
                  <w:rFonts w:hAnsi="宋体" w:hint="eastAsia"/>
                </w:rPr>
                <w:t>选择备份文件</w:t>
              </w:r>
            </w:ins>
          </w:p>
        </w:tc>
      </w:tr>
      <w:tr w:rsidR="00060CEE" w:rsidRPr="00651178" w14:paraId="6F14AFC8" w14:textId="77777777" w:rsidTr="0040689B">
        <w:trPr>
          <w:ins w:id="19337" w:author="XuanWen Chen" w:date="2018-12-30T18:54:00Z"/>
        </w:trPr>
        <w:tc>
          <w:tcPr>
            <w:tcW w:w="1413" w:type="dxa"/>
          </w:tcPr>
          <w:p w14:paraId="79FCA8DB" w14:textId="2163BA91" w:rsidR="00060CEE" w:rsidRDefault="00060CEE" w:rsidP="0040689B">
            <w:pPr>
              <w:rPr>
                <w:ins w:id="19338" w:author="XuanWen Chen" w:date="2018-12-30T18:54:00Z"/>
                <w:rFonts w:hAnsi="宋体"/>
              </w:rPr>
            </w:pPr>
            <w:ins w:id="19339" w:author="XuanWen Chen" w:date="2018-12-30T18:5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6CE6D8B6" w14:textId="52A05640" w:rsidR="00060CEE" w:rsidRDefault="00060CEE" w:rsidP="0040689B">
            <w:pPr>
              <w:rPr>
                <w:ins w:id="19340" w:author="XuanWen Chen" w:date="2018-12-30T18:54:00Z"/>
                <w:rFonts w:hAnsi="宋体"/>
              </w:rPr>
            </w:pPr>
            <w:ins w:id="19341" w:author="XuanWen Chen" w:date="2018-12-30T18:54:00Z">
              <w:r>
                <w:rPr>
                  <w:rFonts w:hAnsi="宋体" w:hint="eastAsia"/>
                </w:rPr>
                <w:t>数据库</w:t>
              </w:r>
            </w:ins>
            <w:ins w:id="19342" w:author="XuanWen Chen" w:date="2018-12-30T18:55:00Z">
              <w:r>
                <w:rPr>
                  <w:rFonts w:hAnsi="宋体" w:hint="eastAsia"/>
                </w:rPr>
                <w:t>还原成备份时的数据</w:t>
              </w:r>
            </w:ins>
          </w:p>
        </w:tc>
      </w:tr>
      <w:tr w:rsidR="0040689B" w:rsidRPr="00651178" w14:paraId="560B9BA3" w14:textId="77777777" w:rsidTr="0040689B">
        <w:tc>
          <w:tcPr>
            <w:tcW w:w="1413" w:type="dxa"/>
          </w:tcPr>
          <w:p w14:paraId="65B2A5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172A9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1.0</w:t>
            </w:r>
            <w:r w:rsidRPr="00651178">
              <w:rPr>
                <w:rFonts w:hAnsi="宋体"/>
              </w:rPr>
              <w:tab/>
              <w:t>数据库</w:t>
            </w:r>
            <w:r w:rsidRPr="00651178">
              <w:rPr>
                <w:rFonts w:hAnsi="宋体" w:hint="eastAsia"/>
              </w:rPr>
              <w:t>恢复</w:t>
            </w:r>
          </w:p>
          <w:p w14:paraId="76E55141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数据库数据严重异常，数据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566B15E9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管理员登陆系统后台。</w:t>
            </w:r>
          </w:p>
          <w:p w14:paraId="653469AD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管理员进</w:t>
            </w:r>
            <w:r w:rsidRPr="00651178">
              <w:rPr>
                <w:rFonts w:hAnsi="宋体" w:hint="eastAsia"/>
              </w:rPr>
              <w:t>入</w:t>
            </w:r>
            <w:r w:rsidRPr="00651178">
              <w:rPr>
                <w:rFonts w:hAnsi="宋体"/>
              </w:rPr>
              <w:t>数据库管理</w:t>
            </w:r>
            <w:r w:rsidRPr="00651178">
              <w:rPr>
                <w:rFonts w:hAnsi="宋体" w:hint="eastAsia"/>
              </w:rPr>
              <w:t>-&gt;数据库备份</w:t>
            </w:r>
            <w:r w:rsidRPr="00651178">
              <w:rPr>
                <w:rFonts w:hAnsi="宋体"/>
              </w:rPr>
              <w:t>。</w:t>
            </w:r>
          </w:p>
          <w:p w14:paraId="26C7107A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选择</w:t>
            </w:r>
            <w:r w:rsidRPr="00651178">
              <w:rPr>
                <w:rFonts w:hAnsi="宋体" w:hint="eastAsia"/>
              </w:rPr>
              <w:t>数据库的恢复点</w:t>
            </w:r>
            <w:r w:rsidRPr="00651178">
              <w:rPr>
                <w:rFonts w:hAnsi="宋体"/>
              </w:rPr>
              <w:t>。</w:t>
            </w:r>
          </w:p>
          <w:p w14:paraId="3DCFF11C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进行数据库恢复</w:t>
            </w:r>
            <w:r w:rsidRPr="00651178">
              <w:rPr>
                <w:rFonts w:hAnsi="宋体"/>
              </w:rPr>
              <w:t>。</w:t>
            </w:r>
          </w:p>
          <w:p w14:paraId="6D61A260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确认数据正常，系统正常。</w:t>
            </w:r>
          </w:p>
          <w:p w14:paraId="559F2998" w14:textId="77777777" w:rsidR="0040689B" w:rsidRPr="00651178" w:rsidRDefault="0040689B" w:rsidP="00AE77A1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</w:tc>
      </w:tr>
      <w:tr w:rsidR="0040689B" w:rsidRPr="00651178" w14:paraId="4C33AB7D" w14:textId="77777777" w:rsidTr="0040689B">
        <w:tc>
          <w:tcPr>
            <w:tcW w:w="1413" w:type="dxa"/>
          </w:tcPr>
          <w:p w14:paraId="165E99E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6420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ab/>
              <w:t>数据库</w:t>
            </w:r>
            <w:r w:rsidRPr="00651178">
              <w:rPr>
                <w:rFonts w:hAnsi="宋体" w:hint="eastAsia"/>
              </w:rPr>
              <w:t>恢复失败后继续恢复</w:t>
            </w:r>
          </w:p>
          <w:p w14:paraId="6D59CC4A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数据库出现奔溃，数据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28FF1437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管理员登陆系统后台。</w:t>
            </w:r>
          </w:p>
          <w:p w14:paraId="5CB75A05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管理员进入</w:t>
            </w:r>
            <w:r w:rsidRPr="00651178">
              <w:rPr>
                <w:rFonts w:hAnsi="宋体" w:hint="eastAsia"/>
              </w:rPr>
              <w:t>数据库</w:t>
            </w:r>
            <w:r w:rsidRPr="00651178">
              <w:rPr>
                <w:rFonts w:hAnsi="宋体"/>
              </w:rPr>
              <w:t>管理-&gt; 数据库</w:t>
            </w:r>
            <w:r w:rsidRPr="00651178">
              <w:rPr>
                <w:rFonts w:hAnsi="宋体" w:hint="eastAsia"/>
              </w:rPr>
              <w:t>恢复</w:t>
            </w:r>
            <w:r w:rsidRPr="00651178">
              <w:rPr>
                <w:rFonts w:hAnsi="宋体"/>
              </w:rPr>
              <w:t>， 点击数据库备份。</w:t>
            </w:r>
          </w:p>
          <w:p w14:paraId="01055C12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选择</w:t>
            </w:r>
            <w:r w:rsidRPr="00651178">
              <w:rPr>
                <w:rFonts w:hAnsi="宋体" w:hint="eastAsia"/>
              </w:rPr>
              <w:t>数据库的恢复点</w:t>
            </w:r>
            <w:r w:rsidRPr="00651178">
              <w:rPr>
                <w:rFonts w:hAnsi="宋体"/>
              </w:rPr>
              <w:t>。</w:t>
            </w:r>
          </w:p>
          <w:p w14:paraId="45A9C161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进行数据库恢复</w:t>
            </w:r>
            <w:r w:rsidRPr="00651178">
              <w:rPr>
                <w:rFonts w:hAnsi="宋体"/>
              </w:rPr>
              <w:t>。</w:t>
            </w:r>
          </w:p>
          <w:p w14:paraId="1C6C91D7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确认数据不正常，系统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0C239DC1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  <w:p w14:paraId="4D67B4E0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选择另一数据恢复点再次尝试恢复。</w:t>
            </w:r>
          </w:p>
          <w:p w14:paraId="1E92E552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直至系统数据可用。</w:t>
            </w:r>
          </w:p>
          <w:p w14:paraId="04743C81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  <w:p w14:paraId="7A41DFCD" w14:textId="77777777" w:rsidR="0040689B" w:rsidRPr="00651178" w:rsidRDefault="0040689B" w:rsidP="00AE77A1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可用恢复点。</w:t>
            </w:r>
          </w:p>
        </w:tc>
      </w:tr>
      <w:tr w:rsidR="0040689B" w:rsidRPr="00651178" w14:paraId="16CF7A2E" w14:textId="77777777" w:rsidTr="0040689B">
        <w:tc>
          <w:tcPr>
            <w:tcW w:w="1413" w:type="dxa"/>
          </w:tcPr>
          <w:p w14:paraId="7546C98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883" w:type="dxa"/>
            <w:gridSpan w:val="3"/>
          </w:tcPr>
          <w:p w14:paraId="37AE2832" w14:textId="77777777" w:rsidR="0040689B" w:rsidRPr="00651178" w:rsidRDefault="0040689B" w:rsidP="00AE77A1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E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数据库恢复失败</w:t>
            </w:r>
          </w:p>
          <w:p w14:paraId="2F48CC3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恢复后数据仍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可用。</w:t>
            </w:r>
          </w:p>
        </w:tc>
      </w:tr>
      <w:tr w:rsidR="0040689B" w:rsidRPr="00651178" w14:paraId="4FB57D19" w14:textId="77777777" w:rsidTr="0040689B">
        <w:tc>
          <w:tcPr>
            <w:tcW w:w="1413" w:type="dxa"/>
          </w:tcPr>
          <w:p w14:paraId="308EF78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77BAAE16" w14:textId="77777777" w:rsidR="0040689B" w:rsidRPr="00651178" w:rsidRDefault="0040689B" w:rsidP="0040689B">
            <w:pPr>
              <w:rPr>
                <w:rFonts w:hAnsi="宋体"/>
              </w:rPr>
            </w:pPr>
            <w:del w:id="19343" w:author="XuanWen Chen" w:date="2018-12-30T18:13:00Z">
              <w:r w:rsidRPr="00651178" w:rsidDel="00764EF7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0AB8DE19" w14:textId="77777777" w:rsidTr="0040689B">
        <w:tc>
          <w:tcPr>
            <w:tcW w:w="1413" w:type="dxa"/>
          </w:tcPr>
          <w:p w14:paraId="008D12B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F136F70" w14:textId="4566C59B" w:rsidR="0040689B" w:rsidRPr="00651178" w:rsidDel="00764EF7" w:rsidRDefault="0040689B" w:rsidP="0040689B">
            <w:pPr>
              <w:rPr>
                <w:del w:id="19344" w:author="XuanWen Chen" w:date="2018-12-30T18:13:00Z"/>
                <w:rFonts w:hAnsi="宋体"/>
              </w:rPr>
            </w:pPr>
            <w:del w:id="19345" w:author="XuanWen Chen" w:date="2018-12-30T18:13:00Z">
              <w:r w:rsidRPr="00651178" w:rsidDel="00764EF7">
                <w:rPr>
                  <w:rFonts w:hAnsi="宋体" w:hint="eastAsia"/>
                </w:rPr>
                <w:delText>低</w:delText>
              </w:r>
            </w:del>
          </w:p>
          <w:p w14:paraId="67A6F2AE" w14:textId="413BF5A2" w:rsidR="0040689B" w:rsidRPr="00651178" w:rsidRDefault="0040689B" w:rsidP="0040689B">
            <w:pPr>
              <w:rPr>
                <w:rFonts w:hAnsi="宋体"/>
              </w:rPr>
            </w:pPr>
            <w:del w:id="19346" w:author="XuanWen Chen" w:date="2018-12-30T18:13:00Z">
              <w:r w:rsidRPr="00651178" w:rsidDel="00764EF7">
                <w:rPr>
                  <w:rFonts w:hAnsi="宋体" w:hint="eastAsia"/>
                </w:rPr>
                <w:delText>基本可以忽略。</w:delText>
              </w:r>
            </w:del>
            <w:ins w:id="19347" w:author="XuanWen Chen" w:date="2018-12-30T18:13:00Z">
              <w:r w:rsidR="00764EF7">
                <w:rPr>
                  <w:rFonts w:hAnsi="宋体" w:hint="eastAsia"/>
                </w:rPr>
                <w:t>使用数量极少，只有系统出问题了才需要还原</w:t>
              </w:r>
            </w:ins>
          </w:p>
        </w:tc>
      </w:tr>
      <w:tr w:rsidR="0040689B" w:rsidRPr="00651178" w14:paraId="058809FE" w14:textId="77777777" w:rsidTr="0040689B">
        <w:tc>
          <w:tcPr>
            <w:tcW w:w="1413" w:type="dxa"/>
          </w:tcPr>
          <w:p w14:paraId="712D133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6947E0CD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146773D" w14:textId="77777777" w:rsidTr="0040689B">
        <w:tc>
          <w:tcPr>
            <w:tcW w:w="1413" w:type="dxa"/>
          </w:tcPr>
          <w:p w14:paraId="4EF40FD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4119324" w14:textId="433B4AB6" w:rsidR="0040689B" w:rsidRPr="00651178" w:rsidRDefault="00764EF7" w:rsidP="0040689B">
            <w:pPr>
              <w:rPr>
                <w:rFonts w:hAnsi="宋体"/>
              </w:rPr>
            </w:pPr>
            <w:ins w:id="19348" w:author="XuanWen Chen" w:date="2018-12-30T18:16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0689B" w:rsidRPr="00651178" w14:paraId="613CF169" w14:textId="77777777" w:rsidTr="0040689B">
        <w:tc>
          <w:tcPr>
            <w:tcW w:w="1413" w:type="dxa"/>
          </w:tcPr>
          <w:p w14:paraId="77592A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2C49F81" w14:textId="77777777" w:rsidR="0040689B" w:rsidRPr="00651178" w:rsidDel="00764EF7" w:rsidRDefault="0040689B" w:rsidP="0040689B">
            <w:pPr>
              <w:rPr>
                <w:del w:id="19349" w:author="XuanWen Chen" w:date="2018-12-30T18:16:00Z"/>
                <w:rFonts w:hAnsi="宋体"/>
              </w:rPr>
            </w:pPr>
          </w:p>
          <w:p w14:paraId="3C27E30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95223F7" w14:textId="1FAA9116" w:rsidR="00C135C0" w:rsidRDefault="00101F7B" w:rsidP="00764EF7">
      <w:pPr>
        <w:pStyle w:val="4"/>
        <w:rPr>
          <w:ins w:id="19350" w:author="XuanWen Chen" w:date="2018-12-30T18:17:00Z"/>
        </w:rPr>
      </w:pPr>
      <w:bookmarkStart w:id="19351" w:name="_Toc533621503"/>
      <w:ins w:id="19352" w:author="XuanWen Chen" w:date="2018-12-30T22:02:00Z">
        <w:r>
          <w:rPr>
            <w:rFonts w:hint="eastAsia"/>
          </w:rPr>
          <w:t>管理员</w:t>
        </w:r>
        <w:r w:rsidRPr="00C135C0">
          <w:rPr>
            <w:rFonts w:hint="eastAsia"/>
          </w:rPr>
          <w:t>下载</w:t>
        </w:r>
      </w:ins>
      <w:r w:rsidR="00C135C0" w:rsidRPr="00C135C0">
        <w:rPr>
          <w:rFonts w:hint="eastAsia"/>
        </w:rPr>
        <w:t>数据库</w:t>
      </w:r>
      <w:ins w:id="19353" w:author="XuanWen Chen" w:date="2018-12-30T18:17:00Z">
        <w:r w:rsidR="00764EF7">
          <w:rPr>
            <w:rFonts w:hint="eastAsia"/>
          </w:rPr>
          <w:t>备份文件</w:t>
        </w:r>
      </w:ins>
      <w:del w:id="19354" w:author="XuanWen Chen" w:date="2018-12-30T22:02:00Z">
        <w:r w:rsidR="00C135C0" w:rsidRPr="00C135C0" w:rsidDel="00101F7B">
          <w:rPr>
            <w:rFonts w:hint="eastAsia"/>
          </w:rPr>
          <w:delText>下载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64EF7" w:rsidRPr="00651178" w14:paraId="7F6AB373" w14:textId="77777777" w:rsidTr="00060CEE">
        <w:trPr>
          <w:ins w:id="19355" w:author="XuanWen Chen" w:date="2018-12-30T18:17:00Z"/>
        </w:trPr>
        <w:tc>
          <w:tcPr>
            <w:tcW w:w="1413" w:type="dxa"/>
          </w:tcPr>
          <w:p w14:paraId="70493D97" w14:textId="77777777" w:rsidR="00764EF7" w:rsidRPr="00651178" w:rsidRDefault="00764EF7" w:rsidP="00060CEE">
            <w:pPr>
              <w:rPr>
                <w:ins w:id="19356" w:author="XuanWen Chen" w:date="2018-12-30T18:17:00Z"/>
                <w:rFonts w:hAnsi="宋体"/>
                <w:b/>
              </w:rPr>
            </w:pPr>
            <w:ins w:id="19357" w:author="XuanWen Chen" w:date="2018-12-30T18:17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4CCC9E8" w14:textId="0B17CBFF" w:rsidR="00764EF7" w:rsidRPr="00651178" w:rsidRDefault="00764EF7" w:rsidP="00060CEE">
            <w:pPr>
              <w:rPr>
                <w:ins w:id="19358" w:author="XuanWen Chen" w:date="2018-12-30T18:17:00Z"/>
                <w:rFonts w:hAnsi="宋体"/>
                <w:b/>
              </w:rPr>
            </w:pPr>
            <w:ins w:id="19359" w:author="XuanWen Chen" w:date="2018-12-30T18:17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>C-</w:t>
              </w:r>
              <w:r w:rsidRPr="00651178">
                <w:rPr>
                  <w:rFonts w:hAnsi="宋体" w:hint="eastAsia"/>
                  <w:b/>
                </w:rPr>
                <w:t>2</w:t>
              </w:r>
              <w:r w:rsidRPr="00651178">
                <w:rPr>
                  <w:rFonts w:hAnsi="宋体"/>
                  <w:b/>
                </w:rPr>
                <w:t xml:space="preserve"> : </w:t>
              </w:r>
            </w:ins>
            <w:ins w:id="19360" w:author="XuanWen Chen" w:date="2018-12-30T22:02:00Z">
              <w:r w:rsidR="00101F7B" w:rsidRPr="00101F7B">
                <w:rPr>
                  <w:rFonts w:hAnsi="宋体" w:hint="eastAsia"/>
                  <w:b/>
                </w:rPr>
                <w:t>管理员下载数据库备份文件</w:t>
              </w:r>
            </w:ins>
          </w:p>
        </w:tc>
      </w:tr>
      <w:tr w:rsidR="00764EF7" w:rsidRPr="00651178" w14:paraId="0806B650" w14:textId="77777777" w:rsidTr="00060CEE">
        <w:trPr>
          <w:ins w:id="19361" w:author="XuanWen Chen" w:date="2018-12-30T18:17:00Z"/>
        </w:trPr>
        <w:tc>
          <w:tcPr>
            <w:tcW w:w="1413" w:type="dxa"/>
          </w:tcPr>
          <w:p w14:paraId="3B7351BE" w14:textId="77777777" w:rsidR="00764EF7" w:rsidRPr="00651178" w:rsidRDefault="00764EF7" w:rsidP="00060CEE">
            <w:pPr>
              <w:rPr>
                <w:ins w:id="19362" w:author="XuanWen Chen" w:date="2018-12-30T18:17:00Z"/>
                <w:rFonts w:hAnsi="宋体"/>
              </w:rPr>
            </w:pPr>
            <w:ins w:id="19363" w:author="XuanWen Chen" w:date="2018-12-30T18:17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5213AF61" w14:textId="672A6903" w:rsidR="00764EF7" w:rsidRPr="00651178" w:rsidRDefault="00764EF7" w:rsidP="00060CEE">
            <w:pPr>
              <w:rPr>
                <w:ins w:id="19364" w:author="XuanWen Chen" w:date="2018-12-30T18:17:00Z"/>
                <w:rFonts w:hAnsi="宋体"/>
              </w:rPr>
            </w:pPr>
            <w:ins w:id="19365" w:author="XuanWen Chen" w:date="2018-12-30T18:18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583BEF68" w14:textId="77777777" w:rsidR="00764EF7" w:rsidRPr="00651178" w:rsidRDefault="00764EF7" w:rsidP="00060CEE">
            <w:pPr>
              <w:rPr>
                <w:ins w:id="19366" w:author="XuanWen Chen" w:date="2018-12-30T18:17:00Z"/>
                <w:rFonts w:hAnsi="宋体"/>
              </w:rPr>
            </w:pPr>
            <w:ins w:id="19367" w:author="XuanWen Chen" w:date="2018-12-30T18:17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0E5C5A73" w14:textId="66BC3E77" w:rsidR="00764EF7" w:rsidRPr="00651178" w:rsidRDefault="00764EF7" w:rsidP="00060CEE">
            <w:pPr>
              <w:rPr>
                <w:ins w:id="19368" w:author="XuanWen Chen" w:date="2018-12-30T18:17:00Z"/>
                <w:rFonts w:hAnsi="宋体"/>
              </w:rPr>
            </w:pPr>
            <w:ins w:id="19369" w:author="XuanWen Chen" w:date="2018-12-30T18:17:00Z">
              <w:r w:rsidRPr="00651178">
                <w:rPr>
                  <w:rFonts w:hAnsi="宋体" w:hint="eastAsia"/>
                </w:rPr>
                <w:t>2018/12/</w:t>
              </w:r>
            </w:ins>
            <w:ins w:id="19370" w:author="XuanWen Chen" w:date="2018-12-30T18:18:00Z">
              <w:r>
                <w:rPr>
                  <w:rFonts w:hAnsi="宋体" w:hint="eastAsia"/>
                </w:rPr>
                <w:t>30</w:t>
              </w:r>
            </w:ins>
          </w:p>
        </w:tc>
      </w:tr>
      <w:tr w:rsidR="00764EF7" w:rsidRPr="00651178" w14:paraId="3D586AE4" w14:textId="77777777" w:rsidTr="00060CEE">
        <w:trPr>
          <w:ins w:id="19371" w:author="XuanWen Chen" w:date="2018-12-30T18:17:00Z"/>
        </w:trPr>
        <w:tc>
          <w:tcPr>
            <w:tcW w:w="1413" w:type="dxa"/>
          </w:tcPr>
          <w:p w14:paraId="048CC7F3" w14:textId="77777777" w:rsidR="00764EF7" w:rsidRPr="00651178" w:rsidRDefault="00764EF7" w:rsidP="00060CEE">
            <w:pPr>
              <w:rPr>
                <w:ins w:id="19372" w:author="XuanWen Chen" w:date="2018-12-30T18:17:00Z"/>
                <w:rFonts w:hAnsi="宋体"/>
              </w:rPr>
            </w:pPr>
            <w:ins w:id="19373" w:author="XuanWen Chen" w:date="2018-12-30T18:17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27DF6130" w14:textId="77777777" w:rsidR="00764EF7" w:rsidRPr="00651178" w:rsidRDefault="00764EF7" w:rsidP="00060CEE">
            <w:pPr>
              <w:rPr>
                <w:ins w:id="19374" w:author="XuanWen Chen" w:date="2018-12-30T18:17:00Z"/>
                <w:rFonts w:hAnsi="宋体"/>
              </w:rPr>
            </w:pPr>
            <w:ins w:id="19375" w:author="XuanWen Chen" w:date="2018-12-30T18:17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3FA032D9" w14:textId="77777777" w:rsidR="00764EF7" w:rsidRPr="00651178" w:rsidRDefault="00764EF7" w:rsidP="00060CEE">
            <w:pPr>
              <w:rPr>
                <w:ins w:id="19376" w:author="XuanWen Chen" w:date="2018-12-30T18:17:00Z"/>
                <w:rFonts w:hAnsi="宋体"/>
              </w:rPr>
            </w:pPr>
            <w:ins w:id="19377" w:author="XuanWen Chen" w:date="2018-12-30T18:17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7FCB8273" w14:textId="77777777" w:rsidR="00764EF7" w:rsidRPr="00651178" w:rsidRDefault="00764EF7" w:rsidP="00060CEE">
            <w:pPr>
              <w:rPr>
                <w:ins w:id="19378" w:author="XuanWen Chen" w:date="2018-12-30T18:17:00Z"/>
                <w:rFonts w:hAnsi="宋体"/>
              </w:rPr>
            </w:pPr>
            <w:ins w:id="19379" w:author="XuanWen Chen" w:date="2018-12-30T18:17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764EF7" w:rsidRPr="00651178" w14:paraId="2D1CAD63" w14:textId="77777777" w:rsidTr="00060CEE">
        <w:trPr>
          <w:ins w:id="19380" w:author="XuanWen Chen" w:date="2018-12-30T18:17:00Z"/>
        </w:trPr>
        <w:tc>
          <w:tcPr>
            <w:tcW w:w="1413" w:type="dxa"/>
          </w:tcPr>
          <w:p w14:paraId="04098313" w14:textId="77777777" w:rsidR="00764EF7" w:rsidRPr="00651178" w:rsidRDefault="00764EF7" w:rsidP="00060CEE">
            <w:pPr>
              <w:rPr>
                <w:ins w:id="19381" w:author="XuanWen Chen" w:date="2018-12-30T18:17:00Z"/>
                <w:rFonts w:hAnsi="宋体"/>
              </w:rPr>
            </w:pPr>
            <w:ins w:id="19382" w:author="XuanWen Chen" w:date="2018-12-30T18:17:00Z">
              <w:r w:rsidRPr="00651178">
                <w:rPr>
                  <w:rFonts w:hAnsi="宋体" w:hint="eastAsia"/>
                </w:rPr>
                <w:t>需求来源：</w:t>
              </w:r>
            </w:ins>
          </w:p>
        </w:tc>
        <w:tc>
          <w:tcPr>
            <w:tcW w:w="6883" w:type="dxa"/>
            <w:gridSpan w:val="3"/>
          </w:tcPr>
          <w:p w14:paraId="7BF625FF" w14:textId="77777777" w:rsidR="00764EF7" w:rsidRPr="00651178" w:rsidRDefault="00764EF7" w:rsidP="00060CEE">
            <w:pPr>
              <w:rPr>
                <w:ins w:id="19383" w:author="XuanWen Chen" w:date="2018-12-30T18:17:00Z"/>
                <w:rFonts w:hAnsi="宋体"/>
              </w:rPr>
            </w:pPr>
            <w:ins w:id="19384" w:author="XuanWen Chen" w:date="2018-12-30T18:17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764EF7" w:rsidRPr="00651178" w14:paraId="676713B1" w14:textId="77777777" w:rsidTr="00060CEE">
        <w:trPr>
          <w:ins w:id="19385" w:author="XuanWen Chen" w:date="2018-12-30T18:17:00Z"/>
        </w:trPr>
        <w:tc>
          <w:tcPr>
            <w:tcW w:w="1413" w:type="dxa"/>
          </w:tcPr>
          <w:p w14:paraId="40346B48" w14:textId="77777777" w:rsidR="00764EF7" w:rsidRPr="00651178" w:rsidRDefault="00764EF7" w:rsidP="00060CEE">
            <w:pPr>
              <w:rPr>
                <w:ins w:id="19386" w:author="XuanWen Chen" w:date="2018-12-30T18:17:00Z"/>
                <w:rFonts w:hAnsi="宋体"/>
              </w:rPr>
            </w:pPr>
            <w:ins w:id="19387" w:author="XuanWen Chen" w:date="2018-12-30T18:17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36048B77" w14:textId="08C37700" w:rsidR="00764EF7" w:rsidRPr="00651178" w:rsidRDefault="00CD2963" w:rsidP="00060CEE">
            <w:pPr>
              <w:rPr>
                <w:ins w:id="19388" w:author="XuanWen Chen" w:date="2018-12-30T18:17:00Z"/>
                <w:rFonts w:hAnsi="宋体"/>
              </w:rPr>
            </w:pPr>
            <w:ins w:id="19389" w:author="XuanWen Chen" w:date="2018-12-30T18:39:00Z">
              <w:r>
                <w:rPr>
                  <w:rFonts w:hAnsi="宋体" w:hint="eastAsia"/>
                </w:rPr>
                <w:t>将备份的数据库文件下载</w:t>
              </w:r>
            </w:ins>
          </w:p>
        </w:tc>
      </w:tr>
      <w:tr w:rsidR="00764EF7" w:rsidRPr="00651178" w14:paraId="3F16EAA7" w14:textId="77777777" w:rsidTr="00060CEE">
        <w:trPr>
          <w:ins w:id="19390" w:author="XuanWen Chen" w:date="2018-12-30T18:17:00Z"/>
        </w:trPr>
        <w:tc>
          <w:tcPr>
            <w:tcW w:w="1413" w:type="dxa"/>
          </w:tcPr>
          <w:p w14:paraId="786B67BB" w14:textId="77777777" w:rsidR="00764EF7" w:rsidRPr="00651178" w:rsidRDefault="00764EF7" w:rsidP="00060CEE">
            <w:pPr>
              <w:rPr>
                <w:ins w:id="19391" w:author="XuanWen Chen" w:date="2018-12-30T18:17:00Z"/>
                <w:rFonts w:hAnsi="宋体"/>
              </w:rPr>
            </w:pPr>
            <w:ins w:id="19392" w:author="XuanWen Chen" w:date="2018-12-30T18:17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4B77697E" w14:textId="3AAC3DED" w:rsidR="00764EF7" w:rsidRPr="00651178" w:rsidRDefault="00CD2963" w:rsidP="00060CEE">
            <w:pPr>
              <w:rPr>
                <w:ins w:id="19393" w:author="XuanWen Chen" w:date="2018-12-30T18:17:00Z"/>
                <w:rFonts w:hAnsi="宋体"/>
              </w:rPr>
            </w:pPr>
            <w:ins w:id="19394" w:author="XuanWen Chen" w:date="2018-12-30T18:39:00Z">
              <w:r>
                <w:rPr>
                  <w:rFonts w:hAnsi="宋体" w:hint="eastAsia"/>
                </w:rPr>
                <w:t>管理员需要下载</w:t>
              </w:r>
            </w:ins>
            <w:ins w:id="19395" w:author="XuanWen Chen" w:date="2018-12-30T18:17:00Z">
              <w:r w:rsidR="00764EF7" w:rsidRPr="00651178">
                <w:rPr>
                  <w:rFonts w:hAnsi="宋体" w:hint="eastAsia"/>
                </w:rPr>
                <w:t>数据库</w:t>
              </w:r>
            </w:ins>
            <w:ins w:id="19396" w:author="XuanWen Chen" w:date="2018-12-30T18:39:00Z">
              <w:r>
                <w:rPr>
                  <w:rFonts w:hAnsi="宋体" w:hint="eastAsia"/>
                </w:rPr>
                <w:t>备份文件</w:t>
              </w:r>
            </w:ins>
          </w:p>
        </w:tc>
      </w:tr>
      <w:tr w:rsidR="00764EF7" w:rsidRPr="00651178" w14:paraId="68B47530" w14:textId="77777777" w:rsidTr="00060CEE">
        <w:trPr>
          <w:ins w:id="19397" w:author="XuanWen Chen" w:date="2018-12-30T18:17:00Z"/>
        </w:trPr>
        <w:tc>
          <w:tcPr>
            <w:tcW w:w="1413" w:type="dxa"/>
          </w:tcPr>
          <w:p w14:paraId="6D34E760" w14:textId="77777777" w:rsidR="00764EF7" w:rsidRPr="00651178" w:rsidRDefault="00764EF7" w:rsidP="00060CEE">
            <w:pPr>
              <w:rPr>
                <w:ins w:id="19398" w:author="XuanWen Chen" w:date="2018-12-30T18:17:00Z"/>
                <w:rFonts w:hAnsi="宋体"/>
              </w:rPr>
            </w:pPr>
            <w:ins w:id="19399" w:author="XuanWen Chen" w:date="2018-12-30T18:17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19D3E7F" w14:textId="0B29A4A4" w:rsidR="00764EF7" w:rsidRPr="00651178" w:rsidRDefault="00764EF7" w:rsidP="00060CEE">
            <w:pPr>
              <w:rPr>
                <w:ins w:id="19400" w:author="XuanWen Chen" w:date="2018-12-30T18:17:00Z"/>
                <w:rFonts w:hAnsi="宋体"/>
              </w:rPr>
            </w:pPr>
            <w:ins w:id="19401" w:author="XuanWen Chen" w:date="2018-12-30T18:1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RE-1:</w:t>
              </w:r>
            </w:ins>
            <w:ins w:id="19402" w:author="XuanWen Chen" w:date="2018-12-30T18:39:00Z">
              <w:r w:rsidR="00CD2963">
                <w:rPr>
                  <w:rFonts w:hAnsi="宋体" w:hint="eastAsia"/>
                </w:rPr>
                <w:t>进入后台管理系统</w:t>
              </w:r>
            </w:ins>
          </w:p>
          <w:p w14:paraId="287341EA" w14:textId="65DAC621" w:rsidR="00764EF7" w:rsidRPr="00651178" w:rsidRDefault="00764EF7" w:rsidP="00060CEE">
            <w:pPr>
              <w:rPr>
                <w:ins w:id="19403" w:author="XuanWen Chen" w:date="2018-12-30T18:17:00Z"/>
                <w:rFonts w:hAnsi="宋体"/>
              </w:rPr>
            </w:pPr>
            <w:ins w:id="19404" w:author="XuanWen Chen" w:date="2018-12-30T18:1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RE-2:</w:t>
              </w:r>
            </w:ins>
            <w:ins w:id="19405" w:author="XuanWen Chen" w:date="2018-12-30T18:40:00Z">
              <w:r w:rsidR="00CD2963">
                <w:rPr>
                  <w:rFonts w:hAnsi="宋体" w:hint="eastAsia"/>
                </w:rPr>
                <w:t>已经备份过数据库</w:t>
              </w:r>
            </w:ins>
          </w:p>
        </w:tc>
      </w:tr>
      <w:tr w:rsidR="00764EF7" w:rsidRPr="00651178" w14:paraId="0B8E0AFB" w14:textId="77777777" w:rsidTr="00060CEE">
        <w:trPr>
          <w:ins w:id="19406" w:author="XuanWen Chen" w:date="2018-12-30T18:17:00Z"/>
        </w:trPr>
        <w:tc>
          <w:tcPr>
            <w:tcW w:w="1413" w:type="dxa"/>
          </w:tcPr>
          <w:p w14:paraId="6E00A1B4" w14:textId="77777777" w:rsidR="00764EF7" w:rsidRPr="00651178" w:rsidRDefault="00764EF7" w:rsidP="00060CEE">
            <w:pPr>
              <w:rPr>
                <w:ins w:id="19407" w:author="XuanWen Chen" w:date="2018-12-30T18:17:00Z"/>
                <w:rFonts w:hAnsi="宋体"/>
              </w:rPr>
            </w:pPr>
            <w:ins w:id="19408" w:author="XuanWen Chen" w:date="2018-12-30T18:17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5A766859" w14:textId="1B0AB2BC" w:rsidR="00764EF7" w:rsidRPr="00651178" w:rsidRDefault="00764EF7" w:rsidP="00060CEE">
            <w:pPr>
              <w:rPr>
                <w:ins w:id="19409" w:author="XuanWen Chen" w:date="2018-12-30T18:17:00Z"/>
                <w:rFonts w:hAnsi="宋体"/>
              </w:rPr>
            </w:pPr>
            <w:ins w:id="19410" w:author="XuanWen Chen" w:date="2018-12-30T18:17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</w:t>
              </w:r>
              <w:r w:rsidRPr="00651178">
                <w:rPr>
                  <w:rFonts w:hAnsi="宋体" w:hint="eastAsia"/>
                </w:rPr>
                <w:t>-1：</w:t>
              </w:r>
            </w:ins>
            <w:ins w:id="19411" w:author="XuanWen Chen" w:date="2018-12-30T18:40:00Z">
              <w:r w:rsidR="00CD2963">
                <w:rPr>
                  <w:rFonts w:hAnsi="宋体" w:hint="eastAsia"/>
                </w:rPr>
                <w:t>文件存储</w:t>
              </w:r>
            </w:ins>
          </w:p>
        </w:tc>
      </w:tr>
      <w:tr w:rsidR="00060CEE" w:rsidRPr="00651178" w14:paraId="6A8AB965" w14:textId="77777777" w:rsidTr="00060CEE">
        <w:trPr>
          <w:ins w:id="19412" w:author="XuanWen Chen" w:date="2018-12-30T18:55:00Z"/>
        </w:trPr>
        <w:tc>
          <w:tcPr>
            <w:tcW w:w="1413" w:type="dxa"/>
          </w:tcPr>
          <w:p w14:paraId="15A60C45" w14:textId="5103A5FC" w:rsidR="00060CEE" w:rsidRPr="00651178" w:rsidRDefault="00060CEE" w:rsidP="00060CEE">
            <w:pPr>
              <w:rPr>
                <w:ins w:id="19413" w:author="XuanWen Chen" w:date="2018-12-30T18:55:00Z"/>
                <w:rFonts w:hAnsi="宋体"/>
              </w:rPr>
            </w:pPr>
            <w:ins w:id="19414" w:author="XuanWen Chen" w:date="2018-12-30T18:55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1E31760E" w14:textId="6B61C548" w:rsidR="00060CEE" w:rsidRPr="00651178" w:rsidRDefault="00486CC9" w:rsidP="00060CEE">
            <w:pPr>
              <w:rPr>
                <w:ins w:id="19415" w:author="XuanWen Chen" w:date="2018-12-30T18:55:00Z"/>
                <w:rFonts w:hAnsi="宋体"/>
              </w:rPr>
            </w:pPr>
            <w:ins w:id="19416" w:author="XuanWen Chen" w:date="2018-12-30T19:34:00Z">
              <w:r>
                <w:rPr>
                  <w:rFonts w:hAnsi="宋体" w:hint="eastAsia"/>
                </w:rPr>
                <w:t>云端备份文件</w:t>
              </w:r>
            </w:ins>
          </w:p>
        </w:tc>
      </w:tr>
      <w:tr w:rsidR="00060CEE" w:rsidRPr="00651178" w14:paraId="51F55BCB" w14:textId="77777777" w:rsidTr="00060CEE">
        <w:trPr>
          <w:ins w:id="19417" w:author="XuanWen Chen" w:date="2018-12-30T18:55:00Z"/>
        </w:trPr>
        <w:tc>
          <w:tcPr>
            <w:tcW w:w="1413" w:type="dxa"/>
          </w:tcPr>
          <w:p w14:paraId="21D91890" w14:textId="4C9AF418" w:rsidR="00060CEE" w:rsidRPr="00651178" w:rsidRDefault="00060CEE" w:rsidP="00060CEE">
            <w:pPr>
              <w:rPr>
                <w:ins w:id="19418" w:author="XuanWen Chen" w:date="2018-12-30T18:55:00Z"/>
                <w:rFonts w:hAnsi="宋体"/>
              </w:rPr>
            </w:pPr>
            <w:ins w:id="19419" w:author="XuanWen Chen" w:date="2018-12-30T18:5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0901153" w14:textId="22D59485" w:rsidR="00060CEE" w:rsidRPr="00651178" w:rsidRDefault="00486CC9" w:rsidP="00060CEE">
            <w:pPr>
              <w:rPr>
                <w:ins w:id="19420" w:author="XuanWen Chen" w:date="2018-12-30T18:55:00Z"/>
                <w:rFonts w:hAnsi="宋体"/>
              </w:rPr>
            </w:pPr>
            <w:ins w:id="19421" w:author="XuanWen Chen" w:date="2018-12-30T19:34:00Z">
              <w:r>
                <w:rPr>
                  <w:rFonts w:hAnsi="宋体" w:hint="eastAsia"/>
                </w:rPr>
                <w:t>本地文件</w:t>
              </w:r>
            </w:ins>
          </w:p>
        </w:tc>
      </w:tr>
      <w:tr w:rsidR="00764EF7" w:rsidRPr="00651178" w14:paraId="19E81D81" w14:textId="77777777" w:rsidTr="00060CEE">
        <w:trPr>
          <w:ins w:id="19422" w:author="XuanWen Chen" w:date="2018-12-30T18:17:00Z"/>
        </w:trPr>
        <w:tc>
          <w:tcPr>
            <w:tcW w:w="1413" w:type="dxa"/>
          </w:tcPr>
          <w:p w14:paraId="63480132" w14:textId="77777777" w:rsidR="00764EF7" w:rsidRPr="00651178" w:rsidRDefault="00764EF7" w:rsidP="00060CEE">
            <w:pPr>
              <w:rPr>
                <w:ins w:id="19423" w:author="XuanWen Chen" w:date="2018-12-30T18:17:00Z"/>
                <w:rFonts w:hAnsi="宋体"/>
              </w:rPr>
            </w:pPr>
            <w:ins w:id="19424" w:author="XuanWen Chen" w:date="2018-12-30T18:17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5C62B5FA" w14:textId="57D6C366" w:rsidR="00764EF7" w:rsidRPr="00651178" w:rsidRDefault="00764EF7" w:rsidP="00060CEE">
            <w:pPr>
              <w:rPr>
                <w:ins w:id="19425" w:author="XuanWen Chen" w:date="2018-12-30T18:17:00Z"/>
                <w:rFonts w:hAnsi="宋体"/>
              </w:rPr>
            </w:pPr>
            <w:ins w:id="19426" w:author="XuanWen Chen" w:date="2018-12-30T18:17:00Z">
              <w:r w:rsidRPr="00651178">
                <w:rPr>
                  <w:rFonts w:hAnsi="宋体"/>
                </w:rPr>
                <w:t>1.0</w:t>
              </w:r>
              <w:r w:rsidRPr="00651178">
                <w:rPr>
                  <w:rFonts w:hAnsi="宋体"/>
                </w:rPr>
                <w:tab/>
                <w:t>数据库</w:t>
              </w:r>
            </w:ins>
            <w:ins w:id="19427" w:author="XuanWen Chen" w:date="2018-12-30T18:41:00Z">
              <w:r w:rsidR="00CD2963">
                <w:rPr>
                  <w:rFonts w:hAnsi="宋体" w:hint="eastAsia"/>
                </w:rPr>
                <w:t>备份文件下载</w:t>
              </w:r>
            </w:ins>
          </w:p>
          <w:p w14:paraId="2A94E765" w14:textId="77777777" w:rsidR="00764EF7" w:rsidRDefault="00CD2963" w:rsidP="00CD296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rPr>
                <w:ins w:id="19428" w:author="XuanWen Chen" w:date="2018-12-30T18:41:00Z"/>
                <w:rFonts w:hAnsi="宋体"/>
              </w:rPr>
            </w:pPr>
            <w:ins w:id="19429" w:author="XuanWen Chen" w:date="2018-12-30T18:41:00Z">
              <w:r>
                <w:rPr>
                  <w:rFonts w:hAnsi="宋体" w:hint="eastAsia"/>
                </w:rPr>
                <w:t>进入数据库管理</w:t>
              </w:r>
            </w:ins>
          </w:p>
          <w:p w14:paraId="4BCBAC6C" w14:textId="77777777" w:rsidR="00CD2963" w:rsidRDefault="00CD2963" w:rsidP="00CD296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rPr>
                <w:ins w:id="19430" w:author="XuanWen Chen" w:date="2018-12-30T18:41:00Z"/>
                <w:rFonts w:hAnsi="宋体"/>
              </w:rPr>
            </w:pPr>
            <w:ins w:id="19431" w:author="XuanWen Chen" w:date="2018-12-30T18:41:00Z">
              <w:r>
                <w:rPr>
                  <w:rFonts w:hAnsi="宋体" w:hint="eastAsia"/>
                </w:rPr>
                <w:t>选择一个备份文件</w:t>
              </w:r>
            </w:ins>
          </w:p>
          <w:p w14:paraId="5D301D7D" w14:textId="1449298C" w:rsidR="00CD2963" w:rsidRPr="00CD2963" w:rsidRDefault="00CD296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rPr>
                <w:ins w:id="19432" w:author="XuanWen Chen" w:date="2018-12-30T18:17:00Z"/>
                <w:rFonts w:hAnsi="宋体"/>
                <w:rPrChange w:id="19433" w:author="XuanWen Chen" w:date="2018-12-30T18:41:00Z">
                  <w:rPr>
                    <w:ins w:id="19434" w:author="XuanWen Chen" w:date="2018-12-30T18:17:00Z"/>
                  </w:rPr>
                </w:rPrChange>
              </w:rPr>
              <w:pPrChange w:id="19435" w:author="XuanWen Chen" w:date="2018-12-30T18:41:00Z">
                <w:pPr>
                  <w:pStyle w:val="a9"/>
                  <w:numPr>
                    <w:numId w:val="26"/>
                  </w:numPr>
                  <w:spacing w:line="240" w:lineRule="auto"/>
                  <w:ind w:left="420" w:firstLineChars="0" w:hanging="420"/>
                </w:pPr>
              </w:pPrChange>
            </w:pPr>
            <w:ins w:id="19436" w:author="XuanWen Chen" w:date="2018-12-30T18:41:00Z">
              <w:r>
                <w:rPr>
                  <w:rFonts w:hAnsi="宋体" w:hint="eastAsia"/>
                </w:rPr>
                <w:t>点击下载</w:t>
              </w:r>
            </w:ins>
          </w:p>
        </w:tc>
      </w:tr>
      <w:tr w:rsidR="00764EF7" w:rsidRPr="00651178" w14:paraId="0CB8F360" w14:textId="77777777" w:rsidTr="00060CEE">
        <w:trPr>
          <w:ins w:id="19437" w:author="XuanWen Chen" w:date="2018-12-30T18:17:00Z"/>
        </w:trPr>
        <w:tc>
          <w:tcPr>
            <w:tcW w:w="1413" w:type="dxa"/>
          </w:tcPr>
          <w:p w14:paraId="78C09036" w14:textId="77777777" w:rsidR="00764EF7" w:rsidRPr="00651178" w:rsidRDefault="00764EF7" w:rsidP="00060CEE">
            <w:pPr>
              <w:rPr>
                <w:ins w:id="19438" w:author="XuanWen Chen" w:date="2018-12-30T18:17:00Z"/>
                <w:rFonts w:hAnsi="宋体"/>
              </w:rPr>
            </w:pPr>
            <w:ins w:id="19439" w:author="XuanWen Chen" w:date="2018-12-30T18:17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20919975" w14:textId="25C7ADFB" w:rsidR="00764EF7" w:rsidRPr="00CD2963" w:rsidRDefault="00CD2963">
            <w:pPr>
              <w:spacing w:line="240" w:lineRule="auto"/>
              <w:rPr>
                <w:ins w:id="19440" w:author="XuanWen Chen" w:date="2018-12-30T18:17:00Z"/>
                <w:rFonts w:hAnsi="宋体"/>
                <w:rPrChange w:id="19441" w:author="XuanWen Chen" w:date="2018-12-30T18:42:00Z">
                  <w:rPr>
                    <w:ins w:id="19442" w:author="XuanWen Chen" w:date="2018-12-30T18:17:00Z"/>
                  </w:rPr>
                </w:rPrChange>
              </w:rPr>
              <w:pPrChange w:id="19443" w:author="XuanWen Chen" w:date="2018-12-30T18:42:00Z">
                <w:pPr>
                  <w:numPr>
                    <w:numId w:val="27"/>
                  </w:numPr>
                  <w:spacing w:line="240" w:lineRule="auto"/>
                  <w:ind w:left="372" w:hanging="372"/>
                </w:pPr>
              </w:pPrChange>
            </w:pPr>
            <w:ins w:id="19444" w:author="XuanWen Chen" w:date="2018-12-30T18:4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764EF7" w:rsidRPr="00651178" w14:paraId="668E0EFC" w14:textId="77777777" w:rsidTr="00060CEE">
        <w:trPr>
          <w:ins w:id="19445" w:author="XuanWen Chen" w:date="2018-12-30T18:17:00Z"/>
        </w:trPr>
        <w:tc>
          <w:tcPr>
            <w:tcW w:w="1413" w:type="dxa"/>
          </w:tcPr>
          <w:p w14:paraId="2E5D637F" w14:textId="77777777" w:rsidR="00764EF7" w:rsidRPr="00651178" w:rsidRDefault="00764EF7" w:rsidP="00060CEE">
            <w:pPr>
              <w:rPr>
                <w:ins w:id="19446" w:author="XuanWen Chen" w:date="2018-12-30T18:17:00Z"/>
                <w:rFonts w:hAnsi="宋体"/>
              </w:rPr>
            </w:pPr>
            <w:ins w:id="19447" w:author="XuanWen Chen" w:date="2018-12-30T18:17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65C23592" w14:textId="440ED467" w:rsidR="00764EF7" w:rsidRPr="00651178" w:rsidRDefault="00CD2963" w:rsidP="00060CEE">
            <w:pPr>
              <w:rPr>
                <w:ins w:id="19448" w:author="XuanWen Chen" w:date="2018-12-30T18:17:00Z"/>
                <w:rFonts w:hAnsi="宋体"/>
              </w:rPr>
            </w:pPr>
            <w:ins w:id="19449" w:author="XuanWen Chen" w:date="2018-12-30T18:42:00Z">
              <w:r>
                <w:rPr>
                  <w:rFonts w:hAnsi="宋体" w:hint="eastAsia"/>
                </w:rPr>
                <w:t>没有备份好的数据库文件</w:t>
              </w:r>
            </w:ins>
          </w:p>
        </w:tc>
      </w:tr>
      <w:tr w:rsidR="00764EF7" w:rsidRPr="00651178" w14:paraId="3331D2B4" w14:textId="77777777" w:rsidTr="00060CEE">
        <w:trPr>
          <w:ins w:id="19450" w:author="XuanWen Chen" w:date="2018-12-30T18:17:00Z"/>
        </w:trPr>
        <w:tc>
          <w:tcPr>
            <w:tcW w:w="1413" w:type="dxa"/>
          </w:tcPr>
          <w:p w14:paraId="72E1B76E" w14:textId="77777777" w:rsidR="00764EF7" w:rsidRPr="00651178" w:rsidRDefault="00764EF7" w:rsidP="00060CEE">
            <w:pPr>
              <w:rPr>
                <w:ins w:id="19451" w:author="XuanWen Chen" w:date="2018-12-30T18:17:00Z"/>
                <w:rFonts w:hAnsi="宋体"/>
              </w:rPr>
            </w:pPr>
            <w:ins w:id="19452" w:author="XuanWen Chen" w:date="2018-12-30T18:17:00Z">
              <w:r w:rsidRPr="00651178">
                <w:rPr>
                  <w:rFonts w:hAnsi="宋体" w:hint="eastAsia"/>
                </w:rPr>
                <w:lastRenderedPageBreak/>
                <w:t>优先级：</w:t>
              </w:r>
            </w:ins>
          </w:p>
        </w:tc>
        <w:tc>
          <w:tcPr>
            <w:tcW w:w="6883" w:type="dxa"/>
            <w:gridSpan w:val="3"/>
          </w:tcPr>
          <w:p w14:paraId="5846E7A7" w14:textId="77777777" w:rsidR="00764EF7" w:rsidRPr="00651178" w:rsidRDefault="00764EF7" w:rsidP="00060CEE">
            <w:pPr>
              <w:rPr>
                <w:ins w:id="19453" w:author="XuanWen Chen" w:date="2018-12-30T18:17:00Z"/>
                <w:rFonts w:hAnsi="宋体"/>
              </w:rPr>
            </w:pPr>
          </w:p>
        </w:tc>
      </w:tr>
      <w:tr w:rsidR="00764EF7" w:rsidRPr="00651178" w14:paraId="4DE7D89B" w14:textId="77777777" w:rsidTr="00060CEE">
        <w:trPr>
          <w:ins w:id="19454" w:author="XuanWen Chen" w:date="2018-12-30T18:17:00Z"/>
        </w:trPr>
        <w:tc>
          <w:tcPr>
            <w:tcW w:w="1413" w:type="dxa"/>
          </w:tcPr>
          <w:p w14:paraId="196CFF7C" w14:textId="77777777" w:rsidR="00764EF7" w:rsidRPr="00651178" w:rsidRDefault="00764EF7" w:rsidP="00060CEE">
            <w:pPr>
              <w:rPr>
                <w:ins w:id="19455" w:author="XuanWen Chen" w:date="2018-12-30T18:17:00Z"/>
                <w:rFonts w:hAnsi="宋体"/>
              </w:rPr>
            </w:pPr>
            <w:ins w:id="19456" w:author="XuanWen Chen" w:date="2018-12-30T18:17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05920574" w14:textId="30C43F7C" w:rsidR="00764EF7" w:rsidRPr="00651178" w:rsidRDefault="00CD2963" w:rsidP="00060CEE">
            <w:pPr>
              <w:rPr>
                <w:ins w:id="19457" w:author="XuanWen Chen" w:date="2018-12-30T18:17:00Z"/>
                <w:rFonts w:hAnsi="宋体"/>
              </w:rPr>
            </w:pPr>
            <w:ins w:id="19458" w:author="XuanWen Chen" w:date="2018-12-30T18:43:00Z">
              <w:r>
                <w:rPr>
                  <w:rFonts w:hAnsi="宋体" w:hint="eastAsia"/>
                </w:rPr>
                <w:t>每周一次及每次手动</w:t>
              </w:r>
            </w:ins>
            <w:ins w:id="19459" w:author="XuanWen Chen" w:date="2018-12-30T18:42:00Z">
              <w:r>
                <w:rPr>
                  <w:rFonts w:hAnsi="宋体" w:hint="eastAsia"/>
                </w:rPr>
                <w:t>备份数据库</w:t>
              </w:r>
            </w:ins>
            <w:ins w:id="19460" w:author="XuanWen Chen" w:date="2018-12-30T18:43:00Z">
              <w:r>
                <w:rPr>
                  <w:rFonts w:hAnsi="宋体" w:hint="eastAsia"/>
                </w:rPr>
                <w:t>时</w:t>
              </w:r>
            </w:ins>
          </w:p>
        </w:tc>
      </w:tr>
      <w:tr w:rsidR="00764EF7" w:rsidRPr="00651178" w14:paraId="1B5B96C5" w14:textId="77777777" w:rsidTr="00060CEE">
        <w:trPr>
          <w:ins w:id="19461" w:author="XuanWen Chen" w:date="2018-12-30T18:17:00Z"/>
        </w:trPr>
        <w:tc>
          <w:tcPr>
            <w:tcW w:w="1413" w:type="dxa"/>
          </w:tcPr>
          <w:p w14:paraId="526D8541" w14:textId="77777777" w:rsidR="00764EF7" w:rsidRPr="00651178" w:rsidRDefault="00764EF7" w:rsidP="00060CEE">
            <w:pPr>
              <w:rPr>
                <w:ins w:id="19462" w:author="XuanWen Chen" w:date="2018-12-30T18:17:00Z"/>
                <w:rFonts w:hAnsi="宋体"/>
              </w:rPr>
            </w:pPr>
            <w:ins w:id="19463" w:author="XuanWen Chen" w:date="2018-12-30T18:17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4E9DEB60" w14:textId="77777777" w:rsidR="00764EF7" w:rsidRPr="00651178" w:rsidRDefault="00764EF7" w:rsidP="00060CEE">
            <w:pPr>
              <w:rPr>
                <w:ins w:id="19464" w:author="XuanWen Chen" w:date="2018-12-30T18:17:00Z"/>
                <w:rFonts w:hAnsi="宋体"/>
              </w:rPr>
            </w:pPr>
          </w:p>
        </w:tc>
      </w:tr>
      <w:tr w:rsidR="00764EF7" w:rsidRPr="00651178" w14:paraId="02C690CC" w14:textId="77777777" w:rsidTr="00060CEE">
        <w:trPr>
          <w:ins w:id="19465" w:author="XuanWen Chen" w:date="2018-12-30T18:17:00Z"/>
        </w:trPr>
        <w:tc>
          <w:tcPr>
            <w:tcW w:w="1413" w:type="dxa"/>
          </w:tcPr>
          <w:p w14:paraId="23B3D5B1" w14:textId="77777777" w:rsidR="00764EF7" w:rsidRPr="00651178" w:rsidRDefault="00764EF7" w:rsidP="00060CEE">
            <w:pPr>
              <w:rPr>
                <w:ins w:id="19466" w:author="XuanWen Chen" w:date="2018-12-30T18:17:00Z"/>
                <w:rFonts w:hAnsi="宋体"/>
              </w:rPr>
            </w:pPr>
            <w:ins w:id="19467" w:author="XuanWen Chen" w:date="2018-12-30T18:17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45199DC6" w14:textId="77777777" w:rsidR="00764EF7" w:rsidRPr="00651178" w:rsidRDefault="00764EF7" w:rsidP="00060CEE">
            <w:pPr>
              <w:rPr>
                <w:ins w:id="19468" w:author="XuanWen Chen" w:date="2018-12-30T18:17:00Z"/>
                <w:rFonts w:hAnsi="宋体"/>
              </w:rPr>
            </w:pPr>
            <w:ins w:id="19469" w:author="XuanWen Chen" w:date="2018-12-30T18:17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764EF7" w:rsidRPr="00651178" w14:paraId="450379ED" w14:textId="77777777" w:rsidTr="00060CEE">
        <w:trPr>
          <w:ins w:id="19470" w:author="XuanWen Chen" w:date="2018-12-30T18:17:00Z"/>
        </w:trPr>
        <w:tc>
          <w:tcPr>
            <w:tcW w:w="1413" w:type="dxa"/>
          </w:tcPr>
          <w:p w14:paraId="16AD89C0" w14:textId="77777777" w:rsidR="00764EF7" w:rsidRPr="00651178" w:rsidRDefault="00764EF7" w:rsidP="00060CEE">
            <w:pPr>
              <w:rPr>
                <w:ins w:id="19471" w:author="XuanWen Chen" w:date="2018-12-30T18:17:00Z"/>
                <w:rFonts w:hAnsi="宋体"/>
              </w:rPr>
            </w:pPr>
            <w:ins w:id="19472" w:author="XuanWen Chen" w:date="2018-12-30T18:17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1A8A419A" w14:textId="20EFE507" w:rsidR="00764EF7" w:rsidRPr="00651178" w:rsidRDefault="00CD2963" w:rsidP="00060CEE">
            <w:pPr>
              <w:rPr>
                <w:ins w:id="19473" w:author="XuanWen Chen" w:date="2018-12-30T18:17:00Z"/>
                <w:rFonts w:hAnsi="宋体"/>
              </w:rPr>
            </w:pPr>
            <w:ins w:id="19474" w:author="XuanWen Chen" w:date="2018-12-30T18:42:00Z">
              <w:r>
                <w:rPr>
                  <w:rFonts w:hAnsi="宋体" w:hint="eastAsia"/>
                </w:rPr>
                <w:t>已经有备份好的数据库文件</w:t>
              </w:r>
            </w:ins>
          </w:p>
        </w:tc>
      </w:tr>
    </w:tbl>
    <w:p w14:paraId="2711C898" w14:textId="77777777" w:rsidR="00764EF7" w:rsidRPr="00764EF7" w:rsidRDefault="00764EF7"/>
    <w:p w14:paraId="26A9E6A3" w14:textId="07F260AC" w:rsidR="00C135C0" w:rsidRDefault="00101F7B" w:rsidP="00764EF7">
      <w:pPr>
        <w:pStyle w:val="4"/>
        <w:rPr>
          <w:ins w:id="19475" w:author="XuanWen Chen" w:date="2018-12-30T18:39:00Z"/>
        </w:rPr>
      </w:pPr>
      <w:ins w:id="19476" w:author="XuanWen Chen" w:date="2018-12-30T22:02:00Z">
        <w:r>
          <w:rPr>
            <w:rFonts w:hint="eastAsia"/>
          </w:rPr>
          <w:t>管理员</w:t>
        </w:r>
        <w:r w:rsidRPr="00C135C0">
          <w:rPr>
            <w:rFonts w:hint="eastAsia"/>
          </w:rPr>
          <w:t>删除</w:t>
        </w:r>
      </w:ins>
      <w:r w:rsidR="00C135C0" w:rsidRPr="00C135C0">
        <w:rPr>
          <w:rFonts w:hint="eastAsia"/>
        </w:rPr>
        <w:t>数据库</w:t>
      </w:r>
      <w:ins w:id="19477" w:author="XuanWen Chen" w:date="2018-12-30T18:18:00Z">
        <w:r w:rsidR="00764EF7">
          <w:rPr>
            <w:rFonts w:hint="eastAsia"/>
          </w:rPr>
          <w:t>备份文件</w:t>
        </w:r>
      </w:ins>
      <w:del w:id="19478" w:author="XuanWen Chen" w:date="2018-12-30T22:02:00Z">
        <w:r w:rsidR="00C135C0" w:rsidRPr="00C135C0" w:rsidDel="00101F7B">
          <w:rPr>
            <w:rFonts w:hint="eastAsia"/>
          </w:rPr>
          <w:delText>删除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29409F" w:rsidRPr="00651178" w14:paraId="2359ECAE" w14:textId="77777777" w:rsidTr="00060CEE">
        <w:trPr>
          <w:ins w:id="19479" w:author="XuanWen Chen" w:date="2018-12-30T18:39:00Z"/>
        </w:trPr>
        <w:tc>
          <w:tcPr>
            <w:tcW w:w="1413" w:type="dxa"/>
          </w:tcPr>
          <w:p w14:paraId="66ACA67F" w14:textId="77777777" w:rsidR="0029409F" w:rsidRPr="00651178" w:rsidRDefault="0029409F" w:rsidP="00060CEE">
            <w:pPr>
              <w:rPr>
                <w:ins w:id="19480" w:author="XuanWen Chen" w:date="2018-12-30T18:39:00Z"/>
                <w:rFonts w:hAnsi="宋体"/>
                <w:b/>
              </w:rPr>
            </w:pPr>
            <w:ins w:id="19481" w:author="XuanWen Chen" w:date="2018-12-30T18:39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087C4B1A" w14:textId="0C1D8BF5" w:rsidR="0029409F" w:rsidRPr="00651178" w:rsidRDefault="0029409F" w:rsidP="00060CEE">
            <w:pPr>
              <w:rPr>
                <w:ins w:id="19482" w:author="XuanWen Chen" w:date="2018-12-30T18:39:00Z"/>
                <w:rFonts w:hAnsi="宋体"/>
                <w:b/>
              </w:rPr>
            </w:pPr>
            <w:ins w:id="19483" w:author="XuanWen Chen" w:date="2018-12-30T18:39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>C-</w:t>
              </w:r>
              <w:r w:rsidRPr="00651178">
                <w:rPr>
                  <w:rFonts w:hAnsi="宋体" w:hint="eastAsia"/>
                  <w:b/>
                </w:rPr>
                <w:t>2</w:t>
              </w:r>
              <w:r w:rsidRPr="00651178">
                <w:rPr>
                  <w:rFonts w:hAnsi="宋体"/>
                  <w:b/>
                </w:rPr>
                <w:t xml:space="preserve"> : </w:t>
              </w:r>
            </w:ins>
            <w:ins w:id="19484" w:author="XuanWen Chen" w:date="2018-12-30T22:03:00Z">
              <w:r w:rsidR="00101F7B" w:rsidRPr="00101F7B">
                <w:rPr>
                  <w:rFonts w:hAnsi="宋体" w:hint="eastAsia"/>
                  <w:b/>
                </w:rPr>
                <w:t>管理员删除数据库备份文件</w:t>
              </w:r>
            </w:ins>
          </w:p>
        </w:tc>
      </w:tr>
      <w:tr w:rsidR="0029409F" w:rsidRPr="00651178" w14:paraId="172B6F72" w14:textId="77777777" w:rsidTr="00060CEE">
        <w:trPr>
          <w:ins w:id="19485" w:author="XuanWen Chen" w:date="2018-12-30T18:39:00Z"/>
        </w:trPr>
        <w:tc>
          <w:tcPr>
            <w:tcW w:w="1413" w:type="dxa"/>
          </w:tcPr>
          <w:p w14:paraId="4BD98695" w14:textId="77777777" w:rsidR="0029409F" w:rsidRPr="00651178" w:rsidRDefault="0029409F" w:rsidP="00060CEE">
            <w:pPr>
              <w:rPr>
                <w:ins w:id="19486" w:author="XuanWen Chen" w:date="2018-12-30T18:39:00Z"/>
                <w:rFonts w:hAnsi="宋体"/>
              </w:rPr>
            </w:pPr>
            <w:ins w:id="19487" w:author="XuanWen Chen" w:date="2018-12-30T18:39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730CE4E2" w14:textId="77777777" w:rsidR="0029409F" w:rsidRPr="00651178" w:rsidRDefault="0029409F" w:rsidP="00060CEE">
            <w:pPr>
              <w:rPr>
                <w:ins w:id="19488" w:author="XuanWen Chen" w:date="2018-12-30T18:39:00Z"/>
                <w:rFonts w:hAnsi="宋体"/>
              </w:rPr>
            </w:pPr>
            <w:ins w:id="19489" w:author="XuanWen Chen" w:date="2018-12-30T18:39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50B59B60" w14:textId="77777777" w:rsidR="0029409F" w:rsidRPr="00651178" w:rsidRDefault="0029409F" w:rsidP="00060CEE">
            <w:pPr>
              <w:rPr>
                <w:ins w:id="19490" w:author="XuanWen Chen" w:date="2018-12-30T18:39:00Z"/>
                <w:rFonts w:hAnsi="宋体"/>
              </w:rPr>
            </w:pPr>
            <w:ins w:id="19491" w:author="XuanWen Chen" w:date="2018-12-30T18:39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621693A8" w14:textId="77777777" w:rsidR="0029409F" w:rsidRPr="00651178" w:rsidRDefault="0029409F" w:rsidP="00060CEE">
            <w:pPr>
              <w:rPr>
                <w:ins w:id="19492" w:author="XuanWen Chen" w:date="2018-12-30T18:39:00Z"/>
                <w:rFonts w:hAnsi="宋体"/>
              </w:rPr>
            </w:pPr>
            <w:ins w:id="19493" w:author="XuanWen Chen" w:date="2018-12-30T18:39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29409F" w:rsidRPr="00651178" w14:paraId="4EC5A137" w14:textId="77777777" w:rsidTr="00060CEE">
        <w:trPr>
          <w:ins w:id="19494" w:author="XuanWen Chen" w:date="2018-12-30T18:39:00Z"/>
        </w:trPr>
        <w:tc>
          <w:tcPr>
            <w:tcW w:w="1413" w:type="dxa"/>
          </w:tcPr>
          <w:p w14:paraId="785F32F7" w14:textId="77777777" w:rsidR="0029409F" w:rsidRPr="00651178" w:rsidRDefault="0029409F" w:rsidP="00060CEE">
            <w:pPr>
              <w:rPr>
                <w:ins w:id="19495" w:author="XuanWen Chen" w:date="2018-12-30T18:39:00Z"/>
                <w:rFonts w:hAnsi="宋体"/>
              </w:rPr>
            </w:pPr>
            <w:ins w:id="19496" w:author="XuanWen Chen" w:date="2018-12-30T18:39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773323AA" w14:textId="77777777" w:rsidR="0029409F" w:rsidRPr="00651178" w:rsidRDefault="0029409F" w:rsidP="00060CEE">
            <w:pPr>
              <w:rPr>
                <w:ins w:id="19497" w:author="XuanWen Chen" w:date="2018-12-30T18:39:00Z"/>
                <w:rFonts w:hAnsi="宋体"/>
              </w:rPr>
            </w:pPr>
            <w:ins w:id="19498" w:author="XuanWen Chen" w:date="2018-12-30T18:39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7FEC2D5C" w14:textId="77777777" w:rsidR="0029409F" w:rsidRPr="00651178" w:rsidRDefault="0029409F" w:rsidP="00060CEE">
            <w:pPr>
              <w:rPr>
                <w:ins w:id="19499" w:author="XuanWen Chen" w:date="2018-12-30T18:39:00Z"/>
                <w:rFonts w:hAnsi="宋体"/>
              </w:rPr>
            </w:pPr>
            <w:ins w:id="19500" w:author="XuanWen Chen" w:date="2018-12-30T18:39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2952553" w14:textId="77777777" w:rsidR="0029409F" w:rsidRPr="00651178" w:rsidRDefault="0029409F" w:rsidP="00060CEE">
            <w:pPr>
              <w:rPr>
                <w:ins w:id="19501" w:author="XuanWen Chen" w:date="2018-12-30T18:39:00Z"/>
                <w:rFonts w:hAnsi="宋体"/>
              </w:rPr>
            </w:pPr>
            <w:ins w:id="19502" w:author="XuanWen Chen" w:date="2018-12-30T18:39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29409F" w:rsidRPr="00651178" w14:paraId="72EE8CCF" w14:textId="77777777" w:rsidTr="00060CEE">
        <w:trPr>
          <w:ins w:id="19503" w:author="XuanWen Chen" w:date="2018-12-30T18:39:00Z"/>
        </w:trPr>
        <w:tc>
          <w:tcPr>
            <w:tcW w:w="1413" w:type="dxa"/>
          </w:tcPr>
          <w:p w14:paraId="0EC6A070" w14:textId="77777777" w:rsidR="0029409F" w:rsidRPr="00651178" w:rsidRDefault="0029409F" w:rsidP="00060CEE">
            <w:pPr>
              <w:rPr>
                <w:ins w:id="19504" w:author="XuanWen Chen" w:date="2018-12-30T18:39:00Z"/>
                <w:rFonts w:hAnsi="宋体"/>
              </w:rPr>
            </w:pPr>
            <w:ins w:id="19505" w:author="XuanWen Chen" w:date="2018-12-30T18:39:00Z">
              <w:r w:rsidRPr="00651178">
                <w:rPr>
                  <w:rFonts w:hAnsi="宋体" w:hint="eastAsia"/>
                </w:rPr>
                <w:t>需求来源：</w:t>
              </w:r>
            </w:ins>
          </w:p>
        </w:tc>
        <w:tc>
          <w:tcPr>
            <w:tcW w:w="6883" w:type="dxa"/>
            <w:gridSpan w:val="3"/>
          </w:tcPr>
          <w:p w14:paraId="750599EA" w14:textId="77777777" w:rsidR="0029409F" w:rsidRPr="00651178" w:rsidRDefault="0029409F" w:rsidP="00060CEE">
            <w:pPr>
              <w:rPr>
                <w:ins w:id="19506" w:author="XuanWen Chen" w:date="2018-12-30T18:39:00Z"/>
                <w:rFonts w:hAnsi="宋体"/>
              </w:rPr>
            </w:pPr>
            <w:ins w:id="19507" w:author="XuanWen Chen" w:date="2018-12-30T18:39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29409F" w:rsidRPr="00651178" w14:paraId="2F2755CA" w14:textId="77777777" w:rsidTr="00060CEE">
        <w:trPr>
          <w:ins w:id="19508" w:author="XuanWen Chen" w:date="2018-12-30T18:39:00Z"/>
        </w:trPr>
        <w:tc>
          <w:tcPr>
            <w:tcW w:w="1413" w:type="dxa"/>
          </w:tcPr>
          <w:p w14:paraId="449CC321" w14:textId="77777777" w:rsidR="0029409F" w:rsidRPr="00651178" w:rsidRDefault="0029409F" w:rsidP="00060CEE">
            <w:pPr>
              <w:rPr>
                <w:ins w:id="19509" w:author="XuanWen Chen" w:date="2018-12-30T18:39:00Z"/>
                <w:rFonts w:hAnsi="宋体"/>
              </w:rPr>
            </w:pPr>
            <w:ins w:id="19510" w:author="XuanWen Chen" w:date="2018-12-30T18:39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4CF6B269" w14:textId="37911631" w:rsidR="0029409F" w:rsidRPr="00651178" w:rsidRDefault="00CD2963" w:rsidP="00060CEE">
            <w:pPr>
              <w:rPr>
                <w:ins w:id="19511" w:author="XuanWen Chen" w:date="2018-12-30T18:39:00Z"/>
                <w:rFonts w:hAnsi="宋体"/>
              </w:rPr>
            </w:pPr>
            <w:ins w:id="19512" w:author="XuanWen Chen" w:date="2018-12-30T18:44:00Z">
              <w:r>
                <w:rPr>
                  <w:rFonts w:hAnsi="宋体" w:hint="eastAsia"/>
                </w:rPr>
                <w:t>对</w:t>
              </w:r>
              <w:proofErr w:type="gramStart"/>
              <w:r>
                <w:rPr>
                  <w:rFonts w:hAnsi="宋体" w:hint="eastAsia"/>
                </w:rPr>
                <w:t>太</w:t>
              </w:r>
              <w:proofErr w:type="gramEnd"/>
              <w:r>
                <w:rPr>
                  <w:rFonts w:hAnsi="宋体" w:hint="eastAsia"/>
                </w:rPr>
                <w:t>久远的数据库备份文件进行删除</w:t>
              </w:r>
            </w:ins>
          </w:p>
        </w:tc>
      </w:tr>
      <w:tr w:rsidR="0029409F" w:rsidRPr="00651178" w14:paraId="38618687" w14:textId="77777777" w:rsidTr="00060CEE">
        <w:trPr>
          <w:ins w:id="19513" w:author="XuanWen Chen" w:date="2018-12-30T18:39:00Z"/>
        </w:trPr>
        <w:tc>
          <w:tcPr>
            <w:tcW w:w="1413" w:type="dxa"/>
          </w:tcPr>
          <w:p w14:paraId="1312F297" w14:textId="77777777" w:rsidR="0029409F" w:rsidRPr="00651178" w:rsidRDefault="0029409F" w:rsidP="00060CEE">
            <w:pPr>
              <w:rPr>
                <w:ins w:id="19514" w:author="XuanWen Chen" w:date="2018-12-30T18:39:00Z"/>
                <w:rFonts w:hAnsi="宋体"/>
              </w:rPr>
            </w:pPr>
            <w:ins w:id="19515" w:author="XuanWen Chen" w:date="2018-12-30T18:39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58F133EA" w14:textId="0507AC56" w:rsidR="0029409F" w:rsidRPr="00651178" w:rsidRDefault="00CD2963" w:rsidP="00060CEE">
            <w:pPr>
              <w:rPr>
                <w:ins w:id="19516" w:author="XuanWen Chen" w:date="2018-12-30T18:39:00Z"/>
                <w:rFonts w:hAnsi="宋体"/>
              </w:rPr>
            </w:pPr>
            <w:ins w:id="19517" w:author="XuanWen Chen" w:date="2018-12-30T18:44:00Z">
              <w:r>
                <w:rPr>
                  <w:rFonts w:hAnsi="宋体" w:hint="eastAsia"/>
                </w:rPr>
                <w:t>管理员需要删除数据库文件</w:t>
              </w:r>
            </w:ins>
          </w:p>
        </w:tc>
      </w:tr>
      <w:tr w:rsidR="0029409F" w:rsidRPr="00651178" w14:paraId="01B8C1B4" w14:textId="77777777" w:rsidTr="00060CEE">
        <w:trPr>
          <w:ins w:id="19518" w:author="XuanWen Chen" w:date="2018-12-30T18:39:00Z"/>
        </w:trPr>
        <w:tc>
          <w:tcPr>
            <w:tcW w:w="1413" w:type="dxa"/>
          </w:tcPr>
          <w:p w14:paraId="1072BFD0" w14:textId="77777777" w:rsidR="0029409F" w:rsidRPr="00651178" w:rsidRDefault="0029409F" w:rsidP="00060CEE">
            <w:pPr>
              <w:rPr>
                <w:ins w:id="19519" w:author="XuanWen Chen" w:date="2018-12-30T18:39:00Z"/>
                <w:rFonts w:hAnsi="宋体"/>
              </w:rPr>
            </w:pPr>
            <w:ins w:id="19520" w:author="XuanWen Chen" w:date="2018-12-30T18:39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2310FAE2" w14:textId="77777777" w:rsidR="00CD2963" w:rsidRPr="00651178" w:rsidRDefault="00CD2963" w:rsidP="00CD2963">
            <w:pPr>
              <w:rPr>
                <w:ins w:id="19521" w:author="XuanWen Chen" w:date="2018-12-30T18:44:00Z"/>
                <w:rFonts w:hAnsi="宋体"/>
              </w:rPr>
            </w:pPr>
            <w:ins w:id="19522" w:author="XuanWen Chen" w:date="2018-12-30T18:4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RE-1:</w:t>
              </w:r>
              <w:r>
                <w:rPr>
                  <w:rFonts w:hAnsi="宋体" w:hint="eastAsia"/>
                </w:rPr>
                <w:t>进入后台管理系统</w:t>
              </w:r>
            </w:ins>
          </w:p>
          <w:p w14:paraId="212774CE" w14:textId="5D758691" w:rsidR="0029409F" w:rsidRPr="00651178" w:rsidRDefault="00CD2963" w:rsidP="00CD2963">
            <w:pPr>
              <w:rPr>
                <w:ins w:id="19523" w:author="XuanWen Chen" w:date="2018-12-30T18:39:00Z"/>
                <w:rFonts w:hAnsi="宋体"/>
              </w:rPr>
            </w:pPr>
            <w:ins w:id="19524" w:author="XuanWen Chen" w:date="2018-12-30T18:4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RE-2:</w:t>
              </w:r>
              <w:r>
                <w:rPr>
                  <w:rFonts w:hAnsi="宋体" w:hint="eastAsia"/>
                </w:rPr>
                <w:t>已经备份过数据库</w:t>
              </w:r>
            </w:ins>
          </w:p>
        </w:tc>
      </w:tr>
      <w:tr w:rsidR="0029409F" w:rsidRPr="00651178" w14:paraId="3E6DAE65" w14:textId="77777777" w:rsidTr="00060CEE">
        <w:trPr>
          <w:ins w:id="19525" w:author="XuanWen Chen" w:date="2018-12-30T18:39:00Z"/>
        </w:trPr>
        <w:tc>
          <w:tcPr>
            <w:tcW w:w="1413" w:type="dxa"/>
          </w:tcPr>
          <w:p w14:paraId="27EBD914" w14:textId="77777777" w:rsidR="0029409F" w:rsidRPr="00651178" w:rsidRDefault="0029409F" w:rsidP="00060CEE">
            <w:pPr>
              <w:rPr>
                <w:ins w:id="19526" w:author="XuanWen Chen" w:date="2018-12-30T18:39:00Z"/>
                <w:rFonts w:hAnsi="宋体"/>
              </w:rPr>
            </w:pPr>
            <w:ins w:id="19527" w:author="XuanWen Chen" w:date="2018-12-30T18:39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267700FD" w14:textId="5A5BD406" w:rsidR="0029409F" w:rsidRPr="00651178" w:rsidRDefault="00CD2963" w:rsidP="00060CEE">
            <w:pPr>
              <w:rPr>
                <w:ins w:id="19528" w:author="XuanWen Chen" w:date="2018-12-30T18:39:00Z"/>
                <w:rFonts w:hAnsi="宋体"/>
              </w:rPr>
            </w:pPr>
            <w:ins w:id="19529" w:author="XuanWen Chen" w:date="2018-12-30T18:45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86CC9" w:rsidRPr="00651178" w14:paraId="1EAD38D0" w14:textId="77777777" w:rsidTr="00060CEE">
        <w:trPr>
          <w:ins w:id="19530" w:author="XuanWen Chen" w:date="2018-12-30T19:34:00Z"/>
        </w:trPr>
        <w:tc>
          <w:tcPr>
            <w:tcW w:w="1413" w:type="dxa"/>
          </w:tcPr>
          <w:p w14:paraId="54A10FFF" w14:textId="6A1E664B" w:rsidR="00486CC9" w:rsidRPr="00651178" w:rsidRDefault="00486CC9" w:rsidP="00060CEE">
            <w:pPr>
              <w:rPr>
                <w:ins w:id="19531" w:author="XuanWen Chen" w:date="2018-12-30T19:34:00Z"/>
                <w:rFonts w:hAnsi="宋体"/>
              </w:rPr>
            </w:pPr>
            <w:ins w:id="19532" w:author="XuanWen Chen" w:date="2018-12-30T19:3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41EF917D" w14:textId="6DF5F19B" w:rsidR="00486CC9" w:rsidRDefault="00486CC9" w:rsidP="00060CEE">
            <w:pPr>
              <w:rPr>
                <w:ins w:id="19533" w:author="XuanWen Chen" w:date="2018-12-30T19:34:00Z"/>
                <w:rFonts w:hAnsi="宋体"/>
              </w:rPr>
            </w:pPr>
            <w:ins w:id="19534" w:author="XuanWen Chen" w:date="2018-12-30T19:34:00Z">
              <w:r>
                <w:rPr>
                  <w:rFonts w:hAnsi="宋体" w:hint="eastAsia"/>
                </w:rPr>
                <w:t>要删除的备份文件</w:t>
              </w:r>
            </w:ins>
          </w:p>
        </w:tc>
      </w:tr>
      <w:tr w:rsidR="00486CC9" w:rsidRPr="00651178" w14:paraId="13DAC5F0" w14:textId="77777777" w:rsidTr="00060CEE">
        <w:trPr>
          <w:ins w:id="19535" w:author="XuanWen Chen" w:date="2018-12-30T19:34:00Z"/>
        </w:trPr>
        <w:tc>
          <w:tcPr>
            <w:tcW w:w="1413" w:type="dxa"/>
          </w:tcPr>
          <w:p w14:paraId="46820D60" w14:textId="2D2F0982" w:rsidR="00486CC9" w:rsidRPr="00651178" w:rsidRDefault="00486CC9" w:rsidP="00060CEE">
            <w:pPr>
              <w:rPr>
                <w:ins w:id="19536" w:author="XuanWen Chen" w:date="2018-12-30T19:34:00Z"/>
                <w:rFonts w:hAnsi="宋体"/>
              </w:rPr>
            </w:pPr>
            <w:ins w:id="19537" w:author="XuanWen Chen" w:date="2018-12-30T19:3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06480454" w14:textId="4B8567C6" w:rsidR="00486CC9" w:rsidRDefault="00486CC9" w:rsidP="00060CEE">
            <w:pPr>
              <w:rPr>
                <w:ins w:id="19538" w:author="XuanWen Chen" w:date="2018-12-30T19:34:00Z"/>
                <w:rFonts w:hAnsi="宋体"/>
              </w:rPr>
            </w:pPr>
            <w:ins w:id="19539" w:author="XuanWen Chen" w:date="2018-12-30T19:35:00Z">
              <w:r>
                <w:rPr>
                  <w:rFonts w:hAnsi="宋体" w:hint="eastAsia"/>
                </w:rPr>
                <w:t>备份</w:t>
              </w:r>
            </w:ins>
            <w:ins w:id="19540" w:author="XuanWen Chen" w:date="2018-12-30T19:34:00Z">
              <w:r>
                <w:rPr>
                  <w:rFonts w:hAnsi="宋体" w:hint="eastAsia"/>
                </w:rPr>
                <w:t>文件被删除</w:t>
              </w:r>
            </w:ins>
          </w:p>
        </w:tc>
      </w:tr>
      <w:tr w:rsidR="0029409F" w:rsidRPr="00651178" w14:paraId="4861614D" w14:textId="77777777" w:rsidTr="00060CEE">
        <w:trPr>
          <w:ins w:id="19541" w:author="XuanWen Chen" w:date="2018-12-30T18:39:00Z"/>
        </w:trPr>
        <w:tc>
          <w:tcPr>
            <w:tcW w:w="1413" w:type="dxa"/>
          </w:tcPr>
          <w:p w14:paraId="10C83348" w14:textId="77777777" w:rsidR="0029409F" w:rsidRPr="00651178" w:rsidRDefault="0029409F" w:rsidP="00060CEE">
            <w:pPr>
              <w:rPr>
                <w:ins w:id="19542" w:author="XuanWen Chen" w:date="2018-12-30T18:39:00Z"/>
                <w:rFonts w:hAnsi="宋体"/>
              </w:rPr>
            </w:pPr>
            <w:ins w:id="19543" w:author="XuanWen Chen" w:date="2018-12-30T18:39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6B641BC8" w14:textId="69862BD0" w:rsidR="0029409F" w:rsidRPr="00651178" w:rsidRDefault="0029409F" w:rsidP="00060CEE">
            <w:pPr>
              <w:rPr>
                <w:ins w:id="19544" w:author="XuanWen Chen" w:date="2018-12-30T18:39:00Z"/>
                <w:rFonts w:hAnsi="宋体"/>
              </w:rPr>
            </w:pPr>
            <w:ins w:id="19545" w:author="XuanWen Chen" w:date="2018-12-30T18:39:00Z">
              <w:r w:rsidRPr="00651178">
                <w:rPr>
                  <w:rFonts w:hAnsi="宋体"/>
                </w:rPr>
                <w:t>1.0</w:t>
              </w:r>
              <w:r w:rsidRPr="00651178">
                <w:rPr>
                  <w:rFonts w:hAnsi="宋体"/>
                </w:rPr>
                <w:tab/>
                <w:t>数据库</w:t>
              </w:r>
            </w:ins>
            <w:ins w:id="19546" w:author="XuanWen Chen" w:date="2018-12-30T18:45:00Z">
              <w:r w:rsidR="00CD2963">
                <w:rPr>
                  <w:rFonts w:hAnsi="宋体" w:hint="eastAsia"/>
                </w:rPr>
                <w:t>备份文件删除</w:t>
              </w:r>
            </w:ins>
          </w:p>
          <w:p w14:paraId="0EC1EAA2" w14:textId="77777777" w:rsidR="00CD2963" w:rsidRDefault="00CD2963" w:rsidP="00CD296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rPr>
                <w:ins w:id="19547" w:author="XuanWen Chen" w:date="2018-12-30T18:45:00Z"/>
                <w:rFonts w:hAnsi="宋体"/>
              </w:rPr>
            </w:pPr>
            <w:bookmarkStart w:id="19548" w:name="_Hlk533958995"/>
            <w:ins w:id="19549" w:author="XuanWen Chen" w:date="2018-12-30T18:45:00Z">
              <w:r>
                <w:rPr>
                  <w:rFonts w:hAnsi="宋体" w:hint="eastAsia"/>
                </w:rPr>
                <w:t>进入数据库管理</w:t>
              </w:r>
            </w:ins>
          </w:p>
          <w:p w14:paraId="40530026" w14:textId="77777777" w:rsidR="00CD2963" w:rsidRDefault="00CD2963" w:rsidP="00CD296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rPr>
                <w:ins w:id="19550" w:author="XuanWen Chen" w:date="2018-12-30T18:45:00Z"/>
                <w:rFonts w:hAnsi="宋体"/>
              </w:rPr>
            </w:pPr>
            <w:ins w:id="19551" w:author="XuanWen Chen" w:date="2018-12-30T18:45:00Z">
              <w:r>
                <w:rPr>
                  <w:rFonts w:hAnsi="宋体" w:hint="eastAsia"/>
                </w:rPr>
                <w:t>选择一个备份文件</w:t>
              </w:r>
            </w:ins>
          </w:p>
          <w:p w14:paraId="2F2B0679" w14:textId="77777777" w:rsidR="0029409F" w:rsidRDefault="00CD2963" w:rsidP="00CD296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rPr>
                <w:ins w:id="19552" w:author="XuanWen Chen" w:date="2018-12-30T18:45:00Z"/>
                <w:rFonts w:hAnsi="宋体"/>
              </w:rPr>
            </w:pPr>
            <w:ins w:id="19553" w:author="XuanWen Chen" w:date="2018-12-30T18:45:00Z">
              <w:r>
                <w:rPr>
                  <w:rFonts w:hAnsi="宋体" w:hint="eastAsia"/>
                </w:rPr>
                <w:t>点击删除</w:t>
              </w:r>
            </w:ins>
          </w:p>
          <w:p w14:paraId="0F1233FE" w14:textId="7B3D0456" w:rsidR="00CD2963" w:rsidRPr="00CD2963" w:rsidRDefault="00CD296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rPr>
                <w:ins w:id="19554" w:author="XuanWen Chen" w:date="2018-12-30T18:39:00Z"/>
                <w:rFonts w:hAnsi="宋体"/>
                <w:rPrChange w:id="19555" w:author="XuanWen Chen" w:date="2018-12-30T18:45:00Z">
                  <w:rPr>
                    <w:ins w:id="19556" w:author="XuanWen Chen" w:date="2018-12-30T18:39:00Z"/>
                  </w:rPr>
                </w:rPrChange>
              </w:rPr>
              <w:pPrChange w:id="19557" w:author="XuanWen Chen" w:date="2018-12-30T18:45:00Z">
                <w:pPr>
                  <w:pStyle w:val="a9"/>
                  <w:numPr>
                    <w:numId w:val="26"/>
                  </w:numPr>
                  <w:spacing w:line="240" w:lineRule="auto"/>
                  <w:ind w:left="420" w:firstLineChars="0" w:hanging="420"/>
                </w:pPr>
              </w:pPrChange>
            </w:pPr>
            <w:ins w:id="19558" w:author="XuanWen Chen" w:date="2018-12-30T18:45:00Z">
              <w:r>
                <w:rPr>
                  <w:rFonts w:hAnsi="宋体" w:hint="eastAsia"/>
                </w:rPr>
                <w:t>确认删除</w:t>
              </w:r>
            </w:ins>
            <w:bookmarkEnd w:id="19548"/>
          </w:p>
        </w:tc>
      </w:tr>
      <w:tr w:rsidR="0029409F" w:rsidRPr="00651178" w14:paraId="5E212406" w14:textId="77777777" w:rsidTr="00060CEE">
        <w:trPr>
          <w:ins w:id="19559" w:author="XuanWen Chen" w:date="2018-12-30T18:39:00Z"/>
        </w:trPr>
        <w:tc>
          <w:tcPr>
            <w:tcW w:w="1413" w:type="dxa"/>
          </w:tcPr>
          <w:p w14:paraId="5ADEB27E" w14:textId="77777777" w:rsidR="0029409F" w:rsidRPr="00651178" w:rsidRDefault="0029409F" w:rsidP="00060CEE">
            <w:pPr>
              <w:rPr>
                <w:ins w:id="19560" w:author="XuanWen Chen" w:date="2018-12-30T18:39:00Z"/>
                <w:rFonts w:hAnsi="宋体"/>
              </w:rPr>
            </w:pPr>
            <w:ins w:id="19561" w:author="XuanWen Chen" w:date="2018-12-30T18:39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2C727EB7" w14:textId="5637EE8E" w:rsidR="0029409F" w:rsidRPr="00651178" w:rsidRDefault="0029409F" w:rsidP="00060CEE">
            <w:pPr>
              <w:rPr>
                <w:ins w:id="19562" w:author="XuanWen Chen" w:date="2018-12-30T18:39:00Z"/>
                <w:rFonts w:hAnsi="宋体"/>
              </w:rPr>
            </w:pPr>
            <w:ins w:id="19563" w:author="XuanWen Chen" w:date="2018-12-30T18:39:00Z">
              <w:r w:rsidRPr="00651178">
                <w:rPr>
                  <w:rFonts w:hAnsi="宋体"/>
                </w:rPr>
                <w:t>1.</w:t>
              </w:r>
              <w:r w:rsidRPr="00651178">
                <w:rPr>
                  <w:rFonts w:hAnsi="宋体" w:hint="eastAsia"/>
                </w:rPr>
                <w:t>1</w:t>
              </w:r>
              <w:r w:rsidRPr="00651178">
                <w:rPr>
                  <w:rFonts w:hAnsi="宋体"/>
                </w:rPr>
                <w:tab/>
              </w:r>
            </w:ins>
            <w:ins w:id="19564" w:author="XuanWen Chen" w:date="2018-12-30T18:46:00Z">
              <w:r w:rsidR="00CD2963">
                <w:rPr>
                  <w:rFonts w:hAnsi="宋体" w:hint="eastAsia"/>
                </w:rPr>
                <w:t>删除过程中取消</w:t>
              </w:r>
            </w:ins>
          </w:p>
          <w:p w14:paraId="7CE91C0D" w14:textId="77777777" w:rsidR="00CD2963" w:rsidRPr="00CD2963" w:rsidRDefault="00CD296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rPr>
                <w:ins w:id="19565" w:author="XuanWen Chen" w:date="2018-12-30T18:46:00Z"/>
                <w:rFonts w:hAnsi="宋体"/>
                <w:rPrChange w:id="19566" w:author="XuanWen Chen" w:date="2018-12-30T18:46:00Z">
                  <w:rPr>
                    <w:ins w:id="19567" w:author="XuanWen Chen" w:date="2018-12-30T18:46:00Z"/>
                  </w:rPr>
                </w:rPrChange>
              </w:rPr>
              <w:pPrChange w:id="19568" w:author="XuanWen Chen" w:date="2018-12-30T18:46:00Z">
                <w:pPr>
                  <w:pStyle w:val="a9"/>
                  <w:numPr>
                    <w:numId w:val="27"/>
                  </w:numPr>
                  <w:spacing w:line="240" w:lineRule="auto"/>
                  <w:ind w:left="372" w:firstLineChars="0" w:hanging="372"/>
                </w:pPr>
              </w:pPrChange>
            </w:pPr>
            <w:ins w:id="19569" w:author="XuanWen Chen" w:date="2018-12-30T18:46:00Z">
              <w:r w:rsidRPr="00CD2963">
                <w:rPr>
                  <w:rFonts w:hAnsi="宋体" w:hint="eastAsia"/>
                  <w:rPrChange w:id="19570" w:author="XuanWen Chen" w:date="2018-12-30T18:46:00Z">
                    <w:rPr>
                      <w:rFonts w:hint="eastAsia"/>
                    </w:rPr>
                  </w:rPrChange>
                </w:rPr>
                <w:t>进入数据库管理</w:t>
              </w:r>
            </w:ins>
          </w:p>
          <w:p w14:paraId="15E609CC" w14:textId="77777777" w:rsidR="00CD2963" w:rsidRPr="00CD2963" w:rsidRDefault="00CD296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rPr>
                <w:ins w:id="19571" w:author="XuanWen Chen" w:date="2018-12-30T18:46:00Z"/>
                <w:rFonts w:hAnsi="宋体"/>
                <w:rPrChange w:id="19572" w:author="XuanWen Chen" w:date="2018-12-30T18:46:00Z">
                  <w:rPr>
                    <w:ins w:id="19573" w:author="XuanWen Chen" w:date="2018-12-30T18:46:00Z"/>
                  </w:rPr>
                </w:rPrChange>
              </w:rPr>
              <w:pPrChange w:id="19574" w:author="XuanWen Chen" w:date="2018-12-30T18:46:00Z">
                <w:pPr>
                  <w:pStyle w:val="a9"/>
                  <w:numPr>
                    <w:numId w:val="27"/>
                  </w:numPr>
                  <w:spacing w:line="240" w:lineRule="auto"/>
                  <w:ind w:left="372" w:firstLineChars="0" w:hanging="372"/>
                </w:pPr>
              </w:pPrChange>
            </w:pPr>
            <w:ins w:id="19575" w:author="XuanWen Chen" w:date="2018-12-30T18:46:00Z">
              <w:r w:rsidRPr="00CD2963">
                <w:rPr>
                  <w:rFonts w:hAnsi="宋体" w:hint="eastAsia"/>
                  <w:rPrChange w:id="19576" w:author="XuanWen Chen" w:date="2018-12-30T18:46:00Z">
                    <w:rPr>
                      <w:rFonts w:hint="eastAsia"/>
                    </w:rPr>
                  </w:rPrChange>
                </w:rPr>
                <w:t>选择一个备份文件</w:t>
              </w:r>
            </w:ins>
          </w:p>
          <w:p w14:paraId="3512A051" w14:textId="77777777" w:rsidR="00CD2963" w:rsidRPr="00CD2963" w:rsidRDefault="00CD296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rPr>
                <w:ins w:id="19577" w:author="XuanWen Chen" w:date="2018-12-30T18:46:00Z"/>
                <w:rFonts w:hAnsi="宋体"/>
                <w:rPrChange w:id="19578" w:author="XuanWen Chen" w:date="2018-12-30T18:46:00Z">
                  <w:rPr>
                    <w:ins w:id="19579" w:author="XuanWen Chen" w:date="2018-12-30T18:46:00Z"/>
                  </w:rPr>
                </w:rPrChange>
              </w:rPr>
              <w:pPrChange w:id="19580" w:author="XuanWen Chen" w:date="2018-12-30T18:46:00Z">
                <w:pPr>
                  <w:pStyle w:val="a9"/>
                  <w:numPr>
                    <w:numId w:val="27"/>
                  </w:numPr>
                  <w:spacing w:line="240" w:lineRule="auto"/>
                  <w:ind w:left="372" w:firstLineChars="0" w:hanging="372"/>
                </w:pPr>
              </w:pPrChange>
            </w:pPr>
            <w:ins w:id="19581" w:author="XuanWen Chen" w:date="2018-12-30T18:46:00Z">
              <w:r w:rsidRPr="00CD2963">
                <w:rPr>
                  <w:rFonts w:hAnsi="宋体" w:hint="eastAsia"/>
                  <w:rPrChange w:id="19582" w:author="XuanWen Chen" w:date="2018-12-30T18:46:00Z">
                    <w:rPr>
                      <w:rFonts w:hint="eastAsia"/>
                    </w:rPr>
                  </w:rPrChange>
                </w:rPr>
                <w:t>点击删除</w:t>
              </w:r>
            </w:ins>
          </w:p>
          <w:p w14:paraId="31B3E9E7" w14:textId="6B8A7F8B" w:rsidR="0029409F" w:rsidRPr="00CD2963" w:rsidRDefault="00CD296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rPr>
                <w:ins w:id="19583" w:author="XuanWen Chen" w:date="2018-12-30T18:39:00Z"/>
                <w:rFonts w:hAnsi="宋体"/>
                <w:rPrChange w:id="19584" w:author="XuanWen Chen" w:date="2018-12-30T18:46:00Z">
                  <w:rPr>
                    <w:ins w:id="19585" w:author="XuanWen Chen" w:date="2018-12-30T18:39:00Z"/>
                  </w:rPr>
                </w:rPrChange>
              </w:rPr>
              <w:pPrChange w:id="19586" w:author="XuanWen Chen" w:date="2018-12-30T18:46:00Z">
                <w:pPr>
                  <w:pStyle w:val="a9"/>
                  <w:numPr>
                    <w:numId w:val="27"/>
                  </w:numPr>
                  <w:spacing w:line="240" w:lineRule="auto"/>
                  <w:ind w:left="372" w:firstLineChars="0" w:hanging="372"/>
                </w:pPr>
              </w:pPrChange>
            </w:pPr>
            <w:ins w:id="19587" w:author="XuanWen Chen" w:date="2018-12-30T18:46:00Z">
              <w:r>
                <w:rPr>
                  <w:rFonts w:hAnsi="宋体" w:hint="eastAsia"/>
                </w:rPr>
                <w:t>取消</w:t>
              </w:r>
              <w:r w:rsidRPr="00CD2963">
                <w:rPr>
                  <w:rFonts w:hAnsi="宋体" w:hint="eastAsia"/>
                  <w:rPrChange w:id="19588" w:author="XuanWen Chen" w:date="2018-12-30T18:46:00Z">
                    <w:rPr>
                      <w:rFonts w:hint="eastAsia"/>
                    </w:rPr>
                  </w:rPrChange>
                </w:rPr>
                <w:t>删除</w:t>
              </w:r>
            </w:ins>
          </w:p>
        </w:tc>
      </w:tr>
      <w:tr w:rsidR="0029409F" w:rsidRPr="00651178" w14:paraId="6985BDF1" w14:textId="77777777" w:rsidTr="00060CEE">
        <w:trPr>
          <w:ins w:id="19589" w:author="XuanWen Chen" w:date="2018-12-30T18:39:00Z"/>
        </w:trPr>
        <w:tc>
          <w:tcPr>
            <w:tcW w:w="1413" w:type="dxa"/>
          </w:tcPr>
          <w:p w14:paraId="386FEF1B" w14:textId="77777777" w:rsidR="0029409F" w:rsidRPr="00651178" w:rsidRDefault="0029409F" w:rsidP="00060CEE">
            <w:pPr>
              <w:rPr>
                <w:ins w:id="19590" w:author="XuanWen Chen" w:date="2018-12-30T18:39:00Z"/>
                <w:rFonts w:hAnsi="宋体"/>
              </w:rPr>
            </w:pPr>
            <w:ins w:id="19591" w:author="XuanWen Chen" w:date="2018-12-30T18:39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3654AD36" w14:textId="4390D16E" w:rsidR="0029409F" w:rsidRPr="00651178" w:rsidRDefault="00CD2963" w:rsidP="00060CEE">
            <w:pPr>
              <w:rPr>
                <w:ins w:id="19592" w:author="XuanWen Chen" w:date="2018-12-30T18:39:00Z"/>
                <w:rFonts w:hAnsi="宋体"/>
              </w:rPr>
            </w:pPr>
            <w:ins w:id="19593" w:author="XuanWen Chen" w:date="2018-12-30T18:46:00Z">
              <w:r>
                <w:rPr>
                  <w:rFonts w:hAnsi="宋体" w:hint="eastAsia"/>
                </w:rPr>
                <w:t>文件不存在</w:t>
              </w:r>
            </w:ins>
          </w:p>
        </w:tc>
      </w:tr>
      <w:tr w:rsidR="0029409F" w:rsidRPr="00651178" w14:paraId="1F9C4607" w14:textId="77777777" w:rsidTr="00060CEE">
        <w:trPr>
          <w:ins w:id="19594" w:author="XuanWen Chen" w:date="2018-12-30T18:39:00Z"/>
        </w:trPr>
        <w:tc>
          <w:tcPr>
            <w:tcW w:w="1413" w:type="dxa"/>
          </w:tcPr>
          <w:p w14:paraId="4AD4B1C6" w14:textId="77777777" w:rsidR="0029409F" w:rsidRPr="00651178" w:rsidRDefault="0029409F" w:rsidP="00060CEE">
            <w:pPr>
              <w:rPr>
                <w:ins w:id="19595" w:author="XuanWen Chen" w:date="2018-12-30T18:39:00Z"/>
                <w:rFonts w:hAnsi="宋体"/>
              </w:rPr>
            </w:pPr>
            <w:ins w:id="19596" w:author="XuanWen Chen" w:date="2018-12-30T18:39:00Z">
              <w:r w:rsidRPr="00651178">
                <w:rPr>
                  <w:rFonts w:hAnsi="宋体" w:hint="eastAsia"/>
                </w:rPr>
                <w:lastRenderedPageBreak/>
                <w:t>优先级：</w:t>
              </w:r>
            </w:ins>
          </w:p>
        </w:tc>
        <w:tc>
          <w:tcPr>
            <w:tcW w:w="6883" w:type="dxa"/>
            <w:gridSpan w:val="3"/>
          </w:tcPr>
          <w:p w14:paraId="5CB4CFFF" w14:textId="77777777" w:rsidR="0029409F" w:rsidRPr="00651178" w:rsidRDefault="0029409F" w:rsidP="00060CEE">
            <w:pPr>
              <w:rPr>
                <w:ins w:id="19597" w:author="XuanWen Chen" w:date="2018-12-30T18:39:00Z"/>
                <w:rFonts w:hAnsi="宋体"/>
              </w:rPr>
            </w:pPr>
          </w:p>
        </w:tc>
      </w:tr>
      <w:tr w:rsidR="0029409F" w:rsidRPr="00651178" w14:paraId="4EA283E0" w14:textId="77777777" w:rsidTr="00060CEE">
        <w:trPr>
          <w:ins w:id="19598" w:author="XuanWen Chen" w:date="2018-12-30T18:39:00Z"/>
        </w:trPr>
        <w:tc>
          <w:tcPr>
            <w:tcW w:w="1413" w:type="dxa"/>
          </w:tcPr>
          <w:p w14:paraId="49372C98" w14:textId="77777777" w:rsidR="0029409F" w:rsidRPr="00651178" w:rsidRDefault="0029409F" w:rsidP="00060CEE">
            <w:pPr>
              <w:rPr>
                <w:ins w:id="19599" w:author="XuanWen Chen" w:date="2018-12-30T18:39:00Z"/>
                <w:rFonts w:hAnsi="宋体"/>
              </w:rPr>
            </w:pPr>
            <w:ins w:id="19600" w:author="XuanWen Chen" w:date="2018-12-30T18:39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64B6A9F2" w14:textId="56D2C058" w:rsidR="0029409F" w:rsidRPr="00651178" w:rsidRDefault="00CD2963" w:rsidP="00060CEE">
            <w:pPr>
              <w:rPr>
                <w:ins w:id="19601" w:author="XuanWen Chen" w:date="2018-12-30T18:39:00Z"/>
                <w:rFonts w:hAnsi="宋体"/>
              </w:rPr>
            </w:pPr>
            <w:ins w:id="19602" w:author="XuanWen Chen" w:date="2018-12-30T18:47:00Z">
              <w:r>
                <w:rPr>
                  <w:rFonts w:hAnsi="宋体" w:hint="eastAsia"/>
                </w:rPr>
                <w:t>每月一次</w:t>
              </w:r>
            </w:ins>
          </w:p>
        </w:tc>
      </w:tr>
      <w:tr w:rsidR="0029409F" w:rsidRPr="00651178" w14:paraId="580C4469" w14:textId="77777777" w:rsidTr="00060CEE">
        <w:trPr>
          <w:ins w:id="19603" w:author="XuanWen Chen" w:date="2018-12-30T18:39:00Z"/>
        </w:trPr>
        <w:tc>
          <w:tcPr>
            <w:tcW w:w="1413" w:type="dxa"/>
          </w:tcPr>
          <w:p w14:paraId="4BAA15D8" w14:textId="77777777" w:rsidR="0029409F" w:rsidRPr="00651178" w:rsidRDefault="0029409F" w:rsidP="00060CEE">
            <w:pPr>
              <w:rPr>
                <w:ins w:id="19604" w:author="XuanWen Chen" w:date="2018-12-30T18:39:00Z"/>
                <w:rFonts w:hAnsi="宋体"/>
              </w:rPr>
            </w:pPr>
            <w:ins w:id="19605" w:author="XuanWen Chen" w:date="2018-12-30T18:39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5714E7C5" w14:textId="77777777" w:rsidR="0029409F" w:rsidRPr="00651178" w:rsidRDefault="0029409F" w:rsidP="00060CEE">
            <w:pPr>
              <w:rPr>
                <w:ins w:id="19606" w:author="XuanWen Chen" w:date="2018-12-30T18:39:00Z"/>
                <w:rFonts w:hAnsi="宋体"/>
              </w:rPr>
            </w:pPr>
          </w:p>
        </w:tc>
      </w:tr>
      <w:tr w:rsidR="0029409F" w:rsidRPr="00651178" w14:paraId="546ADF69" w14:textId="77777777" w:rsidTr="00060CEE">
        <w:trPr>
          <w:ins w:id="19607" w:author="XuanWen Chen" w:date="2018-12-30T18:39:00Z"/>
        </w:trPr>
        <w:tc>
          <w:tcPr>
            <w:tcW w:w="1413" w:type="dxa"/>
          </w:tcPr>
          <w:p w14:paraId="69A953CC" w14:textId="77777777" w:rsidR="0029409F" w:rsidRPr="00651178" w:rsidRDefault="0029409F" w:rsidP="00060CEE">
            <w:pPr>
              <w:rPr>
                <w:ins w:id="19608" w:author="XuanWen Chen" w:date="2018-12-30T18:39:00Z"/>
                <w:rFonts w:hAnsi="宋体"/>
              </w:rPr>
            </w:pPr>
            <w:ins w:id="19609" w:author="XuanWen Chen" w:date="2018-12-30T18:39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2000A948" w14:textId="77777777" w:rsidR="0029409F" w:rsidRPr="00651178" w:rsidRDefault="0029409F" w:rsidP="00060CEE">
            <w:pPr>
              <w:rPr>
                <w:ins w:id="19610" w:author="XuanWen Chen" w:date="2018-12-30T18:39:00Z"/>
                <w:rFonts w:hAnsi="宋体"/>
              </w:rPr>
            </w:pPr>
            <w:ins w:id="19611" w:author="XuanWen Chen" w:date="2018-12-30T18:39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29409F" w:rsidRPr="00651178" w14:paraId="5306C00B" w14:textId="77777777" w:rsidTr="00060CEE">
        <w:trPr>
          <w:ins w:id="19612" w:author="XuanWen Chen" w:date="2018-12-30T18:39:00Z"/>
        </w:trPr>
        <w:tc>
          <w:tcPr>
            <w:tcW w:w="1413" w:type="dxa"/>
          </w:tcPr>
          <w:p w14:paraId="23099816" w14:textId="77777777" w:rsidR="0029409F" w:rsidRPr="00651178" w:rsidRDefault="0029409F" w:rsidP="00060CEE">
            <w:pPr>
              <w:rPr>
                <w:ins w:id="19613" w:author="XuanWen Chen" w:date="2018-12-30T18:39:00Z"/>
                <w:rFonts w:hAnsi="宋体"/>
              </w:rPr>
            </w:pPr>
            <w:ins w:id="19614" w:author="XuanWen Chen" w:date="2018-12-30T18:39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421C4EC5" w14:textId="2262D3E8" w:rsidR="0029409F" w:rsidRPr="00651178" w:rsidRDefault="00CD2963" w:rsidP="00060CEE">
            <w:pPr>
              <w:rPr>
                <w:ins w:id="19615" w:author="XuanWen Chen" w:date="2018-12-30T18:39:00Z"/>
                <w:rFonts w:hAnsi="宋体"/>
              </w:rPr>
            </w:pPr>
            <w:ins w:id="19616" w:author="XuanWen Chen" w:date="2018-12-30T18:47:00Z">
              <w:r>
                <w:rPr>
                  <w:rFonts w:hAnsi="宋体" w:hint="eastAsia"/>
                </w:rPr>
                <w:t>无</w:t>
              </w:r>
            </w:ins>
          </w:p>
        </w:tc>
      </w:tr>
    </w:tbl>
    <w:p w14:paraId="5D6E2C77" w14:textId="77777777" w:rsidR="0029409F" w:rsidRPr="0029409F" w:rsidRDefault="0029409F"/>
    <w:p w14:paraId="7A0624A1" w14:textId="59B5E024" w:rsidR="0040689B" w:rsidRPr="00CD2963" w:rsidRDefault="00C06991">
      <w:pPr>
        <w:pStyle w:val="4"/>
        <w:rPr>
          <w:rPrChange w:id="19617" w:author="XuanWen Chen" w:date="2018-12-30T18:47:00Z">
            <w:rPr>
              <w:color w:val="FF0000"/>
            </w:rPr>
          </w:rPrChange>
        </w:rPr>
      </w:pPr>
      <w:r w:rsidRPr="00CD2963">
        <w:rPr>
          <w:rFonts w:hint="eastAsia"/>
          <w:rPrChange w:id="19618" w:author="XuanWen Chen" w:date="2018-12-30T18:47:00Z">
            <w:rPr>
              <w:rFonts w:hint="eastAsia"/>
              <w:color w:val="FF0000"/>
            </w:rPr>
          </w:rPrChange>
        </w:rPr>
        <w:t>系统日志</w:t>
      </w:r>
      <w:bookmarkEnd w:id="19351"/>
      <w:ins w:id="19619" w:author="XuanWen Chen" w:date="2018-12-30T18:47:00Z">
        <w:r w:rsidR="00CD2963" w:rsidRPr="00CD2963">
          <w:rPr>
            <w:rFonts w:hint="eastAsia"/>
            <w:rPrChange w:id="19620" w:author="XuanWen Chen" w:date="2018-12-30T18:47:00Z">
              <w:rPr>
                <w:rFonts w:hint="eastAsia"/>
                <w:color w:val="FF0000"/>
              </w:rPr>
            </w:rPrChange>
          </w:rPr>
          <w:t>记录</w:t>
        </w:r>
      </w:ins>
      <w:del w:id="19621" w:author="XuanWen Chen" w:date="2018-12-30T18:47:00Z">
        <w:r w:rsidR="00C135C0" w:rsidRPr="00CD2963" w:rsidDel="00CD2963">
          <w:rPr>
            <w:rFonts w:hint="eastAsia"/>
            <w:rPrChange w:id="19622" w:author="XuanWen Chen" w:date="2018-12-30T18:47:00Z">
              <w:rPr>
                <w:rFonts w:hint="eastAsia"/>
                <w:color w:val="FF0000"/>
              </w:rPr>
            </w:rPrChange>
          </w:rPr>
          <w:delText>下载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71E3AEFB" w14:textId="77777777" w:rsidTr="0040689B">
        <w:tc>
          <w:tcPr>
            <w:tcW w:w="1413" w:type="dxa"/>
          </w:tcPr>
          <w:p w14:paraId="58B82C5F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2C8B2A54" w14:textId="7BA49560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3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系统日志记录</w:t>
            </w:r>
          </w:p>
        </w:tc>
      </w:tr>
      <w:tr w:rsidR="0040689B" w:rsidRPr="00651178" w14:paraId="224F74AA" w14:textId="77777777" w:rsidTr="0040689B">
        <w:tc>
          <w:tcPr>
            <w:tcW w:w="1413" w:type="dxa"/>
          </w:tcPr>
          <w:p w14:paraId="46BCC4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52CD2851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2390962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CDC164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69F3C26B" w14:textId="77777777" w:rsidTr="0040689B">
        <w:tc>
          <w:tcPr>
            <w:tcW w:w="1413" w:type="dxa"/>
          </w:tcPr>
          <w:p w14:paraId="5D3B73B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CD280F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42AAE6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160CF0C" w14:textId="3A350085" w:rsidR="0040689B" w:rsidRPr="00651178" w:rsidRDefault="00D9503E" w:rsidP="0040689B">
            <w:pPr>
              <w:rPr>
                <w:rFonts w:hAnsi="宋体"/>
              </w:rPr>
            </w:pPr>
            <w:ins w:id="19623" w:author="XuanWen Chen" w:date="2018-12-30T17:4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680A13F4" w14:textId="77777777" w:rsidTr="0040689B">
        <w:tc>
          <w:tcPr>
            <w:tcW w:w="1413" w:type="dxa"/>
          </w:tcPr>
          <w:p w14:paraId="4776728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2613FE2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0689B" w:rsidRPr="00651178" w14:paraId="77F77F45" w14:textId="77777777" w:rsidTr="0040689B">
        <w:tc>
          <w:tcPr>
            <w:tcW w:w="1413" w:type="dxa"/>
          </w:tcPr>
          <w:p w14:paraId="65AC662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1D809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记录系统每日运行状态和管理员对系统进行的配置更改</w:t>
            </w:r>
          </w:p>
        </w:tc>
      </w:tr>
      <w:tr w:rsidR="0040689B" w:rsidRPr="00651178" w14:paraId="2723F7C3" w14:textId="77777777" w:rsidTr="0040689B">
        <w:tc>
          <w:tcPr>
            <w:tcW w:w="1413" w:type="dxa"/>
          </w:tcPr>
          <w:p w14:paraId="6CDA62F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11138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每日系统运行状态记录</w:t>
            </w:r>
          </w:p>
          <w:p w14:paraId="3493DA2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系统配置发生变化</w:t>
            </w:r>
          </w:p>
        </w:tc>
      </w:tr>
      <w:tr w:rsidR="0040689B" w:rsidRPr="00651178" w14:paraId="52C57051" w14:textId="77777777" w:rsidTr="0040689B">
        <w:tc>
          <w:tcPr>
            <w:tcW w:w="1413" w:type="dxa"/>
          </w:tcPr>
          <w:p w14:paraId="29E4AA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460DB2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到达每日规定时间或系统管理员更改了系统配置</w:t>
            </w:r>
          </w:p>
        </w:tc>
      </w:tr>
      <w:tr w:rsidR="0040689B" w:rsidRPr="00651178" w14:paraId="1A264584" w14:textId="77777777" w:rsidTr="0040689B">
        <w:tc>
          <w:tcPr>
            <w:tcW w:w="1413" w:type="dxa"/>
          </w:tcPr>
          <w:p w14:paraId="7B72AF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79D276D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系统日志成功创建</w:t>
            </w:r>
          </w:p>
        </w:tc>
      </w:tr>
      <w:tr w:rsidR="00486CC9" w:rsidRPr="00651178" w14:paraId="1C0EF2F1" w14:textId="77777777" w:rsidTr="0040689B">
        <w:trPr>
          <w:ins w:id="19624" w:author="XuanWen Chen" w:date="2018-12-30T19:35:00Z"/>
        </w:trPr>
        <w:tc>
          <w:tcPr>
            <w:tcW w:w="1413" w:type="dxa"/>
          </w:tcPr>
          <w:p w14:paraId="50979676" w14:textId="075BB319" w:rsidR="00486CC9" w:rsidRPr="00651178" w:rsidRDefault="00486CC9" w:rsidP="0040689B">
            <w:pPr>
              <w:rPr>
                <w:ins w:id="19625" w:author="XuanWen Chen" w:date="2018-12-30T19:35:00Z"/>
                <w:rFonts w:hAnsi="宋体"/>
              </w:rPr>
            </w:pPr>
            <w:ins w:id="19626" w:author="XuanWen Chen" w:date="2018-12-30T19:35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274207B" w14:textId="78F1CC4A" w:rsidR="00486CC9" w:rsidRPr="00651178" w:rsidRDefault="00486CC9" w:rsidP="0040689B">
            <w:pPr>
              <w:rPr>
                <w:ins w:id="19627" w:author="XuanWen Chen" w:date="2018-12-30T19:35:00Z"/>
                <w:rFonts w:hAnsi="宋体"/>
              </w:rPr>
            </w:pPr>
            <w:ins w:id="19628" w:author="XuanWen Chen" w:date="2018-12-30T19:35:00Z">
              <w:r>
                <w:rPr>
                  <w:rFonts w:hAnsi="宋体" w:hint="eastAsia"/>
                </w:rPr>
                <w:t>系统操作</w:t>
              </w:r>
            </w:ins>
          </w:p>
        </w:tc>
      </w:tr>
      <w:tr w:rsidR="00486CC9" w:rsidRPr="00651178" w14:paraId="2A85F50E" w14:textId="77777777" w:rsidTr="0040689B">
        <w:trPr>
          <w:ins w:id="19629" w:author="XuanWen Chen" w:date="2018-12-30T19:35:00Z"/>
        </w:trPr>
        <w:tc>
          <w:tcPr>
            <w:tcW w:w="1413" w:type="dxa"/>
          </w:tcPr>
          <w:p w14:paraId="41020267" w14:textId="6D11B697" w:rsidR="00486CC9" w:rsidRPr="00651178" w:rsidRDefault="00486CC9" w:rsidP="0040689B">
            <w:pPr>
              <w:rPr>
                <w:ins w:id="19630" w:author="XuanWen Chen" w:date="2018-12-30T19:35:00Z"/>
                <w:rFonts w:hAnsi="宋体"/>
              </w:rPr>
            </w:pPr>
            <w:ins w:id="19631" w:author="XuanWen Chen" w:date="2018-12-30T19:3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0522FE64" w14:textId="5E4032C0" w:rsidR="00486CC9" w:rsidRPr="00651178" w:rsidRDefault="00486CC9" w:rsidP="0040689B">
            <w:pPr>
              <w:rPr>
                <w:ins w:id="19632" w:author="XuanWen Chen" w:date="2018-12-30T19:35:00Z"/>
                <w:rFonts w:hAnsi="宋体"/>
              </w:rPr>
            </w:pPr>
            <w:ins w:id="19633" w:author="XuanWen Chen" w:date="2018-12-30T19:35:00Z">
              <w:r>
                <w:rPr>
                  <w:rFonts w:hAnsi="宋体" w:hint="eastAsia"/>
                </w:rPr>
                <w:t>系统日志文件</w:t>
              </w:r>
            </w:ins>
          </w:p>
        </w:tc>
      </w:tr>
      <w:tr w:rsidR="0040689B" w:rsidRPr="00651178" w14:paraId="421D908B" w14:textId="77777777" w:rsidTr="0040689B">
        <w:tc>
          <w:tcPr>
            <w:tcW w:w="1413" w:type="dxa"/>
          </w:tcPr>
          <w:p w14:paraId="494594F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D70DA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每日自动创建系统日志</w:t>
            </w:r>
          </w:p>
          <w:p w14:paraId="3D8A2CC7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系统到达规定时间</w:t>
            </w:r>
          </w:p>
          <w:p w14:paraId="78E4A0DC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系统记录当天系统运行情况</w:t>
            </w:r>
          </w:p>
          <w:p w14:paraId="75FC1E91" w14:textId="77777777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生成日志文件</w:t>
            </w:r>
          </w:p>
          <w:p w14:paraId="642D8A3F" w14:textId="0A83C4BD" w:rsidR="0040689B" w:rsidRPr="00651178" w:rsidRDefault="0040689B" w:rsidP="00AE77A1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rPr>
                <w:rFonts w:hAnsi="宋体"/>
              </w:rPr>
            </w:pPr>
            <w:del w:id="19634" w:author="XuanWen Chen" w:date="2018-12-30T18:48:00Z">
              <w:r w:rsidRPr="00651178" w:rsidDel="00CD2963">
                <w:rPr>
                  <w:rFonts w:hAnsi="宋体" w:hint="eastAsia"/>
                </w:rPr>
                <w:delText>存储</w:delText>
              </w:r>
            </w:del>
            <w:ins w:id="19635" w:author="XuanWen Chen" w:date="2018-12-30T18:48:00Z">
              <w:r w:rsidR="00CD2963">
                <w:rPr>
                  <w:rFonts w:hAnsi="宋体" w:hint="eastAsia"/>
                </w:rPr>
                <w:t>下载</w:t>
              </w:r>
            </w:ins>
            <w:r w:rsidRPr="00651178">
              <w:rPr>
                <w:rFonts w:hAnsi="宋体" w:hint="eastAsia"/>
              </w:rPr>
              <w:t>日志文件</w:t>
            </w:r>
          </w:p>
        </w:tc>
      </w:tr>
      <w:tr w:rsidR="0040689B" w:rsidRPr="00651178" w14:paraId="1DB08E29" w14:textId="77777777" w:rsidTr="0040689B">
        <w:tc>
          <w:tcPr>
            <w:tcW w:w="1413" w:type="dxa"/>
          </w:tcPr>
          <w:p w14:paraId="033EEF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2073F4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1.1管理员修改系统配置记录日志文件</w:t>
            </w:r>
          </w:p>
          <w:p w14:paraId="1B7D6C29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管理员修改系统重要配置</w:t>
            </w:r>
          </w:p>
          <w:p w14:paraId="35AB21EF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系统记录管理员操作。</w:t>
            </w:r>
          </w:p>
          <w:p w14:paraId="01419AC8" w14:textId="77777777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生成对应的日志文件。</w:t>
            </w:r>
          </w:p>
          <w:p w14:paraId="4CDB8CAC" w14:textId="20B4F8B4" w:rsidR="0040689B" w:rsidRPr="00651178" w:rsidRDefault="0040689B" w:rsidP="00AE77A1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  <w:rPr>
                <w:rFonts w:hAnsi="宋体"/>
              </w:rPr>
            </w:pPr>
            <w:del w:id="19636" w:author="XuanWen Chen" w:date="2018-12-30T18:48:00Z">
              <w:r w:rsidRPr="00651178" w:rsidDel="00CD2963">
                <w:rPr>
                  <w:rFonts w:hAnsi="宋体" w:hint="eastAsia"/>
                </w:rPr>
                <w:delText>存储</w:delText>
              </w:r>
            </w:del>
            <w:ins w:id="19637" w:author="XuanWen Chen" w:date="2018-12-30T18:48:00Z">
              <w:r w:rsidR="00CD2963">
                <w:rPr>
                  <w:rFonts w:hAnsi="宋体" w:hint="eastAsia"/>
                </w:rPr>
                <w:t>下载</w:t>
              </w:r>
            </w:ins>
            <w:r w:rsidRPr="00651178">
              <w:rPr>
                <w:rFonts w:hAnsi="宋体" w:hint="eastAsia"/>
              </w:rPr>
              <w:t>日志文件</w:t>
            </w:r>
          </w:p>
        </w:tc>
      </w:tr>
      <w:tr w:rsidR="0040689B" w:rsidRPr="00651178" w14:paraId="21315AC1" w14:textId="77777777" w:rsidTr="0040689B">
        <w:tc>
          <w:tcPr>
            <w:tcW w:w="1413" w:type="dxa"/>
          </w:tcPr>
          <w:p w14:paraId="194A7A8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94AAF3B" w14:textId="77777777" w:rsidR="0040689B" w:rsidRPr="00651178" w:rsidRDefault="0040689B" w:rsidP="00AE77A1">
            <w:pPr>
              <w:pStyle w:val="a9"/>
              <w:numPr>
                <w:ilvl w:val="0"/>
                <w:numId w:val="2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日志文件记录错误</w:t>
            </w:r>
          </w:p>
        </w:tc>
      </w:tr>
      <w:tr w:rsidR="0040689B" w:rsidRPr="00651178" w14:paraId="649A3DDF" w14:textId="77777777" w:rsidTr="0040689B">
        <w:tc>
          <w:tcPr>
            <w:tcW w:w="1413" w:type="dxa"/>
          </w:tcPr>
          <w:p w14:paraId="7D735C4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6883" w:type="dxa"/>
            <w:gridSpan w:val="3"/>
          </w:tcPr>
          <w:p w14:paraId="4DA8ED09" w14:textId="77777777" w:rsidR="0040689B" w:rsidRPr="00651178" w:rsidRDefault="0040689B" w:rsidP="0040689B">
            <w:pPr>
              <w:rPr>
                <w:rFonts w:hAnsi="宋体"/>
              </w:rPr>
            </w:pPr>
            <w:del w:id="19638" w:author="XuanWen Chen" w:date="2018-12-30T18:49:00Z">
              <w:r w:rsidRPr="00651178" w:rsidDel="00CD2963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1D0BDD73" w14:textId="77777777" w:rsidTr="0040689B">
        <w:tc>
          <w:tcPr>
            <w:tcW w:w="1413" w:type="dxa"/>
          </w:tcPr>
          <w:p w14:paraId="0C4478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9CC63A2" w14:textId="1FAA2406" w:rsidR="0040689B" w:rsidRPr="00651178" w:rsidDel="00CD2963" w:rsidRDefault="0040689B">
            <w:pPr>
              <w:rPr>
                <w:del w:id="19639" w:author="XuanWen Chen" w:date="2018-12-30T18:49:00Z"/>
                <w:rFonts w:hAnsi="宋体"/>
              </w:rPr>
            </w:pPr>
            <w:del w:id="19640" w:author="XuanWen Chen" w:date="2018-12-30T18:49:00Z">
              <w:r w:rsidRPr="00651178" w:rsidDel="00CD2963">
                <w:rPr>
                  <w:rFonts w:hAnsi="宋体" w:hint="eastAsia"/>
                </w:rPr>
                <w:delText>高</w:delText>
              </w:r>
            </w:del>
          </w:p>
          <w:p w14:paraId="7117119E" w14:textId="35B3E930" w:rsidR="0040689B" w:rsidRPr="00651178" w:rsidRDefault="00CD2963">
            <w:pPr>
              <w:rPr>
                <w:rFonts w:hAnsi="宋体"/>
              </w:rPr>
            </w:pPr>
            <w:ins w:id="19641" w:author="XuanWen Chen" w:date="2018-12-30T18:49:00Z">
              <w:r>
                <w:rPr>
                  <w:rFonts w:hAnsi="宋体" w:hint="eastAsia"/>
                </w:rPr>
                <w:t>系统自动生成</w:t>
              </w:r>
              <w:r w:rsidR="00060CEE">
                <w:rPr>
                  <w:rFonts w:hAnsi="宋体" w:hint="eastAsia"/>
                </w:rPr>
                <w:t>，</w:t>
              </w:r>
            </w:ins>
            <w:r w:rsidR="0040689B" w:rsidRPr="00651178">
              <w:rPr>
                <w:rFonts w:hAnsi="宋体" w:hint="eastAsia"/>
              </w:rPr>
              <w:t>每天一次</w:t>
            </w:r>
          </w:p>
        </w:tc>
      </w:tr>
      <w:tr w:rsidR="0040689B" w:rsidRPr="00651178" w14:paraId="7AB92233" w14:textId="77777777" w:rsidTr="0040689B">
        <w:tc>
          <w:tcPr>
            <w:tcW w:w="1413" w:type="dxa"/>
          </w:tcPr>
          <w:p w14:paraId="6B3B52C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DE3798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7B1B09CC" w14:textId="77777777" w:rsidTr="0040689B">
        <w:tc>
          <w:tcPr>
            <w:tcW w:w="1413" w:type="dxa"/>
          </w:tcPr>
          <w:p w14:paraId="2B6204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6A593389" w14:textId="5FCFFDA5" w:rsidR="0040689B" w:rsidRPr="00651178" w:rsidRDefault="00764EF7" w:rsidP="0040689B">
            <w:pPr>
              <w:rPr>
                <w:rFonts w:hAnsi="宋体"/>
              </w:rPr>
            </w:pPr>
            <w:ins w:id="19642" w:author="XuanWen Chen" w:date="2018-12-30T18:16:00Z">
              <w:r>
                <w:rPr>
                  <w:rFonts w:hAnsi="宋体" w:hint="eastAsia"/>
                </w:rPr>
                <w:t>此操作</w:t>
              </w:r>
            </w:ins>
            <w:ins w:id="19643" w:author="XuanWen Chen" w:date="2018-12-30T22:03:00Z">
              <w:r w:rsidR="00101F7B">
                <w:rPr>
                  <w:rFonts w:hAnsi="宋体" w:hint="eastAsia"/>
                </w:rPr>
                <w:t>是系统自动进行</w:t>
              </w:r>
            </w:ins>
          </w:p>
        </w:tc>
      </w:tr>
      <w:tr w:rsidR="0040689B" w:rsidRPr="00651178" w14:paraId="5CFE1469" w14:textId="77777777" w:rsidTr="0040689B">
        <w:tc>
          <w:tcPr>
            <w:tcW w:w="1413" w:type="dxa"/>
          </w:tcPr>
          <w:p w14:paraId="5753E10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7ED98FF" w14:textId="520598D3" w:rsidR="0040689B" w:rsidRPr="00651178" w:rsidDel="00060CEE" w:rsidRDefault="0040689B" w:rsidP="0040689B">
            <w:pPr>
              <w:rPr>
                <w:del w:id="19644" w:author="XuanWen Chen" w:date="2018-12-30T18:49:00Z"/>
                <w:rFonts w:hAnsi="宋体"/>
              </w:rPr>
            </w:pPr>
          </w:p>
          <w:p w14:paraId="01135059" w14:textId="1EFFC164" w:rsidR="0040689B" w:rsidRPr="00651178" w:rsidRDefault="00101F7B" w:rsidP="0040689B">
            <w:pPr>
              <w:rPr>
                <w:rFonts w:hAnsi="宋体"/>
              </w:rPr>
            </w:pPr>
            <w:ins w:id="19645" w:author="XuanWen Chen" w:date="2018-12-30T22:03:00Z">
              <w:r>
                <w:rPr>
                  <w:rFonts w:hAnsi="宋体" w:hint="eastAsia"/>
                </w:rPr>
                <w:t>系统设置每天生成系统日志文件</w:t>
              </w:r>
            </w:ins>
          </w:p>
        </w:tc>
      </w:tr>
    </w:tbl>
    <w:p w14:paraId="47619441" w14:textId="2BB5CD2E" w:rsidR="00CD2963" w:rsidRDefault="00101F7B" w:rsidP="00CD2963">
      <w:pPr>
        <w:pStyle w:val="4"/>
        <w:rPr>
          <w:ins w:id="19646" w:author="XuanWen Chen" w:date="2018-12-30T18:49:00Z"/>
        </w:rPr>
      </w:pPr>
      <w:bookmarkStart w:id="19647" w:name="_Toc533621504"/>
      <w:ins w:id="19648" w:author="XuanWen Chen" w:date="2018-12-30T22:03:00Z">
        <w:r>
          <w:rPr>
            <w:rFonts w:hint="eastAsia"/>
          </w:rPr>
          <w:t>管理员</w:t>
        </w:r>
        <w:r w:rsidRPr="00D901DD">
          <w:rPr>
            <w:rFonts w:hint="eastAsia"/>
          </w:rPr>
          <w:t>下载</w:t>
        </w:r>
      </w:ins>
      <w:ins w:id="19649" w:author="XuanWen Chen" w:date="2018-12-30T18:48:00Z">
        <w:r w:rsidR="00CD2963" w:rsidRPr="00CD2963">
          <w:rPr>
            <w:rFonts w:hint="eastAsia"/>
            <w:rPrChange w:id="19650" w:author="XuanWen Chen" w:date="2018-12-30T18:49:00Z">
              <w:rPr>
                <w:rFonts w:hint="eastAsia"/>
                <w:color w:val="FF0000"/>
              </w:rPr>
            </w:rPrChange>
          </w:rPr>
          <w:t>系统日志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60CEE" w:rsidRPr="00651178" w14:paraId="69D33258" w14:textId="77777777" w:rsidTr="00060CEE">
        <w:trPr>
          <w:ins w:id="19651" w:author="XuanWen Chen" w:date="2018-12-30T18:49:00Z"/>
        </w:trPr>
        <w:tc>
          <w:tcPr>
            <w:tcW w:w="1413" w:type="dxa"/>
          </w:tcPr>
          <w:p w14:paraId="2B2F022C" w14:textId="77777777" w:rsidR="00060CEE" w:rsidRPr="00651178" w:rsidRDefault="00060CEE" w:rsidP="00060CEE">
            <w:pPr>
              <w:rPr>
                <w:ins w:id="19652" w:author="XuanWen Chen" w:date="2018-12-30T18:49:00Z"/>
                <w:rFonts w:hAnsi="宋体"/>
                <w:b/>
              </w:rPr>
            </w:pPr>
            <w:ins w:id="19653" w:author="XuanWen Chen" w:date="2018-12-30T18:49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5730D54" w14:textId="159D1AC4" w:rsidR="00060CEE" w:rsidRPr="00651178" w:rsidRDefault="00060CEE" w:rsidP="00060CEE">
            <w:pPr>
              <w:rPr>
                <w:ins w:id="19654" w:author="XuanWen Chen" w:date="2018-12-30T18:49:00Z"/>
                <w:rFonts w:hAnsi="宋体"/>
                <w:b/>
              </w:rPr>
            </w:pPr>
            <w:ins w:id="19655" w:author="XuanWen Chen" w:date="2018-12-30T18:49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>C-</w:t>
              </w:r>
              <w:r w:rsidRPr="00651178">
                <w:rPr>
                  <w:rFonts w:hAnsi="宋体" w:hint="eastAsia"/>
                  <w:b/>
                </w:rPr>
                <w:t>3</w:t>
              </w:r>
              <w:r w:rsidRPr="00651178">
                <w:rPr>
                  <w:rFonts w:hAnsi="宋体"/>
                  <w:b/>
                </w:rPr>
                <w:t xml:space="preserve"> : </w:t>
              </w:r>
            </w:ins>
            <w:ins w:id="19656" w:author="XuanWen Chen" w:date="2018-12-30T22:04:00Z">
              <w:r w:rsidR="00101F7B">
                <w:rPr>
                  <w:rFonts w:hAnsi="宋体" w:hint="eastAsia"/>
                  <w:b/>
                </w:rPr>
                <w:t>管理员下载</w:t>
              </w:r>
            </w:ins>
            <w:ins w:id="19657" w:author="XuanWen Chen" w:date="2018-12-30T18:49:00Z">
              <w:r w:rsidRPr="00651178">
                <w:rPr>
                  <w:rFonts w:hAnsi="宋体" w:hint="eastAsia"/>
                  <w:b/>
                </w:rPr>
                <w:t>系统日志</w:t>
              </w:r>
            </w:ins>
          </w:p>
        </w:tc>
      </w:tr>
      <w:tr w:rsidR="00060CEE" w:rsidRPr="00651178" w14:paraId="0F016F07" w14:textId="77777777" w:rsidTr="00060CEE">
        <w:trPr>
          <w:ins w:id="19658" w:author="XuanWen Chen" w:date="2018-12-30T18:49:00Z"/>
        </w:trPr>
        <w:tc>
          <w:tcPr>
            <w:tcW w:w="1413" w:type="dxa"/>
          </w:tcPr>
          <w:p w14:paraId="663F4A36" w14:textId="77777777" w:rsidR="00060CEE" w:rsidRPr="00651178" w:rsidRDefault="00060CEE" w:rsidP="00060CEE">
            <w:pPr>
              <w:rPr>
                <w:ins w:id="19659" w:author="XuanWen Chen" w:date="2018-12-30T18:49:00Z"/>
                <w:rFonts w:hAnsi="宋体"/>
              </w:rPr>
            </w:pPr>
            <w:ins w:id="19660" w:author="XuanWen Chen" w:date="2018-12-30T18:49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250ED734" w14:textId="6EEC49D8" w:rsidR="00060CEE" w:rsidRPr="00651178" w:rsidRDefault="00060CEE" w:rsidP="00060CEE">
            <w:pPr>
              <w:rPr>
                <w:ins w:id="19661" w:author="XuanWen Chen" w:date="2018-12-30T18:49:00Z"/>
                <w:rFonts w:hAnsi="宋体"/>
              </w:rPr>
            </w:pPr>
            <w:ins w:id="19662" w:author="XuanWen Chen" w:date="2018-12-30T18:49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4562BAB6" w14:textId="77777777" w:rsidR="00060CEE" w:rsidRPr="00651178" w:rsidRDefault="00060CEE" w:rsidP="00060CEE">
            <w:pPr>
              <w:rPr>
                <w:ins w:id="19663" w:author="XuanWen Chen" w:date="2018-12-30T18:49:00Z"/>
                <w:rFonts w:hAnsi="宋体"/>
              </w:rPr>
            </w:pPr>
            <w:ins w:id="19664" w:author="XuanWen Chen" w:date="2018-12-30T18:49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77A1A344" w14:textId="40F0A3C7" w:rsidR="00060CEE" w:rsidRPr="00651178" w:rsidRDefault="00060CEE" w:rsidP="00060CEE">
            <w:pPr>
              <w:rPr>
                <w:ins w:id="19665" w:author="XuanWen Chen" w:date="2018-12-30T18:49:00Z"/>
                <w:rFonts w:hAnsi="宋体"/>
              </w:rPr>
            </w:pPr>
            <w:ins w:id="19666" w:author="XuanWen Chen" w:date="2018-12-30T18:49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060CEE" w:rsidRPr="00651178" w14:paraId="3CDC09A3" w14:textId="77777777" w:rsidTr="00060CEE">
        <w:trPr>
          <w:ins w:id="19667" w:author="XuanWen Chen" w:date="2018-12-30T18:49:00Z"/>
        </w:trPr>
        <w:tc>
          <w:tcPr>
            <w:tcW w:w="1413" w:type="dxa"/>
          </w:tcPr>
          <w:p w14:paraId="450D14D1" w14:textId="77777777" w:rsidR="00060CEE" w:rsidRPr="00651178" w:rsidRDefault="00060CEE" w:rsidP="00060CEE">
            <w:pPr>
              <w:rPr>
                <w:ins w:id="19668" w:author="XuanWen Chen" w:date="2018-12-30T18:49:00Z"/>
                <w:rFonts w:hAnsi="宋体"/>
              </w:rPr>
            </w:pPr>
            <w:ins w:id="19669" w:author="XuanWen Chen" w:date="2018-12-30T18:49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21E47563" w14:textId="77777777" w:rsidR="00060CEE" w:rsidRPr="00651178" w:rsidRDefault="00060CEE" w:rsidP="00060CEE">
            <w:pPr>
              <w:rPr>
                <w:ins w:id="19670" w:author="XuanWen Chen" w:date="2018-12-30T18:49:00Z"/>
                <w:rFonts w:hAnsi="宋体"/>
              </w:rPr>
            </w:pPr>
            <w:ins w:id="19671" w:author="XuanWen Chen" w:date="2018-12-30T18:49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54781A2D" w14:textId="77777777" w:rsidR="00060CEE" w:rsidRPr="00651178" w:rsidRDefault="00060CEE" w:rsidP="00060CEE">
            <w:pPr>
              <w:rPr>
                <w:ins w:id="19672" w:author="XuanWen Chen" w:date="2018-12-30T18:49:00Z"/>
                <w:rFonts w:hAnsi="宋体"/>
              </w:rPr>
            </w:pPr>
            <w:ins w:id="19673" w:author="XuanWen Chen" w:date="2018-12-30T18:49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1E910791" w14:textId="77777777" w:rsidR="00060CEE" w:rsidRPr="00651178" w:rsidRDefault="00060CEE" w:rsidP="00060CEE">
            <w:pPr>
              <w:rPr>
                <w:ins w:id="19674" w:author="XuanWen Chen" w:date="2018-12-30T18:49:00Z"/>
                <w:rFonts w:hAnsi="宋体"/>
              </w:rPr>
            </w:pPr>
            <w:ins w:id="19675" w:author="XuanWen Chen" w:date="2018-12-30T18:49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060CEE" w:rsidRPr="00651178" w14:paraId="65D97DF8" w14:textId="77777777" w:rsidTr="00060CEE">
        <w:trPr>
          <w:ins w:id="19676" w:author="XuanWen Chen" w:date="2018-12-30T18:49:00Z"/>
        </w:trPr>
        <w:tc>
          <w:tcPr>
            <w:tcW w:w="1413" w:type="dxa"/>
          </w:tcPr>
          <w:p w14:paraId="606A8263" w14:textId="77777777" w:rsidR="00060CEE" w:rsidRPr="00651178" w:rsidRDefault="00060CEE" w:rsidP="00060CEE">
            <w:pPr>
              <w:rPr>
                <w:ins w:id="19677" w:author="XuanWen Chen" w:date="2018-12-30T18:49:00Z"/>
                <w:rFonts w:hAnsi="宋体"/>
              </w:rPr>
            </w:pPr>
            <w:ins w:id="19678" w:author="XuanWen Chen" w:date="2018-12-30T18:49:00Z">
              <w:r w:rsidRPr="00651178">
                <w:rPr>
                  <w:rFonts w:hAnsi="宋体" w:hint="eastAsia"/>
                </w:rPr>
                <w:t>需求来源：</w:t>
              </w:r>
            </w:ins>
          </w:p>
        </w:tc>
        <w:tc>
          <w:tcPr>
            <w:tcW w:w="6883" w:type="dxa"/>
            <w:gridSpan w:val="3"/>
          </w:tcPr>
          <w:p w14:paraId="7118F770" w14:textId="77777777" w:rsidR="00060CEE" w:rsidRPr="00651178" w:rsidRDefault="00060CEE" w:rsidP="00060CEE">
            <w:pPr>
              <w:rPr>
                <w:ins w:id="19679" w:author="XuanWen Chen" w:date="2018-12-30T18:49:00Z"/>
                <w:rFonts w:hAnsi="宋体"/>
              </w:rPr>
            </w:pPr>
            <w:ins w:id="19680" w:author="XuanWen Chen" w:date="2018-12-30T18:49:00Z">
              <w:r w:rsidRPr="00651178">
                <w:rPr>
                  <w:rFonts w:hAnsi="宋体" w:hint="eastAsia"/>
                </w:rPr>
                <w:t>管理员用户代表。</w:t>
              </w:r>
            </w:ins>
          </w:p>
        </w:tc>
      </w:tr>
      <w:tr w:rsidR="00060CEE" w:rsidRPr="00651178" w14:paraId="22D62F09" w14:textId="77777777" w:rsidTr="00060CEE">
        <w:trPr>
          <w:ins w:id="19681" w:author="XuanWen Chen" w:date="2018-12-30T18:49:00Z"/>
        </w:trPr>
        <w:tc>
          <w:tcPr>
            <w:tcW w:w="1413" w:type="dxa"/>
          </w:tcPr>
          <w:p w14:paraId="63C27DB7" w14:textId="77777777" w:rsidR="00060CEE" w:rsidRPr="00651178" w:rsidRDefault="00060CEE" w:rsidP="00060CEE">
            <w:pPr>
              <w:rPr>
                <w:ins w:id="19682" w:author="XuanWen Chen" w:date="2018-12-30T18:49:00Z"/>
                <w:rFonts w:hAnsi="宋体"/>
              </w:rPr>
            </w:pPr>
            <w:ins w:id="19683" w:author="XuanWen Chen" w:date="2018-12-30T18:49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375DC187" w14:textId="5A35C9AA" w:rsidR="00060CEE" w:rsidRPr="00651178" w:rsidRDefault="00060CEE" w:rsidP="00060CEE">
            <w:pPr>
              <w:rPr>
                <w:ins w:id="19684" w:author="XuanWen Chen" w:date="2018-12-30T18:49:00Z"/>
                <w:rFonts w:hAnsi="宋体"/>
              </w:rPr>
            </w:pPr>
            <w:ins w:id="19685" w:author="XuanWen Chen" w:date="2018-12-30T18:49:00Z">
              <w:r>
                <w:rPr>
                  <w:rFonts w:hAnsi="宋体" w:hint="eastAsia"/>
                </w:rPr>
                <w:t>下载系统日志文件</w:t>
              </w:r>
            </w:ins>
          </w:p>
        </w:tc>
      </w:tr>
      <w:tr w:rsidR="00060CEE" w:rsidRPr="00651178" w14:paraId="20A4FE30" w14:textId="77777777" w:rsidTr="00060CEE">
        <w:trPr>
          <w:ins w:id="19686" w:author="XuanWen Chen" w:date="2018-12-30T18:49:00Z"/>
        </w:trPr>
        <w:tc>
          <w:tcPr>
            <w:tcW w:w="1413" w:type="dxa"/>
          </w:tcPr>
          <w:p w14:paraId="0DD741B1" w14:textId="77777777" w:rsidR="00060CEE" w:rsidRPr="00651178" w:rsidRDefault="00060CEE" w:rsidP="00060CEE">
            <w:pPr>
              <w:rPr>
                <w:ins w:id="19687" w:author="XuanWen Chen" w:date="2018-12-30T18:49:00Z"/>
                <w:rFonts w:hAnsi="宋体"/>
              </w:rPr>
            </w:pPr>
            <w:ins w:id="19688" w:author="XuanWen Chen" w:date="2018-12-30T18:49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1346DD50" w14:textId="3A224AD1" w:rsidR="00060CEE" w:rsidRPr="00651178" w:rsidRDefault="00060CEE" w:rsidP="00060CEE">
            <w:pPr>
              <w:rPr>
                <w:ins w:id="19689" w:author="XuanWen Chen" w:date="2018-12-30T18:49:00Z"/>
                <w:rFonts w:hAnsi="宋体"/>
              </w:rPr>
            </w:pPr>
            <w:ins w:id="19690" w:author="XuanWen Chen" w:date="2018-12-30T18:50:00Z">
              <w:r>
                <w:rPr>
                  <w:rFonts w:hAnsi="宋体" w:hint="eastAsia"/>
                </w:rPr>
                <w:t>管理员需要下载系统日志文件</w:t>
              </w:r>
            </w:ins>
          </w:p>
        </w:tc>
      </w:tr>
      <w:tr w:rsidR="00060CEE" w:rsidRPr="00651178" w14:paraId="4D9357F1" w14:textId="77777777" w:rsidTr="00060CEE">
        <w:trPr>
          <w:ins w:id="19691" w:author="XuanWen Chen" w:date="2018-12-30T18:49:00Z"/>
        </w:trPr>
        <w:tc>
          <w:tcPr>
            <w:tcW w:w="1413" w:type="dxa"/>
          </w:tcPr>
          <w:p w14:paraId="74B82CC9" w14:textId="77777777" w:rsidR="00060CEE" w:rsidRPr="00651178" w:rsidRDefault="00060CEE" w:rsidP="00060CEE">
            <w:pPr>
              <w:rPr>
                <w:ins w:id="19692" w:author="XuanWen Chen" w:date="2018-12-30T18:49:00Z"/>
                <w:rFonts w:hAnsi="宋体"/>
              </w:rPr>
            </w:pPr>
            <w:ins w:id="19693" w:author="XuanWen Chen" w:date="2018-12-30T18:49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15FB2486" w14:textId="47A7BB07" w:rsidR="00060CEE" w:rsidRDefault="00060CEE" w:rsidP="00060CEE">
            <w:pPr>
              <w:rPr>
                <w:ins w:id="19694" w:author="XuanWen Chen" w:date="2018-12-30T18:51:00Z"/>
                <w:rFonts w:hAnsi="宋体"/>
              </w:rPr>
            </w:pPr>
            <w:ins w:id="19695" w:author="XuanWen Chen" w:date="2018-12-30T18:4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RE-1:</w:t>
              </w:r>
            </w:ins>
            <w:ins w:id="19696" w:author="XuanWen Chen" w:date="2018-12-30T18:51:00Z"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589B0172" w14:textId="5491CCEC" w:rsidR="00060CEE" w:rsidRPr="00651178" w:rsidRDefault="00060CEE" w:rsidP="00060CEE">
            <w:pPr>
              <w:rPr>
                <w:ins w:id="19697" w:author="XuanWen Chen" w:date="2018-12-30T18:49:00Z"/>
                <w:rFonts w:hAnsi="宋体"/>
              </w:rPr>
            </w:pPr>
            <w:ins w:id="19698" w:author="XuanWen Chen" w:date="2018-12-30T18:51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</w:ins>
            <w:ins w:id="19699" w:author="XuanWen Chen" w:date="2018-12-30T18:52:00Z">
              <w:r>
                <w:rPr>
                  <w:rFonts w:hAnsi="宋体" w:hint="eastAsia"/>
                </w:rPr>
                <w:t>2</w:t>
              </w:r>
            </w:ins>
            <w:ins w:id="19700" w:author="XuanWen Chen" w:date="2018-12-30T18:51:00Z">
              <w:r w:rsidRPr="00651178">
                <w:rPr>
                  <w:rFonts w:hAnsi="宋体"/>
                </w:rPr>
                <w:t>:</w:t>
              </w:r>
              <w:r>
                <w:rPr>
                  <w:rFonts w:hAnsi="宋体" w:hint="eastAsia"/>
                </w:rPr>
                <w:t>管理员进入日志管理</w:t>
              </w:r>
            </w:ins>
          </w:p>
        </w:tc>
      </w:tr>
      <w:tr w:rsidR="00060CEE" w:rsidRPr="00651178" w14:paraId="55B46080" w14:textId="77777777" w:rsidTr="00060CEE">
        <w:trPr>
          <w:ins w:id="19701" w:author="XuanWen Chen" w:date="2018-12-30T18:49:00Z"/>
        </w:trPr>
        <w:tc>
          <w:tcPr>
            <w:tcW w:w="1413" w:type="dxa"/>
          </w:tcPr>
          <w:p w14:paraId="28A1971D" w14:textId="77777777" w:rsidR="00060CEE" w:rsidRPr="00651178" w:rsidRDefault="00060CEE" w:rsidP="00060CEE">
            <w:pPr>
              <w:rPr>
                <w:ins w:id="19702" w:author="XuanWen Chen" w:date="2018-12-30T18:49:00Z"/>
                <w:rFonts w:hAnsi="宋体"/>
              </w:rPr>
            </w:pPr>
            <w:ins w:id="19703" w:author="XuanWen Chen" w:date="2018-12-30T18:49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5A2EEFDA" w14:textId="5DCC0492" w:rsidR="00060CEE" w:rsidRPr="00651178" w:rsidRDefault="00060CEE" w:rsidP="00060CEE">
            <w:pPr>
              <w:rPr>
                <w:ins w:id="19704" w:author="XuanWen Chen" w:date="2018-12-30T18:49:00Z"/>
                <w:rFonts w:hAnsi="宋体"/>
              </w:rPr>
            </w:pPr>
            <w:ins w:id="19705" w:author="XuanWen Chen" w:date="2018-12-30T18:49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OST-1:</w:t>
              </w:r>
            </w:ins>
            <w:ins w:id="19706" w:author="XuanWen Chen" w:date="2018-12-30T18:51:00Z">
              <w:r>
                <w:rPr>
                  <w:rFonts w:hAnsi="宋体" w:hint="eastAsia"/>
                </w:rPr>
                <w:t>文件存储</w:t>
              </w:r>
            </w:ins>
          </w:p>
        </w:tc>
      </w:tr>
      <w:tr w:rsidR="00486CC9" w:rsidRPr="00651178" w14:paraId="1E65B070" w14:textId="77777777" w:rsidTr="00060CEE">
        <w:trPr>
          <w:ins w:id="19707" w:author="XuanWen Chen" w:date="2018-12-30T19:35:00Z"/>
        </w:trPr>
        <w:tc>
          <w:tcPr>
            <w:tcW w:w="1413" w:type="dxa"/>
          </w:tcPr>
          <w:p w14:paraId="5649D9E3" w14:textId="00A86FE3" w:rsidR="00486CC9" w:rsidRPr="00651178" w:rsidRDefault="00486CC9" w:rsidP="00060CEE">
            <w:pPr>
              <w:rPr>
                <w:ins w:id="19708" w:author="XuanWen Chen" w:date="2018-12-30T19:35:00Z"/>
                <w:rFonts w:hAnsi="宋体"/>
              </w:rPr>
            </w:pPr>
            <w:ins w:id="19709" w:author="XuanWen Chen" w:date="2018-12-30T19:3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A38C18A" w14:textId="0B24880A" w:rsidR="00486CC9" w:rsidRPr="00651178" w:rsidRDefault="00486CC9" w:rsidP="00060CEE">
            <w:pPr>
              <w:rPr>
                <w:ins w:id="19710" w:author="XuanWen Chen" w:date="2018-12-30T19:35:00Z"/>
                <w:rFonts w:hAnsi="宋体"/>
              </w:rPr>
            </w:pPr>
            <w:ins w:id="19711" w:author="XuanWen Chen" w:date="2018-12-30T19:36:00Z">
              <w:r>
                <w:rPr>
                  <w:rFonts w:hAnsi="宋体" w:hint="eastAsia"/>
                </w:rPr>
                <w:t>云端日志文件</w:t>
              </w:r>
            </w:ins>
          </w:p>
        </w:tc>
      </w:tr>
      <w:tr w:rsidR="00486CC9" w:rsidRPr="00651178" w14:paraId="45F88836" w14:textId="77777777" w:rsidTr="00060CEE">
        <w:trPr>
          <w:ins w:id="19712" w:author="XuanWen Chen" w:date="2018-12-30T19:35:00Z"/>
        </w:trPr>
        <w:tc>
          <w:tcPr>
            <w:tcW w:w="1413" w:type="dxa"/>
          </w:tcPr>
          <w:p w14:paraId="74E2EB7C" w14:textId="7C950B91" w:rsidR="00486CC9" w:rsidRPr="00651178" w:rsidRDefault="00486CC9" w:rsidP="00060CEE">
            <w:pPr>
              <w:rPr>
                <w:ins w:id="19713" w:author="XuanWen Chen" w:date="2018-12-30T19:35:00Z"/>
                <w:rFonts w:hAnsi="宋体"/>
              </w:rPr>
            </w:pPr>
            <w:ins w:id="19714" w:author="XuanWen Chen" w:date="2018-12-30T19:3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4070E471" w14:textId="62B85522" w:rsidR="00486CC9" w:rsidRPr="00651178" w:rsidRDefault="00486CC9" w:rsidP="00060CEE">
            <w:pPr>
              <w:rPr>
                <w:ins w:id="19715" w:author="XuanWen Chen" w:date="2018-12-30T19:35:00Z"/>
                <w:rFonts w:hAnsi="宋体"/>
              </w:rPr>
            </w:pPr>
            <w:ins w:id="19716" w:author="XuanWen Chen" w:date="2018-12-30T19:36:00Z">
              <w:r>
                <w:rPr>
                  <w:rFonts w:hAnsi="宋体" w:hint="eastAsia"/>
                </w:rPr>
                <w:t>本地文件</w:t>
              </w:r>
            </w:ins>
          </w:p>
        </w:tc>
      </w:tr>
      <w:tr w:rsidR="00060CEE" w:rsidRPr="00651178" w14:paraId="20546154" w14:textId="77777777" w:rsidTr="00060CEE">
        <w:trPr>
          <w:ins w:id="19717" w:author="XuanWen Chen" w:date="2018-12-30T18:49:00Z"/>
        </w:trPr>
        <w:tc>
          <w:tcPr>
            <w:tcW w:w="1413" w:type="dxa"/>
          </w:tcPr>
          <w:p w14:paraId="03E6F455" w14:textId="77777777" w:rsidR="00060CEE" w:rsidRPr="00651178" w:rsidRDefault="00060CEE" w:rsidP="00060CEE">
            <w:pPr>
              <w:rPr>
                <w:ins w:id="19718" w:author="XuanWen Chen" w:date="2018-12-30T18:49:00Z"/>
                <w:rFonts w:hAnsi="宋体"/>
              </w:rPr>
            </w:pPr>
            <w:ins w:id="19719" w:author="XuanWen Chen" w:date="2018-12-30T18:49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4E380E96" w14:textId="39D9BF5E" w:rsidR="00060CEE" w:rsidRPr="00651178" w:rsidRDefault="00060CEE" w:rsidP="00060CEE">
            <w:pPr>
              <w:rPr>
                <w:ins w:id="19720" w:author="XuanWen Chen" w:date="2018-12-30T18:49:00Z"/>
                <w:rFonts w:hAnsi="宋体"/>
              </w:rPr>
            </w:pPr>
            <w:ins w:id="19721" w:author="XuanWen Chen" w:date="2018-12-30T18:49:00Z">
              <w:r w:rsidRPr="00651178">
                <w:rPr>
                  <w:rFonts w:hAnsi="宋体" w:hint="eastAsia"/>
                </w:rPr>
                <w:t>1.0</w:t>
              </w:r>
              <w:r w:rsidRPr="00651178">
                <w:rPr>
                  <w:rFonts w:hAnsi="宋体"/>
                </w:rPr>
                <w:t xml:space="preserve"> </w:t>
              </w:r>
            </w:ins>
            <w:ins w:id="19722" w:author="XuanWen Chen" w:date="2018-12-30T18:52:00Z">
              <w:r>
                <w:rPr>
                  <w:rFonts w:hAnsi="宋体" w:hint="eastAsia"/>
                </w:rPr>
                <w:t>下载系统日志文件</w:t>
              </w:r>
            </w:ins>
          </w:p>
          <w:p w14:paraId="579462B0" w14:textId="78A8A75F" w:rsidR="00060CEE" w:rsidRPr="00060CEE" w:rsidRDefault="00060CEE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rPr>
                <w:ins w:id="19723" w:author="XuanWen Chen" w:date="2018-12-30T18:49:00Z"/>
                <w:rFonts w:hAnsi="宋体"/>
                <w:rPrChange w:id="19724" w:author="XuanWen Chen" w:date="2018-12-30T18:52:00Z">
                  <w:rPr>
                    <w:ins w:id="19725" w:author="XuanWen Chen" w:date="2018-12-30T18:49:00Z"/>
                  </w:rPr>
                </w:rPrChange>
              </w:rPr>
              <w:pPrChange w:id="19726" w:author="XuanWen Chen" w:date="2018-12-30T18:52:00Z">
                <w:pPr>
                  <w:pStyle w:val="a9"/>
                  <w:numPr>
                    <w:numId w:val="29"/>
                  </w:numPr>
                  <w:spacing w:line="240" w:lineRule="auto"/>
                  <w:ind w:left="372" w:firstLineChars="0" w:hanging="372"/>
                </w:pPr>
              </w:pPrChange>
            </w:pPr>
            <w:ins w:id="19727" w:author="XuanWen Chen" w:date="2018-12-30T18:52:00Z">
              <w:r>
                <w:rPr>
                  <w:rFonts w:hAnsi="宋体" w:hint="eastAsia"/>
                </w:rPr>
                <w:t>选择一个系统日志</w:t>
              </w:r>
            </w:ins>
          </w:p>
          <w:p w14:paraId="4ECCC2A7" w14:textId="5D1FD77E" w:rsidR="00060CEE" w:rsidRPr="00060CEE" w:rsidRDefault="00060CEE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rPr>
                <w:ins w:id="19728" w:author="XuanWen Chen" w:date="2018-12-30T18:49:00Z"/>
                <w:rFonts w:hAnsi="宋体"/>
                <w:rPrChange w:id="19729" w:author="XuanWen Chen" w:date="2018-12-30T18:52:00Z">
                  <w:rPr>
                    <w:ins w:id="19730" w:author="XuanWen Chen" w:date="2018-12-30T18:49:00Z"/>
                  </w:rPr>
                </w:rPrChange>
              </w:rPr>
              <w:pPrChange w:id="19731" w:author="XuanWen Chen" w:date="2018-12-30T18:52:00Z">
                <w:pPr>
                  <w:pStyle w:val="a9"/>
                  <w:numPr>
                    <w:numId w:val="29"/>
                  </w:numPr>
                  <w:spacing w:line="240" w:lineRule="auto"/>
                  <w:ind w:left="372" w:firstLineChars="0" w:hanging="372"/>
                </w:pPr>
              </w:pPrChange>
            </w:pPr>
            <w:ins w:id="19732" w:author="XuanWen Chen" w:date="2018-12-30T18:52:00Z">
              <w:r>
                <w:rPr>
                  <w:rFonts w:hAnsi="宋体" w:hint="eastAsia"/>
                </w:rPr>
                <w:t>点击下载</w:t>
              </w:r>
            </w:ins>
          </w:p>
        </w:tc>
      </w:tr>
      <w:tr w:rsidR="00060CEE" w:rsidRPr="00651178" w14:paraId="4A5C3013" w14:textId="77777777" w:rsidTr="00060CEE">
        <w:trPr>
          <w:ins w:id="19733" w:author="XuanWen Chen" w:date="2018-12-30T18:49:00Z"/>
        </w:trPr>
        <w:tc>
          <w:tcPr>
            <w:tcW w:w="1413" w:type="dxa"/>
          </w:tcPr>
          <w:p w14:paraId="60269321" w14:textId="77777777" w:rsidR="00060CEE" w:rsidRPr="00651178" w:rsidRDefault="00060CEE" w:rsidP="00060CEE">
            <w:pPr>
              <w:rPr>
                <w:ins w:id="19734" w:author="XuanWen Chen" w:date="2018-12-30T18:49:00Z"/>
                <w:rFonts w:hAnsi="宋体"/>
              </w:rPr>
            </w:pPr>
            <w:ins w:id="19735" w:author="XuanWen Chen" w:date="2018-12-30T18:49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3B83CCFF" w14:textId="38882B3A" w:rsidR="00060CEE" w:rsidRPr="00060CEE" w:rsidRDefault="00060CEE">
            <w:pPr>
              <w:spacing w:line="240" w:lineRule="auto"/>
              <w:rPr>
                <w:ins w:id="19736" w:author="XuanWen Chen" w:date="2018-12-30T18:49:00Z"/>
                <w:rFonts w:hAnsi="宋体"/>
                <w:rPrChange w:id="19737" w:author="XuanWen Chen" w:date="2018-12-30T18:50:00Z">
                  <w:rPr>
                    <w:ins w:id="19738" w:author="XuanWen Chen" w:date="2018-12-30T18:49:00Z"/>
                  </w:rPr>
                </w:rPrChange>
              </w:rPr>
              <w:pPrChange w:id="19739" w:author="XuanWen Chen" w:date="2018-12-30T18:50:00Z">
                <w:pPr>
                  <w:numPr>
                    <w:numId w:val="30"/>
                  </w:numPr>
                  <w:spacing w:line="240" w:lineRule="auto"/>
                  <w:ind w:left="420" w:hanging="420"/>
                </w:pPr>
              </w:pPrChange>
            </w:pPr>
            <w:ins w:id="19740" w:author="XuanWen Chen" w:date="2018-12-30T18:5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60CEE" w:rsidRPr="00651178" w14:paraId="33ABBCFD" w14:textId="77777777" w:rsidTr="00060CEE">
        <w:trPr>
          <w:ins w:id="19741" w:author="XuanWen Chen" w:date="2018-12-30T18:49:00Z"/>
        </w:trPr>
        <w:tc>
          <w:tcPr>
            <w:tcW w:w="1413" w:type="dxa"/>
          </w:tcPr>
          <w:p w14:paraId="4DAD1B3F" w14:textId="77777777" w:rsidR="00060CEE" w:rsidRPr="00651178" w:rsidRDefault="00060CEE" w:rsidP="00060CEE">
            <w:pPr>
              <w:rPr>
                <w:ins w:id="19742" w:author="XuanWen Chen" w:date="2018-12-30T18:49:00Z"/>
                <w:rFonts w:hAnsi="宋体"/>
              </w:rPr>
            </w:pPr>
            <w:ins w:id="19743" w:author="XuanWen Chen" w:date="2018-12-30T18:49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04FB31A2" w14:textId="489D990B" w:rsidR="00060CEE" w:rsidRPr="00060CEE" w:rsidRDefault="00060CEE">
            <w:pPr>
              <w:spacing w:line="240" w:lineRule="auto"/>
              <w:rPr>
                <w:ins w:id="19744" w:author="XuanWen Chen" w:date="2018-12-30T18:49:00Z"/>
                <w:rFonts w:hAnsi="宋体"/>
                <w:rPrChange w:id="19745" w:author="XuanWen Chen" w:date="2018-12-30T18:52:00Z">
                  <w:rPr>
                    <w:ins w:id="19746" w:author="XuanWen Chen" w:date="2018-12-30T18:49:00Z"/>
                  </w:rPr>
                </w:rPrChange>
              </w:rPr>
              <w:pPrChange w:id="19747" w:author="XuanWen Chen" w:date="2018-12-30T18:52:00Z">
                <w:pPr>
                  <w:numPr>
                    <w:numId w:val="28"/>
                  </w:numPr>
                  <w:spacing w:line="240" w:lineRule="auto"/>
                  <w:ind w:left="360" w:hanging="360"/>
                </w:pPr>
              </w:pPrChange>
            </w:pPr>
            <w:ins w:id="19748" w:author="XuanWen Chen" w:date="2018-12-30T18:52:00Z">
              <w:r w:rsidRPr="00060CEE">
                <w:rPr>
                  <w:rFonts w:hAnsi="宋体" w:hint="eastAsia"/>
                  <w:rPrChange w:id="19749" w:author="XuanWen Chen" w:date="2018-12-30T18:52:00Z">
                    <w:rPr>
                      <w:rFonts w:hint="eastAsia"/>
                    </w:rPr>
                  </w:rPrChange>
                </w:rPr>
                <w:t>无</w:t>
              </w:r>
            </w:ins>
          </w:p>
        </w:tc>
      </w:tr>
      <w:tr w:rsidR="00060CEE" w:rsidRPr="00651178" w14:paraId="7F5A8441" w14:textId="77777777" w:rsidTr="00060CEE">
        <w:trPr>
          <w:ins w:id="19750" w:author="XuanWen Chen" w:date="2018-12-30T18:49:00Z"/>
        </w:trPr>
        <w:tc>
          <w:tcPr>
            <w:tcW w:w="1413" w:type="dxa"/>
          </w:tcPr>
          <w:p w14:paraId="5E7E0508" w14:textId="77777777" w:rsidR="00060CEE" w:rsidRPr="00651178" w:rsidRDefault="00060CEE" w:rsidP="00060CEE">
            <w:pPr>
              <w:rPr>
                <w:ins w:id="19751" w:author="XuanWen Chen" w:date="2018-12-30T18:49:00Z"/>
                <w:rFonts w:hAnsi="宋体"/>
              </w:rPr>
            </w:pPr>
            <w:ins w:id="19752" w:author="XuanWen Chen" w:date="2018-12-30T18:49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2393FCEB" w14:textId="77777777" w:rsidR="00060CEE" w:rsidRPr="00651178" w:rsidRDefault="00060CEE" w:rsidP="00060CEE">
            <w:pPr>
              <w:rPr>
                <w:ins w:id="19753" w:author="XuanWen Chen" w:date="2018-12-30T18:49:00Z"/>
                <w:rFonts w:hAnsi="宋体"/>
              </w:rPr>
            </w:pPr>
          </w:p>
        </w:tc>
      </w:tr>
      <w:tr w:rsidR="00060CEE" w:rsidRPr="00651178" w14:paraId="6F050A00" w14:textId="77777777" w:rsidTr="00060CEE">
        <w:trPr>
          <w:ins w:id="19754" w:author="XuanWen Chen" w:date="2018-12-30T18:49:00Z"/>
        </w:trPr>
        <w:tc>
          <w:tcPr>
            <w:tcW w:w="1413" w:type="dxa"/>
          </w:tcPr>
          <w:p w14:paraId="4E90BD5B" w14:textId="77777777" w:rsidR="00060CEE" w:rsidRPr="00651178" w:rsidRDefault="00060CEE" w:rsidP="00060CEE">
            <w:pPr>
              <w:rPr>
                <w:ins w:id="19755" w:author="XuanWen Chen" w:date="2018-12-30T18:49:00Z"/>
                <w:rFonts w:hAnsi="宋体"/>
              </w:rPr>
            </w:pPr>
            <w:ins w:id="19756" w:author="XuanWen Chen" w:date="2018-12-30T18:49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21BD1CC2" w14:textId="110F5362" w:rsidR="00060CEE" w:rsidRPr="00651178" w:rsidRDefault="00060CEE" w:rsidP="00060CEE">
            <w:pPr>
              <w:rPr>
                <w:ins w:id="19757" w:author="XuanWen Chen" w:date="2018-12-30T18:49:00Z"/>
                <w:rFonts w:hAnsi="宋体"/>
              </w:rPr>
            </w:pPr>
            <w:ins w:id="19758" w:author="XuanWen Chen" w:date="2018-12-30T18:53:00Z">
              <w:r>
                <w:rPr>
                  <w:rFonts w:hAnsi="宋体" w:hint="eastAsia"/>
                </w:rPr>
                <w:t>系统遇到问题时使用，极少使用</w:t>
              </w:r>
            </w:ins>
          </w:p>
        </w:tc>
      </w:tr>
      <w:tr w:rsidR="00060CEE" w:rsidRPr="00651178" w14:paraId="5D1C0653" w14:textId="77777777" w:rsidTr="00060CEE">
        <w:trPr>
          <w:ins w:id="19759" w:author="XuanWen Chen" w:date="2018-12-30T18:49:00Z"/>
        </w:trPr>
        <w:tc>
          <w:tcPr>
            <w:tcW w:w="1413" w:type="dxa"/>
          </w:tcPr>
          <w:p w14:paraId="2F5DA5CD" w14:textId="77777777" w:rsidR="00060CEE" w:rsidRPr="00651178" w:rsidRDefault="00060CEE" w:rsidP="00060CEE">
            <w:pPr>
              <w:rPr>
                <w:ins w:id="19760" w:author="XuanWen Chen" w:date="2018-12-30T18:49:00Z"/>
                <w:rFonts w:hAnsi="宋体"/>
              </w:rPr>
            </w:pPr>
            <w:ins w:id="19761" w:author="XuanWen Chen" w:date="2018-12-30T18:49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36AE706E" w14:textId="77777777" w:rsidR="00060CEE" w:rsidRPr="00651178" w:rsidRDefault="00060CEE" w:rsidP="00060CEE">
            <w:pPr>
              <w:rPr>
                <w:ins w:id="19762" w:author="XuanWen Chen" w:date="2018-12-30T18:49:00Z"/>
                <w:rFonts w:hAnsi="宋体"/>
              </w:rPr>
            </w:pPr>
          </w:p>
        </w:tc>
      </w:tr>
      <w:tr w:rsidR="00060CEE" w:rsidRPr="00651178" w14:paraId="074EB207" w14:textId="77777777" w:rsidTr="00060CEE">
        <w:trPr>
          <w:ins w:id="19763" w:author="XuanWen Chen" w:date="2018-12-30T18:49:00Z"/>
        </w:trPr>
        <w:tc>
          <w:tcPr>
            <w:tcW w:w="1413" w:type="dxa"/>
          </w:tcPr>
          <w:p w14:paraId="172B7A3E" w14:textId="77777777" w:rsidR="00060CEE" w:rsidRPr="00651178" w:rsidRDefault="00060CEE" w:rsidP="00060CEE">
            <w:pPr>
              <w:rPr>
                <w:ins w:id="19764" w:author="XuanWen Chen" w:date="2018-12-30T18:49:00Z"/>
                <w:rFonts w:hAnsi="宋体"/>
              </w:rPr>
            </w:pPr>
            <w:ins w:id="19765" w:author="XuanWen Chen" w:date="2018-12-30T18:49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79FD5910" w14:textId="77777777" w:rsidR="00060CEE" w:rsidRPr="00651178" w:rsidRDefault="00060CEE" w:rsidP="00060CEE">
            <w:pPr>
              <w:rPr>
                <w:ins w:id="19766" w:author="XuanWen Chen" w:date="2018-12-30T18:49:00Z"/>
                <w:rFonts w:hAnsi="宋体"/>
              </w:rPr>
            </w:pPr>
            <w:ins w:id="19767" w:author="XuanWen Chen" w:date="2018-12-30T18:49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060CEE" w:rsidRPr="00651178" w14:paraId="339ED463" w14:textId="77777777" w:rsidTr="00060CEE">
        <w:trPr>
          <w:ins w:id="19768" w:author="XuanWen Chen" w:date="2018-12-30T18:49:00Z"/>
        </w:trPr>
        <w:tc>
          <w:tcPr>
            <w:tcW w:w="1413" w:type="dxa"/>
          </w:tcPr>
          <w:p w14:paraId="711069B7" w14:textId="77777777" w:rsidR="00060CEE" w:rsidRPr="00651178" w:rsidRDefault="00060CEE" w:rsidP="00060CEE">
            <w:pPr>
              <w:rPr>
                <w:ins w:id="19769" w:author="XuanWen Chen" w:date="2018-12-30T18:49:00Z"/>
                <w:rFonts w:hAnsi="宋体"/>
              </w:rPr>
            </w:pPr>
            <w:ins w:id="19770" w:author="XuanWen Chen" w:date="2018-12-30T18:49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1DB49402" w14:textId="77777777" w:rsidR="00060CEE" w:rsidRPr="00651178" w:rsidRDefault="00060CEE" w:rsidP="00060CEE">
            <w:pPr>
              <w:rPr>
                <w:ins w:id="19771" w:author="XuanWen Chen" w:date="2018-12-30T18:49:00Z"/>
                <w:rFonts w:hAnsi="宋体"/>
              </w:rPr>
            </w:pPr>
            <w:ins w:id="19772" w:author="XuanWen Chen" w:date="2018-12-30T18:49:00Z">
              <w:r>
                <w:rPr>
                  <w:rFonts w:hAnsi="宋体" w:hint="eastAsia"/>
                </w:rPr>
                <w:t>无</w:t>
              </w:r>
            </w:ins>
          </w:p>
        </w:tc>
      </w:tr>
    </w:tbl>
    <w:p w14:paraId="1A61F530" w14:textId="32B3E244" w:rsidR="0040689B" w:rsidRPr="00060CEE" w:rsidRDefault="00101F7B">
      <w:pPr>
        <w:pStyle w:val="4"/>
        <w:rPr>
          <w:rPrChange w:id="19773" w:author="XuanWen Chen" w:date="2018-12-30T18:53:00Z">
            <w:rPr>
              <w:color w:val="FF0000"/>
            </w:rPr>
          </w:rPrChange>
        </w:rPr>
      </w:pPr>
      <w:ins w:id="19774" w:author="XuanWen Chen" w:date="2018-12-30T22:04:00Z">
        <w:r>
          <w:rPr>
            <w:rFonts w:hint="eastAsia"/>
          </w:rPr>
          <w:lastRenderedPageBreak/>
          <w:t>管理员</w:t>
        </w:r>
        <w:r w:rsidRPr="0089605A">
          <w:rPr>
            <w:rFonts w:hint="eastAsia"/>
          </w:rPr>
          <w:t>删除</w:t>
        </w:r>
      </w:ins>
      <w:r w:rsidR="00C06991" w:rsidRPr="00060CEE">
        <w:rPr>
          <w:rFonts w:hint="eastAsia"/>
          <w:rPrChange w:id="19775" w:author="XuanWen Chen" w:date="2018-12-30T18:53:00Z">
            <w:rPr>
              <w:rFonts w:hint="eastAsia"/>
              <w:color w:val="FF0000"/>
            </w:rPr>
          </w:rPrChange>
        </w:rPr>
        <w:t>系统日志</w:t>
      </w:r>
      <w:bookmarkEnd w:id="19647"/>
      <w:del w:id="19776" w:author="XuanWen Chen" w:date="2018-12-30T22:04:00Z">
        <w:r w:rsidR="00C135C0" w:rsidRPr="00060CEE" w:rsidDel="00101F7B">
          <w:rPr>
            <w:rFonts w:hint="eastAsia"/>
            <w:rPrChange w:id="19777" w:author="XuanWen Chen" w:date="2018-12-30T18:53:00Z">
              <w:rPr>
                <w:rFonts w:hint="eastAsia"/>
                <w:color w:val="FF0000"/>
              </w:rPr>
            </w:rPrChange>
          </w:rPr>
          <w:delText>删除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5C626065" w14:textId="77777777" w:rsidTr="0040689B">
        <w:tc>
          <w:tcPr>
            <w:tcW w:w="1413" w:type="dxa"/>
          </w:tcPr>
          <w:p w14:paraId="3B07E6BD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392BB242" w14:textId="1E081622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4</w:t>
            </w:r>
            <w:r w:rsidRPr="00651178">
              <w:rPr>
                <w:rFonts w:hAnsi="宋体"/>
                <w:b/>
              </w:rPr>
              <w:t xml:space="preserve"> : </w:t>
            </w:r>
            <w:ins w:id="19778" w:author="XuanWen Chen" w:date="2018-12-30T22:04:00Z">
              <w:r w:rsidR="00101F7B" w:rsidRPr="00101F7B">
                <w:rPr>
                  <w:rFonts w:hAnsi="宋体" w:hint="eastAsia"/>
                  <w:b/>
                </w:rPr>
                <w:t>管理员删除系统日志</w:t>
              </w:r>
            </w:ins>
            <w:del w:id="19779" w:author="XuanWen Chen" w:date="2018-12-30T22:04:00Z">
              <w:r w:rsidRPr="00651178" w:rsidDel="00101F7B">
                <w:rPr>
                  <w:rFonts w:hAnsi="宋体" w:hint="eastAsia"/>
                  <w:b/>
                </w:rPr>
                <w:delText>系统日志</w:delText>
              </w:r>
              <w:r w:rsidR="00C135C0" w:rsidDel="00101F7B">
                <w:rPr>
                  <w:rFonts w:hAnsi="宋体" w:hint="eastAsia"/>
                  <w:b/>
                </w:rPr>
                <w:delText>删除</w:delText>
              </w:r>
            </w:del>
          </w:p>
        </w:tc>
      </w:tr>
      <w:tr w:rsidR="0040689B" w:rsidRPr="00651178" w14:paraId="4A35ADC1" w14:textId="77777777" w:rsidTr="0040689B">
        <w:tc>
          <w:tcPr>
            <w:tcW w:w="1413" w:type="dxa"/>
          </w:tcPr>
          <w:p w14:paraId="4518FB6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A7169CB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1BF486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EDCDDC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0BC7D6F4" w14:textId="77777777" w:rsidTr="0040689B">
        <w:tc>
          <w:tcPr>
            <w:tcW w:w="1413" w:type="dxa"/>
          </w:tcPr>
          <w:p w14:paraId="0857AC5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67C51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A4288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58A0AA9" w14:textId="7990E688" w:rsidR="0040689B" w:rsidRPr="00651178" w:rsidRDefault="00486CC9" w:rsidP="0040689B">
            <w:pPr>
              <w:rPr>
                <w:rFonts w:hAnsi="宋体"/>
              </w:rPr>
            </w:pPr>
            <w:ins w:id="19780" w:author="XuanWen Chen" w:date="2018-12-30T19:41:00Z">
              <w:r>
                <w:rPr>
                  <w:rFonts w:hAnsi="宋体" w:hint="eastAsia"/>
                </w:rPr>
                <w:t>基于项目的案例教学系统</w:t>
              </w:r>
            </w:ins>
            <w:del w:id="19781" w:author="XuanWen Chen" w:date="2018-12-30T19:41:00Z">
              <w:r w:rsidR="0040689B" w:rsidRPr="00651178" w:rsidDel="00486CC9">
                <w:rPr>
                  <w:rFonts w:hAnsi="宋体" w:hint="eastAsia"/>
                </w:rPr>
                <w:delText>主程序员</w:delText>
              </w:r>
            </w:del>
          </w:p>
        </w:tc>
      </w:tr>
      <w:tr w:rsidR="0040689B" w:rsidRPr="00651178" w14:paraId="1D236CA9" w14:textId="77777777" w:rsidTr="0040689B">
        <w:tc>
          <w:tcPr>
            <w:tcW w:w="1413" w:type="dxa"/>
          </w:tcPr>
          <w:p w14:paraId="0C8E152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41CE29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A3C5517" w14:textId="77777777" w:rsidTr="0040689B">
        <w:tc>
          <w:tcPr>
            <w:tcW w:w="1413" w:type="dxa"/>
          </w:tcPr>
          <w:p w14:paraId="730C49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973CAE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对系统日志进行整理，删除老旧或错误的系统日志。</w:t>
            </w:r>
          </w:p>
        </w:tc>
      </w:tr>
      <w:tr w:rsidR="0040689B" w:rsidRPr="00651178" w14:paraId="3309BA25" w14:textId="77777777" w:rsidTr="0040689B">
        <w:tc>
          <w:tcPr>
            <w:tcW w:w="1413" w:type="dxa"/>
          </w:tcPr>
          <w:p w14:paraId="6799244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911983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系统日志文件过多或系统日志文件杂乱或日志文件有误</w:t>
            </w:r>
          </w:p>
        </w:tc>
      </w:tr>
      <w:tr w:rsidR="0040689B" w:rsidRPr="00651178" w14:paraId="616E6027" w14:textId="77777777" w:rsidTr="0040689B">
        <w:tc>
          <w:tcPr>
            <w:tcW w:w="1413" w:type="dxa"/>
          </w:tcPr>
          <w:p w14:paraId="1736E5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3012F5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系统存在系统日志。</w:t>
            </w:r>
            <w:r w:rsidRPr="00651178">
              <w:rPr>
                <w:rFonts w:hAnsi="宋体"/>
              </w:rPr>
              <w:t xml:space="preserve"> </w:t>
            </w:r>
          </w:p>
          <w:p w14:paraId="625B3E3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 xml:space="preserve">系统日志有误或系统日志老旧 </w:t>
            </w:r>
          </w:p>
        </w:tc>
      </w:tr>
      <w:tr w:rsidR="0040689B" w:rsidRPr="00651178" w14:paraId="7A6289D2" w14:textId="77777777" w:rsidTr="0040689B">
        <w:tc>
          <w:tcPr>
            <w:tcW w:w="1413" w:type="dxa"/>
          </w:tcPr>
          <w:p w14:paraId="626B9D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558214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删除以老旧的错误日志。</w:t>
            </w:r>
          </w:p>
        </w:tc>
      </w:tr>
      <w:tr w:rsidR="00060CEE" w:rsidRPr="00651178" w14:paraId="6F4CE8BD" w14:textId="77777777" w:rsidTr="0040689B">
        <w:trPr>
          <w:ins w:id="19782" w:author="XuanWen Chen" w:date="2018-12-30T18:54:00Z"/>
        </w:trPr>
        <w:tc>
          <w:tcPr>
            <w:tcW w:w="1413" w:type="dxa"/>
          </w:tcPr>
          <w:p w14:paraId="5F670CA2" w14:textId="25B96842" w:rsidR="00060CEE" w:rsidRPr="00651178" w:rsidRDefault="00486CC9" w:rsidP="0040689B">
            <w:pPr>
              <w:rPr>
                <w:ins w:id="19783" w:author="XuanWen Chen" w:date="2018-12-30T18:54:00Z"/>
                <w:rFonts w:hAnsi="宋体"/>
              </w:rPr>
            </w:pPr>
            <w:ins w:id="19784" w:author="XuanWen Chen" w:date="2018-12-30T19:3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0F5C9F03" w14:textId="50FF62ED" w:rsidR="00060CEE" w:rsidRPr="00651178" w:rsidRDefault="00486CC9" w:rsidP="0040689B">
            <w:pPr>
              <w:rPr>
                <w:ins w:id="19785" w:author="XuanWen Chen" w:date="2018-12-30T18:54:00Z"/>
                <w:rFonts w:hAnsi="宋体"/>
              </w:rPr>
            </w:pPr>
            <w:ins w:id="19786" w:author="XuanWen Chen" w:date="2018-12-30T19:36:00Z">
              <w:r>
                <w:rPr>
                  <w:rFonts w:hAnsi="宋体" w:hint="eastAsia"/>
                </w:rPr>
                <w:t>要删除的日志文件</w:t>
              </w:r>
            </w:ins>
          </w:p>
        </w:tc>
      </w:tr>
      <w:tr w:rsidR="00060CEE" w:rsidRPr="00651178" w14:paraId="49D2865D" w14:textId="77777777" w:rsidTr="0040689B">
        <w:trPr>
          <w:ins w:id="19787" w:author="XuanWen Chen" w:date="2018-12-30T18:54:00Z"/>
        </w:trPr>
        <w:tc>
          <w:tcPr>
            <w:tcW w:w="1413" w:type="dxa"/>
          </w:tcPr>
          <w:p w14:paraId="43658126" w14:textId="4538FCC8" w:rsidR="00060CEE" w:rsidRPr="00651178" w:rsidRDefault="00486CC9" w:rsidP="0040689B">
            <w:pPr>
              <w:rPr>
                <w:ins w:id="19788" w:author="XuanWen Chen" w:date="2018-12-30T18:54:00Z"/>
                <w:rFonts w:hAnsi="宋体"/>
              </w:rPr>
            </w:pPr>
            <w:ins w:id="19789" w:author="XuanWen Chen" w:date="2018-12-30T19:3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8185DC8" w14:textId="66431342" w:rsidR="00060CEE" w:rsidRPr="00651178" w:rsidRDefault="00486CC9" w:rsidP="0040689B">
            <w:pPr>
              <w:rPr>
                <w:ins w:id="19790" w:author="XuanWen Chen" w:date="2018-12-30T18:54:00Z"/>
                <w:rFonts w:hAnsi="宋体"/>
              </w:rPr>
            </w:pPr>
            <w:ins w:id="19791" w:author="XuanWen Chen" w:date="2018-12-30T19:36:00Z">
              <w:r>
                <w:rPr>
                  <w:rFonts w:hAnsi="宋体" w:hint="eastAsia"/>
                </w:rPr>
                <w:t>日志文件被删除</w:t>
              </w:r>
            </w:ins>
          </w:p>
        </w:tc>
      </w:tr>
      <w:tr w:rsidR="0040689B" w:rsidRPr="00651178" w14:paraId="4C096FD8" w14:textId="77777777" w:rsidTr="0040689B">
        <w:tc>
          <w:tcPr>
            <w:tcW w:w="1413" w:type="dxa"/>
          </w:tcPr>
          <w:p w14:paraId="314E447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22A5306C" w14:textId="77777777" w:rsidR="0040689B" w:rsidRPr="00651178" w:rsidDel="00486CC9" w:rsidRDefault="0040689B" w:rsidP="0040689B">
            <w:pPr>
              <w:rPr>
                <w:del w:id="19792" w:author="XuanWen Chen" w:date="2018-12-30T19:37:00Z"/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删除系统日志</w:t>
            </w:r>
          </w:p>
          <w:p w14:paraId="363F52A3" w14:textId="4FD76E31" w:rsidR="0040689B" w:rsidRPr="00651178" w:rsidRDefault="0040689B" w:rsidP="0040689B">
            <w:pPr>
              <w:rPr>
                <w:rFonts w:hAnsi="宋体"/>
              </w:rPr>
            </w:pPr>
            <w:del w:id="19793" w:author="XuanWen Chen" w:date="2018-12-30T19:37:00Z">
              <w:r w:rsidRPr="00651178" w:rsidDel="00486CC9">
                <w:rPr>
                  <w:rFonts w:hAnsi="宋体" w:hint="eastAsia"/>
                </w:rPr>
                <w:delText>1.</w:delText>
              </w:r>
              <w:r w:rsidRPr="00651178" w:rsidDel="00486CC9">
                <w:rPr>
                  <w:rFonts w:hAnsi="宋体"/>
                </w:rPr>
                <w:delText xml:space="preserve">  </w:delText>
              </w:r>
              <w:r w:rsidRPr="00651178" w:rsidDel="00486CC9">
                <w:rPr>
                  <w:rFonts w:hAnsi="宋体" w:hint="eastAsia"/>
                </w:rPr>
                <w:delText>系统日志文件过多或系统日志文件杂乱或日志文件有误</w:delText>
              </w:r>
            </w:del>
          </w:p>
          <w:p w14:paraId="365201EB" w14:textId="46A5C9C3" w:rsidR="0040689B" w:rsidRPr="00486CC9" w:rsidRDefault="0040689B">
            <w:pPr>
              <w:numPr>
                <w:ilvl w:val="0"/>
                <w:numId w:val="128"/>
              </w:numPr>
              <w:rPr>
                <w:rFonts w:hAnsi="宋体"/>
                <w:rPrChange w:id="19794" w:author="XuanWen Chen" w:date="2018-12-30T19:38:00Z">
                  <w:rPr/>
                </w:rPrChange>
              </w:rPr>
              <w:pPrChange w:id="19795" w:author="XuanWen Chen" w:date="2018-12-30T19:38:00Z">
                <w:pPr/>
              </w:pPrChange>
            </w:pPr>
            <w:del w:id="19796" w:author="XuanWen Chen" w:date="2018-12-30T19:37:00Z">
              <w:r w:rsidRPr="00486CC9" w:rsidDel="00486CC9">
                <w:rPr>
                  <w:rFonts w:hAnsi="宋体"/>
                  <w:rPrChange w:id="19797" w:author="XuanWen Chen" w:date="2018-12-30T19:38:00Z">
                    <w:rPr/>
                  </w:rPrChange>
                </w:rPr>
                <w:delText xml:space="preserve">2.  </w:delText>
              </w:r>
            </w:del>
            <w:r w:rsidRPr="00486CC9">
              <w:rPr>
                <w:rFonts w:hAnsi="宋体" w:hint="eastAsia"/>
                <w:rPrChange w:id="19798" w:author="XuanWen Chen" w:date="2018-12-30T19:38:00Z">
                  <w:rPr>
                    <w:rFonts w:hint="eastAsia"/>
                  </w:rPr>
                </w:rPrChange>
              </w:rPr>
              <w:t>管理员登入</w:t>
            </w:r>
            <w:del w:id="19799" w:author="XuanWen Chen" w:date="2018-12-30T19:37:00Z">
              <w:r w:rsidRPr="00486CC9" w:rsidDel="00486CC9">
                <w:rPr>
                  <w:rFonts w:hAnsi="宋体" w:hint="eastAsia"/>
                  <w:rPrChange w:id="19800" w:author="XuanWen Chen" w:date="2018-12-30T19:38:00Z">
                    <w:rPr>
                      <w:rFonts w:hint="eastAsia"/>
                    </w:rPr>
                  </w:rPrChange>
                </w:rPr>
                <w:delText>系统</w:delText>
              </w:r>
            </w:del>
            <w:r w:rsidRPr="00486CC9">
              <w:rPr>
                <w:rFonts w:hAnsi="宋体" w:hint="eastAsia"/>
                <w:rPrChange w:id="19801" w:author="XuanWen Chen" w:date="2018-12-30T19:38:00Z">
                  <w:rPr>
                    <w:rFonts w:hint="eastAsia"/>
                  </w:rPr>
                </w:rPrChange>
              </w:rPr>
              <w:t>后台</w:t>
            </w:r>
            <w:ins w:id="19802" w:author="XuanWen Chen" w:date="2018-12-30T19:37:00Z">
              <w:r w:rsidR="00486CC9" w:rsidRPr="00486CC9">
                <w:rPr>
                  <w:rFonts w:hAnsi="宋体" w:hint="eastAsia"/>
                  <w:rPrChange w:id="19803" w:author="XuanWen Chen" w:date="2018-12-30T19:38:00Z">
                    <w:rPr>
                      <w:rFonts w:hint="eastAsia"/>
                    </w:rPr>
                  </w:rPrChange>
                </w:rPr>
                <w:t>管理系统</w:t>
              </w:r>
            </w:ins>
            <w:del w:id="19804" w:author="XuanWen Chen" w:date="2018-12-30T19:37:00Z">
              <w:r w:rsidRPr="00486CC9" w:rsidDel="00486CC9">
                <w:rPr>
                  <w:rFonts w:hAnsi="宋体" w:hint="eastAsia"/>
                  <w:rPrChange w:id="19805" w:author="XuanWen Chen" w:date="2018-12-30T19:38:00Z">
                    <w:rPr>
                      <w:rFonts w:hint="eastAsia"/>
                    </w:rPr>
                  </w:rPrChange>
                </w:rPr>
                <w:delText>。</w:delText>
              </w:r>
            </w:del>
          </w:p>
          <w:p w14:paraId="032071E3" w14:textId="72C6CB9E" w:rsidR="0040689B" w:rsidRPr="00486CC9" w:rsidRDefault="0040689B">
            <w:pPr>
              <w:numPr>
                <w:ilvl w:val="0"/>
                <w:numId w:val="128"/>
              </w:numPr>
              <w:rPr>
                <w:rFonts w:hAnsi="宋体"/>
                <w:rPrChange w:id="19806" w:author="XuanWen Chen" w:date="2018-12-30T19:38:00Z">
                  <w:rPr/>
                </w:rPrChange>
              </w:rPr>
              <w:pPrChange w:id="19807" w:author="XuanWen Chen" w:date="2018-12-30T19:38:00Z">
                <w:pPr/>
              </w:pPrChange>
            </w:pPr>
            <w:del w:id="19808" w:author="XuanWen Chen" w:date="2018-12-30T19:37:00Z">
              <w:r w:rsidRPr="00486CC9" w:rsidDel="00486CC9">
                <w:rPr>
                  <w:rFonts w:hAnsi="宋体"/>
                  <w:rPrChange w:id="19809" w:author="XuanWen Chen" w:date="2018-12-30T19:38:00Z">
                    <w:rPr/>
                  </w:rPrChange>
                </w:rPr>
                <w:delText xml:space="preserve">3.  </w:delText>
              </w:r>
            </w:del>
            <w:r w:rsidRPr="00486CC9">
              <w:rPr>
                <w:rFonts w:hAnsi="宋体" w:hint="eastAsia"/>
                <w:rPrChange w:id="19810" w:author="XuanWen Chen" w:date="2018-12-30T19:38:00Z">
                  <w:rPr>
                    <w:rFonts w:hint="eastAsia"/>
                  </w:rPr>
                </w:rPrChange>
              </w:rPr>
              <w:t>管理员进入系统日志管理</w:t>
            </w:r>
            <w:del w:id="19811" w:author="XuanWen Chen" w:date="2018-12-30T19:37:00Z">
              <w:r w:rsidRPr="00486CC9" w:rsidDel="00486CC9">
                <w:rPr>
                  <w:rFonts w:hAnsi="宋体"/>
                  <w:rPrChange w:id="19812" w:author="XuanWen Chen" w:date="2018-12-30T19:38:00Z">
                    <w:rPr/>
                  </w:rPrChange>
                </w:rPr>
                <w:delText>-&gt;</w:delText>
              </w:r>
              <w:r w:rsidRPr="00486CC9" w:rsidDel="00486CC9">
                <w:rPr>
                  <w:rFonts w:hAnsi="宋体" w:hint="eastAsia"/>
                  <w:rPrChange w:id="19813" w:author="XuanWen Chen" w:date="2018-12-30T19:38:00Z">
                    <w:rPr>
                      <w:rFonts w:hint="eastAsia"/>
                    </w:rPr>
                  </w:rPrChange>
                </w:rPr>
                <w:delText>系统日志</w:delText>
              </w:r>
            </w:del>
          </w:p>
          <w:p w14:paraId="0EBDB8F5" w14:textId="5BDE92DF" w:rsidR="0040689B" w:rsidRPr="00486CC9" w:rsidRDefault="0040689B">
            <w:pPr>
              <w:numPr>
                <w:ilvl w:val="0"/>
                <w:numId w:val="128"/>
              </w:numPr>
              <w:rPr>
                <w:rFonts w:hAnsi="宋体"/>
                <w:rPrChange w:id="19814" w:author="XuanWen Chen" w:date="2018-12-30T19:38:00Z">
                  <w:rPr/>
                </w:rPrChange>
              </w:rPr>
              <w:pPrChange w:id="19815" w:author="XuanWen Chen" w:date="2018-12-30T19:38:00Z">
                <w:pPr/>
              </w:pPrChange>
            </w:pPr>
            <w:del w:id="19816" w:author="XuanWen Chen" w:date="2018-12-30T19:37:00Z">
              <w:r w:rsidRPr="00486CC9" w:rsidDel="00486CC9">
                <w:rPr>
                  <w:rFonts w:hAnsi="宋体"/>
                  <w:rPrChange w:id="19817" w:author="XuanWen Chen" w:date="2018-12-30T19:38:00Z">
                    <w:rPr/>
                  </w:rPrChange>
                </w:rPr>
                <w:delText xml:space="preserve">4.  </w:delText>
              </w:r>
              <w:r w:rsidRPr="00486CC9" w:rsidDel="00486CC9">
                <w:rPr>
                  <w:rFonts w:hAnsi="宋体" w:hint="eastAsia"/>
                  <w:rPrChange w:id="19818" w:author="XuanWen Chen" w:date="2018-12-30T19:38:00Z">
                    <w:rPr>
                      <w:rFonts w:hint="eastAsia"/>
                    </w:rPr>
                  </w:rPrChange>
                </w:rPr>
                <w:delText>管理查看</w:delText>
              </w:r>
            </w:del>
            <w:ins w:id="19819" w:author="XuanWen Chen" w:date="2018-12-30T19:37:00Z">
              <w:r w:rsidR="00486CC9" w:rsidRPr="00486CC9">
                <w:rPr>
                  <w:rFonts w:hAnsi="宋体" w:hint="eastAsia"/>
                  <w:rPrChange w:id="19820" w:author="XuanWen Chen" w:date="2018-12-30T19:38:00Z">
                    <w:rPr>
                      <w:rFonts w:hint="eastAsia"/>
                    </w:rPr>
                  </w:rPrChange>
                </w:rPr>
                <w:t>选择要删除的</w:t>
              </w:r>
            </w:ins>
            <w:r w:rsidRPr="00486CC9">
              <w:rPr>
                <w:rFonts w:hAnsi="宋体" w:hint="eastAsia"/>
                <w:rPrChange w:id="19821" w:author="XuanWen Chen" w:date="2018-12-30T19:38:00Z">
                  <w:rPr>
                    <w:rFonts w:hint="eastAsia"/>
                  </w:rPr>
                </w:rPrChange>
              </w:rPr>
              <w:t>日志文件</w:t>
            </w:r>
          </w:p>
          <w:p w14:paraId="1F6D37EB" w14:textId="3E536831" w:rsidR="0040689B" w:rsidRPr="00486CC9" w:rsidDel="00486CC9" w:rsidRDefault="0040689B">
            <w:pPr>
              <w:rPr>
                <w:del w:id="19822" w:author="XuanWen Chen" w:date="2018-12-30T19:37:00Z"/>
                <w:rFonts w:hAnsi="宋体"/>
                <w:rPrChange w:id="19823" w:author="XuanWen Chen" w:date="2018-12-30T19:38:00Z">
                  <w:rPr>
                    <w:del w:id="19824" w:author="XuanWen Chen" w:date="2018-12-30T19:37:00Z"/>
                  </w:rPr>
                </w:rPrChange>
              </w:rPr>
            </w:pPr>
            <w:del w:id="19825" w:author="XuanWen Chen" w:date="2018-12-30T19:37:00Z">
              <w:r w:rsidRPr="00486CC9" w:rsidDel="00486CC9">
                <w:rPr>
                  <w:rFonts w:hAnsi="宋体"/>
                  <w:rPrChange w:id="19826" w:author="XuanWen Chen" w:date="2018-12-30T19:38:00Z">
                    <w:rPr/>
                  </w:rPrChange>
                </w:rPr>
                <w:delText xml:space="preserve">5.  </w:delText>
              </w:r>
              <w:r w:rsidRPr="00486CC9" w:rsidDel="00486CC9">
                <w:rPr>
                  <w:rFonts w:hAnsi="宋体" w:hint="eastAsia"/>
                  <w:rPrChange w:id="19827" w:author="XuanWen Chen" w:date="2018-12-30T19:38:00Z">
                    <w:rPr>
                      <w:rFonts w:hint="eastAsia"/>
                    </w:rPr>
                  </w:rPrChange>
                </w:rPr>
                <w:delText>管理员标记需要删除的系统日志文件</w:delText>
              </w:r>
            </w:del>
          </w:p>
          <w:p w14:paraId="3C070398" w14:textId="48585B10" w:rsidR="0040689B" w:rsidRPr="00486CC9" w:rsidRDefault="0040689B">
            <w:pPr>
              <w:numPr>
                <w:ilvl w:val="0"/>
                <w:numId w:val="128"/>
              </w:numPr>
              <w:pPrChange w:id="19828" w:author="XuanWen Chen" w:date="2018-12-30T19:38:00Z">
                <w:pPr/>
              </w:pPrChange>
            </w:pPr>
            <w:del w:id="19829" w:author="XuanWen Chen" w:date="2018-12-30T19:37:00Z">
              <w:r w:rsidRPr="00486CC9" w:rsidDel="00486CC9">
                <w:delText xml:space="preserve">6.  </w:delText>
              </w:r>
            </w:del>
            <w:r w:rsidRPr="00486CC9">
              <w:rPr>
                <w:rFonts w:hint="eastAsia"/>
              </w:rPr>
              <w:t>提交删除申请</w:t>
            </w:r>
          </w:p>
          <w:p w14:paraId="7421B429" w14:textId="0633DC3B" w:rsidR="0040689B" w:rsidRPr="00486CC9" w:rsidRDefault="0040689B">
            <w:pPr>
              <w:numPr>
                <w:ilvl w:val="0"/>
                <w:numId w:val="128"/>
              </w:numPr>
              <w:rPr>
                <w:rFonts w:hAnsi="宋体"/>
                <w:rPrChange w:id="19830" w:author="XuanWen Chen" w:date="2018-12-30T19:38:00Z">
                  <w:rPr/>
                </w:rPrChange>
              </w:rPr>
              <w:pPrChange w:id="19831" w:author="XuanWen Chen" w:date="2018-12-30T19:38:00Z">
                <w:pPr/>
              </w:pPrChange>
            </w:pPr>
            <w:del w:id="19832" w:author="XuanWen Chen" w:date="2018-12-30T19:37:00Z">
              <w:r w:rsidRPr="00486CC9" w:rsidDel="00486CC9">
                <w:rPr>
                  <w:rFonts w:hAnsi="宋体"/>
                  <w:rPrChange w:id="19833" w:author="XuanWen Chen" w:date="2018-12-30T19:38:00Z">
                    <w:rPr/>
                  </w:rPrChange>
                </w:rPr>
                <w:delText xml:space="preserve">7.  </w:delText>
              </w:r>
            </w:del>
            <w:del w:id="19834" w:author="XuanWen Chen" w:date="2018-12-30T19:38:00Z">
              <w:r w:rsidRPr="00486CC9" w:rsidDel="00486CC9">
                <w:rPr>
                  <w:rFonts w:hAnsi="宋体" w:hint="eastAsia"/>
                  <w:rPrChange w:id="19835" w:author="XuanWen Chen" w:date="2018-12-30T19:38:00Z">
                    <w:rPr>
                      <w:rFonts w:hint="eastAsia"/>
                    </w:rPr>
                  </w:rPrChange>
                </w:rPr>
                <w:delText>系</w:delText>
              </w:r>
            </w:del>
            <w:ins w:id="19836" w:author="XuanWen Chen" w:date="2018-12-30T19:38:00Z">
              <w:r w:rsidR="00486CC9" w:rsidRPr="00486CC9">
                <w:rPr>
                  <w:rFonts w:hAnsi="宋体" w:hint="eastAsia"/>
                  <w:rPrChange w:id="19837" w:author="XuanWen Chen" w:date="2018-12-30T19:38:00Z">
                    <w:rPr>
                      <w:rFonts w:hint="eastAsia"/>
                    </w:rPr>
                  </w:rPrChange>
                </w:rPr>
                <w:t>确认删除</w:t>
              </w:r>
              <w:r w:rsidR="00486CC9" w:rsidRPr="00486CC9" w:rsidDel="00486CC9">
                <w:rPr>
                  <w:rFonts w:hAnsi="宋体"/>
                  <w:rPrChange w:id="19838" w:author="XuanWen Chen" w:date="2018-12-30T19:38:00Z">
                    <w:rPr/>
                  </w:rPrChange>
                </w:rPr>
                <w:t xml:space="preserve"> </w:t>
              </w:r>
            </w:ins>
            <w:del w:id="19839" w:author="XuanWen Chen" w:date="2018-12-30T19:38:00Z">
              <w:r w:rsidRPr="00486CC9" w:rsidDel="00486CC9">
                <w:rPr>
                  <w:rFonts w:hAnsi="宋体" w:hint="eastAsia"/>
                  <w:rPrChange w:id="19840" w:author="XuanWen Chen" w:date="2018-12-30T19:38:00Z">
                    <w:rPr>
                      <w:rFonts w:hint="eastAsia"/>
                    </w:rPr>
                  </w:rPrChange>
                </w:rPr>
                <w:delText>统删除被标记的系统日志文件</w:delText>
              </w:r>
            </w:del>
          </w:p>
        </w:tc>
      </w:tr>
      <w:tr w:rsidR="0040689B" w:rsidRPr="00651178" w14:paraId="762AB089" w14:textId="77777777" w:rsidTr="0040689B">
        <w:tc>
          <w:tcPr>
            <w:tcW w:w="1413" w:type="dxa"/>
          </w:tcPr>
          <w:p w14:paraId="2114A1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6952A8F" w14:textId="4D2D784D" w:rsidR="00486CC9" w:rsidRDefault="00486CC9">
            <w:pPr>
              <w:pStyle w:val="a9"/>
              <w:ind w:left="420" w:firstLineChars="0" w:firstLine="0"/>
              <w:rPr>
                <w:ins w:id="19841" w:author="XuanWen Chen" w:date="2018-12-30T19:38:00Z"/>
                <w:rFonts w:hAnsi="宋体"/>
              </w:rPr>
              <w:pPrChange w:id="19842" w:author="XuanWen Chen" w:date="2018-12-30T19:38:00Z">
                <w:pPr>
                  <w:pStyle w:val="a9"/>
                  <w:numPr>
                    <w:numId w:val="130"/>
                  </w:numPr>
                  <w:ind w:left="420" w:firstLineChars="0" w:hanging="420"/>
                </w:pPr>
              </w:pPrChange>
            </w:pPr>
            <w:ins w:id="19843" w:author="XuanWen Chen" w:date="2018-12-30T19:38:00Z">
              <w:r>
                <w:rPr>
                  <w:rFonts w:hAnsi="宋体" w:hint="eastAsia"/>
                </w:rPr>
                <w:t>删除过程中取消</w:t>
              </w:r>
            </w:ins>
          </w:p>
          <w:p w14:paraId="7EDFA626" w14:textId="6DC8ACAC" w:rsidR="00486CC9" w:rsidRPr="00486CC9" w:rsidRDefault="00486CC9">
            <w:pPr>
              <w:pStyle w:val="a9"/>
              <w:numPr>
                <w:ilvl w:val="0"/>
                <w:numId w:val="130"/>
              </w:numPr>
              <w:ind w:firstLineChars="0"/>
              <w:rPr>
                <w:ins w:id="19844" w:author="XuanWen Chen" w:date="2018-12-30T19:38:00Z"/>
                <w:rFonts w:hAnsi="宋体"/>
                <w:rPrChange w:id="19845" w:author="XuanWen Chen" w:date="2018-12-30T19:38:00Z">
                  <w:rPr>
                    <w:ins w:id="19846" w:author="XuanWen Chen" w:date="2018-12-30T19:38:00Z"/>
                  </w:rPr>
                </w:rPrChange>
              </w:rPr>
              <w:pPrChange w:id="19847" w:author="XuanWen Chen" w:date="2018-12-30T19:38:00Z">
                <w:pPr>
                  <w:pStyle w:val="a9"/>
                  <w:numPr>
                    <w:numId w:val="128"/>
                  </w:numPr>
                  <w:ind w:left="420" w:firstLineChars="0" w:hanging="420"/>
                </w:pPr>
              </w:pPrChange>
            </w:pPr>
            <w:ins w:id="19848" w:author="XuanWen Chen" w:date="2018-12-30T19:38:00Z">
              <w:r w:rsidRPr="00486CC9">
                <w:rPr>
                  <w:rFonts w:hAnsi="宋体" w:hint="eastAsia"/>
                  <w:rPrChange w:id="19849" w:author="XuanWen Chen" w:date="2018-12-30T19:38:00Z">
                    <w:rPr>
                      <w:rFonts w:hint="eastAsia"/>
                    </w:rPr>
                  </w:rPrChange>
                </w:rPr>
                <w:t>管理员登入后台管理系统</w:t>
              </w:r>
            </w:ins>
          </w:p>
          <w:p w14:paraId="64F5FA03" w14:textId="77777777" w:rsidR="00486CC9" w:rsidRPr="00486CC9" w:rsidRDefault="00486CC9">
            <w:pPr>
              <w:pStyle w:val="a9"/>
              <w:numPr>
                <w:ilvl w:val="0"/>
                <w:numId w:val="130"/>
              </w:numPr>
              <w:ind w:firstLineChars="0"/>
              <w:rPr>
                <w:ins w:id="19850" w:author="XuanWen Chen" w:date="2018-12-30T19:38:00Z"/>
                <w:rFonts w:hAnsi="宋体"/>
                <w:rPrChange w:id="19851" w:author="XuanWen Chen" w:date="2018-12-30T19:38:00Z">
                  <w:rPr>
                    <w:ins w:id="19852" w:author="XuanWen Chen" w:date="2018-12-30T19:38:00Z"/>
                  </w:rPr>
                </w:rPrChange>
              </w:rPr>
              <w:pPrChange w:id="19853" w:author="XuanWen Chen" w:date="2018-12-30T19:38:00Z">
                <w:pPr>
                  <w:pStyle w:val="a9"/>
                  <w:numPr>
                    <w:numId w:val="128"/>
                  </w:numPr>
                  <w:ind w:left="420" w:firstLineChars="0" w:hanging="420"/>
                </w:pPr>
              </w:pPrChange>
            </w:pPr>
            <w:ins w:id="19854" w:author="XuanWen Chen" w:date="2018-12-30T19:38:00Z">
              <w:r w:rsidRPr="00486CC9">
                <w:rPr>
                  <w:rFonts w:hAnsi="宋体" w:hint="eastAsia"/>
                  <w:rPrChange w:id="19855" w:author="XuanWen Chen" w:date="2018-12-30T19:38:00Z">
                    <w:rPr>
                      <w:rFonts w:hint="eastAsia"/>
                    </w:rPr>
                  </w:rPrChange>
                </w:rPr>
                <w:t>管理员进入系统日志管理</w:t>
              </w:r>
            </w:ins>
          </w:p>
          <w:p w14:paraId="4B85345C" w14:textId="77777777" w:rsidR="00486CC9" w:rsidRPr="00486CC9" w:rsidRDefault="00486CC9">
            <w:pPr>
              <w:pStyle w:val="a9"/>
              <w:numPr>
                <w:ilvl w:val="0"/>
                <w:numId w:val="130"/>
              </w:numPr>
              <w:ind w:firstLineChars="0"/>
              <w:rPr>
                <w:ins w:id="19856" w:author="XuanWen Chen" w:date="2018-12-30T19:38:00Z"/>
                <w:rFonts w:hAnsi="宋体"/>
                <w:rPrChange w:id="19857" w:author="XuanWen Chen" w:date="2018-12-30T19:38:00Z">
                  <w:rPr>
                    <w:ins w:id="19858" w:author="XuanWen Chen" w:date="2018-12-30T19:38:00Z"/>
                  </w:rPr>
                </w:rPrChange>
              </w:rPr>
              <w:pPrChange w:id="19859" w:author="XuanWen Chen" w:date="2018-12-30T19:38:00Z">
                <w:pPr>
                  <w:pStyle w:val="a9"/>
                  <w:numPr>
                    <w:numId w:val="128"/>
                  </w:numPr>
                  <w:ind w:left="420" w:firstLineChars="0" w:hanging="420"/>
                </w:pPr>
              </w:pPrChange>
            </w:pPr>
            <w:ins w:id="19860" w:author="XuanWen Chen" w:date="2018-12-30T19:38:00Z">
              <w:r w:rsidRPr="00486CC9">
                <w:rPr>
                  <w:rFonts w:hAnsi="宋体" w:hint="eastAsia"/>
                  <w:rPrChange w:id="19861" w:author="XuanWen Chen" w:date="2018-12-30T19:38:00Z">
                    <w:rPr>
                      <w:rFonts w:hint="eastAsia"/>
                    </w:rPr>
                  </w:rPrChange>
                </w:rPr>
                <w:t>选择要删除的日志文件</w:t>
              </w:r>
            </w:ins>
          </w:p>
          <w:p w14:paraId="50367D25" w14:textId="77777777" w:rsidR="00486CC9" w:rsidRPr="00AB4015" w:rsidRDefault="00486CC9">
            <w:pPr>
              <w:pStyle w:val="a9"/>
              <w:numPr>
                <w:ilvl w:val="0"/>
                <w:numId w:val="130"/>
              </w:numPr>
              <w:ind w:firstLineChars="0"/>
              <w:rPr>
                <w:ins w:id="19862" w:author="XuanWen Chen" w:date="2018-12-30T19:38:00Z"/>
              </w:rPr>
              <w:pPrChange w:id="19863" w:author="XuanWen Chen" w:date="2018-12-30T19:38:00Z">
                <w:pPr>
                  <w:pStyle w:val="a9"/>
                  <w:numPr>
                    <w:numId w:val="128"/>
                  </w:numPr>
                  <w:ind w:left="420" w:firstLineChars="0" w:hanging="420"/>
                </w:pPr>
              </w:pPrChange>
            </w:pPr>
            <w:ins w:id="19864" w:author="XuanWen Chen" w:date="2018-12-30T19:38:00Z">
              <w:r w:rsidRPr="00AB4015">
                <w:rPr>
                  <w:rFonts w:hint="eastAsia"/>
                </w:rPr>
                <w:t>提交删除申请</w:t>
              </w:r>
            </w:ins>
          </w:p>
          <w:p w14:paraId="2F840118" w14:textId="2E8E3B0E" w:rsidR="0040689B" w:rsidRPr="00486CC9" w:rsidRDefault="00486CC9">
            <w:pPr>
              <w:numPr>
                <w:ilvl w:val="0"/>
                <w:numId w:val="130"/>
              </w:numPr>
              <w:rPr>
                <w:rFonts w:hAnsi="宋体"/>
                <w:rPrChange w:id="19865" w:author="XuanWen Chen" w:date="2018-12-30T19:38:00Z">
                  <w:rPr/>
                </w:rPrChange>
              </w:rPr>
              <w:pPrChange w:id="19866" w:author="XuanWen Chen" w:date="2018-12-30T19:38:00Z">
                <w:pPr/>
              </w:pPrChange>
            </w:pPr>
            <w:ins w:id="19867" w:author="XuanWen Chen" w:date="2018-12-30T19:38:00Z">
              <w:r>
                <w:rPr>
                  <w:rFonts w:hAnsi="宋体" w:hint="eastAsia"/>
                </w:rPr>
                <w:t>取消</w:t>
              </w:r>
              <w:r w:rsidRPr="00486CC9">
                <w:rPr>
                  <w:rFonts w:hAnsi="宋体" w:hint="eastAsia"/>
                  <w:rPrChange w:id="19868" w:author="XuanWen Chen" w:date="2018-12-30T19:38:00Z">
                    <w:rPr>
                      <w:rFonts w:hint="eastAsia"/>
                    </w:rPr>
                  </w:rPrChange>
                </w:rPr>
                <w:t>删除</w:t>
              </w:r>
            </w:ins>
          </w:p>
        </w:tc>
      </w:tr>
      <w:tr w:rsidR="0040689B" w:rsidRPr="00651178" w14:paraId="089E4D74" w14:textId="77777777" w:rsidTr="0040689B">
        <w:tc>
          <w:tcPr>
            <w:tcW w:w="1413" w:type="dxa"/>
          </w:tcPr>
          <w:p w14:paraId="5EC368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97FD86C" w14:textId="64FC4A1C" w:rsidR="0040689B" w:rsidRPr="00651178" w:rsidRDefault="00486CC9" w:rsidP="0040689B">
            <w:pPr>
              <w:rPr>
                <w:rFonts w:hAnsi="宋体"/>
              </w:rPr>
            </w:pPr>
            <w:ins w:id="19869" w:author="XuanWen Chen" w:date="2018-12-30T19:38:00Z">
              <w:r>
                <w:rPr>
                  <w:rFonts w:hAnsi="宋体" w:hint="eastAsia"/>
                </w:rPr>
                <w:t>文件不存在</w:t>
              </w:r>
            </w:ins>
          </w:p>
        </w:tc>
      </w:tr>
      <w:tr w:rsidR="0040689B" w:rsidRPr="00651178" w14:paraId="3C61BD44" w14:textId="77777777" w:rsidTr="0040689B">
        <w:tc>
          <w:tcPr>
            <w:tcW w:w="1413" w:type="dxa"/>
          </w:tcPr>
          <w:p w14:paraId="3C0E00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03CED21" w14:textId="217C41C8" w:rsidR="0040689B" w:rsidRPr="00651178" w:rsidRDefault="0040689B" w:rsidP="0040689B">
            <w:pPr>
              <w:rPr>
                <w:rFonts w:hAnsi="宋体"/>
              </w:rPr>
            </w:pPr>
            <w:del w:id="19870" w:author="XuanWen Chen" w:date="2018-12-30T19:38:00Z">
              <w:r w:rsidRPr="00651178" w:rsidDel="00486CC9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3E5ACFDA" w14:textId="77777777" w:rsidTr="0040689B">
        <w:tc>
          <w:tcPr>
            <w:tcW w:w="1413" w:type="dxa"/>
          </w:tcPr>
          <w:p w14:paraId="0CA6AEF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1936371" w14:textId="0DB78DE0" w:rsidR="0040689B" w:rsidRPr="00651178" w:rsidRDefault="0040689B" w:rsidP="0040689B">
            <w:pPr>
              <w:rPr>
                <w:rFonts w:hAnsi="宋体"/>
              </w:rPr>
            </w:pPr>
            <w:del w:id="19871" w:author="XuanWen Chen" w:date="2018-12-30T19:38:00Z">
              <w:r w:rsidRPr="00651178" w:rsidDel="00486CC9">
                <w:rPr>
                  <w:rFonts w:hAnsi="宋体" w:hint="eastAsia"/>
                </w:rPr>
                <w:delText>低</w:delText>
              </w:r>
            </w:del>
            <w:ins w:id="19872" w:author="XuanWen Chen" w:date="2018-12-30T19:39:00Z">
              <w:r w:rsidR="00486CC9">
                <w:rPr>
                  <w:rFonts w:hAnsi="宋体" w:hint="eastAsia"/>
                </w:rPr>
                <w:t>每月一次</w:t>
              </w:r>
            </w:ins>
          </w:p>
        </w:tc>
      </w:tr>
      <w:tr w:rsidR="0040689B" w:rsidRPr="00651178" w14:paraId="0B47D63F" w14:textId="77777777" w:rsidTr="0040689B">
        <w:tc>
          <w:tcPr>
            <w:tcW w:w="1413" w:type="dxa"/>
          </w:tcPr>
          <w:p w14:paraId="3CE4A3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883" w:type="dxa"/>
            <w:gridSpan w:val="3"/>
          </w:tcPr>
          <w:p w14:paraId="2A72A59A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850E669" w14:textId="77777777" w:rsidTr="0040689B">
        <w:tc>
          <w:tcPr>
            <w:tcW w:w="1413" w:type="dxa"/>
          </w:tcPr>
          <w:p w14:paraId="5DF2E56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4A58B628" w14:textId="31041765" w:rsidR="0040689B" w:rsidRPr="00651178" w:rsidRDefault="00764EF7" w:rsidP="0040689B">
            <w:pPr>
              <w:rPr>
                <w:rFonts w:hAnsi="宋体"/>
              </w:rPr>
            </w:pPr>
            <w:ins w:id="19873" w:author="XuanWen Chen" w:date="2018-12-30T18:16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0689B" w:rsidRPr="00651178" w14:paraId="1D1A79AA" w14:textId="77777777" w:rsidTr="0040689B">
        <w:tc>
          <w:tcPr>
            <w:tcW w:w="1413" w:type="dxa"/>
          </w:tcPr>
          <w:p w14:paraId="62A427B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E9505C0" w14:textId="670510AA" w:rsidR="0040689B" w:rsidRPr="00651178" w:rsidDel="00764EF7" w:rsidRDefault="00486CC9" w:rsidP="0040689B">
            <w:pPr>
              <w:rPr>
                <w:del w:id="19874" w:author="XuanWen Chen" w:date="2018-12-30T18:16:00Z"/>
                <w:rFonts w:hAnsi="宋体"/>
              </w:rPr>
            </w:pPr>
            <w:ins w:id="19875" w:author="XuanWen Chen" w:date="2018-12-30T19:39:00Z">
              <w:r>
                <w:rPr>
                  <w:rFonts w:hAnsi="宋体" w:hint="eastAsia"/>
                </w:rPr>
                <w:t>系统管理员每月清理一次系统日志</w:t>
              </w:r>
            </w:ins>
          </w:p>
          <w:p w14:paraId="460A884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1B91AB3C" w14:textId="130D1A00" w:rsidR="0040689B" w:rsidRPr="00486CC9" w:rsidRDefault="00C06991">
      <w:pPr>
        <w:pStyle w:val="4"/>
        <w:rPr>
          <w:rPrChange w:id="19876" w:author="XuanWen Chen" w:date="2018-12-30T19:39:00Z">
            <w:rPr>
              <w:color w:val="FF0000"/>
            </w:rPr>
          </w:rPrChange>
        </w:rPr>
      </w:pPr>
      <w:bookmarkStart w:id="19877" w:name="_Toc533621505"/>
      <w:r w:rsidRPr="00486CC9">
        <w:rPr>
          <w:rFonts w:hint="eastAsia"/>
          <w:rPrChange w:id="19878" w:author="XuanWen Chen" w:date="2018-12-30T19:39:00Z">
            <w:rPr>
              <w:rFonts w:hint="eastAsia"/>
              <w:color w:val="FF0000"/>
            </w:rPr>
          </w:rPrChange>
        </w:rPr>
        <w:t>用户日志</w:t>
      </w:r>
      <w:bookmarkEnd w:id="19877"/>
      <w:ins w:id="19879" w:author="XuanWen Chen" w:date="2018-12-30T19:39:00Z">
        <w:r w:rsidR="00486CC9" w:rsidRPr="00486CC9">
          <w:rPr>
            <w:rFonts w:hint="eastAsia"/>
            <w:rPrChange w:id="19880" w:author="XuanWen Chen" w:date="2018-12-30T19:39:00Z">
              <w:rPr>
                <w:rFonts w:hint="eastAsia"/>
                <w:color w:val="FF0000"/>
              </w:rPr>
            </w:rPrChange>
          </w:rPr>
          <w:t>记录</w:t>
        </w:r>
      </w:ins>
      <w:del w:id="19881" w:author="XuanWen Chen" w:date="2018-12-30T19:39:00Z">
        <w:r w:rsidR="00C135C0" w:rsidRPr="00486CC9" w:rsidDel="00486CC9">
          <w:rPr>
            <w:rFonts w:hint="eastAsia"/>
            <w:rPrChange w:id="19882" w:author="XuanWen Chen" w:date="2018-12-30T19:39:00Z">
              <w:rPr>
                <w:rFonts w:hint="eastAsia"/>
                <w:color w:val="FF0000"/>
              </w:rPr>
            </w:rPrChange>
          </w:rPr>
          <w:delText>下载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49C5A381" w14:textId="77777777" w:rsidTr="0040689B">
        <w:tc>
          <w:tcPr>
            <w:tcW w:w="1413" w:type="dxa"/>
          </w:tcPr>
          <w:p w14:paraId="3E62E7CD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7363767E" w14:textId="48D748D2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5</w:t>
            </w:r>
            <w:r w:rsidRPr="00651178">
              <w:rPr>
                <w:rFonts w:hAnsi="宋体"/>
                <w:b/>
              </w:rPr>
              <w:t xml:space="preserve"> : </w:t>
            </w:r>
            <w:r w:rsidRPr="00651178">
              <w:rPr>
                <w:rFonts w:hAnsi="宋体" w:hint="eastAsia"/>
                <w:b/>
              </w:rPr>
              <w:t>用户日志</w:t>
            </w:r>
            <w:ins w:id="19883" w:author="XuanWen Chen" w:date="2018-12-30T19:39:00Z">
              <w:r w:rsidR="00486CC9">
                <w:rPr>
                  <w:rFonts w:hAnsi="宋体" w:hint="eastAsia"/>
                  <w:b/>
                </w:rPr>
                <w:t>记录</w:t>
              </w:r>
            </w:ins>
            <w:del w:id="19884" w:author="XuanWen Chen" w:date="2018-12-30T19:39:00Z">
              <w:r w:rsidR="00C135C0" w:rsidDel="00486CC9">
                <w:rPr>
                  <w:rFonts w:hAnsi="宋体" w:hint="eastAsia"/>
                  <w:b/>
                </w:rPr>
                <w:delText>下载</w:delText>
              </w:r>
            </w:del>
          </w:p>
        </w:tc>
      </w:tr>
      <w:tr w:rsidR="0040689B" w:rsidRPr="00651178" w14:paraId="672BCE5F" w14:textId="77777777" w:rsidTr="0040689B">
        <w:tc>
          <w:tcPr>
            <w:tcW w:w="1413" w:type="dxa"/>
          </w:tcPr>
          <w:p w14:paraId="3E1E5CB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DD78B95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4112A8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3D03FC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7A0D0484" w14:textId="77777777" w:rsidTr="0040689B">
        <w:tc>
          <w:tcPr>
            <w:tcW w:w="1413" w:type="dxa"/>
          </w:tcPr>
          <w:p w14:paraId="1698EFE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0437244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27802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6100E2E3" w14:textId="46E8F202" w:rsidR="0040689B" w:rsidRPr="00651178" w:rsidRDefault="00486CC9" w:rsidP="0040689B">
            <w:pPr>
              <w:rPr>
                <w:rFonts w:hAnsi="宋体"/>
              </w:rPr>
            </w:pPr>
            <w:ins w:id="19885" w:author="XuanWen Chen" w:date="2018-12-30T19:41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444EF60C" w14:textId="77777777" w:rsidTr="0040689B">
        <w:tc>
          <w:tcPr>
            <w:tcW w:w="1413" w:type="dxa"/>
          </w:tcPr>
          <w:p w14:paraId="607324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3C5C845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0689B" w:rsidRPr="00651178" w14:paraId="2E33D869" w14:textId="77777777" w:rsidTr="0040689B">
        <w:tc>
          <w:tcPr>
            <w:tcW w:w="1413" w:type="dxa"/>
          </w:tcPr>
          <w:p w14:paraId="2441F3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124072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记录用户敏感操作行为</w:t>
            </w:r>
          </w:p>
        </w:tc>
      </w:tr>
      <w:tr w:rsidR="0040689B" w:rsidRPr="00651178" w14:paraId="7A05BEA0" w14:textId="77777777" w:rsidTr="0040689B">
        <w:tc>
          <w:tcPr>
            <w:tcW w:w="1413" w:type="dxa"/>
          </w:tcPr>
          <w:p w14:paraId="1601FB2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650DCEA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用户进行敏感操作</w:t>
            </w:r>
          </w:p>
          <w:p w14:paraId="5DBEC12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系统达到每日记录的时间</w:t>
            </w:r>
          </w:p>
        </w:tc>
      </w:tr>
      <w:tr w:rsidR="0040689B" w:rsidRPr="00651178" w14:paraId="0C0D8B62" w14:textId="77777777" w:rsidTr="0040689B">
        <w:tc>
          <w:tcPr>
            <w:tcW w:w="1413" w:type="dxa"/>
          </w:tcPr>
          <w:p w14:paraId="496EF3D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08C5DC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到达每日规定时间或</w:t>
            </w:r>
          </w:p>
          <w:p w14:paraId="63F6BF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PRE-2:用户进行敏感操作</w:t>
            </w:r>
          </w:p>
        </w:tc>
      </w:tr>
      <w:tr w:rsidR="0040689B" w:rsidRPr="00651178" w14:paraId="5908F6BA" w14:textId="77777777" w:rsidTr="0040689B">
        <w:tc>
          <w:tcPr>
            <w:tcW w:w="1413" w:type="dxa"/>
          </w:tcPr>
          <w:p w14:paraId="7EA8E0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2FBF4D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用户日志成功创建</w:t>
            </w:r>
          </w:p>
        </w:tc>
      </w:tr>
      <w:tr w:rsidR="00486CC9" w:rsidRPr="00651178" w14:paraId="46A14B38" w14:textId="77777777" w:rsidTr="0040689B">
        <w:trPr>
          <w:ins w:id="19886" w:author="XuanWen Chen" w:date="2018-12-30T19:39:00Z"/>
        </w:trPr>
        <w:tc>
          <w:tcPr>
            <w:tcW w:w="1413" w:type="dxa"/>
          </w:tcPr>
          <w:p w14:paraId="1F66DD41" w14:textId="6B804EB5" w:rsidR="00486CC9" w:rsidRPr="00651178" w:rsidRDefault="00486CC9" w:rsidP="0040689B">
            <w:pPr>
              <w:rPr>
                <w:ins w:id="19887" w:author="XuanWen Chen" w:date="2018-12-30T19:39:00Z"/>
                <w:rFonts w:hAnsi="宋体"/>
              </w:rPr>
            </w:pPr>
            <w:ins w:id="19888" w:author="XuanWen Chen" w:date="2018-12-30T19:4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4842D2E4" w14:textId="3BA3A047" w:rsidR="00486CC9" w:rsidRPr="00651178" w:rsidRDefault="00486CC9" w:rsidP="0040689B">
            <w:pPr>
              <w:rPr>
                <w:ins w:id="19889" w:author="XuanWen Chen" w:date="2018-12-30T19:39:00Z"/>
                <w:rFonts w:hAnsi="宋体"/>
              </w:rPr>
            </w:pPr>
            <w:ins w:id="19890" w:author="XuanWen Chen" w:date="2018-12-30T19:40:00Z">
              <w:r>
                <w:rPr>
                  <w:rFonts w:hAnsi="宋体" w:hint="eastAsia"/>
                </w:rPr>
                <w:t>用户操作</w:t>
              </w:r>
            </w:ins>
          </w:p>
        </w:tc>
      </w:tr>
      <w:tr w:rsidR="00486CC9" w:rsidRPr="00651178" w14:paraId="1751579F" w14:textId="77777777" w:rsidTr="0040689B">
        <w:trPr>
          <w:ins w:id="19891" w:author="XuanWen Chen" w:date="2018-12-30T19:40:00Z"/>
        </w:trPr>
        <w:tc>
          <w:tcPr>
            <w:tcW w:w="1413" w:type="dxa"/>
          </w:tcPr>
          <w:p w14:paraId="0003F39E" w14:textId="1704F9BD" w:rsidR="00486CC9" w:rsidRPr="00651178" w:rsidRDefault="00486CC9" w:rsidP="0040689B">
            <w:pPr>
              <w:rPr>
                <w:ins w:id="19892" w:author="XuanWen Chen" w:date="2018-12-30T19:40:00Z"/>
                <w:rFonts w:hAnsi="宋体"/>
              </w:rPr>
            </w:pPr>
            <w:ins w:id="19893" w:author="XuanWen Chen" w:date="2018-12-30T19:4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32A5A255" w14:textId="5713ADDF" w:rsidR="00486CC9" w:rsidRPr="00651178" w:rsidRDefault="00486CC9" w:rsidP="0040689B">
            <w:pPr>
              <w:rPr>
                <w:ins w:id="19894" w:author="XuanWen Chen" w:date="2018-12-30T19:40:00Z"/>
                <w:rFonts w:hAnsi="宋体"/>
              </w:rPr>
            </w:pPr>
            <w:ins w:id="19895" w:author="XuanWen Chen" w:date="2018-12-30T19:41:00Z">
              <w:r>
                <w:rPr>
                  <w:rFonts w:hAnsi="宋体" w:hint="eastAsia"/>
                </w:rPr>
                <w:t>用户日志文件</w:t>
              </w:r>
            </w:ins>
          </w:p>
        </w:tc>
      </w:tr>
      <w:tr w:rsidR="0040689B" w:rsidRPr="00651178" w14:paraId="286C1855" w14:textId="77777777" w:rsidTr="0040689B">
        <w:tc>
          <w:tcPr>
            <w:tcW w:w="1413" w:type="dxa"/>
          </w:tcPr>
          <w:p w14:paraId="47EE32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8015AE9" w14:textId="77777777" w:rsidR="0040689B" w:rsidRPr="00651178" w:rsidRDefault="0040689B" w:rsidP="00AE77A1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每日自动创建用户日志</w:t>
            </w:r>
          </w:p>
          <w:p w14:paraId="07094A81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系统达规定时间</w:t>
            </w:r>
          </w:p>
          <w:p w14:paraId="0A7BF0A3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系统记录当天所有用户进行的敏感操作</w:t>
            </w:r>
          </w:p>
          <w:p w14:paraId="4FCB526A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生成日志文件</w:t>
            </w:r>
          </w:p>
          <w:p w14:paraId="46258500" w14:textId="77777777" w:rsidR="0040689B" w:rsidRPr="00651178" w:rsidRDefault="0040689B" w:rsidP="00AE77A1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存储日志文件</w:t>
            </w:r>
          </w:p>
        </w:tc>
      </w:tr>
      <w:tr w:rsidR="0040689B" w:rsidRPr="00651178" w14:paraId="5655A7B7" w14:textId="77777777" w:rsidTr="0040689B">
        <w:tc>
          <w:tcPr>
            <w:tcW w:w="1413" w:type="dxa"/>
          </w:tcPr>
          <w:p w14:paraId="55EE4BB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31DBBFB1" w14:textId="75D4ACCE" w:rsidR="0040689B" w:rsidRPr="00651178" w:rsidRDefault="00486CC9" w:rsidP="0040689B">
            <w:pPr>
              <w:rPr>
                <w:rFonts w:hAnsi="宋体"/>
              </w:rPr>
            </w:pPr>
            <w:ins w:id="19896" w:author="XuanWen Chen" w:date="2018-12-30T19:4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55DF8117" w14:textId="77777777" w:rsidTr="0040689B">
        <w:tc>
          <w:tcPr>
            <w:tcW w:w="1413" w:type="dxa"/>
          </w:tcPr>
          <w:p w14:paraId="2F0FFD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36CF429" w14:textId="77777777" w:rsidR="0040689B" w:rsidRPr="00651178" w:rsidRDefault="0040689B" w:rsidP="00AE77A1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日志文件记录错误</w:t>
            </w:r>
          </w:p>
        </w:tc>
      </w:tr>
      <w:tr w:rsidR="0040689B" w:rsidRPr="00651178" w14:paraId="62C99E3A" w14:textId="77777777" w:rsidTr="0040689B">
        <w:tc>
          <w:tcPr>
            <w:tcW w:w="1413" w:type="dxa"/>
          </w:tcPr>
          <w:p w14:paraId="7A6832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A546594" w14:textId="77777777" w:rsidR="0040689B" w:rsidRPr="00651178" w:rsidRDefault="0040689B" w:rsidP="0040689B">
            <w:pPr>
              <w:rPr>
                <w:rFonts w:hAnsi="宋体"/>
              </w:rPr>
            </w:pPr>
            <w:del w:id="19897" w:author="XuanWen Chen" w:date="2018-12-30T19:42:00Z">
              <w:r w:rsidRPr="00651178" w:rsidDel="00486CC9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3C05204D" w14:textId="77777777" w:rsidTr="0040689B">
        <w:tc>
          <w:tcPr>
            <w:tcW w:w="1413" w:type="dxa"/>
          </w:tcPr>
          <w:p w14:paraId="6BC811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554540F" w14:textId="7AF66094" w:rsidR="0040689B" w:rsidRPr="00651178" w:rsidDel="00486CC9" w:rsidRDefault="0040689B">
            <w:pPr>
              <w:rPr>
                <w:del w:id="19898" w:author="XuanWen Chen" w:date="2018-12-30T19:42:00Z"/>
                <w:rFonts w:hAnsi="宋体"/>
              </w:rPr>
            </w:pPr>
            <w:del w:id="19899" w:author="XuanWen Chen" w:date="2018-12-30T19:42:00Z">
              <w:r w:rsidRPr="00651178" w:rsidDel="00486CC9">
                <w:rPr>
                  <w:rFonts w:hAnsi="宋体" w:hint="eastAsia"/>
                </w:rPr>
                <w:delText>高</w:delText>
              </w:r>
            </w:del>
          </w:p>
          <w:p w14:paraId="3F29A754" w14:textId="36105916" w:rsidR="0040689B" w:rsidRPr="00651178" w:rsidRDefault="00486CC9">
            <w:pPr>
              <w:rPr>
                <w:rFonts w:hAnsi="宋体"/>
              </w:rPr>
            </w:pPr>
            <w:ins w:id="19900" w:author="XuanWen Chen" w:date="2018-12-30T19:42:00Z">
              <w:r>
                <w:rPr>
                  <w:rFonts w:hAnsi="宋体" w:hint="eastAsia"/>
                </w:rPr>
                <w:t>系统自动</w:t>
              </w:r>
            </w:ins>
            <w:r w:rsidR="0040689B" w:rsidRPr="00651178">
              <w:rPr>
                <w:rFonts w:hAnsi="宋体" w:hint="eastAsia"/>
              </w:rPr>
              <w:t>每天</w:t>
            </w:r>
            <w:ins w:id="19901" w:author="XuanWen Chen" w:date="2018-12-30T19:42:00Z">
              <w:r>
                <w:rPr>
                  <w:rFonts w:hAnsi="宋体" w:hint="eastAsia"/>
                </w:rPr>
                <w:t>生成</w:t>
              </w:r>
            </w:ins>
            <w:r w:rsidR="0040689B" w:rsidRPr="00651178">
              <w:rPr>
                <w:rFonts w:hAnsi="宋体" w:hint="eastAsia"/>
              </w:rPr>
              <w:t>一次</w:t>
            </w:r>
          </w:p>
        </w:tc>
      </w:tr>
      <w:tr w:rsidR="0040689B" w:rsidRPr="00651178" w14:paraId="295389C3" w14:textId="77777777" w:rsidTr="0040689B">
        <w:tc>
          <w:tcPr>
            <w:tcW w:w="1413" w:type="dxa"/>
          </w:tcPr>
          <w:p w14:paraId="2BB4FB3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915831B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242D2E54" w14:textId="77777777" w:rsidTr="0040689B">
        <w:tc>
          <w:tcPr>
            <w:tcW w:w="1413" w:type="dxa"/>
          </w:tcPr>
          <w:p w14:paraId="04D8C75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B645C14" w14:textId="727EB75D" w:rsidR="0040689B" w:rsidRPr="00651178" w:rsidRDefault="00764EF7" w:rsidP="0040689B">
            <w:pPr>
              <w:rPr>
                <w:rFonts w:hAnsi="宋体"/>
              </w:rPr>
            </w:pPr>
            <w:ins w:id="19902" w:author="XuanWen Chen" w:date="2018-12-30T18:16:00Z">
              <w:r>
                <w:rPr>
                  <w:rFonts w:hAnsi="宋体" w:hint="eastAsia"/>
                </w:rPr>
                <w:t>此操作</w:t>
              </w:r>
            </w:ins>
            <w:ins w:id="19903" w:author="XuanWen Chen" w:date="2018-12-30T22:04:00Z">
              <w:r w:rsidR="00101F7B">
                <w:rPr>
                  <w:rFonts w:hAnsi="宋体" w:hint="eastAsia"/>
                </w:rPr>
                <w:t>是系统自动进行</w:t>
              </w:r>
            </w:ins>
          </w:p>
        </w:tc>
      </w:tr>
      <w:tr w:rsidR="0040689B" w:rsidRPr="00651178" w14:paraId="39FAB670" w14:textId="77777777" w:rsidTr="0040689B">
        <w:tc>
          <w:tcPr>
            <w:tcW w:w="1413" w:type="dxa"/>
          </w:tcPr>
          <w:p w14:paraId="745715C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BEBFF50" w14:textId="59CB74AA" w:rsidR="0040689B" w:rsidRPr="00651178" w:rsidDel="00764EF7" w:rsidRDefault="00486CC9" w:rsidP="0040689B">
            <w:pPr>
              <w:rPr>
                <w:del w:id="19904" w:author="XuanWen Chen" w:date="2018-12-30T18:16:00Z"/>
                <w:rFonts w:hAnsi="宋体"/>
              </w:rPr>
            </w:pPr>
            <w:ins w:id="19905" w:author="XuanWen Chen" w:date="2018-12-30T19:42:00Z">
              <w:r>
                <w:rPr>
                  <w:rFonts w:hAnsi="宋体" w:hint="eastAsia"/>
                </w:rPr>
                <w:t>系统自动操作</w:t>
              </w:r>
            </w:ins>
          </w:p>
          <w:p w14:paraId="37AE6F9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6D812F30" w14:textId="15E6C82C" w:rsidR="00486CC9" w:rsidRDefault="00101F7B" w:rsidP="00486CC9">
      <w:pPr>
        <w:pStyle w:val="4"/>
        <w:rPr>
          <w:ins w:id="19906" w:author="XuanWen Chen" w:date="2018-12-30T19:43:00Z"/>
        </w:rPr>
      </w:pPr>
      <w:bookmarkStart w:id="19907" w:name="_Toc533621506"/>
      <w:ins w:id="19908" w:author="XuanWen Chen" w:date="2018-12-30T22:04:00Z">
        <w:r>
          <w:rPr>
            <w:rFonts w:hint="eastAsia"/>
          </w:rPr>
          <w:lastRenderedPageBreak/>
          <w:t>管理员下载</w:t>
        </w:r>
      </w:ins>
      <w:ins w:id="19909" w:author="XuanWen Chen" w:date="2018-12-30T19:42:00Z">
        <w:r w:rsidR="00486CC9">
          <w:rPr>
            <w:rFonts w:hint="eastAsia"/>
          </w:rPr>
          <w:t>用户日志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86CC9" w:rsidRPr="00651178" w14:paraId="2E99D91C" w14:textId="77777777" w:rsidTr="00F95952">
        <w:trPr>
          <w:ins w:id="19910" w:author="XuanWen Chen" w:date="2018-12-30T19:43:00Z"/>
        </w:trPr>
        <w:tc>
          <w:tcPr>
            <w:tcW w:w="1413" w:type="dxa"/>
          </w:tcPr>
          <w:p w14:paraId="1B5928E8" w14:textId="77777777" w:rsidR="00486CC9" w:rsidRPr="00651178" w:rsidRDefault="00486CC9" w:rsidP="00F95952">
            <w:pPr>
              <w:rPr>
                <w:ins w:id="19911" w:author="XuanWen Chen" w:date="2018-12-30T19:43:00Z"/>
                <w:rFonts w:hAnsi="宋体"/>
                <w:b/>
              </w:rPr>
            </w:pPr>
            <w:ins w:id="19912" w:author="XuanWen Chen" w:date="2018-12-30T19:43:00Z">
              <w:r w:rsidRPr="00651178">
                <w:rPr>
                  <w:rFonts w:hAnsi="宋体" w:hint="eastAsia"/>
                  <w:b/>
                </w:rPr>
                <w:t>I</w:t>
              </w:r>
              <w:r w:rsidRPr="00651178">
                <w:rPr>
                  <w:rFonts w:hAnsi="宋体"/>
                  <w:b/>
                </w:rPr>
                <w:t>D</w:t>
              </w:r>
              <w:r w:rsidRPr="00651178">
                <w:rPr>
                  <w:rFonts w:hAnsi="宋体" w:hint="eastAsia"/>
                  <w:b/>
                </w:rPr>
                <w:t>和名称：</w:t>
              </w:r>
            </w:ins>
          </w:p>
        </w:tc>
        <w:tc>
          <w:tcPr>
            <w:tcW w:w="6883" w:type="dxa"/>
            <w:gridSpan w:val="3"/>
          </w:tcPr>
          <w:p w14:paraId="46831A6E" w14:textId="7A928736" w:rsidR="00486CC9" w:rsidRPr="00651178" w:rsidRDefault="00486CC9" w:rsidP="00F95952">
            <w:pPr>
              <w:rPr>
                <w:ins w:id="19913" w:author="XuanWen Chen" w:date="2018-12-30T19:43:00Z"/>
                <w:rFonts w:hAnsi="宋体"/>
                <w:b/>
              </w:rPr>
            </w:pPr>
            <w:ins w:id="19914" w:author="XuanWen Chen" w:date="2018-12-30T19:43:00Z">
              <w:r w:rsidRPr="00651178">
                <w:rPr>
                  <w:rFonts w:hAnsi="宋体" w:hint="eastAsia"/>
                  <w:b/>
                </w:rPr>
                <w:t>U</w:t>
              </w:r>
              <w:r w:rsidRPr="00651178">
                <w:rPr>
                  <w:rFonts w:hAnsi="宋体"/>
                  <w:b/>
                </w:rPr>
                <w:t>C-</w:t>
              </w:r>
              <w:r w:rsidRPr="00651178">
                <w:rPr>
                  <w:rFonts w:hAnsi="宋体" w:hint="eastAsia"/>
                  <w:b/>
                </w:rPr>
                <w:t>3</w:t>
              </w:r>
              <w:r w:rsidRPr="00651178">
                <w:rPr>
                  <w:rFonts w:hAnsi="宋体"/>
                  <w:b/>
                </w:rPr>
                <w:t xml:space="preserve"> : </w:t>
              </w:r>
            </w:ins>
            <w:ins w:id="19915" w:author="XuanWen Chen" w:date="2018-12-30T22:04:00Z">
              <w:r w:rsidR="00101F7B" w:rsidRPr="00101F7B">
                <w:rPr>
                  <w:rFonts w:hAnsi="宋体" w:hint="eastAsia"/>
                  <w:b/>
                </w:rPr>
                <w:t>管理员下载用户日志</w:t>
              </w:r>
            </w:ins>
          </w:p>
        </w:tc>
      </w:tr>
      <w:tr w:rsidR="00486CC9" w:rsidRPr="00651178" w14:paraId="1F10D92E" w14:textId="77777777" w:rsidTr="00F95952">
        <w:trPr>
          <w:ins w:id="19916" w:author="XuanWen Chen" w:date="2018-12-30T19:43:00Z"/>
        </w:trPr>
        <w:tc>
          <w:tcPr>
            <w:tcW w:w="1413" w:type="dxa"/>
          </w:tcPr>
          <w:p w14:paraId="5F2AD745" w14:textId="77777777" w:rsidR="00486CC9" w:rsidRPr="00651178" w:rsidRDefault="00486CC9" w:rsidP="00F95952">
            <w:pPr>
              <w:rPr>
                <w:ins w:id="19917" w:author="XuanWen Chen" w:date="2018-12-30T19:43:00Z"/>
                <w:rFonts w:hAnsi="宋体"/>
              </w:rPr>
            </w:pPr>
            <w:ins w:id="19918" w:author="XuanWen Chen" w:date="2018-12-30T19:43:00Z">
              <w:r w:rsidRPr="00651178">
                <w:rPr>
                  <w:rFonts w:hAnsi="宋体" w:hint="eastAsia"/>
                </w:rPr>
                <w:t>创建人</w:t>
              </w:r>
            </w:ins>
          </w:p>
        </w:tc>
        <w:tc>
          <w:tcPr>
            <w:tcW w:w="2551" w:type="dxa"/>
          </w:tcPr>
          <w:p w14:paraId="09915294" w14:textId="77777777" w:rsidR="00486CC9" w:rsidRPr="00651178" w:rsidRDefault="00486CC9" w:rsidP="00F95952">
            <w:pPr>
              <w:rPr>
                <w:ins w:id="19919" w:author="XuanWen Chen" w:date="2018-12-30T19:43:00Z"/>
                <w:rFonts w:hAnsi="宋体"/>
              </w:rPr>
            </w:pPr>
            <w:ins w:id="19920" w:author="XuanWen Chen" w:date="2018-12-30T19:43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386" w:type="dxa"/>
          </w:tcPr>
          <w:p w14:paraId="2719A972" w14:textId="77777777" w:rsidR="00486CC9" w:rsidRPr="00651178" w:rsidRDefault="00486CC9" w:rsidP="00F95952">
            <w:pPr>
              <w:rPr>
                <w:ins w:id="19921" w:author="XuanWen Chen" w:date="2018-12-30T19:43:00Z"/>
                <w:rFonts w:hAnsi="宋体"/>
              </w:rPr>
            </w:pPr>
            <w:ins w:id="19922" w:author="XuanWen Chen" w:date="2018-12-30T19:43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2946" w:type="dxa"/>
          </w:tcPr>
          <w:p w14:paraId="1E863E4D" w14:textId="77777777" w:rsidR="00486CC9" w:rsidRPr="00651178" w:rsidRDefault="00486CC9" w:rsidP="00F95952">
            <w:pPr>
              <w:rPr>
                <w:ins w:id="19923" w:author="XuanWen Chen" w:date="2018-12-30T19:43:00Z"/>
                <w:rFonts w:hAnsi="宋体"/>
              </w:rPr>
            </w:pPr>
            <w:ins w:id="19924" w:author="XuanWen Chen" w:date="2018-12-30T19:43:00Z">
              <w:r w:rsidRPr="00651178">
                <w:rPr>
                  <w:rFonts w:hAnsi="宋体" w:hint="eastAsia"/>
                </w:rPr>
                <w:t>2018/12/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486CC9" w:rsidRPr="00651178" w14:paraId="7E6B2555" w14:textId="77777777" w:rsidTr="00F95952">
        <w:trPr>
          <w:ins w:id="19925" w:author="XuanWen Chen" w:date="2018-12-30T19:43:00Z"/>
        </w:trPr>
        <w:tc>
          <w:tcPr>
            <w:tcW w:w="1413" w:type="dxa"/>
          </w:tcPr>
          <w:p w14:paraId="64687EF1" w14:textId="77777777" w:rsidR="00486CC9" w:rsidRPr="00651178" w:rsidRDefault="00486CC9" w:rsidP="00F95952">
            <w:pPr>
              <w:rPr>
                <w:ins w:id="19926" w:author="XuanWen Chen" w:date="2018-12-30T19:43:00Z"/>
                <w:rFonts w:hAnsi="宋体"/>
              </w:rPr>
            </w:pPr>
            <w:ins w:id="19927" w:author="XuanWen Chen" w:date="2018-12-30T19:43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2551" w:type="dxa"/>
          </w:tcPr>
          <w:p w14:paraId="17DADD76" w14:textId="77777777" w:rsidR="00486CC9" w:rsidRPr="00651178" w:rsidRDefault="00486CC9" w:rsidP="00F95952">
            <w:pPr>
              <w:rPr>
                <w:ins w:id="19928" w:author="XuanWen Chen" w:date="2018-12-30T19:43:00Z"/>
                <w:rFonts w:hAnsi="宋体"/>
              </w:rPr>
            </w:pPr>
            <w:ins w:id="19929" w:author="XuanWen Chen" w:date="2018-12-30T19:43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386" w:type="dxa"/>
          </w:tcPr>
          <w:p w14:paraId="426EBFA6" w14:textId="77777777" w:rsidR="00486CC9" w:rsidRPr="00651178" w:rsidRDefault="00486CC9" w:rsidP="00F95952">
            <w:pPr>
              <w:rPr>
                <w:ins w:id="19930" w:author="XuanWen Chen" w:date="2018-12-30T19:43:00Z"/>
                <w:rFonts w:hAnsi="宋体"/>
              </w:rPr>
            </w:pPr>
            <w:ins w:id="19931" w:author="XuanWen Chen" w:date="2018-12-30T19:43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2946" w:type="dxa"/>
          </w:tcPr>
          <w:p w14:paraId="2DBB1D98" w14:textId="77777777" w:rsidR="00486CC9" w:rsidRPr="00651178" w:rsidRDefault="00486CC9" w:rsidP="00F95952">
            <w:pPr>
              <w:rPr>
                <w:ins w:id="19932" w:author="XuanWen Chen" w:date="2018-12-30T19:43:00Z"/>
                <w:rFonts w:hAnsi="宋体"/>
              </w:rPr>
            </w:pPr>
            <w:ins w:id="19933" w:author="XuanWen Chen" w:date="2018-12-30T19:43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86CC9" w:rsidRPr="00651178" w14:paraId="15B8E911" w14:textId="77777777" w:rsidTr="00F95952">
        <w:trPr>
          <w:ins w:id="19934" w:author="XuanWen Chen" w:date="2018-12-30T19:43:00Z"/>
        </w:trPr>
        <w:tc>
          <w:tcPr>
            <w:tcW w:w="1413" w:type="dxa"/>
          </w:tcPr>
          <w:p w14:paraId="6F843B44" w14:textId="77777777" w:rsidR="00486CC9" w:rsidRPr="00651178" w:rsidRDefault="00486CC9" w:rsidP="00F95952">
            <w:pPr>
              <w:rPr>
                <w:ins w:id="19935" w:author="XuanWen Chen" w:date="2018-12-30T19:43:00Z"/>
                <w:rFonts w:hAnsi="宋体"/>
              </w:rPr>
            </w:pPr>
            <w:ins w:id="19936" w:author="XuanWen Chen" w:date="2018-12-30T19:43:00Z">
              <w:r w:rsidRPr="00651178">
                <w:rPr>
                  <w:rFonts w:hAnsi="宋体" w:hint="eastAsia"/>
                </w:rPr>
                <w:t>需求来源：</w:t>
              </w:r>
            </w:ins>
          </w:p>
        </w:tc>
        <w:tc>
          <w:tcPr>
            <w:tcW w:w="6883" w:type="dxa"/>
            <w:gridSpan w:val="3"/>
          </w:tcPr>
          <w:p w14:paraId="3EE2969D" w14:textId="77777777" w:rsidR="00486CC9" w:rsidRPr="00651178" w:rsidRDefault="00486CC9" w:rsidP="00F95952">
            <w:pPr>
              <w:rPr>
                <w:ins w:id="19937" w:author="XuanWen Chen" w:date="2018-12-30T19:43:00Z"/>
                <w:rFonts w:hAnsi="宋体"/>
              </w:rPr>
            </w:pPr>
            <w:ins w:id="19938" w:author="XuanWen Chen" w:date="2018-12-30T19:43:00Z">
              <w:r w:rsidRPr="00651178">
                <w:rPr>
                  <w:rFonts w:hAnsi="宋体" w:hint="eastAsia"/>
                </w:rPr>
                <w:t>管理员用户代表。</w:t>
              </w:r>
            </w:ins>
          </w:p>
        </w:tc>
      </w:tr>
      <w:tr w:rsidR="00486CC9" w:rsidRPr="00651178" w14:paraId="241331A1" w14:textId="77777777" w:rsidTr="00F95952">
        <w:trPr>
          <w:ins w:id="19939" w:author="XuanWen Chen" w:date="2018-12-30T19:43:00Z"/>
        </w:trPr>
        <w:tc>
          <w:tcPr>
            <w:tcW w:w="1413" w:type="dxa"/>
          </w:tcPr>
          <w:p w14:paraId="71D1F775" w14:textId="77777777" w:rsidR="00486CC9" w:rsidRPr="00651178" w:rsidRDefault="00486CC9" w:rsidP="00F95952">
            <w:pPr>
              <w:rPr>
                <w:ins w:id="19940" w:author="XuanWen Chen" w:date="2018-12-30T19:43:00Z"/>
                <w:rFonts w:hAnsi="宋体"/>
              </w:rPr>
            </w:pPr>
            <w:ins w:id="19941" w:author="XuanWen Chen" w:date="2018-12-30T19:43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883" w:type="dxa"/>
            <w:gridSpan w:val="3"/>
          </w:tcPr>
          <w:p w14:paraId="1F0F2BE2" w14:textId="0F00F9FE" w:rsidR="00486CC9" w:rsidRPr="00651178" w:rsidRDefault="00486CC9" w:rsidP="00F95952">
            <w:pPr>
              <w:rPr>
                <w:ins w:id="19942" w:author="XuanWen Chen" w:date="2018-12-30T19:43:00Z"/>
                <w:rFonts w:hAnsi="宋体"/>
              </w:rPr>
            </w:pPr>
            <w:ins w:id="19943" w:author="XuanWen Chen" w:date="2018-12-30T19:43:00Z">
              <w:r>
                <w:rPr>
                  <w:rFonts w:hAnsi="宋体" w:hint="eastAsia"/>
                </w:rPr>
                <w:t>下载用户日志文件</w:t>
              </w:r>
            </w:ins>
          </w:p>
        </w:tc>
      </w:tr>
      <w:tr w:rsidR="00486CC9" w:rsidRPr="00651178" w14:paraId="30A93155" w14:textId="77777777" w:rsidTr="00F95952">
        <w:trPr>
          <w:ins w:id="19944" w:author="XuanWen Chen" w:date="2018-12-30T19:43:00Z"/>
        </w:trPr>
        <w:tc>
          <w:tcPr>
            <w:tcW w:w="1413" w:type="dxa"/>
          </w:tcPr>
          <w:p w14:paraId="0F63ADA1" w14:textId="77777777" w:rsidR="00486CC9" w:rsidRPr="00651178" w:rsidRDefault="00486CC9" w:rsidP="00F95952">
            <w:pPr>
              <w:rPr>
                <w:ins w:id="19945" w:author="XuanWen Chen" w:date="2018-12-30T19:43:00Z"/>
                <w:rFonts w:hAnsi="宋体"/>
              </w:rPr>
            </w:pPr>
            <w:ins w:id="19946" w:author="XuanWen Chen" w:date="2018-12-30T19:43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883" w:type="dxa"/>
            <w:gridSpan w:val="3"/>
          </w:tcPr>
          <w:p w14:paraId="7E08BF8B" w14:textId="37AB9CBA" w:rsidR="00486CC9" w:rsidRPr="00651178" w:rsidRDefault="00486CC9" w:rsidP="00F95952">
            <w:pPr>
              <w:rPr>
                <w:ins w:id="19947" w:author="XuanWen Chen" w:date="2018-12-30T19:43:00Z"/>
                <w:rFonts w:hAnsi="宋体"/>
              </w:rPr>
            </w:pPr>
            <w:ins w:id="19948" w:author="XuanWen Chen" w:date="2018-12-30T19:43:00Z">
              <w:r>
                <w:rPr>
                  <w:rFonts w:hAnsi="宋体" w:hint="eastAsia"/>
                </w:rPr>
                <w:t>管理员需要下载用户日志文件</w:t>
              </w:r>
            </w:ins>
          </w:p>
        </w:tc>
      </w:tr>
      <w:tr w:rsidR="00486CC9" w:rsidRPr="00651178" w14:paraId="5AF4EAE0" w14:textId="77777777" w:rsidTr="00F95952">
        <w:trPr>
          <w:ins w:id="19949" w:author="XuanWen Chen" w:date="2018-12-30T19:43:00Z"/>
        </w:trPr>
        <w:tc>
          <w:tcPr>
            <w:tcW w:w="1413" w:type="dxa"/>
          </w:tcPr>
          <w:p w14:paraId="65D64AD7" w14:textId="77777777" w:rsidR="00486CC9" w:rsidRPr="00651178" w:rsidRDefault="00486CC9" w:rsidP="00F95952">
            <w:pPr>
              <w:rPr>
                <w:ins w:id="19950" w:author="XuanWen Chen" w:date="2018-12-30T19:43:00Z"/>
                <w:rFonts w:hAnsi="宋体"/>
              </w:rPr>
            </w:pPr>
            <w:ins w:id="19951" w:author="XuanWen Chen" w:date="2018-12-30T19:43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883" w:type="dxa"/>
            <w:gridSpan w:val="3"/>
          </w:tcPr>
          <w:p w14:paraId="69020673" w14:textId="77777777" w:rsidR="00486CC9" w:rsidRDefault="00486CC9" w:rsidP="00F95952">
            <w:pPr>
              <w:rPr>
                <w:ins w:id="19952" w:author="XuanWen Chen" w:date="2018-12-30T19:43:00Z"/>
                <w:rFonts w:hAnsi="宋体"/>
              </w:rPr>
            </w:pPr>
            <w:ins w:id="19953" w:author="XuanWen Chen" w:date="2018-12-30T19:4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RE-1:</w:t>
              </w:r>
              <w:r>
                <w:rPr>
                  <w:rFonts w:hAnsi="宋体" w:hint="eastAsia"/>
                </w:rPr>
                <w:t>管理员登录后台管理系统</w:t>
              </w:r>
            </w:ins>
          </w:p>
          <w:p w14:paraId="0DBE5CA5" w14:textId="77777777" w:rsidR="00486CC9" w:rsidRPr="00651178" w:rsidRDefault="00486CC9" w:rsidP="00F95952">
            <w:pPr>
              <w:rPr>
                <w:ins w:id="19954" w:author="XuanWen Chen" w:date="2018-12-30T19:43:00Z"/>
                <w:rFonts w:hAnsi="宋体"/>
              </w:rPr>
            </w:pPr>
            <w:ins w:id="19955" w:author="XuanWen Chen" w:date="2018-12-30T19:4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RE-</w:t>
              </w:r>
              <w:r>
                <w:rPr>
                  <w:rFonts w:hAnsi="宋体" w:hint="eastAsia"/>
                </w:rPr>
                <w:t>2</w:t>
              </w:r>
              <w:r w:rsidRPr="00651178">
                <w:rPr>
                  <w:rFonts w:hAnsi="宋体"/>
                </w:rPr>
                <w:t>:</w:t>
              </w:r>
              <w:r>
                <w:rPr>
                  <w:rFonts w:hAnsi="宋体" w:hint="eastAsia"/>
                </w:rPr>
                <w:t>管理员进入日志管理</w:t>
              </w:r>
            </w:ins>
          </w:p>
        </w:tc>
      </w:tr>
      <w:tr w:rsidR="00486CC9" w:rsidRPr="00651178" w14:paraId="1E7711F0" w14:textId="77777777" w:rsidTr="00F95952">
        <w:trPr>
          <w:ins w:id="19956" w:author="XuanWen Chen" w:date="2018-12-30T19:43:00Z"/>
        </w:trPr>
        <w:tc>
          <w:tcPr>
            <w:tcW w:w="1413" w:type="dxa"/>
          </w:tcPr>
          <w:p w14:paraId="00E3716A" w14:textId="77777777" w:rsidR="00486CC9" w:rsidRPr="00651178" w:rsidRDefault="00486CC9" w:rsidP="00F95952">
            <w:pPr>
              <w:rPr>
                <w:ins w:id="19957" w:author="XuanWen Chen" w:date="2018-12-30T19:43:00Z"/>
                <w:rFonts w:hAnsi="宋体"/>
              </w:rPr>
            </w:pPr>
            <w:ins w:id="19958" w:author="XuanWen Chen" w:date="2018-12-30T19:43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883" w:type="dxa"/>
            <w:gridSpan w:val="3"/>
          </w:tcPr>
          <w:p w14:paraId="3082A169" w14:textId="77777777" w:rsidR="00486CC9" w:rsidRPr="00651178" w:rsidRDefault="00486CC9" w:rsidP="00F95952">
            <w:pPr>
              <w:rPr>
                <w:ins w:id="19959" w:author="XuanWen Chen" w:date="2018-12-30T19:43:00Z"/>
                <w:rFonts w:hAnsi="宋体"/>
              </w:rPr>
            </w:pPr>
            <w:ins w:id="19960" w:author="XuanWen Chen" w:date="2018-12-30T19:43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OST-1:</w:t>
              </w:r>
              <w:r>
                <w:rPr>
                  <w:rFonts w:hAnsi="宋体" w:hint="eastAsia"/>
                </w:rPr>
                <w:t>文件存储</w:t>
              </w:r>
            </w:ins>
          </w:p>
        </w:tc>
      </w:tr>
      <w:tr w:rsidR="00486CC9" w:rsidRPr="00651178" w14:paraId="5C1595F0" w14:textId="77777777" w:rsidTr="00F95952">
        <w:trPr>
          <w:ins w:id="19961" w:author="XuanWen Chen" w:date="2018-12-30T19:43:00Z"/>
        </w:trPr>
        <w:tc>
          <w:tcPr>
            <w:tcW w:w="1413" w:type="dxa"/>
          </w:tcPr>
          <w:p w14:paraId="58F7EC88" w14:textId="77777777" w:rsidR="00486CC9" w:rsidRPr="00651178" w:rsidRDefault="00486CC9" w:rsidP="00F95952">
            <w:pPr>
              <w:rPr>
                <w:ins w:id="19962" w:author="XuanWen Chen" w:date="2018-12-30T19:43:00Z"/>
                <w:rFonts w:hAnsi="宋体"/>
              </w:rPr>
            </w:pPr>
            <w:ins w:id="19963" w:author="XuanWen Chen" w:date="2018-12-30T19:43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3A39F26A" w14:textId="77777777" w:rsidR="00486CC9" w:rsidRPr="00651178" w:rsidRDefault="00486CC9" w:rsidP="00F95952">
            <w:pPr>
              <w:rPr>
                <w:ins w:id="19964" w:author="XuanWen Chen" w:date="2018-12-30T19:43:00Z"/>
                <w:rFonts w:hAnsi="宋体"/>
              </w:rPr>
            </w:pPr>
            <w:ins w:id="19965" w:author="XuanWen Chen" w:date="2018-12-30T19:43:00Z">
              <w:r>
                <w:rPr>
                  <w:rFonts w:hAnsi="宋体" w:hint="eastAsia"/>
                </w:rPr>
                <w:t>云端日志文件</w:t>
              </w:r>
            </w:ins>
          </w:p>
        </w:tc>
      </w:tr>
      <w:tr w:rsidR="00486CC9" w:rsidRPr="00651178" w14:paraId="01A166F0" w14:textId="77777777" w:rsidTr="00F95952">
        <w:trPr>
          <w:ins w:id="19966" w:author="XuanWen Chen" w:date="2018-12-30T19:43:00Z"/>
        </w:trPr>
        <w:tc>
          <w:tcPr>
            <w:tcW w:w="1413" w:type="dxa"/>
          </w:tcPr>
          <w:p w14:paraId="4325F254" w14:textId="77777777" w:rsidR="00486CC9" w:rsidRPr="00651178" w:rsidRDefault="00486CC9" w:rsidP="00F95952">
            <w:pPr>
              <w:rPr>
                <w:ins w:id="19967" w:author="XuanWen Chen" w:date="2018-12-30T19:43:00Z"/>
                <w:rFonts w:hAnsi="宋体"/>
              </w:rPr>
            </w:pPr>
            <w:ins w:id="19968" w:author="XuanWen Chen" w:date="2018-12-30T19:43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21CE47B3" w14:textId="77777777" w:rsidR="00486CC9" w:rsidRPr="00651178" w:rsidRDefault="00486CC9" w:rsidP="00F95952">
            <w:pPr>
              <w:rPr>
                <w:ins w:id="19969" w:author="XuanWen Chen" w:date="2018-12-30T19:43:00Z"/>
                <w:rFonts w:hAnsi="宋体"/>
              </w:rPr>
            </w:pPr>
            <w:ins w:id="19970" w:author="XuanWen Chen" w:date="2018-12-30T19:43:00Z">
              <w:r>
                <w:rPr>
                  <w:rFonts w:hAnsi="宋体" w:hint="eastAsia"/>
                </w:rPr>
                <w:t>本地文件</w:t>
              </w:r>
            </w:ins>
          </w:p>
        </w:tc>
      </w:tr>
      <w:tr w:rsidR="00486CC9" w:rsidRPr="00651178" w14:paraId="7FB2F2F3" w14:textId="77777777" w:rsidTr="00F95952">
        <w:trPr>
          <w:ins w:id="19971" w:author="XuanWen Chen" w:date="2018-12-30T19:43:00Z"/>
        </w:trPr>
        <w:tc>
          <w:tcPr>
            <w:tcW w:w="1413" w:type="dxa"/>
          </w:tcPr>
          <w:p w14:paraId="27F6AE8D" w14:textId="77777777" w:rsidR="00486CC9" w:rsidRPr="00651178" w:rsidRDefault="00486CC9" w:rsidP="00F95952">
            <w:pPr>
              <w:rPr>
                <w:ins w:id="19972" w:author="XuanWen Chen" w:date="2018-12-30T19:43:00Z"/>
                <w:rFonts w:hAnsi="宋体"/>
              </w:rPr>
            </w:pPr>
            <w:ins w:id="19973" w:author="XuanWen Chen" w:date="2018-12-30T19:43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883" w:type="dxa"/>
            <w:gridSpan w:val="3"/>
          </w:tcPr>
          <w:p w14:paraId="3D9314E4" w14:textId="137038FF" w:rsidR="00486CC9" w:rsidRPr="00651178" w:rsidRDefault="00486CC9" w:rsidP="00F95952">
            <w:pPr>
              <w:rPr>
                <w:ins w:id="19974" w:author="XuanWen Chen" w:date="2018-12-30T19:43:00Z"/>
                <w:rFonts w:hAnsi="宋体"/>
              </w:rPr>
            </w:pPr>
            <w:ins w:id="19975" w:author="XuanWen Chen" w:date="2018-12-30T19:43:00Z">
              <w:r w:rsidRPr="00651178">
                <w:rPr>
                  <w:rFonts w:hAnsi="宋体" w:hint="eastAsia"/>
                </w:rPr>
                <w:t>1.0</w:t>
              </w:r>
              <w:r w:rsidRPr="00651178">
                <w:rPr>
                  <w:rFonts w:hAnsi="宋体"/>
                </w:rPr>
                <w:t xml:space="preserve"> </w:t>
              </w:r>
              <w:r>
                <w:rPr>
                  <w:rFonts w:hAnsi="宋体" w:hint="eastAsia"/>
                </w:rPr>
                <w:t>下载系统用户文件</w:t>
              </w:r>
            </w:ins>
          </w:p>
          <w:p w14:paraId="4E95409D" w14:textId="50D9D838" w:rsidR="00486CC9" w:rsidRPr="00021E50" w:rsidRDefault="00486CC9">
            <w:pPr>
              <w:pStyle w:val="a9"/>
              <w:numPr>
                <w:ilvl w:val="0"/>
                <w:numId w:val="131"/>
              </w:numPr>
              <w:spacing w:line="240" w:lineRule="auto"/>
              <w:ind w:firstLineChars="0"/>
              <w:rPr>
                <w:ins w:id="19976" w:author="XuanWen Chen" w:date="2018-12-30T19:43:00Z"/>
                <w:rFonts w:hAnsi="宋体"/>
                <w:rPrChange w:id="19977" w:author="XuanWen Chen" w:date="2018-12-30T19:45:00Z">
                  <w:rPr>
                    <w:ins w:id="19978" w:author="XuanWen Chen" w:date="2018-12-30T19:43:00Z"/>
                  </w:rPr>
                </w:rPrChange>
              </w:rPr>
              <w:pPrChange w:id="19979" w:author="XuanWen Chen" w:date="2018-12-30T19:45:00Z">
                <w:pPr>
                  <w:pStyle w:val="a9"/>
                  <w:numPr>
                    <w:numId w:val="126"/>
                  </w:numPr>
                  <w:spacing w:line="240" w:lineRule="auto"/>
                  <w:ind w:left="420" w:firstLineChars="0" w:hanging="420"/>
                </w:pPr>
              </w:pPrChange>
            </w:pPr>
            <w:ins w:id="19980" w:author="XuanWen Chen" w:date="2018-12-30T19:43:00Z">
              <w:r w:rsidRPr="00021E50">
                <w:rPr>
                  <w:rFonts w:hAnsi="宋体" w:hint="eastAsia"/>
                  <w:rPrChange w:id="19981" w:author="XuanWen Chen" w:date="2018-12-30T19:45:00Z">
                    <w:rPr>
                      <w:rFonts w:hint="eastAsia"/>
                    </w:rPr>
                  </w:rPrChange>
                </w:rPr>
                <w:t>选择一个用户日志</w:t>
              </w:r>
            </w:ins>
          </w:p>
          <w:p w14:paraId="4EDC97A8" w14:textId="77777777" w:rsidR="00486CC9" w:rsidRPr="00021E50" w:rsidRDefault="00486CC9">
            <w:pPr>
              <w:pStyle w:val="a9"/>
              <w:numPr>
                <w:ilvl w:val="0"/>
                <w:numId w:val="131"/>
              </w:numPr>
              <w:spacing w:line="240" w:lineRule="auto"/>
              <w:ind w:firstLineChars="0"/>
              <w:rPr>
                <w:ins w:id="19982" w:author="XuanWen Chen" w:date="2018-12-30T19:43:00Z"/>
                <w:rFonts w:hAnsi="宋体"/>
                <w:rPrChange w:id="19983" w:author="XuanWen Chen" w:date="2018-12-30T19:45:00Z">
                  <w:rPr>
                    <w:ins w:id="19984" w:author="XuanWen Chen" w:date="2018-12-30T19:43:00Z"/>
                  </w:rPr>
                </w:rPrChange>
              </w:rPr>
              <w:pPrChange w:id="19985" w:author="XuanWen Chen" w:date="2018-12-30T19:45:00Z">
                <w:pPr>
                  <w:pStyle w:val="a9"/>
                  <w:numPr>
                    <w:numId w:val="126"/>
                  </w:numPr>
                  <w:spacing w:line="240" w:lineRule="auto"/>
                  <w:ind w:left="420" w:firstLineChars="0" w:hanging="420"/>
                </w:pPr>
              </w:pPrChange>
            </w:pPr>
            <w:ins w:id="19986" w:author="XuanWen Chen" w:date="2018-12-30T19:43:00Z">
              <w:r w:rsidRPr="00021E50">
                <w:rPr>
                  <w:rFonts w:hAnsi="宋体" w:hint="eastAsia"/>
                  <w:rPrChange w:id="19987" w:author="XuanWen Chen" w:date="2018-12-30T19:45:00Z">
                    <w:rPr>
                      <w:rFonts w:hint="eastAsia"/>
                    </w:rPr>
                  </w:rPrChange>
                </w:rPr>
                <w:t>点击下载</w:t>
              </w:r>
            </w:ins>
          </w:p>
        </w:tc>
      </w:tr>
      <w:tr w:rsidR="00486CC9" w:rsidRPr="00651178" w14:paraId="23EC0AEE" w14:textId="77777777" w:rsidTr="00F95952">
        <w:trPr>
          <w:ins w:id="19988" w:author="XuanWen Chen" w:date="2018-12-30T19:43:00Z"/>
        </w:trPr>
        <w:tc>
          <w:tcPr>
            <w:tcW w:w="1413" w:type="dxa"/>
          </w:tcPr>
          <w:p w14:paraId="0F1F5C33" w14:textId="77777777" w:rsidR="00486CC9" w:rsidRPr="00651178" w:rsidRDefault="00486CC9" w:rsidP="00F95952">
            <w:pPr>
              <w:rPr>
                <w:ins w:id="19989" w:author="XuanWen Chen" w:date="2018-12-30T19:43:00Z"/>
                <w:rFonts w:hAnsi="宋体"/>
              </w:rPr>
            </w:pPr>
            <w:ins w:id="19990" w:author="XuanWen Chen" w:date="2018-12-30T19:43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883" w:type="dxa"/>
            <w:gridSpan w:val="3"/>
          </w:tcPr>
          <w:p w14:paraId="4120D72F" w14:textId="77777777" w:rsidR="00486CC9" w:rsidRPr="00AB4015" w:rsidRDefault="00486CC9" w:rsidP="00F95952">
            <w:pPr>
              <w:spacing w:line="240" w:lineRule="auto"/>
              <w:rPr>
                <w:ins w:id="19991" w:author="XuanWen Chen" w:date="2018-12-30T19:43:00Z"/>
                <w:rFonts w:hAnsi="宋体"/>
              </w:rPr>
            </w:pPr>
            <w:ins w:id="19992" w:author="XuanWen Chen" w:date="2018-12-30T19:43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86CC9" w:rsidRPr="00651178" w14:paraId="346818FA" w14:textId="77777777" w:rsidTr="00F95952">
        <w:trPr>
          <w:ins w:id="19993" w:author="XuanWen Chen" w:date="2018-12-30T19:43:00Z"/>
        </w:trPr>
        <w:tc>
          <w:tcPr>
            <w:tcW w:w="1413" w:type="dxa"/>
          </w:tcPr>
          <w:p w14:paraId="316C12AC" w14:textId="77777777" w:rsidR="00486CC9" w:rsidRPr="00651178" w:rsidRDefault="00486CC9" w:rsidP="00F95952">
            <w:pPr>
              <w:rPr>
                <w:ins w:id="19994" w:author="XuanWen Chen" w:date="2018-12-30T19:43:00Z"/>
                <w:rFonts w:hAnsi="宋体"/>
              </w:rPr>
            </w:pPr>
            <w:ins w:id="19995" w:author="XuanWen Chen" w:date="2018-12-30T19:43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883" w:type="dxa"/>
            <w:gridSpan w:val="3"/>
          </w:tcPr>
          <w:p w14:paraId="1A150B88" w14:textId="77777777" w:rsidR="00486CC9" w:rsidRPr="00AB4015" w:rsidRDefault="00486CC9" w:rsidP="00F95952">
            <w:pPr>
              <w:spacing w:line="240" w:lineRule="auto"/>
              <w:rPr>
                <w:ins w:id="19996" w:author="XuanWen Chen" w:date="2018-12-30T19:43:00Z"/>
                <w:rFonts w:hAnsi="宋体"/>
              </w:rPr>
            </w:pPr>
            <w:ins w:id="19997" w:author="XuanWen Chen" w:date="2018-12-30T19:43:00Z">
              <w:r w:rsidRPr="00AB4015">
                <w:rPr>
                  <w:rFonts w:hAnsi="宋体" w:hint="eastAsia"/>
                </w:rPr>
                <w:t>无</w:t>
              </w:r>
            </w:ins>
          </w:p>
        </w:tc>
      </w:tr>
      <w:tr w:rsidR="00486CC9" w:rsidRPr="00651178" w14:paraId="07497CCE" w14:textId="77777777" w:rsidTr="00F95952">
        <w:trPr>
          <w:ins w:id="19998" w:author="XuanWen Chen" w:date="2018-12-30T19:43:00Z"/>
        </w:trPr>
        <w:tc>
          <w:tcPr>
            <w:tcW w:w="1413" w:type="dxa"/>
          </w:tcPr>
          <w:p w14:paraId="18930DFB" w14:textId="77777777" w:rsidR="00486CC9" w:rsidRPr="00651178" w:rsidRDefault="00486CC9" w:rsidP="00F95952">
            <w:pPr>
              <w:rPr>
                <w:ins w:id="19999" w:author="XuanWen Chen" w:date="2018-12-30T19:43:00Z"/>
                <w:rFonts w:hAnsi="宋体"/>
              </w:rPr>
            </w:pPr>
            <w:ins w:id="20000" w:author="XuanWen Chen" w:date="2018-12-30T19:43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883" w:type="dxa"/>
            <w:gridSpan w:val="3"/>
          </w:tcPr>
          <w:p w14:paraId="5C8C23E2" w14:textId="77777777" w:rsidR="00486CC9" w:rsidRPr="00651178" w:rsidRDefault="00486CC9" w:rsidP="00F95952">
            <w:pPr>
              <w:rPr>
                <w:ins w:id="20001" w:author="XuanWen Chen" w:date="2018-12-30T19:43:00Z"/>
                <w:rFonts w:hAnsi="宋体"/>
              </w:rPr>
            </w:pPr>
          </w:p>
        </w:tc>
      </w:tr>
      <w:tr w:rsidR="00486CC9" w:rsidRPr="00651178" w14:paraId="7811A3D1" w14:textId="77777777" w:rsidTr="00F95952">
        <w:trPr>
          <w:ins w:id="20002" w:author="XuanWen Chen" w:date="2018-12-30T19:43:00Z"/>
        </w:trPr>
        <w:tc>
          <w:tcPr>
            <w:tcW w:w="1413" w:type="dxa"/>
          </w:tcPr>
          <w:p w14:paraId="2945AD4D" w14:textId="77777777" w:rsidR="00486CC9" w:rsidRPr="00651178" w:rsidRDefault="00486CC9" w:rsidP="00F95952">
            <w:pPr>
              <w:rPr>
                <w:ins w:id="20003" w:author="XuanWen Chen" w:date="2018-12-30T19:43:00Z"/>
                <w:rFonts w:hAnsi="宋体"/>
              </w:rPr>
            </w:pPr>
            <w:ins w:id="20004" w:author="XuanWen Chen" w:date="2018-12-30T19:43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883" w:type="dxa"/>
            <w:gridSpan w:val="3"/>
          </w:tcPr>
          <w:p w14:paraId="71161ADE" w14:textId="055C65CF" w:rsidR="00486CC9" w:rsidRPr="00651178" w:rsidRDefault="00021E50" w:rsidP="00F95952">
            <w:pPr>
              <w:rPr>
                <w:ins w:id="20005" w:author="XuanWen Chen" w:date="2018-12-30T19:43:00Z"/>
                <w:rFonts w:hAnsi="宋体"/>
              </w:rPr>
            </w:pPr>
            <w:ins w:id="20006" w:author="XuanWen Chen" w:date="2018-12-30T19:47:00Z">
              <w:r>
                <w:rPr>
                  <w:rFonts w:hAnsi="宋体" w:hint="eastAsia"/>
                </w:rPr>
                <w:t>用户</w:t>
              </w:r>
            </w:ins>
            <w:ins w:id="20007" w:author="XuanWen Chen" w:date="2018-12-30T19:43:00Z">
              <w:r w:rsidR="00486CC9">
                <w:rPr>
                  <w:rFonts w:hAnsi="宋体" w:hint="eastAsia"/>
                </w:rPr>
                <w:t>遇到问题时使用，</w:t>
              </w:r>
            </w:ins>
            <w:ins w:id="20008" w:author="XuanWen Chen" w:date="2018-12-30T19:48:00Z">
              <w:r>
                <w:rPr>
                  <w:rFonts w:hAnsi="宋体" w:hint="eastAsia"/>
                </w:rPr>
                <w:t>每天10次</w:t>
              </w:r>
            </w:ins>
          </w:p>
        </w:tc>
      </w:tr>
      <w:tr w:rsidR="00486CC9" w:rsidRPr="00651178" w14:paraId="1B9FD41F" w14:textId="77777777" w:rsidTr="00F95952">
        <w:trPr>
          <w:ins w:id="20009" w:author="XuanWen Chen" w:date="2018-12-30T19:43:00Z"/>
        </w:trPr>
        <w:tc>
          <w:tcPr>
            <w:tcW w:w="1413" w:type="dxa"/>
          </w:tcPr>
          <w:p w14:paraId="57C67BCA" w14:textId="77777777" w:rsidR="00486CC9" w:rsidRPr="00651178" w:rsidRDefault="00486CC9" w:rsidP="00F95952">
            <w:pPr>
              <w:rPr>
                <w:ins w:id="20010" w:author="XuanWen Chen" w:date="2018-12-30T19:43:00Z"/>
                <w:rFonts w:hAnsi="宋体"/>
              </w:rPr>
            </w:pPr>
            <w:ins w:id="20011" w:author="XuanWen Chen" w:date="2018-12-30T19:43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883" w:type="dxa"/>
            <w:gridSpan w:val="3"/>
          </w:tcPr>
          <w:p w14:paraId="7487DFC1" w14:textId="77777777" w:rsidR="00486CC9" w:rsidRPr="00651178" w:rsidRDefault="00486CC9" w:rsidP="00F95952">
            <w:pPr>
              <w:rPr>
                <w:ins w:id="20012" w:author="XuanWen Chen" w:date="2018-12-30T19:43:00Z"/>
                <w:rFonts w:hAnsi="宋体"/>
              </w:rPr>
            </w:pPr>
          </w:p>
        </w:tc>
      </w:tr>
      <w:tr w:rsidR="00486CC9" w:rsidRPr="00651178" w14:paraId="31D17694" w14:textId="77777777" w:rsidTr="00F95952">
        <w:trPr>
          <w:ins w:id="20013" w:author="XuanWen Chen" w:date="2018-12-30T19:43:00Z"/>
        </w:trPr>
        <w:tc>
          <w:tcPr>
            <w:tcW w:w="1413" w:type="dxa"/>
          </w:tcPr>
          <w:p w14:paraId="5D99570B" w14:textId="77777777" w:rsidR="00486CC9" w:rsidRPr="00651178" w:rsidRDefault="00486CC9" w:rsidP="00F95952">
            <w:pPr>
              <w:rPr>
                <w:ins w:id="20014" w:author="XuanWen Chen" w:date="2018-12-30T19:43:00Z"/>
                <w:rFonts w:hAnsi="宋体"/>
              </w:rPr>
            </w:pPr>
            <w:ins w:id="20015" w:author="XuanWen Chen" w:date="2018-12-30T19:43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883" w:type="dxa"/>
            <w:gridSpan w:val="3"/>
          </w:tcPr>
          <w:p w14:paraId="5EAD1A29" w14:textId="77777777" w:rsidR="00486CC9" w:rsidRPr="00651178" w:rsidRDefault="00486CC9" w:rsidP="00F95952">
            <w:pPr>
              <w:rPr>
                <w:ins w:id="20016" w:author="XuanWen Chen" w:date="2018-12-30T19:43:00Z"/>
                <w:rFonts w:hAnsi="宋体"/>
              </w:rPr>
            </w:pPr>
            <w:ins w:id="20017" w:author="XuanWen Chen" w:date="2018-12-30T19:43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86CC9" w:rsidRPr="00651178" w14:paraId="2B8BBF17" w14:textId="77777777" w:rsidTr="00F95952">
        <w:trPr>
          <w:ins w:id="20018" w:author="XuanWen Chen" w:date="2018-12-30T19:43:00Z"/>
        </w:trPr>
        <w:tc>
          <w:tcPr>
            <w:tcW w:w="1413" w:type="dxa"/>
          </w:tcPr>
          <w:p w14:paraId="4BBEE3E2" w14:textId="77777777" w:rsidR="00486CC9" w:rsidRPr="00651178" w:rsidRDefault="00486CC9" w:rsidP="00F95952">
            <w:pPr>
              <w:rPr>
                <w:ins w:id="20019" w:author="XuanWen Chen" w:date="2018-12-30T19:43:00Z"/>
                <w:rFonts w:hAnsi="宋体"/>
              </w:rPr>
            </w:pPr>
            <w:ins w:id="20020" w:author="XuanWen Chen" w:date="2018-12-30T19:43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883" w:type="dxa"/>
            <w:gridSpan w:val="3"/>
          </w:tcPr>
          <w:p w14:paraId="75391FF4" w14:textId="77777777" w:rsidR="00486CC9" w:rsidRPr="00651178" w:rsidRDefault="00486CC9" w:rsidP="00F95952">
            <w:pPr>
              <w:rPr>
                <w:ins w:id="20021" w:author="XuanWen Chen" w:date="2018-12-30T19:43:00Z"/>
                <w:rFonts w:hAnsi="宋体"/>
              </w:rPr>
            </w:pPr>
            <w:ins w:id="20022" w:author="XuanWen Chen" w:date="2018-12-30T19:43:00Z">
              <w:r>
                <w:rPr>
                  <w:rFonts w:hAnsi="宋体" w:hint="eastAsia"/>
                </w:rPr>
                <w:t>无</w:t>
              </w:r>
            </w:ins>
          </w:p>
        </w:tc>
      </w:tr>
    </w:tbl>
    <w:p w14:paraId="35871C65" w14:textId="77777777" w:rsidR="00486CC9" w:rsidRPr="00486CC9" w:rsidRDefault="00486CC9">
      <w:pPr>
        <w:rPr>
          <w:ins w:id="20023" w:author="XuanWen Chen" w:date="2018-12-30T19:42:00Z"/>
          <w:rPrChange w:id="20024" w:author="XuanWen Chen" w:date="2018-12-30T19:43:00Z">
            <w:rPr>
              <w:ins w:id="20025" w:author="XuanWen Chen" w:date="2018-12-30T19:42:00Z"/>
            </w:rPr>
          </w:rPrChange>
        </w:rPr>
        <w:pPrChange w:id="20026" w:author="XuanWen Chen" w:date="2018-12-30T19:43:00Z">
          <w:pPr>
            <w:pStyle w:val="4"/>
          </w:pPr>
        </w:pPrChange>
      </w:pPr>
    </w:p>
    <w:p w14:paraId="6235B955" w14:textId="2BB9CBC5" w:rsidR="0040689B" w:rsidRPr="00486CC9" w:rsidRDefault="00101F7B">
      <w:pPr>
        <w:pStyle w:val="4"/>
        <w:rPr>
          <w:rPrChange w:id="20027" w:author="XuanWen Chen" w:date="2018-12-30T19:42:00Z">
            <w:rPr>
              <w:color w:val="FF0000"/>
            </w:rPr>
          </w:rPrChange>
        </w:rPr>
      </w:pPr>
      <w:ins w:id="20028" w:author="XuanWen Chen" w:date="2018-12-30T22:04:00Z">
        <w:r>
          <w:rPr>
            <w:rFonts w:hint="eastAsia"/>
          </w:rPr>
          <w:t>管理员</w:t>
        </w:r>
        <w:r w:rsidRPr="00C3231E">
          <w:rPr>
            <w:rFonts w:hint="eastAsia"/>
          </w:rPr>
          <w:t>删除</w:t>
        </w:r>
      </w:ins>
      <w:r w:rsidR="00C06991" w:rsidRPr="00486CC9">
        <w:rPr>
          <w:rFonts w:hint="eastAsia"/>
          <w:rPrChange w:id="20029" w:author="XuanWen Chen" w:date="2018-12-30T19:42:00Z">
            <w:rPr>
              <w:rFonts w:hint="eastAsia"/>
              <w:color w:val="FF0000"/>
            </w:rPr>
          </w:rPrChange>
        </w:rPr>
        <w:t>用户日志</w:t>
      </w:r>
      <w:bookmarkEnd w:id="19907"/>
      <w:del w:id="20030" w:author="XuanWen Chen" w:date="2018-12-30T22:04:00Z">
        <w:r w:rsidR="00C135C0" w:rsidRPr="00486CC9" w:rsidDel="00101F7B">
          <w:rPr>
            <w:rFonts w:hint="eastAsia"/>
            <w:rPrChange w:id="20031" w:author="XuanWen Chen" w:date="2018-12-30T19:42:00Z">
              <w:rPr>
                <w:rFonts w:hint="eastAsia"/>
                <w:color w:val="FF0000"/>
              </w:rPr>
            </w:rPrChange>
          </w:rPr>
          <w:delText>删除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064A62C6" w14:textId="77777777" w:rsidTr="0040689B">
        <w:tc>
          <w:tcPr>
            <w:tcW w:w="1413" w:type="dxa"/>
          </w:tcPr>
          <w:p w14:paraId="4213D921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E7DAC5F" w14:textId="7243EFFE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Pr="00651178">
              <w:rPr>
                <w:rFonts w:hAnsi="宋体" w:hint="eastAsia"/>
                <w:b/>
              </w:rPr>
              <w:t>6</w:t>
            </w:r>
            <w:r w:rsidRPr="00651178">
              <w:rPr>
                <w:rFonts w:hAnsi="宋体"/>
                <w:b/>
              </w:rPr>
              <w:t xml:space="preserve"> : </w:t>
            </w:r>
            <w:ins w:id="20032" w:author="XuanWen Chen" w:date="2018-12-30T22:05:00Z">
              <w:r w:rsidR="00101F7B" w:rsidRPr="00101F7B">
                <w:rPr>
                  <w:rFonts w:hAnsi="宋体" w:hint="eastAsia"/>
                  <w:b/>
                </w:rPr>
                <w:t>管理员删除用户日志</w:t>
              </w:r>
            </w:ins>
            <w:del w:id="20033" w:author="XuanWen Chen" w:date="2018-12-30T22:05:00Z">
              <w:r w:rsidRPr="00651178" w:rsidDel="00101F7B">
                <w:rPr>
                  <w:rFonts w:hAnsi="宋体" w:hint="eastAsia"/>
                  <w:b/>
                </w:rPr>
                <w:delText>用户日志</w:delText>
              </w:r>
            </w:del>
            <w:del w:id="20034" w:author="XuanWen Chen" w:date="2018-12-30T19:43:00Z">
              <w:r w:rsidRPr="00651178" w:rsidDel="00021E50">
                <w:rPr>
                  <w:rFonts w:hAnsi="宋体" w:hint="eastAsia"/>
                  <w:b/>
                </w:rPr>
                <w:delText>整理</w:delText>
              </w:r>
            </w:del>
          </w:p>
        </w:tc>
      </w:tr>
      <w:tr w:rsidR="0040689B" w:rsidRPr="00651178" w14:paraId="0DF06885" w14:textId="77777777" w:rsidTr="0040689B">
        <w:tc>
          <w:tcPr>
            <w:tcW w:w="1413" w:type="dxa"/>
          </w:tcPr>
          <w:p w14:paraId="6EBC0A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3EEB3EF8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61DB76C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B6788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F5652B2" w14:textId="77777777" w:rsidTr="0040689B">
        <w:tc>
          <w:tcPr>
            <w:tcW w:w="1413" w:type="dxa"/>
          </w:tcPr>
          <w:p w14:paraId="5AE6715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2551" w:type="dxa"/>
          </w:tcPr>
          <w:p w14:paraId="5597B55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3815433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2C0890C" w14:textId="33464DE5" w:rsidR="0040689B" w:rsidRPr="00651178" w:rsidRDefault="00021E50" w:rsidP="0040689B">
            <w:pPr>
              <w:rPr>
                <w:rFonts w:hAnsi="宋体"/>
              </w:rPr>
            </w:pPr>
            <w:ins w:id="20035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  <w:del w:id="20036" w:author="XuanWen Chen" w:date="2018-12-30T19:50:00Z">
              <w:r w:rsidR="0040689B" w:rsidRPr="00651178" w:rsidDel="00021E50">
                <w:rPr>
                  <w:rFonts w:hAnsi="宋体" w:hint="eastAsia"/>
                </w:rPr>
                <w:delText>主程序员</w:delText>
              </w:r>
            </w:del>
          </w:p>
        </w:tc>
      </w:tr>
      <w:tr w:rsidR="0040689B" w:rsidRPr="00651178" w14:paraId="6F2BB94A" w14:textId="77777777" w:rsidTr="0040689B">
        <w:tc>
          <w:tcPr>
            <w:tcW w:w="1413" w:type="dxa"/>
          </w:tcPr>
          <w:p w14:paraId="3DAF5F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0BEF1C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05A7DCB" w14:textId="77777777" w:rsidTr="0040689B">
        <w:tc>
          <w:tcPr>
            <w:tcW w:w="1413" w:type="dxa"/>
          </w:tcPr>
          <w:p w14:paraId="7B703EA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C2130D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对用户日志进行整理，删除不需要的用户日志。</w:t>
            </w:r>
          </w:p>
        </w:tc>
      </w:tr>
      <w:tr w:rsidR="0040689B" w:rsidRPr="00651178" w14:paraId="4CF21552" w14:textId="77777777" w:rsidTr="0040689B">
        <w:tc>
          <w:tcPr>
            <w:tcW w:w="1413" w:type="dxa"/>
          </w:tcPr>
          <w:p w14:paraId="6A98B3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F2F197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对应用户日志老旧，错误</w:t>
            </w:r>
          </w:p>
        </w:tc>
      </w:tr>
      <w:tr w:rsidR="0040689B" w:rsidRPr="00651178" w14:paraId="14F7FF10" w14:textId="77777777" w:rsidTr="0040689B">
        <w:tc>
          <w:tcPr>
            <w:tcW w:w="1413" w:type="dxa"/>
          </w:tcPr>
          <w:p w14:paraId="7E28D21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F118EE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系统存在用户日志。</w:t>
            </w:r>
            <w:r w:rsidRPr="00651178">
              <w:rPr>
                <w:rFonts w:hAnsi="宋体"/>
              </w:rPr>
              <w:t xml:space="preserve"> </w:t>
            </w:r>
          </w:p>
          <w:p w14:paraId="5FA340C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 xml:space="preserve">用户日志有误或用户日志老旧 </w:t>
            </w:r>
          </w:p>
        </w:tc>
      </w:tr>
      <w:tr w:rsidR="0040689B" w:rsidRPr="00651178" w14:paraId="2C5B26B6" w14:textId="77777777" w:rsidTr="0040689B">
        <w:tc>
          <w:tcPr>
            <w:tcW w:w="1413" w:type="dxa"/>
          </w:tcPr>
          <w:p w14:paraId="0900BF3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7CB44F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删除以老旧或错误的用户日志。</w:t>
            </w:r>
          </w:p>
        </w:tc>
      </w:tr>
      <w:tr w:rsidR="00021E50" w:rsidRPr="00651178" w14:paraId="44A006D0" w14:textId="77777777" w:rsidTr="0040689B">
        <w:trPr>
          <w:ins w:id="20037" w:author="XuanWen Chen" w:date="2018-12-30T19:48:00Z"/>
        </w:trPr>
        <w:tc>
          <w:tcPr>
            <w:tcW w:w="1413" w:type="dxa"/>
          </w:tcPr>
          <w:p w14:paraId="4CE78A5F" w14:textId="6A76463B" w:rsidR="00021E50" w:rsidRPr="00651178" w:rsidRDefault="00021E50" w:rsidP="0040689B">
            <w:pPr>
              <w:rPr>
                <w:ins w:id="20038" w:author="XuanWen Chen" w:date="2018-12-30T19:48:00Z"/>
                <w:rFonts w:hAnsi="宋体"/>
              </w:rPr>
            </w:pPr>
            <w:ins w:id="20039" w:author="XuanWen Chen" w:date="2018-12-30T19:48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883" w:type="dxa"/>
            <w:gridSpan w:val="3"/>
          </w:tcPr>
          <w:p w14:paraId="69B44AA2" w14:textId="6AA928C9" w:rsidR="00021E50" w:rsidRPr="00651178" w:rsidRDefault="00021E50" w:rsidP="0040689B">
            <w:pPr>
              <w:rPr>
                <w:ins w:id="20040" w:author="XuanWen Chen" w:date="2018-12-30T19:48:00Z"/>
                <w:rFonts w:hAnsi="宋体"/>
              </w:rPr>
            </w:pPr>
            <w:ins w:id="20041" w:author="XuanWen Chen" w:date="2018-12-30T19:49:00Z">
              <w:r>
                <w:rPr>
                  <w:rFonts w:hAnsi="宋体" w:hint="eastAsia"/>
                </w:rPr>
                <w:t>要删除的</w:t>
              </w:r>
            </w:ins>
            <w:ins w:id="20042" w:author="XuanWen Chen" w:date="2018-12-30T19:48:00Z">
              <w:r>
                <w:rPr>
                  <w:rFonts w:hAnsi="宋体" w:hint="eastAsia"/>
                </w:rPr>
                <w:t>用户日志</w:t>
              </w:r>
            </w:ins>
          </w:p>
        </w:tc>
      </w:tr>
      <w:tr w:rsidR="00021E50" w:rsidRPr="00651178" w14:paraId="3ABEDA30" w14:textId="77777777" w:rsidTr="0040689B">
        <w:trPr>
          <w:ins w:id="20043" w:author="XuanWen Chen" w:date="2018-12-30T19:48:00Z"/>
        </w:trPr>
        <w:tc>
          <w:tcPr>
            <w:tcW w:w="1413" w:type="dxa"/>
          </w:tcPr>
          <w:p w14:paraId="68AFCC35" w14:textId="086929EC" w:rsidR="00021E50" w:rsidRPr="00651178" w:rsidRDefault="00021E50" w:rsidP="0040689B">
            <w:pPr>
              <w:rPr>
                <w:ins w:id="20044" w:author="XuanWen Chen" w:date="2018-12-30T19:48:00Z"/>
                <w:rFonts w:hAnsi="宋体"/>
              </w:rPr>
            </w:pPr>
            <w:ins w:id="20045" w:author="XuanWen Chen" w:date="2018-12-30T19:48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883" w:type="dxa"/>
            <w:gridSpan w:val="3"/>
          </w:tcPr>
          <w:p w14:paraId="3B39FD80" w14:textId="74385D87" w:rsidR="00021E50" w:rsidRPr="00651178" w:rsidRDefault="00021E50" w:rsidP="0040689B">
            <w:pPr>
              <w:rPr>
                <w:ins w:id="20046" w:author="XuanWen Chen" w:date="2018-12-30T19:48:00Z"/>
                <w:rFonts w:hAnsi="宋体"/>
              </w:rPr>
            </w:pPr>
            <w:ins w:id="20047" w:author="XuanWen Chen" w:date="2018-12-30T19:49:00Z">
              <w:r>
                <w:rPr>
                  <w:rFonts w:hAnsi="宋体" w:hint="eastAsia"/>
                </w:rPr>
                <w:t>日志被删除</w:t>
              </w:r>
            </w:ins>
          </w:p>
        </w:tc>
      </w:tr>
      <w:tr w:rsidR="00021E50" w:rsidRPr="00651178" w14:paraId="08C2F066" w14:textId="77777777" w:rsidTr="0040689B">
        <w:tc>
          <w:tcPr>
            <w:tcW w:w="1413" w:type="dxa"/>
          </w:tcPr>
          <w:p w14:paraId="3FE8F0F4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D987D4D" w14:textId="77777777" w:rsidR="00021E50" w:rsidRPr="00651178" w:rsidRDefault="00021E50" w:rsidP="00021E50">
            <w:pPr>
              <w:rPr>
                <w:ins w:id="20048" w:author="XuanWen Chen" w:date="2018-12-30T19:46:00Z"/>
                <w:rFonts w:hAnsi="宋体"/>
              </w:rPr>
            </w:pPr>
            <w:ins w:id="20049" w:author="XuanWen Chen" w:date="2018-12-30T19:46:00Z">
              <w:r w:rsidRPr="00651178">
                <w:rPr>
                  <w:rFonts w:hAnsi="宋体" w:hint="eastAsia"/>
                </w:rPr>
                <w:t>1.0</w:t>
              </w:r>
              <w:r w:rsidRPr="00651178">
                <w:rPr>
                  <w:rFonts w:hAnsi="宋体"/>
                </w:rPr>
                <w:t xml:space="preserve"> </w:t>
              </w:r>
              <w:r w:rsidRPr="00651178">
                <w:rPr>
                  <w:rFonts w:hAnsi="宋体" w:hint="eastAsia"/>
                </w:rPr>
                <w:t>删除用户日志</w:t>
              </w:r>
            </w:ins>
          </w:p>
          <w:p w14:paraId="5E0BFBDD" w14:textId="77777777" w:rsidR="00021E50" w:rsidRPr="00AB4015" w:rsidRDefault="00021E50" w:rsidP="00021E50">
            <w:pPr>
              <w:pStyle w:val="a9"/>
              <w:numPr>
                <w:ilvl w:val="0"/>
                <w:numId w:val="134"/>
              </w:numPr>
              <w:ind w:firstLineChars="0"/>
              <w:rPr>
                <w:ins w:id="20050" w:author="XuanWen Chen" w:date="2018-12-30T19:46:00Z"/>
                <w:rFonts w:hAnsi="宋体"/>
              </w:rPr>
            </w:pPr>
            <w:ins w:id="20051" w:author="XuanWen Chen" w:date="2018-12-30T19:46:00Z">
              <w:r w:rsidRPr="00AB4015">
                <w:rPr>
                  <w:rFonts w:hAnsi="宋体" w:hint="eastAsia"/>
                </w:rPr>
                <w:t>管理员登入系统后台。</w:t>
              </w:r>
            </w:ins>
          </w:p>
          <w:p w14:paraId="0CCA4819" w14:textId="77777777" w:rsidR="00021E50" w:rsidRPr="00AB4015" w:rsidRDefault="00021E50" w:rsidP="00021E50">
            <w:pPr>
              <w:pStyle w:val="a9"/>
              <w:numPr>
                <w:ilvl w:val="0"/>
                <w:numId w:val="134"/>
              </w:numPr>
              <w:ind w:firstLineChars="0"/>
              <w:rPr>
                <w:ins w:id="20052" w:author="XuanWen Chen" w:date="2018-12-30T19:46:00Z"/>
                <w:rFonts w:hAnsi="宋体"/>
              </w:rPr>
            </w:pPr>
            <w:ins w:id="20053" w:author="XuanWen Chen" w:date="2018-12-30T19:46:00Z">
              <w:r w:rsidRPr="00AB4015">
                <w:rPr>
                  <w:rFonts w:hAnsi="宋体" w:hint="eastAsia"/>
                </w:rPr>
                <w:t>管理员进入系统日志管理-&gt;用户日志</w:t>
              </w:r>
            </w:ins>
          </w:p>
          <w:p w14:paraId="473C8F65" w14:textId="77777777" w:rsidR="00021E50" w:rsidRPr="00AB4015" w:rsidRDefault="00021E50" w:rsidP="00021E50">
            <w:pPr>
              <w:pStyle w:val="a9"/>
              <w:numPr>
                <w:ilvl w:val="0"/>
                <w:numId w:val="134"/>
              </w:numPr>
              <w:ind w:firstLineChars="0"/>
              <w:rPr>
                <w:ins w:id="20054" w:author="XuanWen Chen" w:date="2018-12-30T19:46:00Z"/>
                <w:rFonts w:hAnsi="宋体"/>
              </w:rPr>
            </w:pPr>
            <w:ins w:id="20055" w:author="XuanWen Chen" w:date="2018-12-30T19:46:00Z">
              <w:r w:rsidRPr="00AB4015">
                <w:rPr>
                  <w:rFonts w:hAnsi="宋体" w:hint="eastAsia"/>
                </w:rPr>
                <w:t>选择要删除的日志文件</w:t>
              </w:r>
            </w:ins>
          </w:p>
          <w:p w14:paraId="7955E4E3" w14:textId="77777777" w:rsidR="00021E50" w:rsidRDefault="00021E50" w:rsidP="00021E50">
            <w:pPr>
              <w:pStyle w:val="a9"/>
              <w:numPr>
                <w:ilvl w:val="0"/>
                <w:numId w:val="134"/>
              </w:numPr>
              <w:ind w:firstLineChars="0"/>
              <w:rPr>
                <w:ins w:id="20056" w:author="XuanWen Chen" w:date="2018-12-30T19:46:00Z"/>
                <w:rFonts w:hAnsi="宋体"/>
              </w:rPr>
            </w:pPr>
            <w:ins w:id="20057" w:author="XuanWen Chen" w:date="2018-12-30T19:46:00Z">
              <w:r w:rsidRPr="00AB4015">
                <w:rPr>
                  <w:rFonts w:hAnsi="宋体" w:hint="eastAsia"/>
                </w:rPr>
                <w:t>提交删除申请</w:t>
              </w:r>
            </w:ins>
          </w:p>
          <w:p w14:paraId="6F3AD871" w14:textId="77777777" w:rsidR="00021E50" w:rsidRPr="00AB4015" w:rsidRDefault="00021E50" w:rsidP="00021E50">
            <w:pPr>
              <w:pStyle w:val="a9"/>
              <w:numPr>
                <w:ilvl w:val="0"/>
                <w:numId w:val="134"/>
              </w:numPr>
              <w:ind w:firstLineChars="0"/>
              <w:rPr>
                <w:ins w:id="20058" w:author="XuanWen Chen" w:date="2018-12-30T19:46:00Z"/>
                <w:rFonts w:hAnsi="宋体"/>
              </w:rPr>
            </w:pPr>
            <w:ins w:id="20059" w:author="XuanWen Chen" w:date="2018-12-30T19:46:00Z">
              <w:r w:rsidRPr="00AB4015">
                <w:rPr>
                  <w:rFonts w:hAnsi="宋体" w:hint="eastAsia"/>
                </w:rPr>
                <w:t>确认删除</w:t>
              </w:r>
            </w:ins>
          </w:p>
          <w:p w14:paraId="66709C80" w14:textId="25D0A7F0" w:rsidR="00021E50" w:rsidDel="00021E50" w:rsidRDefault="00021E50">
            <w:pPr>
              <w:rPr>
                <w:del w:id="20060" w:author="XuanWen Chen" w:date="2018-12-30T19:45:00Z"/>
                <w:rFonts w:hAnsi="宋体"/>
              </w:rPr>
            </w:pPr>
            <w:del w:id="20061" w:author="XuanWen Chen" w:date="2018-12-30T19:46:00Z">
              <w:r w:rsidRPr="00651178" w:rsidDel="00E87676">
                <w:rPr>
                  <w:rFonts w:hAnsi="宋体" w:hint="eastAsia"/>
                </w:rPr>
                <w:delText>1.0</w:delText>
              </w:r>
              <w:r w:rsidRPr="00651178" w:rsidDel="00E87676">
                <w:rPr>
                  <w:rFonts w:hAnsi="宋体"/>
                </w:rPr>
                <w:delText xml:space="preserve"> </w:delText>
              </w:r>
              <w:r w:rsidRPr="00651178" w:rsidDel="00E87676">
                <w:rPr>
                  <w:rFonts w:hAnsi="宋体" w:hint="eastAsia"/>
                </w:rPr>
                <w:delText>删除用户日志</w:delText>
              </w:r>
            </w:del>
          </w:p>
          <w:p w14:paraId="0930CEDE" w14:textId="0434EDEE" w:rsidR="00021E50" w:rsidDel="00021E50" w:rsidRDefault="00021E50">
            <w:pPr>
              <w:pStyle w:val="a9"/>
              <w:ind w:firstLineChars="0" w:firstLine="0"/>
              <w:rPr>
                <w:del w:id="20062" w:author="XuanWen Chen" w:date="2018-12-30T19:44:00Z"/>
                <w:rFonts w:hAnsi="宋体"/>
              </w:rPr>
              <w:pPrChange w:id="20063" w:author="XuanWen Chen" w:date="2018-12-30T19:46:00Z">
                <w:pPr>
                  <w:pStyle w:val="a9"/>
                </w:pPr>
              </w:pPrChange>
            </w:pPr>
            <w:del w:id="20064" w:author="XuanWen Chen" w:date="2018-12-30T19:44:00Z">
              <w:r w:rsidRPr="00021E50" w:rsidDel="00021E50">
                <w:rPr>
                  <w:rFonts w:hAnsi="宋体"/>
                </w:rPr>
                <w:delText xml:space="preserve">1.  </w:delText>
              </w:r>
              <w:r w:rsidRPr="00021E50" w:rsidDel="00021E50">
                <w:rPr>
                  <w:rFonts w:hAnsi="宋体" w:hint="eastAsia"/>
                </w:rPr>
                <w:delText>用户日志老旧或存在错误</w:delText>
              </w:r>
            </w:del>
          </w:p>
          <w:p w14:paraId="307CD17F" w14:textId="7DF6DE2D" w:rsidR="00021E50" w:rsidRPr="00651178" w:rsidDel="00021E50" w:rsidRDefault="00021E50">
            <w:pPr>
              <w:rPr>
                <w:del w:id="20065" w:author="XuanWen Chen" w:date="2018-12-30T19:45:00Z"/>
                <w:rFonts w:hAnsi="宋体"/>
              </w:rPr>
            </w:pPr>
            <w:del w:id="20066" w:author="XuanWen Chen" w:date="2018-12-30T19:44:00Z">
              <w:r w:rsidRPr="00651178" w:rsidDel="00021E50">
                <w:rPr>
                  <w:rFonts w:hAnsi="宋体" w:hint="eastAsia"/>
                </w:rPr>
                <w:delText>2.</w:delText>
              </w:r>
              <w:r w:rsidRPr="00651178" w:rsidDel="00021E50">
                <w:rPr>
                  <w:rFonts w:hAnsi="宋体"/>
                </w:rPr>
                <w:delText xml:space="preserve">  </w:delText>
              </w:r>
            </w:del>
            <w:del w:id="20067" w:author="XuanWen Chen" w:date="2018-12-30T19:45:00Z">
              <w:r w:rsidRPr="00651178" w:rsidDel="00021E50">
                <w:rPr>
                  <w:rFonts w:hAnsi="宋体" w:hint="eastAsia"/>
                </w:rPr>
                <w:delText>管理员登入系统后台。</w:delText>
              </w:r>
            </w:del>
          </w:p>
          <w:p w14:paraId="3F7DCD7A" w14:textId="6BF4DD97" w:rsidR="00021E50" w:rsidRPr="00651178" w:rsidDel="00021E50" w:rsidRDefault="00021E50">
            <w:pPr>
              <w:rPr>
                <w:del w:id="20068" w:author="XuanWen Chen" w:date="2018-12-30T19:45:00Z"/>
                <w:rFonts w:hAnsi="宋体"/>
              </w:rPr>
            </w:pPr>
            <w:del w:id="20069" w:author="XuanWen Chen" w:date="2018-12-30T19:44:00Z">
              <w:r w:rsidRPr="00651178" w:rsidDel="00021E50">
                <w:rPr>
                  <w:rFonts w:hAnsi="宋体" w:hint="eastAsia"/>
                </w:rPr>
                <w:delText>3.</w:delText>
              </w:r>
              <w:r w:rsidRPr="00651178" w:rsidDel="00021E50">
                <w:rPr>
                  <w:rFonts w:hAnsi="宋体"/>
                </w:rPr>
                <w:delText xml:space="preserve">  </w:delText>
              </w:r>
            </w:del>
            <w:del w:id="20070" w:author="XuanWen Chen" w:date="2018-12-30T19:45:00Z">
              <w:r w:rsidRPr="00651178" w:rsidDel="00021E50">
                <w:rPr>
                  <w:rFonts w:hAnsi="宋体" w:hint="eastAsia"/>
                </w:rPr>
                <w:delText>管理员进入系统日志管理-</w:delText>
              </w:r>
              <w:r w:rsidRPr="00651178" w:rsidDel="00021E50">
                <w:rPr>
                  <w:rFonts w:hAnsi="宋体"/>
                </w:rPr>
                <w:delText>&gt;</w:delText>
              </w:r>
              <w:r w:rsidRPr="00651178" w:rsidDel="00021E50">
                <w:rPr>
                  <w:rFonts w:hAnsi="宋体" w:hint="eastAsia"/>
                </w:rPr>
                <w:delText>用户日志</w:delText>
              </w:r>
            </w:del>
          </w:p>
          <w:p w14:paraId="5840A114" w14:textId="758FF431" w:rsidR="00021E50" w:rsidRPr="00651178" w:rsidDel="00021E50" w:rsidRDefault="00021E50">
            <w:pPr>
              <w:rPr>
                <w:del w:id="20071" w:author="XuanWen Chen" w:date="2018-12-30T19:44:00Z"/>
                <w:rFonts w:hAnsi="宋体"/>
              </w:rPr>
            </w:pPr>
            <w:del w:id="20072" w:author="XuanWen Chen" w:date="2018-12-30T19:44:00Z">
              <w:r w:rsidRPr="00651178" w:rsidDel="00021E50">
                <w:rPr>
                  <w:rFonts w:hAnsi="宋体" w:hint="eastAsia"/>
                </w:rPr>
                <w:delText>4.</w:delText>
              </w:r>
              <w:r w:rsidRPr="00651178" w:rsidDel="00021E50">
                <w:rPr>
                  <w:rFonts w:hAnsi="宋体"/>
                </w:rPr>
                <w:delText xml:space="preserve">  </w:delText>
              </w:r>
              <w:r w:rsidRPr="00651178" w:rsidDel="00021E50">
                <w:rPr>
                  <w:rFonts w:hAnsi="宋体" w:hint="eastAsia"/>
                </w:rPr>
                <w:delText>管理查看</w:delText>
              </w:r>
            </w:del>
            <w:del w:id="20073" w:author="XuanWen Chen" w:date="2018-12-30T19:45:00Z">
              <w:r w:rsidRPr="00651178" w:rsidDel="00021E50">
                <w:rPr>
                  <w:rFonts w:hAnsi="宋体" w:hint="eastAsia"/>
                </w:rPr>
                <w:delText>日志文件</w:delText>
              </w:r>
            </w:del>
          </w:p>
          <w:p w14:paraId="42705B5A" w14:textId="2E97F303" w:rsidR="00021E50" w:rsidRPr="00651178" w:rsidDel="00021E50" w:rsidRDefault="00021E50">
            <w:pPr>
              <w:rPr>
                <w:del w:id="20074" w:author="XuanWen Chen" w:date="2018-12-30T19:45:00Z"/>
                <w:rFonts w:hAnsi="宋体"/>
              </w:rPr>
            </w:pPr>
            <w:del w:id="20075" w:author="XuanWen Chen" w:date="2018-12-30T19:44:00Z">
              <w:r w:rsidRPr="00651178" w:rsidDel="00021E50">
                <w:rPr>
                  <w:rFonts w:hAnsi="宋体" w:hint="eastAsia"/>
                </w:rPr>
                <w:delText>5.</w:delText>
              </w:r>
              <w:r w:rsidRPr="00651178" w:rsidDel="00021E50">
                <w:rPr>
                  <w:rFonts w:hAnsi="宋体"/>
                </w:rPr>
                <w:delText xml:space="preserve">  </w:delText>
              </w:r>
              <w:r w:rsidRPr="00651178" w:rsidDel="00021E50">
                <w:rPr>
                  <w:rFonts w:hAnsi="宋体" w:hint="eastAsia"/>
                </w:rPr>
                <w:delText>管理员标记需要删除的日志文件</w:delText>
              </w:r>
            </w:del>
          </w:p>
          <w:p w14:paraId="6B6D526D" w14:textId="78F663A6" w:rsidR="00021E50" w:rsidRPr="00651178" w:rsidDel="00021E50" w:rsidRDefault="00021E50">
            <w:pPr>
              <w:rPr>
                <w:del w:id="20076" w:author="XuanWen Chen" w:date="2018-12-30T19:45:00Z"/>
                <w:rFonts w:hAnsi="宋体"/>
              </w:rPr>
            </w:pPr>
            <w:del w:id="20077" w:author="XuanWen Chen" w:date="2018-12-30T19:44:00Z">
              <w:r w:rsidRPr="00651178" w:rsidDel="00021E50">
                <w:rPr>
                  <w:rFonts w:hAnsi="宋体" w:hint="eastAsia"/>
                </w:rPr>
                <w:delText>6.</w:delText>
              </w:r>
              <w:r w:rsidRPr="00651178" w:rsidDel="00021E50">
                <w:rPr>
                  <w:rFonts w:hAnsi="宋体"/>
                </w:rPr>
                <w:delText xml:space="preserve">  </w:delText>
              </w:r>
            </w:del>
            <w:del w:id="20078" w:author="XuanWen Chen" w:date="2018-12-30T19:45:00Z">
              <w:r w:rsidRPr="00651178" w:rsidDel="00021E50">
                <w:rPr>
                  <w:rFonts w:hAnsi="宋体" w:hint="eastAsia"/>
                </w:rPr>
                <w:delText>提交删除申请</w:delText>
              </w:r>
            </w:del>
          </w:p>
          <w:p w14:paraId="5C000B6B" w14:textId="5154CE83" w:rsidR="00021E50" w:rsidRPr="00651178" w:rsidRDefault="00021E50">
            <w:pPr>
              <w:rPr>
                <w:rFonts w:hAnsi="宋体"/>
              </w:rPr>
            </w:pPr>
            <w:del w:id="20079" w:author="XuanWen Chen" w:date="2018-12-30T19:44:00Z">
              <w:r w:rsidRPr="00651178" w:rsidDel="00021E50">
                <w:rPr>
                  <w:rFonts w:hAnsi="宋体" w:hint="eastAsia"/>
                </w:rPr>
                <w:delText>7.  系统删除被标记的日志文件</w:delText>
              </w:r>
            </w:del>
          </w:p>
        </w:tc>
      </w:tr>
      <w:tr w:rsidR="00021E50" w:rsidRPr="00651178" w14:paraId="59C13BE5" w14:textId="77777777" w:rsidTr="0040689B">
        <w:tc>
          <w:tcPr>
            <w:tcW w:w="1413" w:type="dxa"/>
          </w:tcPr>
          <w:p w14:paraId="398D3B71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6747A6CB" w14:textId="26835812" w:rsidR="00021E50" w:rsidRPr="00651178" w:rsidRDefault="00021E50" w:rsidP="00021E50">
            <w:pPr>
              <w:rPr>
                <w:ins w:id="20080" w:author="XuanWen Chen" w:date="2018-12-30T19:46:00Z"/>
                <w:rFonts w:hAnsi="宋体"/>
              </w:rPr>
            </w:pPr>
            <w:ins w:id="20081" w:author="XuanWen Chen" w:date="2018-12-30T19:46:00Z">
              <w:r w:rsidRPr="00651178">
                <w:rPr>
                  <w:rFonts w:hAnsi="宋体" w:hint="eastAsia"/>
                </w:rPr>
                <w:t>1.0</w:t>
              </w:r>
              <w:r w:rsidRPr="00651178">
                <w:rPr>
                  <w:rFonts w:hAnsi="宋体"/>
                </w:rPr>
                <w:t xml:space="preserve"> </w:t>
              </w:r>
              <w:r w:rsidRPr="00651178">
                <w:rPr>
                  <w:rFonts w:hAnsi="宋体" w:hint="eastAsia"/>
                </w:rPr>
                <w:t>删除</w:t>
              </w:r>
              <w:r>
                <w:rPr>
                  <w:rFonts w:hAnsi="宋体" w:hint="eastAsia"/>
                </w:rPr>
                <w:t>过程中退出</w:t>
              </w:r>
            </w:ins>
          </w:p>
          <w:p w14:paraId="42D6B7DA" w14:textId="77777777" w:rsidR="00021E50" w:rsidRPr="00021E50" w:rsidRDefault="00021E50">
            <w:pPr>
              <w:pStyle w:val="a9"/>
              <w:numPr>
                <w:ilvl w:val="0"/>
                <w:numId w:val="135"/>
              </w:numPr>
              <w:ind w:firstLineChars="0"/>
              <w:rPr>
                <w:ins w:id="20082" w:author="XuanWen Chen" w:date="2018-12-30T19:46:00Z"/>
                <w:rFonts w:hAnsi="宋体"/>
                <w:rPrChange w:id="20083" w:author="XuanWen Chen" w:date="2018-12-30T19:46:00Z">
                  <w:rPr>
                    <w:ins w:id="20084" w:author="XuanWen Chen" w:date="2018-12-30T19:46:00Z"/>
                  </w:rPr>
                </w:rPrChange>
              </w:rPr>
              <w:pPrChange w:id="20085" w:author="XuanWen Chen" w:date="2018-12-30T19:46:00Z">
                <w:pPr>
                  <w:pStyle w:val="a9"/>
                  <w:numPr>
                    <w:numId w:val="134"/>
                  </w:numPr>
                  <w:ind w:left="420" w:firstLineChars="0" w:hanging="420"/>
                </w:pPr>
              </w:pPrChange>
            </w:pPr>
            <w:ins w:id="20086" w:author="XuanWen Chen" w:date="2018-12-30T19:46:00Z">
              <w:r w:rsidRPr="00021E50">
                <w:rPr>
                  <w:rFonts w:hAnsi="宋体" w:hint="eastAsia"/>
                  <w:rPrChange w:id="20087" w:author="XuanWen Chen" w:date="2018-12-30T19:46:00Z">
                    <w:rPr>
                      <w:rFonts w:hint="eastAsia"/>
                    </w:rPr>
                  </w:rPrChange>
                </w:rPr>
                <w:t>管理员登入系统后台。</w:t>
              </w:r>
            </w:ins>
          </w:p>
          <w:p w14:paraId="4257F492" w14:textId="77777777" w:rsidR="00021E50" w:rsidRPr="00021E50" w:rsidRDefault="00021E50">
            <w:pPr>
              <w:pStyle w:val="a9"/>
              <w:numPr>
                <w:ilvl w:val="0"/>
                <w:numId w:val="135"/>
              </w:numPr>
              <w:ind w:firstLineChars="0"/>
              <w:rPr>
                <w:ins w:id="20088" w:author="XuanWen Chen" w:date="2018-12-30T19:46:00Z"/>
                <w:rFonts w:hAnsi="宋体"/>
                <w:rPrChange w:id="20089" w:author="XuanWen Chen" w:date="2018-12-30T19:46:00Z">
                  <w:rPr>
                    <w:ins w:id="20090" w:author="XuanWen Chen" w:date="2018-12-30T19:46:00Z"/>
                  </w:rPr>
                </w:rPrChange>
              </w:rPr>
              <w:pPrChange w:id="20091" w:author="XuanWen Chen" w:date="2018-12-30T19:46:00Z">
                <w:pPr>
                  <w:pStyle w:val="a9"/>
                  <w:numPr>
                    <w:numId w:val="134"/>
                  </w:numPr>
                  <w:ind w:left="420" w:firstLineChars="0" w:hanging="420"/>
                </w:pPr>
              </w:pPrChange>
            </w:pPr>
            <w:ins w:id="20092" w:author="XuanWen Chen" w:date="2018-12-30T19:46:00Z">
              <w:r w:rsidRPr="00021E50">
                <w:rPr>
                  <w:rFonts w:hAnsi="宋体" w:hint="eastAsia"/>
                  <w:rPrChange w:id="20093" w:author="XuanWen Chen" w:date="2018-12-30T19:46:00Z">
                    <w:rPr>
                      <w:rFonts w:hint="eastAsia"/>
                    </w:rPr>
                  </w:rPrChange>
                </w:rPr>
                <w:t>管理员进入系统日志管理-&gt;用户日志</w:t>
              </w:r>
            </w:ins>
          </w:p>
          <w:p w14:paraId="434E5EBA" w14:textId="77777777" w:rsidR="00021E50" w:rsidRPr="00021E50" w:rsidRDefault="00021E50">
            <w:pPr>
              <w:pStyle w:val="a9"/>
              <w:numPr>
                <w:ilvl w:val="0"/>
                <w:numId w:val="135"/>
              </w:numPr>
              <w:ind w:firstLineChars="0"/>
              <w:rPr>
                <w:ins w:id="20094" w:author="XuanWen Chen" w:date="2018-12-30T19:46:00Z"/>
                <w:rFonts w:hAnsi="宋体"/>
                <w:rPrChange w:id="20095" w:author="XuanWen Chen" w:date="2018-12-30T19:46:00Z">
                  <w:rPr>
                    <w:ins w:id="20096" w:author="XuanWen Chen" w:date="2018-12-30T19:46:00Z"/>
                  </w:rPr>
                </w:rPrChange>
              </w:rPr>
              <w:pPrChange w:id="20097" w:author="XuanWen Chen" w:date="2018-12-30T19:46:00Z">
                <w:pPr>
                  <w:pStyle w:val="a9"/>
                  <w:numPr>
                    <w:numId w:val="134"/>
                  </w:numPr>
                  <w:ind w:left="420" w:firstLineChars="0" w:hanging="420"/>
                </w:pPr>
              </w:pPrChange>
            </w:pPr>
            <w:ins w:id="20098" w:author="XuanWen Chen" w:date="2018-12-30T19:46:00Z">
              <w:r w:rsidRPr="00021E50">
                <w:rPr>
                  <w:rFonts w:hAnsi="宋体" w:hint="eastAsia"/>
                  <w:rPrChange w:id="20099" w:author="XuanWen Chen" w:date="2018-12-30T19:46:00Z">
                    <w:rPr>
                      <w:rFonts w:hint="eastAsia"/>
                    </w:rPr>
                  </w:rPrChange>
                </w:rPr>
                <w:t>选择要删除的日志文件</w:t>
              </w:r>
            </w:ins>
          </w:p>
          <w:p w14:paraId="3094EFAC" w14:textId="77777777" w:rsidR="00021E50" w:rsidRPr="00021E50" w:rsidRDefault="00021E50">
            <w:pPr>
              <w:pStyle w:val="a9"/>
              <w:numPr>
                <w:ilvl w:val="0"/>
                <w:numId w:val="135"/>
              </w:numPr>
              <w:ind w:firstLineChars="0"/>
              <w:rPr>
                <w:ins w:id="20100" w:author="XuanWen Chen" w:date="2018-12-30T19:46:00Z"/>
                <w:rFonts w:hAnsi="宋体"/>
                <w:rPrChange w:id="20101" w:author="XuanWen Chen" w:date="2018-12-30T19:46:00Z">
                  <w:rPr>
                    <w:ins w:id="20102" w:author="XuanWen Chen" w:date="2018-12-30T19:46:00Z"/>
                  </w:rPr>
                </w:rPrChange>
              </w:rPr>
              <w:pPrChange w:id="20103" w:author="XuanWen Chen" w:date="2018-12-30T19:46:00Z">
                <w:pPr>
                  <w:pStyle w:val="a9"/>
                  <w:numPr>
                    <w:numId w:val="134"/>
                  </w:numPr>
                  <w:ind w:left="420" w:firstLineChars="0" w:hanging="420"/>
                </w:pPr>
              </w:pPrChange>
            </w:pPr>
            <w:ins w:id="20104" w:author="XuanWen Chen" w:date="2018-12-30T19:46:00Z">
              <w:r w:rsidRPr="00021E50">
                <w:rPr>
                  <w:rFonts w:hAnsi="宋体" w:hint="eastAsia"/>
                  <w:rPrChange w:id="20105" w:author="XuanWen Chen" w:date="2018-12-30T19:46:00Z">
                    <w:rPr>
                      <w:rFonts w:hint="eastAsia"/>
                    </w:rPr>
                  </w:rPrChange>
                </w:rPr>
                <w:t>提交删除申请</w:t>
              </w:r>
            </w:ins>
          </w:p>
          <w:p w14:paraId="7A2E3557" w14:textId="0C5008AC" w:rsidR="00021E50" w:rsidRPr="00021E50" w:rsidRDefault="00021E50">
            <w:pPr>
              <w:numPr>
                <w:ilvl w:val="0"/>
                <w:numId w:val="135"/>
              </w:numPr>
              <w:rPr>
                <w:rFonts w:hAnsi="宋体"/>
                <w:rPrChange w:id="20106" w:author="XuanWen Chen" w:date="2018-12-30T19:47:00Z">
                  <w:rPr/>
                </w:rPrChange>
              </w:rPr>
              <w:pPrChange w:id="20107" w:author="XuanWen Chen" w:date="2018-12-30T19:47:00Z">
                <w:pPr/>
              </w:pPrChange>
            </w:pPr>
            <w:ins w:id="20108" w:author="XuanWen Chen" w:date="2018-12-30T19:46:00Z">
              <w:r w:rsidRPr="00021E50">
                <w:rPr>
                  <w:rFonts w:hAnsi="宋体" w:hint="eastAsia"/>
                  <w:rPrChange w:id="20109" w:author="XuanWen Chen" w:date="2018-12-30T19:46:00Z">
                    <w:rPr>
                      <w:rFonts w:hint="eastAsia"/>
                    </w:rPr>
                  </w:rPrChange>
                </w:rPr>
                <w:t>确认删除</w:t>
              </w:r>
            </w:ins>
          </w:p>
        </w:tc>
      </w:tr>
      <w:tr w:rsidR="00021E50" w:rsidRPr="00651178" w14:paraId="65B0114A" w14:textId="77777777" w:rsidTr="0040689B">
        <w:tc>
          <w:tcPr>
            <w:tcW w:w="1413" w:type="dxa"/>
          </w:tcPr>
          <w:p w14:paraId="6523B29B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587CC29" w14:textId="1A8B3361" w:rsidR="00021E50" w:rsidRPr="00651178" w:rsidRDefault="00021E50" w:rsidP="00021E50">
            <w:pPr>
              <w:rPr>
                <w:rFonts w:hAnsi="宋体"/>
              </w:rPr>
            </w:pPr>
            <w:ins w:id="20110" w:author="XuanWen Chen" w:date="2018-12-30T19:4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021E50" w:rsidRPr="00651178" w14:paraId="20E527BA" w14:textId="77777777" w:rsidTr="0040689B">
        <w:tc>
          <w:tcPr>
            <w:tcW w:w="1413" w:type="dxa"/>
          </w:tcPr>
          <w:p w14:paraId="2E944044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8723843" w14:textId="77777777" w:rsidR="00021E50" w:rsidRPr="00651178" w:rsidRDefault="00021E50" w:rsidP="00021E50">
            <w:pPr>
              <w:rPr>
                <w:rFonts w:hAnsi="宋体"/>
              </w:rPr>
            </w:pPr>
            <w:del w:id="20111" w:author="XuanWen Chen" w:date="2018-12-30T19:47:00Z">
              <w:r w:rsidRPr="00651178" w:rsidDel="00021E50">
                <w:rPr>
                  <w:rFonts w:hAnsi="宋体" w:hint="eastAsia"/>
                </w:rPr>
                <w:delText>高</w:delText>
              </w:r>
            </w:del>
          </w:p>
        </w:tc>
      </w:tr>
      <w:tr w:rsidR="00021E50" w:rsidRPr="00651178" w14:paraId="4F33D125" w14:textId="77777777" w:rsidTr="0040689B">
        <w:tc>
          <w:tcPr>
            <w:tcW w:w="1413" w:type="dxa"/>
          </w:tcPr>
          <w:p w14:paraId="1231C5B1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1A79D6D8" w14:textId="7B225E02" w:rsidR="00021E50" w:rsidRPr="00651178" w:rsidRDefault="00021E50" w:rsidP="00021E50">
            <w:pPr>
              <w:rPr>
                <w:rFonts w:hAnsi="宋体"/>
              </w:rPr>
            </w:pPr>
            <w:del w:id="20112" w:author="XuanWen Chen" w:date="2018-12-30T19:47:00Z">
              <w:r w:rsidRPr="00651178" w:rsidDel="00021E50">
                <w:rPr>
                  <w:rFonts w:hAnsi="宋体" w:hint="eastAsia"/>
                </w:rPr>
                <w:delText>低</w:delText>
              </w:r>
            </w:del>
            <w:ins w:id="20113" w:author="XuanWen Chen" w:date="2018-12-30T19:47:00Z">
              <w:r>
                <w:rPr>
                  <w:rFonts w:hAnsi="宋体" w:hint="eastAsia"/>
                </w:rPr>
                <w:t>每周一次</w:t>
              </w:r>
            </w:ins>
          </w:p>
        </w:tc>
      </w:tr>
      <w:tr w:rsidR="00021E50" w:rsidRPr="00651178" w14:paraId="4DE05E92" w14:textId="77777777" w:rsidTr="0040689B">
        <w:tc>
          <w:tcPr>
            <w:tcW w:w="1413" w:type="dxa"/>
          </w:tcPr>
          <w:p w14:paraId="11EB4685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9FD1A23" w14:textId="77777777" w:rsidR="00021E50" w:rsidRPr="00651178" w:rsidRDefault="00021E50" w:rsidP="00021E50">
            <w:pPr>
              <w:rPr>
                <w:rFonts w:hAnsi="宋体"/>
              </w:rPr>
            </w:pPr>
          </w:p>
        </w:tc>
      </w:tr>
      <w:tr w:rsidR="00021E50" w:rsidRPr="00651178" w14:paraId="12DCF95A" w14:textId="77777777" w:rsidTr="0040689B">
        <w:tc>
          <w:tcPr>
            <w:tcW w:w="1413" w:type="dxa"/>
          </w:tcPr>
          <w:p w14:paraId="3398E72C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BE95E8D" w14:textId="3E1D9625" w:rsidR="00021E50" w:rsidRPr="00651178" w:rsidRDefault="00021E50" w:rsidP="00021E50">
            <w:pPr>
              <w:rPr>
                <w:rFonts w:hAnsi="宋体"/>
              </w:rPr>
            </w:pPr>
            <w:ins w:id="20114" w:author="XuanWen Chen" w:date="2018-12-30T19:47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021E50" w:rsidRPr="00651178" w14:paraId="702BDB31" w14:textId="77777777" w:rsidTr="0040689B">
        <w:tc>
          <w:tcPr>
            <w:tcW w:w="1413" w:type="dxa"/>
          </w:tcPr>
          <w:p w14:paraId="4256B907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14051863" w14:textId="07B485DA" w:rsidR="00021E50" w:rsidRPr="00651178" w:rsidDel="00021E50" w:rsidRDefault="00021E50" w:rsidP="00021E50">
            <w:pPr>
              <w:rPr>
                <w:del w:id="20115" w:author="XuanWen Chen" w:date="2018-12-30T19:47:00Z"/>
                <w:rFonts w:hAnsi="宋体"/>
              </w:rPr>
            </w:pPr>
            <w:ins w:id="20116" w:author="XuanWen Chen" w:date="2018-12-30T19:47:00Z">
              <w:r>
                <w:rPr>
                  <w:rFonts w:hAnsi="宋体" w:hint="eastAsia"/>
                </w:rPr>
                <w:t>管理员每周删除用户日志</w:t>
              </w:r>
            </w:ins>
          </w:p>
          <w:p w14:paraId="22855573" w14:textId="4612B92E" w:rsidR="00021E50" w:rsidRPr="00651178" w:rsidRDefault="00021E50" w:rsidP="00021E50">
            <w:pPr>
              <w:rPr>
                <w:rFonts w:hAnsi="宋体"/>
              </w:rPr>
            </w:pPr>
          </w:p>
        </w:tc>
      </w:tr>
    </w:tbl>
    <w:p w14:paraId="5D84CC67" w14:textId="0A9F2875" w:rsidR="0040689B" w:rsidRPr="00651178" w:rsidRDefault="00101F7B" w:rsidP="00C06991">
      <w:pPr>
        <w:pStyle w:val="4"/>
      </w:pPr>
      <w:bookmarkStart w:id="20117" w:name="_Toc533621507"/>
      <w:ins w:id="20118" w:author="XuanWen Chen" w:date="2018-12-30T22:05:00Z">
        <w:r>
          <w:rPr>
            <w:rFonts w:hint="eastAsia"/>
          </w:rPr>
          <w:lastRenderedPageBreak/>
          <w:t>管理员</w:t>
        </w:r>
        <w:r w:rsidRPr="00651178">
          <w:rPr>
            <w:rFonts w:hint="eastAsia"/>
          </w:rPr>
          <w:t>查询</w:t>
        </w:r>
      </w:ins>
      <w:r w:rsidR="00C06991" w:rsidRPr="00651178">
        <w:rPr>
          <w:rFonts w:hint="eastAsia"/>
        </w:rPr>
        <w:t>用户</w:t>
      </w:r>
      <w:del w:id="20119" w:author="XuanWen Chen" w:date="2018-12-30T22:05:00Z">
        <w:r w:rsidR="00C06991" w:rsidRPr="00651178" w:rsidDel="00101F7B">
          <w:rPr>
            <w:rFonts w:hint="eastAsia"/>
          </w:rPr>
          <w:delText>查询</w:delText>
        </w:r>
      </w:del>
      <w:bookmarkEnd w:id="2011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5D3E4EA3" w14:textId="77777777" w:rsidTr="0040689B">
        <w:tc>
          <w:tcPr>
            <w:tcW w:w="1656" w:type="dxa"/>
          </w:tcPr>
          <w:p w14:paraId="4AA270F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4D3D279" w14:textId="1C28BC9E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7</w:t>
            </w:r>
            <w:r w:rsidRPr="00651178">
              <w:rPr>
                <w:rFonts w:hAnsi="宋体" w:hint="eastAsia"/>
                <w:b/>
              </w:rPr>
              <w:t>：</w:t>
            </w:r>
            <w:ins w:id="20120" w:author="XuanWen Chen" w:date="2018-12-30T22:05:00Z">
              <w:r w:rsidR="00101F7B" w:rsidRPr="00101F7B">
                <w:rPr>
                  <w:rFonts w:hAnsi="宋体" w:hint="eastAsia"/>
                  <w:b/>
                </w:rPr>
                <w:t>管理员查询用户</w:t>
              </w:r>
            </w:ins>
            <w:del w:id="20121" w:author="XuanWen Chen" w:date="2018-12-30T22:05:00Z">
              <w:r w:rsidRPr="00651178" w:rsidDel="00101F7B">
                <w:rPr>
                  <w:rFonts w:hAnsi="宋体" w:hint="eastAsia"/>
                  <w:b/>
                </w:rPr>
                <w:delText>用户查询</w:delText>
              </w:r>
              <w:r w:rsidRPr="00651178" w:rsidDel="00101F7B">
                <w:rPr>
                  <w:rFonts w:hAnsi="宋体"/>
                  <w:b/>
                </w:rPr>
                <w:delText xml:space="preserve"> </w:delText>
              </w:r>
            </w:del>
          </w:p>
        </w:tc>
      </w:tr>
      <w:tr w:rsidR="0040689B" w:rsidRPr="00651178" w14:paraId="070F39E7" w14:textId="77777777" w:rsidTr="0040689B">
        <w:tc>
          <w:tcPr>
            <w:tcW w:w="1656" w:type="dxa"/>
          </w:tcPr>
          <w:p w14:paraId="3A5BA5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8E9C5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B3CF08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BE3A3C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44E64308" w14:textId="77777777" w:rsidTr="0040689B">
        <w:tc>
          <w:tcPr>
            <w:tcW w:w="1656" w:type="dxa"/>
          </w:tcPr>
          <w:p w14:paraId="6E2D0B4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115F9F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32306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1AF80A1" w14:textId="2B272B73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122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02EE81E6" w14:textId="77777777" w:rsidTr="0040689B">
        <w:tc>
          <w:tcPr>
            <w:tcW w:w="1656" w:type="dxa"/>
          </w:tcPr>
          <w:p w14:paraId="50A659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18C9708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86DA5BE" w14:textId="77777777" w:rsidTr="0040689B">
        <w:tc>
          <w:tcPr>
            <w:tcW w:w="1656" w:type="dxa"/>
          </w:tcPr>
          <w:p w14:paraId="12FA17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F60321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根据关键字或用户特征查询用户</w:t>
            </w:r>
          </w:p>
        </w:tc>
      </w:tr>
      <w:tr w:rsidR="0040689B" w:rsidRPr="00651178" w14:paraId="7893067A" w14:textId="77777777" w:rsidTr="0040689B">
        <w:tc>
          <w:tcPr>
            <w:tcW w:w="1656" w:type="dxa"/>
          </w:tcPr>
          <w:p w14:paraId="317C559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9ED884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需要查找特定用户或用户群</w:t>
            </w:r>
          </w:p>
        </w:tc>
      </w:tr>
      <w:tr w:rsidR="0040689B" w:rsidRPr="00651178" w14:paraId="3321E54D" w14:textId="77777777" w:rsidTr="0040689B">
        <w:tc>
          <w:tcPr>
            <w:tcW w:w="1656" w:type="dxa"/>
          </w:tcPr>
          <w:p w14:paraId="3B6C76F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B1D03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网站中存在用户</w:t>
            </w:r>
          </w:p>
        </w:tc>
      </w:tr>
      <w:tr w:rsidR="0040689B" w:rsidRPr="00651178" w14:paraId="55EA7FDE" w14:textId="77777777" w:rsidTr="0040689B">
        <w:tc>
          <w:tcPr>
            <w:tcW w:w="1656" w:type="dxa"/>
          </w:tcPr>
          <w:p w14:paraId="366687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66258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-1：显示用户列表</w:t>
            </w:r>
          </w:p>
        </w:tc>
      </w:tr>
      <w:tr w:rsidR="00021E50" w:rsidRPr="00651178" w14:paraId="4CF47C06" w14:textId="77777777" w:rsidTr="0040689B">
        <w:trPr>
          <w:ins w:id="20123" w:author="XuanWen Chen" w:date="2018-12-30T19:52:00Z"/>
        </w:trPr>
        <w:tc>
          <w:tcPr>
            <w:tcW w:w="1656" w:type="dxa"/>
          </w:tcPr>
          <w:p w14:paraId="6E32449F" w14:textId="4F48EF65" w:rsidR="00021E50" w:rsidRPr="00651178" w:rsidRDefault="00021E50" w:rsidP="0040689B">
            <w:pPr>
              <w:rPr>
                <w:ins w:id="20124" w:author="XuanWen Chen" w:date="2018-12-30T19:52:00Z"/>
                <w:rFonts w:hAnsi="宋体"/>
              </w:rPr>
            </w:pPr>
            <w:ins w:id="20125" w:author="XuanWen Chen" w:date="2018-12-30T19:52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197F8A97" w14:textId="1F0CA763" w:rsidR="00021E50" w:rsidRPr="00021E50" w:rsidRDefault="00021E50">
            <w:pPr>
              <w:spacing w:line="240" w:lineRule="auto"/>
              <w:jc w:val="left"/>
              <w:rPr>
                <w:ins w:id="20126" w:author="XuanWen Chen" w:date="2018-12-30T19:52:00Z"/>
                <w:rFonts w:hAnsi="宋体"/>
                <w:rPrChange w:id="20127" w:author="XuanWen Chen" w:date="2018-12-30T19:52:00Z">
                  <w:rPr>
                    <w:ins w:id="20128" w:author="XuanWen Chen" w:date="2018-12-30T19:52:00Z"/>
                  </w:rPr>
                </w:rPrChange>
              </w:rPr>
              <w:pPrChange w:id="20129" w:author="XuanWen Chen" w:date="2018-12-30T19:52:00Z">
                <w:pPr>
                  <w:numPr>
                    <w:numId w:val="33"/>
                  </w:numPr>
                  <w:spacing w:line="240" w:lineRule="auto"/>
                  <w:ind w:left="360" w:hanging="360"/>
                  <w:jc w:val="left"/>
                </w:pPr>
              </w:pPrChange>
            </w:pPr>
            <w:ins w:id="20130" w:author="XuanWen Chen" w:date="2018-12-30T19:52:00Z">
              <w:r>
                <w:rPr>
                  <w:rFonts w:hAnsi="宋体" w:hint="eastAsia"/>
                </w:rPr>
                <w:t>用户关键词</w:t>
              </w:r>
            </w:ins>
          </w:p>
        </w:tc>
      </w:tr>
      <w:tr w:rsidR="00021E50" w:rsidRPr="00651178" w14:paraId="3BE57705" w14:textId="77777777" w:rsidTr="0040689B">
        <w:trPr>
          <w:ins w:id="20131" w:author="XuanWen Chen" w:date="2018-12-30T19:52:00Z"/>
        </w:trPr>
        <w:tc>
          <w:tcPr>
            <w:tcW w:w="1656" w:type="dxa"/>
          </w:tcPr>
          <w:p w14:paraId="43A86DA0" w14:textId="04768FDF" w:rsidR="00021E50" w:rsidRPr="00651178" w:rsidRDefault="00021E50" w:rsidP="0040689B">
            <w:pPr>
              <w:rPr>
                <w:ins w:id="20132" w:author="XuanWen Chen" w:date="2018-12-30T19:52:00Z"/>
                <w:rFonts w:hAnsi="宋体"/>
              </w:rPr>
            </w:pPr>
            <w:ins w:id="20133" w:author="XuanWen Chen" w:date="2018-12-30T19:52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2F827C40" w14:textId="0190A4ED" w:rsidR="00021E50" w:rsidRPr="00021E50" w:rsidRDefault="00021E50">
            <w:pPr>
              <w:spacing w:line="240" w:lineRule="auto"/>
              <w:jc w:val="left"/>
              <w:rPr>
                <w:ins w:id="20134" w:author="XuanWen Chen" w:date="2018-12-30T19:52:00Z"/>
                <w:rFonts w:hAnsi="宋体"/>
                <w:rPrChange w:id="20135" w:author="XuanWen Chen" w:date="2018-12-30T19:52:00Z">
                  <w:rPr>
                    <w:ins w:id="20136" w:author="XuanWen Chen" w:date="2018-12-30T19:52:00Z"/>
                  </w:rPr>
                </w:rPrChange>
              </w:rPr>
              <w:pPrChange w:id="20137" w:author="XuanWen Chen" w:date="2018-12-30T19:52:00Z">
                <w:pPr>
                  <w:numPr>
                    <w:numId w:val="33"/>
                  </w:numPr>
                  <w:spacing w:line="240" w:lineRule="auto"/>
                  <w:ind w:left="360" w:hanging="360"/>
                  <w:jc w:val="left"/>
                </w:pPr>
              </w:pPrChange>
            </w:pPr>
            <w:ins w:id="20138" w:author="XuanWen Chen" w:date="2018-12-30T19:52:00Z">
              <w:r>
                <w:rPr>
                  <w:rFonts w:hAnsi="宋体" w:hint="eastAsia"/>
                </w:rPr>
                <w:t>用户查询结果</w:t>
              </w:r>
            </w:ins>
          </w:p>
        </w:tc>
      </w:tr>
      <w:tr w:rsidR="0040689B" w:rsidRPr="00651178" w14:paraId="6940FC4F" w14:textId="77777777" w:rsidTr="0040689B">
        <w:tc>
          <w:tcPr>
            <w:tcW w:w="1656" w:type="dxa"/>
          </w:tcPr>
          <w:p w14:paraId="20383F2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8DC0E18" w14:textId="77777777" w:rsidR="0040689B" w:rsidRPr="00651178" w:rsidRDefault="0040689B" w:rsidP="00AE77A1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</w:t>
            </w:r>
          </w:p>
          <w:p w14:paraId="1D156E69" w14:textId="77777777" w:rsidR="0040689B" w:rsidRPr="00651178" w:rsidRDefault="0040689B" w:rsidP="00AE77A1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5A3974C1" w14:textId="77777777" w:rsidR="0040689B" w:rsidRPr="00651178" w:rsidRDefault="0040689B" w:rsidP="00AE77A1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展现用户列表</w:t>
            </w:r>
          </w:p>
        </w:tc>
      </w:tr>
      <w:tr w:rsidR="0040689B" w:rsidRPr="00651178" w14:paraId="075D2F32" w14:textId="77777777" w:rsidTr="0040689B">
        <w:tc>
          <w:tcPr>
            <w:tcW w:w="1656" w:type="dxa"/>
          </w:tcPr>
          <w:p w14:paraId="7D1C47A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0F4B8AA" w14:textId="1CCAC50A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139" w:author="XuanWen Chen" w:date="2018-12-30T19:4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7E78A751" w14:textId="77777777" w:rsidTr="0040689B">
        <w:tc>
          <w:tcPr>
            <w:tcW w:w="1656" w:type="dxa"/>
          </w:tcPr>
          <w:p w14:paraId="1CE858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88697C2" w14:textId="30B87109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140" w:author="XuanWen Chen" w:date="2018-12-30T19:4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3DBC818C" w14:textId="77777777" w:rsidTr="0040689B">
        <w:tc>
          <w:tcPr>
            <w:tcW w:w="1656" w:type="dxa"/>
          </w:tcPr>
          <w:p w14:paraId="75B7D75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8CC393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141" w:author="XuanWen Chen" w:date="2018-12-30T19:49:00Z">
              <w:r w:rsidRPr="00651178" w:rsidDel="00021E50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7EF5F4C5" w14:textId="77777777" w:rsidTr="0040689B">
        <w:tc>
          <w:tcPr>
            <w:tcW w:w="1656" w:type="dxa"/>
          </w:tcPr>
          <w:p w14:paraId="03C2AE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E9B1809" w14:textId="1AE5F5FB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142" w:author="XuanWen Chen" w:date="2018-12-30T19:49:00Z">
              <w:r w:rsidRPr="00651178" w:rsidDel="00021E50">
                <w:rPr>
                  <w:rFonts w:hAnsi="宋体" w:hint="eastAsia"/>
                </w:rPr>
                <w:delText>中</w:delText>
              </w:r>
            </w:del>
            <w:ins w:id="20143" w:author="XuanWen Chen" w:date="2018-12-30T19:49:00Z">
              <w:r w:rsidR="00021E50">
                <w:rPr>
                  <w:rFonts w:hAnsi="宋体" w:hint="eastAsia"/>
                </w:rPr>
                <w:t>每天</w:t>
              </w:r>
            </w:ins>
            <w:ins w:id="20144" w:author="XuanWen Chen" w:date="2018-12-30T19:50:00Z">
              <w:r w:rsidR="00021E50">
                <w:rPr>
                  <w:rFonts w:hAnsi="宋体" w:hint="eastAsia"/>
                </w:rPr>
                <w:t>50</w:t>
              </w:r>
            </w:ins>
            <w:ins w:id="20145" w:author="XuanWen Chen" w:date="2018-12-30T19:49:00Z">
              <w:r w:rsidR="00021E50">
                <w:rPr>
                  <w:rFonts w:hAnsi="宋体" w:hint="eastAsia"/>
                </w:rPr>
                <w:t>次</w:t>
              </w:r>
            </w:ins>
          </w:p>
        </w:tc>
      </w:tr>
      <w:tr w:rsidR="0040689B" w:rsidRPr="00651178" w14:paraId="3233FD2D" w14:textId="77777777" w:rsidTr="0040689B">
        <w:tc>
          <w:tcPr>
            <w:tcW w:w="1656" w:type="dxa"/>
          </w:tcPr>
          <w:p w14:paraId="3CBC3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ADD2DD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627F6946" w14:textId="77777777" w:rsidTr="0040689B">
        <w:tc>
          <w:tcPr>
            <w:tcW w:w="1656" w:type="dxa"/>
          </w:tcPr>
          <w:p w14:paraId="0F84750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78B350F" w14:textId="445A3FD6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146" w:author="XuanWen Chen" w:date="2018-12-30T19:50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0689B" w:rsidRPr="00651178" w14:paraId="53890CE9" w14:textId="77777777" w:rsidTr="0040689B">
        <w:tc>
          <w:tcPr>
            <w:tcW w:w="1656" w:type="dxa"/>
          </w:tcPr>
          <w:p w14:paraId="4CF680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7B3CD1C" w14:textId="0BA853DA" w:rsidR="0040689B" w:rsidRPr="00651178" w:rsidDel="00021E50" w:rsidRDefault="00021E50" w:rsidP="0040689B">
            <w:pPr>
              <w:rPr>
                <w:del w:id="20147" w:author="XuanWen Chen" w:date="2018-12-30T19:52:00Z"/>
                <w:rFonts w:hAnsi="宋体"/>
              </w:rPr>
            </w:pPr>
            <w:ins w:id="20148" w:author="XuanWen Chen" w:date="2018-12-30T19:49:00Z">
              <w:r>
                <w:rPr>
                  <w:rFonts w:hAnsi="宋体" w:hint="eastAsia"/>
                </w:rPr>
                <w:t>每天管理员需要查询50次用户</w:t>
              </w:r>
            </w:ins>
          </w:p>
          <w:p w14:paraId="37D07799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4C47185D" w14:textId="78437E52" w:rsidR="0040689B" w:rsidRPr="00651178" w:rsidRDefault="00AB4893" w:rsidP="00C06991">
      <w:pPr>
        <w:pStyle w:val="4"/>
      </w:pPr>
      <w:bookmarkStart w:id="20149" w:name="_Toc533621508"/>
      <w:ins w:id="20150" w:author="XuanWen Chen" w:date="2018-12-30T22:05:00Z">
        <w:r>
          <w:rPr>
            <w:rFonts w:hint="eastAsia"/>
          </w:rPr>
          <w:t>管理员</w:t>
        </w:r>
      </w:ins>
      <w:r w:rsidR="00C06991" w:rsidRPr="00651178">
        <w:rPr>
          <w:rFonts w:hint="eastAsia"/>
        </w:rPr>
        <w:t>用户封禁</w:t>
      </w:r>
      <w:bookmarkEnd w:id="2014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7A4F19E3" w14:textId="77777777" w:rsidTr="0040689B">
        <w:tc>
          <w:tcPr>
            <w:tcW w:w="1656" w:type="dxa"/>
          </w:tcPr>
          <w:p w14:paraId="5E7E841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69E8488" w14:textId="017D6BF3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8</w:t>
            </w:r>
            <w:r w:rsidRPr="00651178">
              <w:rPr>
                <w:rFonts w:hAnsi="宋体" w:hint="eastAsia"/>
                <w:b/>
              </w:rPr>
              <w:t>：</w:t>
            </w:r>
            <w:ins w:id="20151" w:author="XuanWen Chen" w:date="2018-12-30T22:05:00Z">
              <w:r w:rsidR="00AB4893" w:rsidRPr="00AB4893">
                <w:rPr>
                  <w:rFonts w:hAnsi="宋体" w:hint="eastAsia"/>
                  <w:b/>
                </w:rPr>
                <w:t>管理员用户封禁</w:t>
              </w:r>
            </w:ins>
            <w:del w:id="20152" w:author="XuanWen Chen" w:date="2018-12-30T22:05:00Z">
              <w:r w:rsidRPr="00651178" w:rsidDel="00AB4893">
                <w:rPr>
                  <w:rFonts w:hAnsi="宋体" w:hint="eastAsia"/>
                  <w:b/>
                </w:rPr>
                <w:delText>用户封禁</w:delText>
              </w:r>
            </w:del>
          </w:p>
        </w:tc>
      </w:tr>
      <w:tr w:rsidR="0040689B" w:rsidRPr="00651178" w14:paraId="44A2CA32" w14:textId="77777777" w:rsidTr="0040689B">
        <w:tc>
          <w:tcPr>
            <w:tcW w:w="1656" w:type="dxa"/>
          </w:tcPr>
          <w:p w14:paraId="47A11A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A7F459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F9CF5E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392DFD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3B9147B9" w14:textId="77777777" w:rsidTr="0040689B">
        <w:tc>
          <w:tcPr>
            <w:tcW w:w="1656" w:type="dxa"/>
          </w:tcPr>
          <w:p w14:paraId="3433C0B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0763E6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13448ED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27D7DE" w14:textId="18BAABC7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153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25978992" w14:textId="77777777" w:rsidTr="0040689B">
        <w:tc>
          <w:tcPr>
            <w:tcW w:w="1656" w:type="dxa"/>
          </w:tcPr>
          <w:p w14:paraId="4F7969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FD1903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B9BA695" w14:textId="77777777" w:rsidTr="0040689B">
        <w:tc>
          <w:tcPr>
            <w:tcW w:w="1656" w:type="dxa"/>
          </w:tcPr>
          <w:p w14:paraId="418561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6561" w:type="dxa"/>
            <w:gridSpan w:val="3"/>
          </w:tcPr>
          <w:p w14:paraId="34E761B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管理员封禁的用户，使其无法登陆网站</w:t>
            </w:r>
          </w:p>
        </w:tc>
      </w:tr>
      <w:tr w:rsidR="0040689B" w:rsidRPr="00651178" w14:paraId="1736E6DB" w14:textId="77777777" w:rsidTr="0040689B">
        <w:tc>
          <w:tcPr>
            <w:tcW w:w="1656" w:type="dxa"/>
          </w:tcPr>
          <w:p w14:paraId="0D526F7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2E8AA0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用户严重违规</w:t>
            </w:r>
          </w:p>
        </w:tc>
      </w:tr>
      <w:tr w:rsidR="0040689B" w:rsidRPr="00651178" w14:paraId="459D3439" w14:textId="77777777" w:rsidTr="0040689B">
        <w:tc>
          <w:tcPr>
            <w:tcW w:w="1656" w:type="dxa"/>
          </w:tcPr>
          <w:p w14:paraId="304315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89FCD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网站中存在用户</w:t>
            </w:r>
          </w:p>
        </w:tc>
      </w:tr>
      <w:tr w:rsidR="0040689B" w:rsidRPr="00651178" w14:paraId="24221328" w14:textId="77777777" w:rsidTr="0040689B">
        <w:tc>
          <w:tcPr>
            <w:tcW w:w="1656" w:type="dxa"/>
          </w:tcPr>
          <w:p w14:paraId="3AE949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2BC129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-1：用户被封禁</w:t>
            </w:r>
          </w:p>
        </w:tc>
      </w:tr>
      <w:tr w:rsidR="00510CBD" w:rsidRPr="00651178" w14:paraId="3E3CF71E" w14:textId="77777777" w:rsidTr="0040689B">
        <w:trPr>
          <w:ins w:id="20154" w:author="XuanWen Chen" w:date="2018-12-30T19:58:00Z"/>
        </w:trPr>
        <w:tc>
          <w:tcPr>
            <w:tcW w:w="1656" w:type="dxa"/>
          </w:tcPr>
          <w:p w14:paraId="0417D3A5" w14:textId="0321B49E" w:rsidR="00510CBD" w:rsidRPr="00651178" w:rsidRDefault="00510CBD" w:rsidP="0040689B">
            <w:pPr>
              <w:rPr>
                <w:ins w:id="20155" w:author="XuanWen Chen" w:date="2018-12-30T19:58:00Z"/>
                <w:rFonts w:hAnsi="宋体"/>
              </w:rPr>
            </w:pPr>
            <w:ins w:id="20156" w:author="XuanWen Chen" w:date="2018-12-30T19:59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211F062F" w14:textId="0866660B" w:rsidR="00510CBD" w:rsidRPr="00651178" w:rsidRDefault="00510CBD" w:rsidP="0040689B">
            <w:pPr>
              <w:jc w:val="left"/>
              <w:rPr>
                <w:ins w:id="20157" w:author="XuanWen Chen" w:date="2018-12-30T19:58:00Z"/>
                <w:rFonts w:hAnsi="宋体"/>
              </w:rPr>
            </w:pPr>
            <w:ins w:id="20158" w:author="XuanWen Chen" w:date="2018-12-30T19:59:00Z">
              <w:r>
                <w:rPr>
                  <w:rFonts w:hAnsi="宋体" w:hint="eastAsia"/>
                </w:rPr>
                <w:t>要封禁的用户</w:t>
              </w:r>
            </w:ins>
          </w:p>
        </w:tc>
      </w:tr>
      <w:tr w:rsidR="00510CBD" w:rsidRPr="00651178" w14:paraId="2EA35959" w14:textId="77777777" w:rsidTr="0040689B">
        <w:trPr>
          <w:ins w:id="20159" w:author="XuanWen Chen" w:date="2018-12-30T19:59:00Z"/>
        </w:trPr>
        <w:tc>
          <w:tcPr>
            <w:tcW w:w="1656" w:type="dxa"/>
          </w:tcPr>
          <w:p w14:paraId="0B6B2EF3" w14:textId="26439BAC" w:rsidR="00510CBD" w:rsidRPr="00651178" w:rsidRDefault="00510CBD" w:rsidP="0040689B">
            <w:pPr>
              <w:rPr>
                <w:ins w:id="20160" w:author="XuanWen Chen" w:date="2018-12-30T19:59:00Z"/>
                <w:rFonts w:hAnsi="宋体"/>
              </w:rPr>
            </w:pPr>
            <w:ins w:id="20161" w:author="XuanWen Chen" w:date="2018-12-30T19:59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29F4C7D7" w14:textId="3377B865" w:rsidR="00510CBD" w:rsidRPr="00651178" w:rsidRDefault="00510CBD" w:rsidP="0040689B">
            <w:pPr>
              <w:jc w:val="left"/>
              <w:rPr>
                <w:ins w:id="20162" w:author="XuanWen Chen" w:date="2018-12-30T19:59:00Z"/>
                <w:rFonts w:hAnsi="宋体"/>
              </w:rPr>
            </w:pPr>
            <w:ins w:id="20163" w:author="XuanWen Chen" w:date="2018-12-30T19:59:00Z">
              <w:r>
                <w:rPr>
                  <w:rFonts w:hAnsi="宋体" w:hint="eastAsia"/>
                </w:rPr>
                <w:t>目标用户被封禁</w:t>
              </w:r>
            </w:ins>
          </w:p>
        </w:tc>
      </w:tr>
      <w:tr w:rsidR="0040689B" w:rsidRPr="00651178" w14:paraId="585B6554" w14:textId="77777777" w:rsidTr="0040689B">
        <w:tc>
          <w:tcPr>
            <w:tcW w:w="1656" w:type="dxa"/>
          </w:tcPr>
          <w:p w14:paraId="4A45B96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FE57B87" w14:textId="77777777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查询用户</w:t>
            </w:r>
          </w:p>
          <w:p w14:paraId="51C0DA36" w14:textId="77777777" w:rsidR="0040689B" w:rsidRPr="00651178" w:rsidDel="00510CBD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del w:id="20164" w:author="XuanWen Chen" w:date="2018-12-30T19:59:00Z"/>
                <w:rFonts w:hAnsi="宋体"/>
              </w:rPr>
            </w:pPr>
            <w:r w:rsidRPr="00651178">
              <w:rPr>
                <w:rFonts w:hAnsi="宋体" w:hint="eastAsia"/>
              </w:rPr>
              <w:t>选择要封禁的用户或用户群</w:t>
            </w:r>
          </w:p>
          <w:p w14:paraId="6E80204F" w14:textId="77777777" w:rsidR="0040689B" w:rsidRPr="00510CBD" w:rsidRDefault="0040689B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  <w:rPrChange w:id="20165" w:author="XuanWen Chen" w:date="2018-12-30T19:59:00Z">
                  <w:rPr/>
                </w:rPrChange>
              </w:rPr>
            </w:pPr>
            <w:del w:id="20166" w:author="XuanWen Chen" w:date="2018-12-30T19:59:00Z">
              <w:r w:rsidRPr="00510CBD" w:rsidDel="00510CBD">
                <w:rPr>
                  <w:rFonts w:hAnsi="宋体" w:hint="eastAsia"/>
                  <w:rPrChange w:id="20167" w:author="XuanWen Chen" w:date="2018-12-30T19:59:00Z">
                    <w:rPr>
                      <w:rFonts w:hint="eastAsia"/>
                    </w:rPr>
                  </w:rPrChange>
                </w:rPr>
                <w:delText>重新确认</w:delText>
              </w:r>
            </w:del>
          </w:p>
          <w:p w14:paraId="4464569C" w14:textId="6E529B6E" w:rsidR="0040689B" w:rsidRPr="00651178" w:rsidRDefault="0040689B" w:rsidP="00AE77A1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</w:t>
            </w:r>
            <w:del w:id="20168" w:author="XuanWen Chen" w:date="2018-12-30T19:59:00Z">
              <w:r w:rsidRPr="00651178" w:rsidDel="00510CBD">
                <w:rPr>
                  <w:rFonts w:hAnsi="宋体" w:hint="eastAsia"/>
                </w:rPr>
                <w:delText>删除</w:delText>
              </w:r>
            </w:del>
            <w:ins w:id="20169" w:author="XuanWen Chen" w:date="2018-12-30T19:59:00Z">
              <w:r w:rsidR="00510CBD">
                <w:rPr>
                  <w:rFonts w:hAnsi="宋体" w:hint="eastAsia"/>
                </w:rPr>
                <w:t>封禁</w:t>
              </w:r>
            </w:ins>
            <w:r w:rsidRPr="00651178">
              <w:rPr>
                <w:rFonts w:hAnsi="宋体" w:hint="eastAsia"/>
              </w:rPr>
              <w:t>申请</w:t>
            </w:r>
          </w:p>
        </w:tc>
      </w:tr>
      <w:tr w:rsidR="0040689B" w:rsidRPr="00651178" w14:paraId="31C5BA40" w14:textId="77777777" w:rsidTr="0040689B">
        <w:tc>
          <w:tcPr>
            <w:tcW w:w="1656" w:type="dxa"/>
          </w:tcPr>
          <w:p w14:paraId="454B2C5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FF1FEB8" w14:textId="123FBE93" w:rsidR="0040689B" w:rsidRPr="00651178" w:rsidRDefault="00510CBD" w:rsidP="0040689B">
            <w:pPr>
              <w:jc w:val="left"/>
              <w:rPr>
                <w:rFonts w:hAnsi="宋体"/>
              </w:rPr>
            </w:pPr>
            <w:ins w:id="20170" w:author="XuanWen Chen" w:date="2018-12-30T19:5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09FB1580" w14:textId="77777777" w:rsidTr="0040689B">
        <w:tc>
          <w:tcPr>
            <w:tcW w:w="1656" w:type="dxa"/>
          </w:tcPr>
          <w:p w14:paraId="098708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C51D23C" w14:textId="02710252" w:rsidR="0040689B" w:rsidRPr="00651178" w:rsidRDefault="00510CBD" w:rsidP="0040689B">
            <w:pPr>
              <w:jc w:val="left"/>
              <w:rPr>
                <w:rFonts w:hAnsi="宋体"/>
              </w:rPr>
            </w:pPr>
            <w:ins w:id="20171" w:author="XuanWen Chen" w:date="2018-12-30T19:59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016A7AF1" w14:textId="77777777" w:rsidTr="0040689B">
        <w:tc>
          <w:tcPr>
            <w:tcW w:w="1656" w:type="dxa"/>
          </w:tcPr>
          <w:p w14:paraId="007490D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2E54A9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172" w:author="XuanWen Chen" w:date="2018-12-30T19:59:00Z">
              <w:r w:rsidRPr="00651178" w:rsidDel="00510CBD">
                <w:rPr>
                  <w:rFonts w:hAnsi="宋体" w:hint="eastAsia"/>
                </w:rPr>
                <w:delText>中</w:delText>
              </w:r>
            </w:del>
          </w:p>
        </w:tc>
      </w:tr>
      <w:tr w:rsidR="0040689B" w:rsidRPr="00651178" w14:paraId="4A73B1EF" w14:textId="77777777" w:rsidTr="0040689B">
        <w:tc>
          <w:tcPr>
            <w:tcW w:w="1656" w:type="dxa"/>
          </w:tcPr>
          <w:p w14:paraId="6CFB1B7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85AB236" w14:textId="287C9C82" w:rsidR="0040689B" w:rsidRPr="00651178" w:rsidRDefault="00510CBD" w:rsidP="0040689B">
            <w:pPr>
              <w:jc w:val="left"/>
              <w:rPr>
                <w:rFonts w:hAnsi="宋体"/>
              </w:rPr>
            </w:pPr>
            <w:ins w:id="20173" w:author="XuanWen Chen" w:date="2018-12-30T20:00:00Z">
              <w:r>
                <w:rPr>
                  <w:rFonts w:hAnsi="宋体" w:hint="eastAsia"/>
                </w:rPr>
                <w:t>每天1次</w:t>
              </w:r>
            </w:ins>
            <w:del w:id="20174" w:author="XuanWen Chen" w:date="2018-12-30T19:59:00Z">
              <w:r w:rsidR="0040689B" w:rsidRPr="00651178" w:rsidDel="00510CBD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651178" w14:paraId="0506139C" w14:textId="77777777" w:rsidTr="0040689B">
        <w:tc>
          <w:tcPr>
            <w:tcW w:w="1656" w:type="dxa"/>
          </w:tcPr>
          <w:p w14:paraId="537E027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430F3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021E50" w:rsidRPr="00651178" w14:paraId="63ECB7EA" w14:textId="77777777" w:rsidTr="0040689B">
        <w:tc>
          <w:tcPr>
            <w:tcW w:w="1656" w:type="dxa"/>
          </w:tcPr>
          <w:p w14:paraId="552AFF1E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D8A0B9F" w14:textId="66DF342D" w:rsidR="00021E50" w:rsidRPr="00651178" w:rsidRDefault="00021E50" w:rsidP="00021E50">
            <w:pPr>
              <w:jc w:val="left"/>
              <w:rPr>
                <w:rFonts w:hAnsi="宋体"/>
              </w:rPr>
            </w:pPr>
            <w:ins w:id="20175" w:author="XuanWen Chen" w:date="2018-12-30T19:51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510CBD" w:rsidRPr="00651178" w14:paraId="2DB6D78D" w14:textId="77777777" w:rsidTr="0040689B">
        <w:tc>
          <w:tcPr>
            <w:tcW w:w="1656" w:type="dxa"/>
          </w:tcPr>
          <w:p w14:paraId="0B586E3E" w14:textId="77777777" w:rsidR="00510CBD" w:rsidRPr="00651178" w:rsidRDefault="00510CBD" w:rsidP="00510CBD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A89F905" w14:textId="64CAFEE1" w:rsidR="00510CBD" w:rsidRPr="00651178" w:rsidDel="00021E50" w:rsidRDefault="00510CBD" w:rsidP="00510CBD">
            <w:pPr>
              <w:rPr>
                <w:del w:id="20176" w:author="XuanWen Chen" w:date="2018-12-30T19:51:00Z"/>
                <w:rFonts w:hAnsi="宋体"/>
              </w:rPr>
            </w:pPr>
            <w:ins w:id="20177" w:author="XuanWen Chen" w:date="2018-12-30T20:00:00Z">
              <w:r>
                <w:rPr>
                  <w:rFonts w:hAnsi="宋体" w:hint="eastAsia"/>
                </w:rPr>
                <w:t>管理员每天封禁符违规的用户</w:t>
              </w:r>
            </w:ins>
          </w:p>
          <w:p w14:paraId="7A230D01" w14:textId="77777777" w:rsidR="00510CBD" w:rsidRPr="00651178" w:rsidRDefault="00510CBD" w:rsidP="00510CBD">
            <w:pPr>
              <w:rPr>
                <w:rFonts w:hAnsi="宋体"/>
              </w:rPr>
            </w:pPr>
          </w:p>
        </w:tc>
      </w:tr>
    </w:tbl>
    <w:p w14:paraId="58DC1823" w14:textId="011084E6" w:rsidR="00693169" w:rsidRDefault="00AB4893" w:rsidP="00021E50">
      <w:pPr>
        <w:pStyle w:val="4"/>
        <w:rPr>
          <w:ins w:id="20178" w:author="XuanWen Chen" w:date="2018-12-30T19:54:00Z"/>
        </w:rPr>
      </w:pPr>
      <w:bookmarkStart w:id="20179" w:name="_Toc533621509"/>
      <w:ins w:id="20180" w:author="XuanWen Chen" w:date="2018-12-30T22:05:00Z">
        <w:r>
          <w:rPr>
            <w:rFonts w:hint="eastAsia"/>
          </w:rPr>
          <w:t>管理员</w:t>
        </w:r>
        <w:r w:rsidRPr="00693169">
          <w:rPr>
            <w:rFonts w:hint="eastAsia"/>
          </w:rPr>
          <w:t>解封</w:t>
        </w:r>
      </w:ins>
      <w:r w:rsidR="00693169" w:rsidRPr="00693169">
        <w:rPr>
          <w:rFonts w:hint="eastAsia"/>
        </w:rPr>
        <w:t>用户</w:t>
      </w:r>
      <w:del w:id="20181" w:author="XuanWen Chen" w:date="2018-12-30T22:05:00Z">
        <w:r w:rsidR="00693169" w:rsidRPr="00693169" w:rsidDel="00AB4893">
          <w:rPr>
            <w:rFonts w:hint="eastAsia"/>
          </w:rPr>
          <w:delText>解封</w:delText>
        </w:r>
      </w:del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510CBD" w:rsidRPr="00651178" w14:paraId="0F8C145B" w14:textId="77777777" w:rsidTr="00F95952">
        <w:trPr>
          <w:ins w:id="20182" w:author="XuanWen Chen" w:date="2018-12-30T19:54:00Z"/>
        </w:trPr>
        <w:tc>
          <w:tcPr>
            <w:tcW w:w="1656" w:type="dxa"/>
          </w:tcPr>
          <w:p w14:paraId="4E957FC4" w14:textId="77777777" w:rsidR="00510CBD" w:rsidRPr="00651178" w:rsidRDefault="00510CBD" w:rsidP="00F95952">
            <w:pPr>
              <w:rPr>
                <w:ins w:id="20183" w:author="XuanWen Chen" w:date="2018-12-30T19:54:00Z"/>
                <w:rFonts w:hAnsi="宋体"/>
              </w:rPr>
            </w:pPr>
            <w:ins w:id="20184" w:author="XuanWen Chen" w:date="2018-12-30T19:54:00Z">
              <w:r w:rsidRPr="00651178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</w:tcPr>
          <w:p w14:paraId="58535260" w14:textId="17EA5B3D" w:rsidR="00510CBD" w:rsidRPr="00651178" w:rsidRDefault="00510CBD" w:rsidP="00F95952">
            <w:pPr>
              <w:jc w:val="left"/>
              <w:rPr>
                <w:ins w:id="20185" w:author="XuanWen Chen" w:date="2018-12-30T19:54:00Z"/>
                <w:rFonts w:hAnsi="宋体"/>
                <w:b/>
              </w:rPr>
            </w:pPr>
            <w:ins w:id="20186" w:author="XuanWen Chen" w:date="2018-12-30T19:54:00Z">
              <w:r w:rsidRPr="00651178">
                <w:rPr>
                  <w:rFonts w:hAnsi="宋体" w:hint="eastAsia"/>
                  <w:b/>
                </w:rPr>
                <w:t>UC-</w:t>
              </w:r>
              <w:r w:rsidRPr="00651178">
                <w:rPr>
                  <w:rFonts w:hAnsi="宋体"/>
                  <w:b/>
                </w:rPr>
                <w:t>8</w:t>
              </w:r>
              <w:r w:rsidRPr="00651178">
                <w:rPr>
                  <w:rFonts w:hAnsi="宋体" w:hint="eastAsia"/>
                  <w:b/>
                </w:rPr>
                <w:t>：</w:t>
              </w:r>
            </w:ins>
            <w:ins w:id="20187" w:author="XuanWen Chen" w:date="2018-12-30T22:05:00Z">
              <w:r w:rsidR="00AB4893" w:rsidRPr="00AB4893">
                <w:rPr>
                  <w:rFonts w:hAnsi="宋体" w:hint="eastAsia"/>
                  <w:b/>
                </w:rPr>
                <w:t>管理员解封用户</w:t>
              </w:r>
            </w:ins>
          </w:p>
        </w:tc>
      </w:tr>
      <w:tr w:rsidR="00510CBD" w:rsidRPr="00651178" w14:paraId="17022179" w14:textId="77777777" w:rsidTr="00F95952">
        <w:trPr>
          <w:ins w:id="20188" w:author="XuanWen Chen" w:date="2018-12-30T19:54:00Z"/>
        </w:trPr>
        <w:tc>
          <w:tcPr>
            <w:tcW w:w="1656" w:type="dxa"/>
          </w:tcPr>
          <w:p w14:paraId="0BF5949E" w14:textId="77777777" w:rsidR="00510CBD" w:rsidRPr="00651178" w:rsidRDefault="00510CBD" w:rsidP="00F95952">
            <w:pPr>
              <w:rPr>
                <w:ins w:id="20189" w:author="XuanWen Chen" w:date="2018-12-30T19:54:00Z"/>
                <w:rFonts w:hAnsi="宋体"/>
              </w:rPr>
            </w:pPr>
            <w:ins w:id="20190" w:author="XuanWen Chen" w:date="2018-12-30T19:54:00Z">
              <w:r w:rsidRPr="00651178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</w:tcPr>
          <w:p w14:paraId="675335A8" w14:textId="3D6D5F36" w:rsidR="00510CBD" w:rsidRPr="00651178" w:rsidRDefault="00510CBD" w:rsidP="00F95952">
            <w:pPr>
              <w:jc w:val="left"/>
              <w:rPr>
                <w:ins w:id="20191" w:author="XuanWen Chen" w:date="2018-12-30T19:54:00Z"/>
                <w:rFonts w:hAnsi="宋体"/>
              </w:rPr>
            </w:pPr>
            <w:ins w:id="20192" w:author="XuanWen Chen" w:date="2018-12-30T19:54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645" w:type="dxa"/>
          </w:tcPr>
          <w:p w14:paraId="7E3E5A13" w14:textId="77777777" w:rsidR="00510CBD" w:rsidRPr="00651178" w:rsidRDefault="00510CBD" w:rsidP="00F95952">
            <w:pPr>
              <w:jc w:val="left"/>
              <w:rPr>
                <w:ins w:id="20193" w:author="XuanWen Chen" w:date="2018-12-30T19:54:00Z"/>
                <w:rFonts w:hAnsi="宋体"/>
              </w:rPr>
            </w:pPr>
            <w:ins w:id="20194" w:author="XuanWen Chen" w:date="2018-12-30T19:54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</w:tcPr>
          <w:p w14:paraId="39128842" w14:textId="3D3F61C6" w:rsidR="00510CBD" w:rsidRPr="00651178" w:rsidRDefault="00510CBD" w:rsidP="00F95952">
            <w:pPr>
              <w:jc w:val="left"/>
              <w:rPr>
                <w:ins w:id="20195" w:author="XuanWen Chen" w:date="2018-12-30T19:54:00Z"/>
                <w:rFonts w:hAnsi="宋体"/>
              </w:rPr>
            </w:pPr>
            <w:ins w:id="20196" w:author="XuanWen Chen" w:date="2018-12-30T19:54:00Z">
              <w:r w:rsidRPr="00651178">
                <w:rPr>
                  <w:rFonts w:hAnsi="宋体" w:hint="eastAsia"/>
                </w:rPr>
                <w:t>2</w:t>
              </w:r>
              <w:r w:rsidRPr="00651178">
                <w:rPr>
                  <w:rFonts w:hAnsi="宋体"/>
                </w:rPr>
                <w:t>018</w:t>
              </w:r>
              <w:r w:rsidRPr="00651178">
                <w:rPr>
                  <w:rFonts w:hAnsi="宋体" w:hint="eastAsia"/>
                </w:rPr>
                <w:t>/12/</w:t>
              </w:r>
              <w:r>
                <w:rPr>
                  <w:rFonts w:hAnsi="宋体" w:hint="eastAsia"/>
                </w:rPr>
                <w:t>30</w:t>
              </w:r>
            </w:ins>
          </w:p>
        </w:tc>
      </w:tr>
      <w:tr w:rsidR="00510CBD" w:rsidRPr="00651178" w14:paraId="1C014AEC" w14:textId="77777777" w:rsidTr="00F95952">
        <w:trPr>
          <w:ins w:id="20197" w:author="XuanWen Chen" w:date="2018-12-30T19:54:00Z"/>
        </w:trPr>
        <w:tc>
          <w:tcPr>
            <w:tcW w:w="1656" w:type="dxa"/>
          </w:tcPr>
          <w:p w14:paraId="47CADC19" w14:textId="77777777" w:rsidR="00510CBD" w:rsidRPr="00651178" w:rsidRDefault="00510CBD" w:rsidP="00F95952">
            <w:pPr>
              <w:rPr>
                <w:ins w:id="20198" w:author="XuanWen Chen" w:date="2018-12-30T19:54:00Z"/>
                <w:rFonts w:hAnsi="宋体"/>
              </w:rPr>
            </w:pPr>
            <w:ins w:id="20199" w:author="XuanWen Chen" w:date="2018-12-30T19:54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</w:tcPr>
          <w:p w14:paraId="4C6A8D50" w14:textId="77777777" w:rsidR="00510CBD" w:rsidRPr="00651178" w:rsidRDefault="00510CBD" w:rsidP="00F95952">
            <w:pPr>
              <w:jc w:val="left"/>
              <w:rPr>
                <w:ins w:id="20200" w:author="XuanWen Chen" w:date="2018-12-30T19:54:00Z"/>
                <w:rFonts w:hAnsi="宋体"/>
              </w:rPr>
            </w:pPr>
            <w:ins w:id="20201" w:author="XuanWen Chen" w:date="2018-12-30T19:54:00Z">
              <w:r w:rsidRPr="00651178">
                <w:rPr>
                  <w:rFonts w:hAnsi="宋体" w:hint="eastAsia"/>
                </w:rPr>
                <w:t>管理员</w:t>
              </w:r>
            </w:ins>
          </w:p>
        </w:tc>
        <w:tc>
          <w:tcPr>
            <w:tcW w:w="1645" w:type="dxa"/>
          </w:tcPr>
          <w:p w14:paraId="2EBC14EC" w14:textId="77777777" w:rsidR="00510CBD" w:rsidRPr="00651178" w:rsidRDefault="00510CBD" w:rsidP="00F95952">
            <w:pPr>
              <w:jc w:val="left"/>
              <w:rPr>
                <w:ins w:id="20202" w:author="XuanWen Chen" w:date="2018-12-30T19:54:00Z"/>
                <w:rFonts w:hAnsi="宋体"/>
              </w:rPr>
            </w:pPr>
            <w:ins w:id="20203" w:author="XuanWen Chen" w:date="2018-12-30T19:54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</w:tcPr>
          <w:p w14:paraId="007B79EE" w14:textId="77777777" w:rsidR="00510CBD" w:rsidRPr="00651178" w:rsidRDefault="00510CBD" w:rsidP="00F95952">
            <w:pPr>
              <w:jc w:val="left"/>
              <w:rPr>
                <w:ins w:id="20204" w:author="XuanWen Chen" w:date="2018-12-30T19:54:00Z"/>
                <w:rFonts w:hAnsi="宋体"/>
              </w:rPr>
            </w:pPr>
            <w:ins w:id="20205" w:author="XuanWen Chen" w:date="2018-12-30T19:54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510CBD" w:rsidRPr="00651178" w14:paraId="27A310C8" w14:textId="77777777" w:rsidTr="00F95952">
        <w:trPr>
          <w:ins w:id="20206" w:author="XuanWen Chen" w:date="2018-12-30T19:54:00Z"/>
        </w:trPr>
        <w:tc>
          <w:tcPr>
            <w:tcW w:w="1656" w:type="dxa"/>
          </w:tcPr>
          <w:p w14:paraId="78A400B2" w14:textId="77777777" w:rsidR="00510CBD" w:rsidRPr="00651178" w:rsidRDefault="00510CBD" w:rsidP="00F95952">
            <w:pPr>
              <w:rPr>
                <w:ins w:id="20207" w:author="XuanWen Chen" w:date="2018-12-30T19:54:00Z"/>
                <w:rFonts w:hAnsi="宋体"/>
              </w:rPr>
            </w:pPr>
            <w:ins w:id="20208" w:author="XuanWen Chen" w:date="2018-12-30T19:54:00Z">
              <w:r w:rsidRPr="00651178">
                <w:rPr>
                  <w:rFonts w:hAnsi="宋体" w:hint="eastAsia"/>
                </w:rPr>
                <w:t>需求来源：</w:t>
              </w:r>
            </w:ins>
          </w:p>
        </w:tc>
        <w:tc>
          <w:tcPr>
            <w:tcW w:w="6561" w:type="dxa"/>
            <w:gridSpan w:val="3"/>
          </w:tcPr>
          <w:p w14:paraId="46BBA483" w14:textId="77777777" w:rsidR="00510CBD" w:rsidRPr="00651178" w:rsidRDefault="00510CBD" w:rsidP="00F95952">
            <w:pPr>
              <w:jc w:val="left"/>
              <w:rPr>
                <w:ins w:id="20209" w:author="XuanWen Chen" w:date="2018-12-30T19:54:00Z"/>
                <w:rFonts w:hAnsi="宋体"/>
              </w:rPr>
            </w:pPr>
            <w:ins w:id="20210" w:author="XuanWen Chen" w:date="2018-12-30T19:54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510CBD" w:rsidRPr="00651178" w14:paraId="1B721C67" w14:textId="77777777" w:rsidTr="00F95952">
        <w:trPr>
          <w:ins w:id="20211" w:author="XuanWen Chen" w:date="2018-12-30T19:54:00Z"/>
        </w:trPr>
        <w:tc>
          <w:tcPr>
            <w:tcW w:w="1656" w:type="dxa"/>
          </w:tcPr>
          <w:p w14:paraId="35C77E4E" w14:textId="77777777" w:rsidR="00510CBD" w:rsidRPr="00651178" w:rsidRDefault="00510CBD" w:rsidP="00F95952">
            <w:pPr>
              <w:rPr>
                <w:ins w:id="20212" w:author="XuanWen Chen" w:date="2018-12-30T19:54:00Z"/>
                <w:rFonts w:hAnsi="宋体"/>
              </w:rPr>
            </w:pPr>
            <w:ins w:id="20213" w:author="XuanWen Chen" w:date="2018-12-30T19:54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</w:tcPr>
          <w:p w14:paraId="41455246" w14:textId="5B426197" w:rsidR="00510CBD" w:rsidRPr="00651178" w:rsidRDefault="00510CBD" w:rsidP="00F95952">
            <w:pPr>
              <w:jc w:val="left"/>
              <w:rPr>
                <w:ins w:id="20214" w:author="XuanWen Chen" w:date="2018-12-30T19:54:00Z"/>
                <w:rFonts w:hAnsi="宋体"/>
              </w:rPr>
            </w:pPr>
            <w:ins w:id="20215" w:author="XuanWen Chen" w:date="2018-12-30T19:54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解封</w:t>
              </w:r>
            </w:ins>
            <w:ins w:id="20216" w:author="XuanWen Chen" w:date="2018-12-30T19:55:00Z">
              <w:r>
                <w:rPr>
                  <w:rFonts w:hAnsi="宋体" w:hint="eastAsia"/>
                </w:rPr>
                <w:t>被</w:t>
              </w:r>
            </w:ins>
            <w:ins w:id="20217" w:author="XuanWen Chen" w:date="2018-12-30T19:54:00Z">
              <w:r w:rsidRPr="00651178">
                <w:rPr>
                  <w:rFonts w:hAnsi="宋体" w:hint="eastAsia"/>
                </w:rPr>
                <w:t>封禁的用户</w:t>
              </w:r>
            </w:ins>
          </w:p>
        </w:tc>
      </w:tr>
      <w:tr w:rsidR="00510CBD" w:rsidRPr="00651178" w14:paraId="5AE46CC4" w14:textId="77777777" w:rsidTr="00F95952">
        <w:trPr>
          <w:ins w:id="20218" w:author="XuanWen Chen" w:date="2018-12-30T19:54:00Z"/>
        </w:trPr>
        <w:tc>
          <w:tcPr>
            <w:tcW w:w="1656" w:type="dxa"/>
          </w:tcPr>
          <w:p w14:paraId="03B84E26" w14:textId="77777777" w:rsidR="00510CBD" w:rsidRPr="00651178" w:rsidRDefault="00510CBD" w:rsidP="00F95952">
            <w:pPr>
              <w:rPr>
                <w:ins w:id="20219" w:author="XuanWen Chen" w:date="2018-12-30T19:54:00Z"/>
                <w:rFonts w:hAnsi="宋体"/>
              </w:rPr>
            </w:pPr>
            <w:ins w:id="20220" w:author="XuanWen Chen" w:date="2018-12-30T19:54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</w:tcPr>
          <w:p w14:paraId="509ABA28" w14:textId="39A7955E" w:rsidR="00510CBD" w:rsidRPr="00651178" w:rsidRDefault="00510CBD" w:rsidP="00F95952">
            <w:pPr>
              <w:jc w:val="left"/>
              <w:rPr>
                <w:ins w:id="20221" w:author="XuanWen Chen" w:date="2018-12-30T19:54:00Z"/>
                <w:rFonts w:hAnsi="宋体"/>
              </w:rPr>
            </w:pPr>
            <w:ins w:id="20222" w:author="XuanWen Chen" w:date="2018-12-30T19:55:00Z">
              <w:r>
                <w:rPr>
                  <w:rFonts w:hAnsi="宋体" w:hint="eastAsia"/>
                </w:rPr>
                <w:t>管理员需要把被封禁的用户解封</w:t>
              </w:r>
            </w:ins>
          </w:p>
        </w:tc>
      </w:tr>
      <w:tr w:rsidR="00510CBD" w:rsidRPr="00651178" w14:paraId="19948DF2" w14:textId="77777777" w:rsidTr="00F95952">
        <w:trPr>
          <w:ins w:id="20223" w:author="XuanWen Chen" w:date="2018-12-30T19:54:00Z"/>
        </w:trPr>
        <w:tc>
          <w:tcPr>
            <w:tcW w:w="1656" w:type="dxa"/>
          </w:tcPr>
          <w:p w14:paraId="082D8C0D" w14:textId="77777777" w:rsidR="00510CBD" w:rsidRPr="00651178" w:rsidRDefault="00510CBD" w:rsidP="00F95952">
            <w:pPr>
              <w:rPr>
                <w:ins w:id="20224" w:author="XuanWen Chen" w:date="2018-12-30T19:54:00Z"/>
                <w:rFonts w:hAnsi="宋体"/>
              </w:rPr>
            </w:pPr>
            <w:ins w:id="20225" w:author="XuanWen Chen" w:date="2018-12-30T19:54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</w:tcPr>
          <w:p w14:paraId="566270F7" w14:textId="148987BE" w:rsidR="00510CBD" w:rsidRPr="00651178" w:rsidRDefault="00510CBD" w:rsidP="00F95952">
            <w:pPr>
              <w:rPr>
                <w:ins w:id="20226" w:author="XuanWen Chen" w:date="2018-12-30T19:54:00Z"/>
                <w:rFonts w:hAnsi="宋体"/>
              </w:rPr>
            </w:pPr>
            <w:ins w:id="20227" w:author="XuanWen Chen" w:date="2018-12-30T19:5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 xml:space="preserve">RE-1: </w:t>
              </w:r>
              <w:r w:rsidRPr="00651178">
                <w:rPr>
                  <w:rFonts w:hAnsi="宋体" w:hint="eastAsia"/>
                </w:rPr>
                <w:t>网站中存在</w:t>
              </w:r>
            </w:ins>
            <w:ins w:id="20228" w:author="XuanWen Chen" w:date="2018-12-30T19:55:00Z">
              <w:r>
                <w:rPr>
                  <w:rFonts w:hAnsi="宋体" w:hint="eastAsia"/>
                </w:rPr>
                <w:t>被封禁的</w:t>
              </w:r>
            </w:ins>
            <w:ins w:id="20229" w:author="XuanWen Chen" w:date="2018-12-30T19:54:00Z">
              <w:r w:rsidRPr="00651178">
                <w:rPr>
                  <w:rFonts w:hAnsi="宋体" w:hint="eastAsia"/>
                </w:rPr>
                <w:t>用户</w:t>
              </w:r>
            </w:ins>
          </w:p>
        </w:tc>
      </w:tr>
      <w:tr w:rsidR="00510CBD" w:rsidRPr="00651178" w14:paraId="7C81A09D" w14:textId="77777777" w:rsidTr="00F95952">
        <w:trPr>
          <w:ins w:id="20230" w:author="XuanWen Chen" w:date="2018-12-30T19:54:00Z"/>
        </w:trPr>
        <w:tc>
          <w:tcPr>
            <w:tcW w:w="1656" w:type="dxa"/>
          </w:tcPr>
          <w:p w14:paraId="73164B10" w14:textId="77777777" w:rsidR="00510CBD" w:rsidRPr="00651178" w:rsidRDefault="00510CBD" w:rsidP="00F95952">
            <w:pPr>
              <w:rPr>
                <w:ins w:id="20231" w:author="XuanWen Chen" w:date="2018-12-30T19:54:00Z"/>
                <w:rFonts w:hAnsi="宋体"/>
              </w:rPr>
            </w:pPr>
            <w:ins w:id="20232" w:author="XuanWen Chen" w:date="2018-12-30T19:54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</w:tcPr>
          <w:p w14:paraId="394A8FF6" w14:textId="66559BDC" w:rsidR="00510CBD" w:rsidRPr="00651178" w:rsidRDefault="00510CBD" w:rsidP="00F95952">
            <w:pPr>
              <w:jc w:val="left"/>
              <w:rPr>
                <w:ins w:id="20233" w:author="XuanWen Chen" w:date="2018-12-30T19:54:00Z"/>
                <w:rFonts w:hAnsi="宋体"/>
              </w:rPr>
            </w:pPr>
            <w:ins w:id="20234" w:author="XuanWen Chen" w:date="2018-12-30T19:54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</w:t>
              </w:r>
              <w:r w:rsidRPr="00651178">
                <w:rPr>
                  <w:rFonts w:hAnsi="宋体" w:hint="eastAsia"/>
                </w:rPr>
                <w:t>-1：用户被</w:t>
              </w:r>
            </w:ins>
            <w:ins w:id="20235" w:author="XuanWen Chen" w:date="2018-12-30T19:55:00Z">
              <w:r>
                <w:rPr>
                  <w:rFonts w:hAnsi="宋体" w:hint="eastAsia"/>
                </w:rPr>
                <w:t>解封</w:t>
              </w:r>
            </w:ins>
          </w:p>
        </w:tc>
      </w:tr>
      <w:tr w:rsidR="00510CBD" w:rsidRPr="00651178" w14:paraId="07D2A151" w14:textId="77777777" w:rsidTr="00F95952">
        <w:trPr>
          <w:ins w:id="20236" w:author="XuanWen Chen" w:date="2018-12-30T19:58:00Z"/>
        </w:trPr>
        <w:tc>
          <w:tcPr>
            <w:tcW w:w="1656" w:type="dxa"/>
          </w:tcPr>
          <w:p w14:paraId="7E6BE88C" w14:textId="55C9157C" w:rsidR="00510CBD" w:rsidRPr="00651178" w:rsidRDefault="00510CBD" w:rsidP="00F95952">
            <w:pPr>
              <w:rPr>
                <w:ins w:id="20237" w:author="XuanWen Chen" w:date="2018-12-30T19:58:00Z"/>
                <w:rFonts w:hAnsi="宋体"/>
              </w:rPr>
            </w:pPr>
            <w:ins w:id="20238" w:author="XuanWen Chen" w:date="2018-12-30T19:58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0CC54AC8" w14:textId="2D8E128D" w:rsidR="00510CBD" w:rsidRPr="00651178" w:rsidRDefault="00510CBD" w:rsidP="00F95952">
            <w:pPr>
              <w:jc w:val="left"/>
              <w:rPr>
                <w:ins w:id="20239" w:author="XuanWen Chen" w:date="2018-12-30T19:58:00Z"/>
                <w:rFonts w:hAnsi="宋体"/>
              </w:rPr>
            </w:pPr>
            <w:ins w:id="20240" w:author="XuanWen Chen" w:date="2018-12-30T19:58:00Z">
              <w:r>
                <w:rPr>
                  <w:rFonts w:hAnsi="宋体" w:hint="eastAsia"/>
                </w:rPr>
                <w:t>要解封的用户</w:t>
              </w:r>
            </w:ins>
          </w:p>
        </w:tc>
      </w:tr>
      <w:tr w:rsidR="00510CBD" w:rsidRPr="00651178" w14:paraId="5F096A87" w14:textId="77777777" w:rsidTr="00F95952">
        <w:trPr>
          <w:ins w:id="20241" w:author="XuanWen Chen" w:date="2018-12-30T19:58:00Z"/>
        </w:trPr>
        <w:tc>
          <w:tcPr>
            <w:tcW w:w="1656" w:type="dxa"/>
          </w:tcPr>
          <w:p w14:paraId="06AAC62D" w14:textId="3884517B" w:rsidR="00510CBD" w:rsidRPr="00651178" w:rsidRDefault="00510CBD" w:rsidP="00F95952">
            <w:pPr>
              <w:rPr>
                <w:ins w:id="20242" w:author="XuanWen Chen" w:date="2018-12-30T19:58:00Z"/>
                <w:rFonts w:hAnsi="宋体"/>
              </w:rPr>
            </w:pPr>
            <w:ins w:id="20243" w:author="XuanWen Chen" w:date="2018-12-30T19:58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608164EB" w14:textId="0E5D9C18" w:rsidR="00510CBD" w:rsidRPr="00651178" w:rsidRDefault="00510CBD" w:rsidP="00F95952">
            <w:pPr>
              <w:jc w:val="left"/>
              <w:rPr>
                <w:ins w:id="20244" w:author="XuanWen Chen" w:date="2018-12-30T19:58:00Z"/>
                <w:rFonts w:hAnsi="宋体"/>
              </w:rPr>
            </w:pPr>
            <w:ins w:id="20245" w:author="XuanWen Chen" w:date="2018-12-30T20:02:00Z">
              <w:r>
                <w:rPr>
                  <w:rFonts w:hAnsi="宋体" w:hint="eastAsia"/>
                </w:rPr>
                <w:t>目标</w:t>
              </w:r>
            </w:ins>
          </w:p>
        </w:tc>
      </w:tr>
      <w:tr w:rsidR="00510CBD" w:rsidRPr="00651178" w14:paraId="5B325263" w14:textId="77777777" w:rsidTr="00F95952">
        <w:trPr>
          <w:ins w:id="20246" w:author="XuanWen Chen" w:date="2018-12-30T19:54:00Z"/>
        </w:trPr>
        <w:tc>
          <w:tcPr>
            <w:tcW w:w="1656" w:type="dxa"/>
          </w:tcPr>
          <w:p w14:paraId="13FB957C" w14:textId="77777777" w:rsidR="00510CBD" w:rsidRPr="00651178" w:rsidRDefault="00510CBD" w:rsidP="00F95952">
            <w:pPr>
              <w:rPr>
                <w:ins w:id="20247" w:author="XuanWen Chen" w:date="2018-12-30T19:54:00Z"/>
                <w:rFonts w:hAnsi="宋体"/>
              </w:rPr>
            </w:pPr>
            <w:ins w:id="20248" w:author="XuanWen Chen" w:date="2018-12-30T19:54:00Z">
              <w:r w:rsidRPr="00651178">
                <w:rPr>
                  <w:rFonts w:hAnsi="宋体" w:hint="eastAsia"/>
                </w:rPr>
                <w:lastRenderedPageBreak/>
                <w:t>一般性流程：</w:t>
              </w:r>
            </w:ins>
          </w:p>
        </w:tc>
        <w:tc>
          <w:tcPr>
            <w:tcW w:w="6561" w:type="dxa"/>
            <w:gridSpan w:val="3"/>
          </w:tcPr>
          <w:p w14:paraId="47C0CC53" w14:textId="08172230" w:rsidR="00510CBD" w:rsidRDefault="00510CBD">
            <w:pPr>
              <w:pStyle w:val="a9"/>
              <w:spacing w:line="240" w:lineRule="auto"/>
              <w:ind w:left="420" w:firstLineChars="0" w:firstLine="0"/>
              <w:jc w:val="left"/>
              <w:rPr>
                <w:ins w:id="20249" w:author="XuanWen Chen" w:date="2018-12-30T19:56:00Z"/>
                <w:rFonts w:hAnsi="宋体"/>
              </w:rPr>
              <w:pPrChange w:id="20250" w:author="XuanWen Chen" w:date="2018-12-30T19:56:00Z">
                <w:pPr>
                  <w:pStyle w:val="a9"/>
                  <w:numPr>
                    <w:numId w:val="136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251" w:author="XuanWen Chen" w:date="2018-12-30T19:56:00Z">
              <w:r>
                <w:rPr>
                  <w:rFonts w:hAnsi="宋体" w:hint="eastAsia"/>
                </w:rPr>
                <w:t>解封用户</w:t>
              </w:r>
            </w:ins>
          </w:p>
          <w:p w14:paraId="35A25FA2" w14:textId="0A0A49E0" w:rsidR="00510CBD" w:rsidRPr="00510CBD" w:rsidRDefault="00510CBD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jc w:val="left"/>
              <w:rPr>
                <w:ins w:id="20252" w:author="XuanWen Chen" w:date="2018-12-30T19:54:00Z"/>
                <w:rFonts w:hAnsi="宋体"/>
                <w:rPrChange w:id="20253" w:author="XuanWen Chen" w:date="2018-12-30T19:56:00Z">
                  <w:rPr>
                    <w:ins w:id="20254" w:author="XuanWen Chen" w:date="2018-12-30T19:54:00Z"/>
                  </w:rPr>
                </w:rPrChange>
              </w:rPr>
              <w:pPrChange w:id="20255" w:author="XuanWen Chen" w:date="2018-12-30T19:56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ins w:id="20256" w:author="XuanWen Chen" w:date="2018-12-30T19:54:00Z">
              <w:r w:rsidRPr="00510CBD">
                <w:rPr>
                  <w:rFonts w:hAnsi="宋体" w:hint="eastAsia"/>
                  <w:rPrChange w:id="20257" w:author="XuanWen Chen" w:date="2018-12-30T19:56:00Z">
                    <w:rPr>
                      <w:rFonts w:hint="eastAsia"/>
                    </w:rPr>
                  </w:rPrChange>
                </w:rPr>
                <w:t>查询</w:t>
              </w:r>
            </w:ins>
            <w:ins w:id="20258" w:author="XuanWen Chen" w:date="2018-12-30T19:56:00Z">
              <w:r>
                <w:rPr>
                  <w:rFonts w:hAnsi="宋体" w:hint="eastAsia"/>
                </w:rPr>
                <w:t>被封禁的</w:t>
              </w:r>
            </w:ins>
            <w:ins w:id="20259" w:author="XuanWen Chen" w:date="2018-12-30T19:54:00Z">
              <w:r w:rsidRPr="00510CBD">
                <w:rPr>
                  <w:rFonts w:hAnsi="宋体" w:hint="eastAsia"/>
                  <w:rPrChange w:id="20260" w:author="XuanWen Chen" w:date="2018-12-30T19:56:00Z">
                    <w:rPr>
                      <w:rFonts w:hint="eastAsia"/>
                    </w:rPr>
                  </w:rPrChange>
                </w:rPr>
                <w:t>用户</w:t>
              </w:r>
            </w:ins>
          </w:p>
          <w:p w14:paraId="313B9C6C" w14:textId="69FD2FFA" w:rsidR="00510CBD" w:rsidRPr="00510CBD" w:rsidRDefault="00510CBD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jc w:val="left"/>
              <w:rPr>
                <w:ins w:id="20261" w:author="XuanWen Chen" w:date="2018-12-30T19:54:00Z"/>
                <w:rFonts w:hAnsi="宋体"/>
                <w:rPrChange w:id="20262" w:author="XuanWen Chen" w:date="2018-12-30T19:56:00Z">
                  <w:rPr>
                    <w:ins w:id="20263" w:author="XuanWen Chen" w:date="2018-12-30T19:54:00Z"/>
                  </w:rPr>
                </w:rPrChange>
              </w:rPr>
              <w:pPrChange w:id="20264" w:author="XuanWen Chen" w:date="2018-12-30T19:56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ins w:id="20265" w:author="XuanWen Chen" w:date="2018-12-30T19:54:00Z">
              <w:r w:rsidRPr="00510CBD">
                <w:rPr>
                  <w:rFonts w:hAnsi="宋体" w:hint="eastAsia"/>
                  <w:rPrChange w:id="20266" w:author="XuanWen Chen" w:date="2018-12-30T19:56:00Z">
                    <w:rPr>
                      <w:rFonts w:hint="eastAsia"/>
                    </w:rPr>
                  </w:rPrChange>
                </w:rPr>
                <w:t>选择要</w:t>
              </w:r>
            </w:ins>
            <w:ins w:id="20267" w:author="XuanWen Chen" w:date="2018-12-30T19:56:00Z">
              <w:r>
                <w:rPr>
                  <w:rFonts w:hAnsi="宋体" w:hint="eastAsia"/>
                </w:rPr>
                <w:t>解</w:t>
              </w:r>
            </w:ins>
            <w:ins w:id="20268" w:author="XuanWen Chen" w:date="2018-12-30T19:54:00Z">
              <w:r w:rsidRPr="00510CBD">
                <w:rPr>
                  <w:rFonts w:hAnsi="宋体" w:hint="eastAsia"/>
                  <w:rPrChange w:id="20269" w:author="XuanWen Chen" w:date="2018-12-30T19:56:00Z">
                    <w:rPr>
                      <w:rFonts w:hint="eastAsia"/>
                    </w:rPr>
                  </w:rPrChange>
                </w:rPr>
                <w:t>封的用户或用户群</w:t>
              </w:r>
            </w:ins>
          </w:p>
          <w:p w14:paraId="7EA56EB6" w14:textId="77777777" w:rsidR="00510CBD" w:rsidRDefault="00510CBD" w:rsidP="00510CBD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jc w:val="left"/>
              <w:rPr>
                <w:ins w:id="20270" w:author="XuanWen Chen" w:date="2018-12-30T19:56:00Z"/>
                <w:rFonts w:hAnsi="宋体"/>
              </w:rPr>
            </w:pPr>
            <w:ins w:id="20271" w:author="XuanWen Chen" w:date="2018-12-30T19:54:00Z">
              <w:r w:rsidRPr="00510CBD">
                <w:rPr>
                  <w:rFonts w:hAnsi="宋体" w:hint="eastAsia"/>
                  <w:rPrChange w:id="20272" w:author="XuanWen Chen" w:date="2018-12-30T19:56:00Z">
                    <w:rPr>
                      <w:rFonts w:hint="eastAsia"/>
                    </w:rPr>
                  </w:rPrChange>
                </w:rPr>
                <w:t>提交删除申请</w:t>
              </w:r>
            </w:ins>
          </w:p>
          <w:p w14:paraId="52E2A074" w14:textId="5D41E585" w:rsidR="00510CBD" w:rsidRPr="00510CBD" w:rsidRDefault="00510CBD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jc w:val="left"/>
              <w:rPr>
                <w:ins w:id="20273" w:author="XuanWen Chen" w:date="2018-12-30T19:54:00Z"/>
                <w:rFonts w:hAnsi="宋体"/>
                <w:rPrChange w:id="20274" w:author="XuanWen Chen" w:date="2018-12-30T19:56:00Z">
                  <w:rPr>
                    <w:ins w:id="20275" w:author="XuanWen Chen" w:date="2018-12-30T19:54:00Z"/>
                  </w:rPr>
                </w:rPrChange>
              </w:rPr>
              <w:pPrChange w:id="20276" w:author="XuanWen Chen" w:date="2018-12-30T19:56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ins w:id="20277" w:author="XuanWen Chen" w:date="2018-12-30T19:56:00Z">
              <w:r w:rsidRPr="00AB4015">
                <w:rPr>
                  <w:rFonts w:hAnsi="宋体" w:hint="eastAsia"/>
                </w:rPr>
                <w:t>确认</w:t>
              </w:r>
              <w:r>
                <w:rPr>
                  <w:rFonts w:hAnsi="宋体" w:hint="eastAsia"/>
                </w:rPr>
                <w:t>删除</w:t>
              </w:r>
            </w:ins>
          </w:p>
        </w:tc>
      </w:tr>
      <w:tr w:rsidR="00510CBD" w:rsidRPr="00651178" w14:paraId="63BE058C" w14:textId="77777777" w:rsidTr="00F95952">
        <w:trPr>
          <w:ins w:id="20278" w:author="XuanWen Chen" w:date="2018-12-30T19:54:00Z"/>
        </w:trPr>
        <w:tc>
          <w:tcPr>
            <w:tcW w:w="1656" w:type="dxa"/>
          </w:tcPr>
          <w:p w14:paraId="348F8E69" w14:textId="77777777" w:rsidR="00510CBD" w:rsidRPr="00651178" w:rsidRDefault="00510CBD" w:rsidP="00F95952">
            <w:pPr>
              <w:rPr>
                <w:ins w:id="20279" w:author="XuanWen Chen" w:date="2018-12-30T19:54:00Z"/>
                <w:rFonts w:hAnsi="宋体"/>
              </w:rPr>
            </w:pPr>
            <w:ins w:id="20280" w:author="XuanWen Chen" w:date="2018-12-30T19:54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</w:tcPr>
          <w:p w14:paraId="6C5D25E2" w14:textId="77777777" w:rsidR="00510CBD" w:rsidRDefault="00510CBD" w:rsidP="00F95952">
            <w:pPr>
              <w:jc w:val="left"/>
              <w:rPr>
                <w:ins w:id="20281" w:author="XuanWen Chen" w:date="2018-12-30T19:57:00Z"/>
                <w:rFonts w:hAnsi="宋体"/>
              </w:rPr>
            </w:pPr>
            <w:ins w:id="20282" w:author="XuanWen Chen" w:date="2018-12-30T19:57:00Z">
              <w:r>
                <w:rPr>
                  <w:rFonts w:hAnsi="宋体" w:hint="eastAsia"/>
                </w:rPr>
                <w:t>解封过程中取消</w:t>
              </w:r>
            </w:ins>
          </w:p>
          <w:p w14:paraId="5486B191" w14:textId="77777777" w:rsidR="00510CBD" w:rsidRPr="00AB4015" w:rsidRDefault="00510CBD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ins w:id="20283" w:author="XuanWen Chen" w:date="2018-12-30T19:57:00Z"/>
                <w:rFonts w:hAnsi="宋体"/>
              </w:rPr>
              <w:pPrChange w:id="20284" w:author="XuanWen Chen" w:date="2018-12-30T19:57:00Z">
                <w:pPr>
                  <w:pStyle w:val="a9"/>
                  <w:numPr>
                    <w:numId w:val="136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285" w:author="XuanWen Chen" w:date="2018-12-30T19:57:00Z">
              <w:r w:rsidRPr="00AB4015">
                <w:rPr>
                  <w:rFonts w:hAnsi="宋体" w:hint="eastAsia"/>
                </w:rPr>
                <w:t>查询</w:t>
              </w:r>
              <w:r>
                <w:rPr>
                  <w:rFonts w:hAnsi="宋体" w:hint="eastAsia"/>
                </w:rPr>
                <w:t>被封禁的</w:t>
              </w:r>
              <w:r w:rsidRPr="00AB4015">
                <w:rPr>
                  <w:rFonts w:hAnsi="宋体" w:hint="eastAsia"/>
                </w:rPr>
                <w:t>用户</w:t>
              </w:r>
            </w:ins>
          </w:p>
          <w:p w14:paraId="4E56E603" w14:textId="77777777" w:rsidR="00510CBD" w:rsidRPr="00AB4015" w:rsidRDefault="00510CBD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ins w:id="20286" w:author="XuanWen Chen" w:date="2018-12-30T19:57:00Z"/>
                <w:rFonts w:hAnsi="宋体"/>
              </w:rPr>
              <w:pPrChange w:id="20287" w:author="XuanWen Chen" w:date="2018-12-30T19:57:00Z">
                <w:pPr>
                  <w:pStyle w:val="a9"/>
                  <w:numPr>
                    <w:numId w:val="136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288" w:author="XuanWen Chen" w:date="2018-12-30T19:57:00Z">
              <w:r w:rsidRPr="00AB4015">
                <w:rPr>
                  <w:rFonts w:hAnsi="宋体" w:hint="eastAsia"/>
                </w:rPr>
                <w:t>选择要</w:t>
              </w:r>
              <w:r>
                <w:rPr>
                  <w:rFonts w:hAnsi="宋体" w:hint="eastAsia"/>
                </w:rPr>
                <w:t>解</w:t>
              </w:r>
              <w:r w:rsidRPr="00AB4015">
                <w:rPr>
                  <w:rFonts w:hAnsi="宋体" w:hint="eastAsia"/>
                </w:rPr>
                <w:t>封的用户或用户群</w:t>
              </w:r>
            </w:ins>
          </w:p>
          <w:p w14:paraId="76C2CEDD" w14:textId="77777777" w:rsidR="00510CBD" w:rsidRDefault="00510CBD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ins w:id="20289" w:author="XuanWen Chen" w:date="2018-12-30T19:57:00Z"/>
                <w:rFonts w:hAnsi="宋体"/>
              </w:rPr>
              <w:pPrChange w:id="20290" w:author="XuanWen Chen" w:date="2018-12-30T19:57:00Z">
                <w:pPr>
                  <w:pStyle w:val="a9"/>
                  <w:numPr>
                    <w:numId w:val="136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291" w:author="XuanWen Chen" w:date="2018-12-30T19:57:00Z">
              <w:r w:rsidRPr="00AB4015">
                <w:rPr>
                  <w:rFonts w:hAnsi="宋体" w:hint="eastAsia"/>
                </w:rPr>
                <w:t>提交删除申请</w:t>
              </w:r>
            </w:ins>
          </w:p>
          <w:p w14:paraId="025721F2" w14:textId="1C8BB478" w:rsidR="00510CBD" w:rsidRPr="00510CBD" w:rsidRDefault="00510CBD">
            <w:pPr>
              <w:numPr>
                <w:ilvl w:val="0"/>
                <w:numId w:val="137"/>
              </w:numPr>
              <w:jc w:val="left"/>
              <w:rPr>
                <w:ins w:id="20292" w:author="XuanWen Chen" w:date="2018-12-30T19:54:00Z"/>
                <w:rFonts w:hAnsi="宋体"/>
                <w:rPrChange w:id="20293" w:author="XuanWen Chen" w:date="2018-12-30T19:57:00Z">
                  <w:rPr>
                    <w:ins w:id="20294" w:author="XuanWen Chen" w:date="2018-12-30T19:54:00Z"/>
                  </w:rPr>
                </w:rPrChange>
              </w:rPr>
              <w:pPrChange w:id="20295" w:author="XuanWen Chen" w:date="2018-12-30T19:57:00Z">
                <w:pPr>
                  <w:jc w:val="left"/>
                </w:pPr>
              </w:pPrChange>
            </w:pPr>
            <w:ins w:id="20296" w:author="XuanWen Chen" w:date="2018-12-30T19:57:00Z">
              <w:r>
                <w:rPr>
                  <w:rFonts w:hAnsi="宋体" w:hint="eastAsia"/>
                </w:rPr>
                <w:t>取消</w:t>
              </w:r>
              <w:r w:rsidRPr="00510CBD">
                <w:rPr>
                  <w:rFonts w:hAnsi="宋体" w:hint="eastAsia"/>
                  <w:rPrChange w:id="20297" w:author="XuanWen Chen" w:date="2018-12-30T19:57:00Z">
                    <w:rPr>
                      <w:rFonts w:hint="eastAsia"/>
                    </w:rPr>
                  </w:rPrChange>
                </w:rPr>
                <w:t>删除</w:t>
              </w:r>
            </w:ins>
          </w:p>
        </w:tc>
      </w:tr>
      <w:tr w:rsidR="00510CBD" w:rsidRPr="00651178" w14:paraId="44F35849" w14:textId="77777777" w:rsidTr="00F95952">
        <w:trPr>
          <w:ins w:id="20298" w:author="XuanWen Chen" w:date="2018-12-30T19:54:00Z"/>
        </w:trPr>
        <w:tc>
          <w:tcPr>
            <w:tcW w:w="1656" w:type="dxa"/>
          </w:tcPr>
          <w:p w14:paraId="0BE7B464" w14:textId="77777777" w:rsidR="00510CBD" w:rsidRPr="00651178" w:rsidRDefault="00510CBD" w:rsidP="00F95952">
            <w:pPr>
              <w:rPr>
                <w:ins w:id="20299" w:author="XuanWen Chen" w:date="2018-12-30T19:54:00Z"/>
                <w:rFonts w:hAnsi="宋体"/>
              </w:rPr>
            </w:pPr>
            <w:ins w:id="20300" w:author="XuanWen Chen" w:date="2018-12-30T19:54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</w:tcPr>
          <w:p w14:paraId="5300135A" w14:textId="01CFD98D" w:rsidR="00510CBD" w:rsidRPr="00651178" w:rsidRDefault="00510CBD" w:rsidP="00F95952">
            <w:pPr>
              <w:jc w:val="left"/>
              <w:rPr>
                <w:ins w:id="20301" w:author="XuanWen Chen" w:date="2018-12-30T19:54:00Z"/>
                <w:rFonts w:hAnsi="宋体"/>
              </w:rPr>
            </w:pPr>
            <w:ins w:id="20302" w:author="XuanWen Chen" w:date="2018-12-30T19:57:00Z">
              <w:r>
                <w:rPr>
                  <w:rFonts w:hAnsi="宋体" w:hint="eastAsia"/>
                </w:rPr>
                <w:t>没有被封禁的用户</w:t>
              </w:r>
            </w:ins>
          </w:p>
        </w:tc>
      </w:tr>
      <w:tr w:rsidR="00510CBD" w:rsidRPr="00651178" w14:paraId="74574FA9" w14:textId="77777777" w:rsidTr="00F95952">
        <w:trPr>
          <w:ins w:id="20303" w:author="XuanWen Chen" w:date="2018-12-30T19:54:00Z"/>
        </w:trPr>
        <w:tc>
          <w:tcPr>
            <w:tcW w:w="1656" w:type="dxa"/>
          </w:tcPr>
          <w:p w14:paraId="468EB446" w14:textId="77777777" w:rsidR="00510CBD" w:rsidRPr="00651178" w:rsidRDefault="00510CBD" w:rsidP="00F95952">
            <w:pPr>
              <w:rPr>
                <w:ins w:id="20304" w:author="XuanWen Chen" w:date="2018-12-30T19:54:00Z"/>
                <w:rFonts w:hAnsi="宋体"/>
              </w:rPr>
            </w:pPr>
            <w:ins w:id="20305" w:author="XuanWen Chen" w:date="2018-12-30T19:54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</w:tcPr>
          <w:p w14:paraId="6BA6AD68" w14:textId="1DD99685" w:rsidR="00510CBD" w:rsidRPr="00651178" w:rsidRDefault="00510CBD" w:rsidP="00F95952">
            <w:pPr>
              <w:jc w:val="left"/>
              <w:rPr>
                <w:ins w:id="20306" w:author="XuanWen Chen" w:date="2018-12-30T19:54:00Z"/>
                <w:rFonts w:hAnsi="宋体"/>
              </w:rPr>
            </w:pPr>
          </w:p>
        </w:tc>
      </w:tr>
      <w:tr w:rsidR="00510CBD" w:rsidRPr="00651178" w14:paraId="3FF99B87" w14:textId="77777777" w:rsidTr="00F95952">
        <w:trPr>
          <w:ins w:id="20307" w:author="XuanWen Chen" w:date="2018-12-30T19:54:00Z"/>
        </w:trPr>
        <w:tc>
          <w:tcPr>
            <w:tcW w:w="1656" w:type="dxa"/>
          </w:tcPr>
          <w:p w14:paraId="5498015A" w14:textId="77777777" w:rsidR="00510CBD" w:rsidRPr="00651178" w:rsidRDefault="00510CBD" w:rsidP="00F95952">
            <w:pPr>
              <w:rPr>
                <w:ins w:id="20308" w:author="XuanWen Chen" w:date="2018-12-30T19:54:00Z"/>
                <w:rFonts w:hAnsi="宋体"/>
              </w:rPr>
            </w:pPr>
            <w:ins w:id="20309" w:author="XuanWen Chen" w:date="2018-12-30T19:54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</w:tcPr>
          <w:p w14:paraId="6678B661" w14:textId="1C4243C5" w:rsidR="00510CBD" w:rsidRPr="00651178" w:rsidRDefault="00510CBD" w:rsidP="00F95952">
            <w:pPr>
              <w:jc w:val="left"/>
              <w:rPr>
                <w:ins w:id="20310" w:author="XuanWen Chen" w:date="2018-12-30T19:54:00Z"/>
                <w:rFonts w:hAnsi="宋体"/>
              </w:rPr>
            </w:pPr>
            <w:ins w:id="20311" w:author="XuanWen Chen" w:date="2018-12-30T19:57:00Z">
              <w:r>
                <w:rPr>
                  <w:rFonts w:hAnsi="宋体" w:hint="eastAsia"/>
                </w:rPr>
                <w:t>每月一次</w:t>
              </w:r>
            </w:ins>
          </w:p>
        </w:tc>
      </w:tr>
      <w:tr w:rsidR="00510CBD" w:rsidRPr="00651178" w14:paraId="629AF891" w14:textId="77777777" w:rsidTr="00F95952">
        <w:trPr>
          <w:ins w:id="20312" w:author="XuanWen Chen" w:date="2018-12-30T19:54:00Z"/>
        </w:trPr>
        <w:tc>
          <w:tcPr>
            <w:tcW w:w="1656" w:type="dxa"/>
          </w:tcPr>
          <w:p w14:paraId="65D06049" w14:textId="77777777" w:rsidR="00510CBD" w:rsidRPr="00651178" w:rsidRDefault="00510CBD" w:rsidP="00F95952">
            <w:pPr>
              <w:rPr>
                <w:ins w:id="20313" w:author="XuanWen Chen" w:date="2018-12-30T19:54:00Z"/>
                <w:rFonts w:hAnsi="宋体"/>
              </w:rPr>
            </w:pPr>
            <w:ins w:id="20314" w:author="XuanWen Chen" w:date="2018-12-30T19:54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</w:tcPr>
          <w:p w14:paraId="060AACFC" w14:textId="77777777" w:rsidR="00510CBD" w:rsidRPr="00651178" w:rsidRDefault="00510CBD" w:rsidP="00F95952">
            <w:pPr>
              <w:jc w:val="left"/>
              <w:rPr>
                <w:ins w:id="20315" w:author="XuanWen Chen" w:date="2018-12-30T19:54:00Z"/>
                <w:rFonts w:hAnsi="宋体"/>
              </w:rPr>
            </w:pPr>
          </w:p>
        </w:tc>
      </w:tr>
      <w:tr w:rsidR="00510CBD" w:rsidRPr="00651178" w14:paraId="5B11D9CC" w14:textId="77777777" w:rsidTr="00F95952">
        <w:trPr>
          <w:ins w:id="20316" w:author="XuanWen Chen" w:date="2018-12-30T19:54:00Z"/>
        </w:trPr>
        <w:tc>
          <w:tcPr>
            <w:tcW w:w="1656" w:type="dxa"/>
          </w:tcPr>
          <w:p w14:paraId="6E3EB547" w14:textId="77777777" w:rsidR="00510CBD" w:rsidRPr="00651178" w:rsidRDefault="00510CBD" w:rsidP="00F95952">
            <w:pPr>
              <w:rPr>
                <w:ins w:id="20317" w:author="XuanWen Chen" w:date="2018-12-30T19:54:00Z"/>
                <w:rFonts w:hAnsi="宋体"/>
              </w:rPr>
            </w:pPr>
            <w:ins w:id="20318" w:author="XuanWen Chen" w:date="2018-12-30T19:54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</w:tcPr>
          <w:p w14:paraId="76BD667E" w14:textId="77777777" w:rsidR="00510CBD" w:rsidRPr="00651178" w:rsidRDefault="00510CBD" w:rsidP="00F95952">
            <w:pPr>
              <w:jc w:val="left"/>
              <w:rPr>
                <w:ins w:id="20319" w:author="XuanWen Chen" w:date="2018-12-30T19:54:00Z"/>
                <w:rFonts w:hAnsi="宋体"/>
              </w:rPr>
            </w:pPr>
            <w:ins w:id="20320" w:author="XuanWen Chen" w:date="2018-12-30T19:54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510CBD" w:rsidRPr="00651178" w14:paraId="4219E95B" w14:textId="77777777" w:rsidTr="00F95952">
        <w:trPr>
          <w:ins w:id="20321" w:author="XuanWen Chen" w:date="2018-12-30T19:54:00Z"/>
        </w:trPr>
        <w:tc>
          <w:tcPr>
            <w:tcW w:w="1656" w:type="dxa"/>
          </w:tcPr>
          <w:p w14:paraId="56DD41D9" w14:textId="77777777" w:rsidR="00510CBD" w:rsidRPr="00651178" w:rsidRDefault="00510CBD" w:rsidP="00F95952">
            <w:pPr>
              <w:rPr>
                <w:ins w:id="20322" w:author="XuanWen Chen" w:date="2018-12-30T19:54:00Z"/>
                <w:rFonts w:hAnsi="宋体"/>
              </w:rPr>
            </w:pPr>
            <w:ins w:id="20323" w:author="XuanWen Chen" w:date="2018-12-30T19:54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</w:tcPr>
          <w:p w14:paraId="0133FA67" w14:textId="19FCEBF2" w:rsidR="00510CBD" w:rsidRPr="00651178" w:rsidRDefault="00510CBD" w:rsidP="00F95952">
            <w:pPr>
              <w:rPr>
                <w:ins w:id="20324" w:author="XuanWen Chen" w:date="2018-12-30T19:54:00Z"/>
                <w:rFonts w:hAnsi="宋体"/>
              </w:rPr>
            </w:pPr>
            <w:ins w:id="20325" w:author="XuanWen Chen" w:date="2018-12-30T19:57:00Z">
              <w:r>
                <w:rPr>
                  <w:rFonts w:hAnsi="宋体" w:hint="eastAsia"/>
                </w:rPr>
                <w:t>管理员每月解封</w:t>
              </w:r>
            </w:ins>
            <w:ins w:id="20326" w:author="XuanWen Chen" w:date="2018-12-30T19:58:00Z">
              <w:r>
                <w:rPr>
                  <w:rFonts w:hAnsi="宋体" w:hint="eastAsia"/>
                </w:rPr>
                <w:t>符合解封条件的用户</w:t>
              </w:r>
            </w:ins>
          </w:p>
        </w:tc>
      </w:tr>
    </w:tbl>
    <w:p w14:paraId="097CBF8C" w14:textId="77777777" w:rsidR="00510CBD" w:rsidRPr="00510CBD" w:rsidRDefault="00510CBD"/>
    <w:p w14:paraId="5A77FD2F" w14:textId="60B29208" w:rsidR="0040689B" w:rsidRPr="00651178" w:rsidRDefault="00AB4893" w:rsidP="00C06991">
      <w:pPr>
        <w:pStyle w:val="4"/>
      </w:pPr>
      <w:ins w:id="20327" w:author="XuanWen Chen" w:date="2018-12-30T22:06:00Z">
        <w:r>
          <w:rPr>
            <w:rFonts w:hint="eastAsia"/>
          </w:rPr>
          <w:t>管理员</w:t>
        </w:r>
        <w:r w:rsidRPr="00651178">
          <w:rPr>
            <w:rFonts w:hint="eastAsia"/>
          </w:rPr>
          <w:t>删除</w:t>
        </w:r>
      </w:ins>
      <w:r w:rsidR="00C06991" w:rsidRPr="00651178">
        <w:rPr>
          <w:rFonts w:hint="eastAsia"/>
        </w:rPr>
        <w:t>用户</w:t>
      </w:r>
      <w:del w:id="20328" w:author="XuanWen Chen" w:date="2018-12-30T22:06:00Z">
        <w:r w:rsidR="00C06991" w:rsidRPr="00651178" w:rsidDel="00AB4893">
          <w:rPr>
            <w:rFonts w:hint="eastAsia"/>
          </w:rPr>
          <w:delText>删除</w:delText>
        </w:r>
      </w:del>
      <w:bookmarkEnd w:id="2017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13FA2699" w14:textId="77777777" w:rsidTr="0040689B">
        <w:tc>
          <w:tcPr>
            <w:tcW w:w="1656" w:type="dxa"/>
          </w:tcPr>
          <w:p w14:paraId="4838E0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9065BBC" w14:textId="62ED0B7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UC-9：</w:t>
            </w:r>
            <w:ins w:id="20329" w:author="XuanWen Chen" w:date="2018-12-30T22:06:00Z">
              <w:r w:rsidR="00AB4893" w:rsidRPr="00AB4893">
                <w:rPr>
                  <w:rFonts w:hAnsi="宋体" w:hint="eastAsia"/>
                  <w:b/>
                </w:rPr>
                <w:t>管理员删除用户</w:t>
              </w:r>
            </w:ins>
            <w:del w:id="20330" w:author="XuanWen Chen" w:date="2018-12-30T22:06:00Z">
              <w:r w:rsidRPr="00651178" w:rsidDel="00AB4893">
                <w:rPr>
                  <w:rFonts w:hAnsi="宋体" w:hint="eastAsia"/>
                  <w:b/>
                </w:rPr>
                <w:delText>用户删除</w:delText>
              </w:r>
            </w:del>
          </w:p>
        </w:tc>
      </w:tr>
      <w:tr w:rsidR="0040689B" w:rsidRPr="00651178" w14:paraId="05D3D343" w14:textId="77777777" w:rsidTr="0040689B">
        <w:tc>
          <w:tcPr>
            <w:tcW w:w="1656" w:type="dxa"/>
          </w:tcPr>
          <w:p w14:paraId="7EA7734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8FD5C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AE0FCA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44A6A1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40FE4BA0" w14:textId="77777777" w:rsidTr="0040689B">
        <w:tc>
          <w:tcPr>
            <w:tcW w:w="1656" w:type="dxa"/>
          </w:tcPr>
          <w:p w14:paraId="2A5C76F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384C184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5A4D1B8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5B254CC0" w14:textId="4C5CB255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331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2CF26905" w14:textId="77777777" w:rsidTr="0040689B">
        <w:tc>
          <w:tcPr>
            <w:tcW w:w="1656" w:type="dxa"/>
          </w:tcPr>
          <w:p w14:paraId="76A805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6F5560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5297B40" w14:textId="77777777" w:rsidTr="0040689B">
        <w:tc>
          <w:tcPr>
            <w:tcW w:w="1656" w:type="dxa"/>
          </w:tcPr>
          <w:p w14:paraId="6AB39EC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7E05BA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管理员删除封禁的用户</w:t>
            </w:r>
          </w:p>
        </w:tc>
      </w:tr>
      <w:tr w:rsidR="0040689B" w:rsidRPr="00651178" w14:paraId="3231C34D" w14:textId="77777777" w:rsidTr="0040689B">
        <w:tc>
          <w:tcPr>
            <w:tcW w:w="1656" w:type="dxa"/>
          </w:tcPr>
          <w:p w14:paraId="636A0E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6C3020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用户被封禁，且经过审核用户严重违规</w:t>
            </w:r>
          </w:p>
        </w:tc>
      </w:tr>
      <w:tr w:rsidR="0040689B" w:rsidRPr="00651178" w14:paraId="13B406DD" w14:textId="77777777" w:rsidTr="0040689B">
        <w:tc>
          <w:tcPr>
            <w:tcW w:w="1656" w:type="dxa"/>
          </w:tcPr>
          <w:p w14:paraId="3A1E251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318174BD" w14:textId="7C2401EF" w:rsidR="0040689B" w:rsidRPr="00651178" w:rsidDel="00510CBD" w:rsidRDefault="0040689B" w:rsidP="0040689B">
            <w:pPr>
              <w:rPr>
                <w:del w:id="20332" w:author="XuanWen Chen" w:date="2018-12-30T20:01:00Z"/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del w:id="20333" w:author="XuanWen Chen" w:date="2018-12-30T20:01:00Z">
              <w:r w:rsidRPr="00651178" w:rsidDel="00510CBD">
                <w:rPr>
                  <w:rFonts w:hAnsi="宋体" w:hint="eastAsia"/>
                </w:rPr>
                <w:delText>用户被封禁</w:delText>
              </w:r>
            </w:del>
          </w:p>
          <w:p w14:paraId="4E6855E5" w14:textId="5AD891A1" w:rsidR="0040689B" w:rsidRPr="00651178" w:rsidRDefault="0040689B" w:rsidP="0040689B">
            <w:pPr>
              <w:rPr>
                <w:rFonts w:hAnsi="宋体"/>
              </w:rPr>
            </w:pPr>
            <w:del w:id="20334" w:author="XuanWen Chen" w:date="2018-12-30T20:01:00Z">
              <w:r w:rsidRPr="00651178" w:rsidDel="00510CBD">
                <w:rPr>
                  <w:rFonts w:hAnsi="宋体" w:hint="eastAsia"/>
                </w:rPr>
                <w:delText>PRE-2: 用户</w:delText>
              </w:r>
            </w:del>
            <w:ins w:id="20335" w:author="XuanWen Chen" w:date="2018-12-30T20:01:00Z">
              <w:r w:rsidR="00510CBD">
                <w:rPr>
                  <w:rFonts w:hAnsi="宋体" w:hint="eastAsia"/>
                </w:rPr>
                <w:t>管理员进入用户管理</w:t>
              </w:r>
            </w:ins>
          </w:p>
        </w:tc>
      </w:tr>
      <w:tr w:rsidR="0040689B" w:rsidRPr="00651178" w14:paraId="491E19C4" w14:textId="77777777" w:rsidTr="0040689B">
        <w:tc>
          <w:tcPr>
            <w:tcW w:w="1656" w:type="dxa"/>
          </w:tcPr>
          <w:p w14:paraId="7C7809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4115CB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-1：用户被删除</w:t>
            </w:r>
          </w:p>
        </w:tc>
      </w:tr>
      <w:tr w:rsidR="00510CBD" w:rsidRPr="00651178" w14:paraId="1FB0A228" w14:textId="77777777" w:rsidTr="0040689B">
        <w:trPr>
          <w:ins w:id="20336" w:author="XuanWen Chen" w:date="2018-12-30T20:00:00Z"/>
        </w:trPr>
        <w:tc>
          <w:tcPr>
            <w:tcW w:w="1656" w:type="dxa"/>
          </w:tcPr>
          <w:p w14:paraId="185817DE" w14:textId="600C4BBA" w:rsidR="00510CBD" w:rsidRPr="00651178" w:rsidRDefault="00510CBD" w:rsidP="0040689B">
            <w:pPr>
              <w:rPr>
                <w:ins w:id="20337" w:author="XuanWen Chen" w:date="2018-12-30T20:00:00Z"/>
                <w:rFonts w:hAnsi="宋体"/>
              </w:rPr>
            </w:pPr>
            <w:ins w:id="20338" w:author="XuanWen Chen" w:date="2018-12-30T20:00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069866E9" w14:textId="33851F81" w:rsidR="00510CBD" w:rsidRPr="00651178" w:rsidRDefault="00510CBD" w:rsidP="0040689B">
            <w:pPr>
              <w:jc w:val="left"/>
              <w:rPr>
                <w:ins w:id="20339" w:author="XuanWen Chen" w:date="2018-12-30T20:00:00Z"/>
                <w:rFonts w:hAnsi="宋体"/>
              </w:rPr>
            </w:pPr>
            <w:ins w:id="20340" w:author="XuanWen Chen" w:date="2018-12-30T20:01:00Z">
              <w:r>
                <w:rPr>
                  <w:rFonts w:hAnsi="宋体" w:hint="eastAsia"/>
                </w:rPr>
                <w:t>要删除的用户</w:t>
              </w:r>
            </w:ins>
          </w:p>
        </w:tc>
      </w:tr>
      <w:tr w:rsidR="00510CBD" w:rsidRPr="00651178" w14:paraId="31434F26" w14:textId="77777777" w:rsidTr="0040689B">
        <w:trPr>
          <w:ins w:id="20341" w:author="XuanWen Chen" w:date="2018-12-30T20:00:00Z"/>
        </w:trPr>
        <w:tc>
          <w:tcPr>
            <w:tcW w:w="1656" w:type="dxa"/>
          </w:tcPr>
          <w:p w14:paraId="1600253E" w14:textId="790FB2D1" w:rsidR="00510CBD" w:rsidRPr="00651178" w:rsidRDefault="00510CBD" w:rsidP="0040689B">
            <w:pPr>
              <w:rPr>
                <w:ins w:id="20342" w:author="XuanWen Chen" w:date="2018-12-30T20:00:00Z"/>
                <w:rFonts w:hAnsi="宋体"/>
              </w:rPr>
            </w:pPr>
            <w:ins w:id="20343" w:author="XuanWen Chen" w:date="2018-12-30T20:00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1EA168EF" w14:textId="57647740" w:rsidR="00510CBD" w:rsidRPr="00510CBD" w:rsidRDefault="00510CBD">
            <w:pPr>
              <w:spacing w:line="240" w:lineRule="auto"/>
              <w:jc w:val="left"/>
              <w:rPr>
                <w:ins w:id="20344" w:author="XuanWen Chen" w:date="2018-12-30T20:00:00Z"/>
                <w:rFonts w:hAnsi="宋体"/>
                <w:rPrChange w:id="20345" w:author="XuanWen Chen" w:date="2018-12-30T20:00:00Z">
                  <w:rPr>
                    <w:ins w:id="20346" w:author="XuanWen Chen" w:date="2018-12-30T20:00:00Z"/>
                  </w:rPr>
                </w:rPrChange>
              </w:rPr>
              <w:pPrChange w:id="20347" w:author="XuanWen Chen" w:date="2018-12-30T20:00:00Z">
                <w:pPr>
                  <w:numPr>
                    <w:numId w:val="34"/>
                  </w:numPr>
                  <w:spacing w:line="240" w:lineRule="auto"/>
                  <w:ind w:left="360" w:hanging="360"/>
                  <w:jc w:val="left"/>
                </w:pPr>
              </w:pPrChange>
            </w:pPr>
            <w:ins w:id="20348" w:author="XuanWen Chen" w:date="2018-12-30T20:01:00Z">
              <w:r>
                <w:rPr>
                  <w:rFonts w:hAnsi="宋体" w:hint="eastAsia"/>
                </w:rPr>
                <w:t>目标用户被删除</w:t>
              </w:r>
            </w:ins>
          </w:p>
        </w:tc>
      </w:tr>
      <w:tr w:rsidR="0040689B" w:rsidRPr="00651178" w14:paraId="5C46D7C7" w14:textId="77777777" w:rsidTr="0040689B">
        <w:tc>
          <w:tcPr>
            <w:tcW w:w="1656" w:type="dxa"/>
          </w:tcPr>
          <w:p w14:paraId="22CF4CC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58B321D" w14:textId="18BA0782" w:rsidR="00510CBD" w:rsidRDefault="00510CBD">
            <w:pPr>
              <w:pStyle w:val="a9"/>
              <w:spacing w:line="240" w:lineRule="auto"/>
              <w:ind w:left="420" w:firstLineChars="0" w:firstLine="0"/>
              <w:jc w:val="left"/>
              <w:rPr>
                <w:ins w:id="20349" w:author="XuanWen Chen" w:date="2018-12-30T20:01:00Z"/>
                <w:rFonts w:hAnsi="宋体"/>
              </w:rPr>
              <w:pPrChange w:id="20350" w:author="XuanWen Chen" w:date="2018-12-30T20:01:00Z">
                <w:pPr>
                  <w:pStyle w:val="a9"/>
                  <w:numPr>
                    <w:numId w:val="138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351" w:author="XuanWen Chen" w:date="2018-12-30T20:01:00Z">
              <w:r>
                <w:rPr>
                  <w:rFonts w:hAnsi="宋体" w:hint="eastAsia"/>
                </w:rPr>
                <w:t>删除用户</w:t>
              </w:r>
            </w:ins>
          </w:p>
          <w:p w14:paraId="05C0EFDF" w14:textId="586FD6AB" w:rsidR="0040689B" w:rsidRPr="00510CBD" w:rsidRDefault="0040689B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  <w:rPrChange w:id="20352" w:author="XuanWen Chen" w:date="2018-12-30T20:00:00Z">
                  <w:rPr/>
                </w:rPrChange>
              </w:rPr>
              <w:pPrChange w:id="20353" w:author="XuanWen Chen" w:date="2018-12-30T20:00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r w:rsidRPr="00510CBD">
              <w:rPr>
                <w:rFonts w:hAnsi="宋体" w:hint="eastAsia"/>
                <w:rPrChange w:id="20354" w:author="XuanWen Chen" w:date="2018-12-30T20:00:00Z">
                  <w:rPr>
                    <w:rFonts w:hint="eastAsia"/>
                  </w:rPr>
                </w:rPrChange>
              </w:rPr>
              <w:t>查询用户</w:t>
            </w:r>
          </w:p>
          <w:p w14:paraId="55BEEA5E" w14:textId="77777777" w:rsidR="0040689B" w:rsidRPr="00510CBD" w:rsidRDefault="0040689B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  <w:rPrChange w:id="20355" w:author="XuanWen Chen" w:date="2018-12-30T20:00:00Z">
                  <w:rPr/>
                </w:rPrChange>
              </w:rPr>
              <w:pPrChange w:id="20356" w:author="XuanWen Chen" w:date="2018-12-30T20:00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r w:rsidRPr="00510CBD">
              <w:rPr>
                <w:rFonts w:hAnsi="宋体" w:hint="eastAsia"/>
                <w:rPrChange w:id="20357" w:author="XuanWen Chen" w:date="2018-12-30T20:00:00Z">
                  <w:rPr>
                    <w:rFonts w:hint="eastAsia"/>
                  </w:rPr>
                </w:rPrChange>
              </w:rPr>
              <w:lastRenderedPageBreak/>
              <w:t>选择要删除的用户或用户群</w:t>
            </w:r>
          </w:p>
          <w:p w14:paraId="1832065F" w14:textId="7BDBDC86" w:rsidR="0040689B" w:rsidRPr="00510CBD" w:rsidDel="00510CBD" w:rsidRDefault="0040689B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del w:id="20358" w:author="XuanWen Chen" w:date="2018-12-30T20:00:00Z"/>
                <w:rFonts w:hAnsi="宋体"/>
                <w:rPrChange w:id="20359" w:author="XuanWen Chen" w:date="2018-12-30T20:00:00Z">
                  <w:rPr>
                    <w:del w:id="20360" w:author="XuanWen Chen" w:date="2018-12-30T20:00:00Z"/>
                  </w:rPr>
                </w:rPrChange>
              </w:rPr>
              <w:pPrChange w:id="20361" w:author="XuanWen Chen" w:date="2018-12-30T20:00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del w:id="20362" w:author="XuanWen Chen" w:date="2018-12-30T20:00:00Z">
              <w:r w:rsidRPr="00510CBD" w:rsidDel="00510CBD">
                <w:rPr>
                  <w:rFonts w:hAnsi="宋体" w:hint="eastAsia"/>
                  <w:rPrChange w:id="20363" w:author="XuanWen Chen" w:date="2018-12-30T20:00:00Z">
                    <w:rPr>
                      <w:rFonts w:hint="eastAsia"/>
                    </w:rPr>
                  </w:rPrChange>
                </w:rPr>
                <w:delText>重新确认</w:delText>
              </w:r>
            </w:del>
          </w:p>
          <w:p w14:paraId="151CA581" w14:textId="77777777" w:rsidR="0040689B" w:rsidRDefault="0040689B" w:rsidP="00510CBD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ins w:id="20364" w:author="XuanWen Chen" w:date="2018-12-30T20:00:00Z"/>
                <w:rFonts w:hAnsi="宋体"/>
              </w:rPr>
            </w:pPr>
            <w:r w:rsidRPr="00510CBD">
              <w:rPr>
                <w:rFonts w:hAnsi="宋体" w:hint="eastAsia"/>
                <w:rPrChange w:id="20365" w:author="XuanWen Chen" w:date="2018-12-30T20:00:00Z">
                  <w:rPr>
                    <w:rFonts w:hint="eastAsia"/>
                  </w:rPr>
                </w:rPrChange>
              </w:rPr>
              <w:t>提交删除申请</w:t>
            </w:r>
          </w:p>
          <w:p w14:paraId="522B2568" w14:textId="17FDAEF4" w:rsidR="00510CBD" w:rsidRPr="00510CBD" w:rsidRDefault="00510CBD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  <w:rPrChange w:id="20366" w:author="XuanWen Chen" w:date="2018-12-30T20:00:00Z">
                  <w:rPr/>
                </w:rPrChange>
              </w:rPr>
              <w:pPrChange w:id="20367" w:author="XuanWen Chen" w:date="2018-12-30T20:00:00Z">
                <w:pPr>
                  <w:pStyle w:val="a9"/>
                  <w:numPr>
                    <w:numId w:val="34"/>
                  </w:numPr>
                  <w:spacing w:line="240" w:lineRule="auto"/>
                  <w:ind w:left="360" w:firstLineChars="0" w:hanging="360"/>
                  <w:jc w:val="left"/>
                </w:pPr>
              </w:pPrChange>
            </w:pPr>
            <w:ins w:id="20368" w:author="XuanWen Chen" w:date="2018-12-30T20:01:00Z">
              <w:r>
                <w:rPr>
                  <w:rFonts w:hAnsi="宋体" w:hint="eastAsia"/>
                </w:rPr>
                <w:t>确认删除</w:t>
              </w:r>
            </w:ins>
          </w:p>
        </w:tc>
      </w:tr>
      <w:tr w:rsidR="0040689B" w:rsidRPr="00651178" w14:paraId="14EBDEC8" w14:textId="77777777" w:rsidTr="0040689B">
        <w:tc>
          <w:tcPr>
            <w:tcW w:w="1656" w:type="dxa"/>
          </w:tcPr>
          <w:p w14:paraId="24D0D4B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3A6D9774" w14:textId="33E3306D" w:rsidR="00510CBD" w:rsidRDefault="00510CBD">
            <w:pPr>
              <w:pStyle w:val="a9"/>
              <w:spacing w:line="240" w:lineRule="auto"/>
              <w:ind w:left="420" w:firstLineChars="0" w:firstLine="0"/>
              <w:jc w:val="left"/>
              <w:rPr>
                <w:ins w:id="20369" w:author="XuanWen Chen" w:date="2018-12-30T20:01:00Z"/>
                <w:rFonts w:hAnsi="宋体"/>
              </w:rPr>
              <w:pPrChange w:id="20370" w:author="XuanWen Chen" w:date="2018-12-30T20:01:00Z">
                <w:pPr>
                  <w:pStyle w:val="a9"/>
                  <w:numPr>
                    <w:numId w:val="139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371" w:author="XuanWen Chen" w:date="2018-12-30T20:01:00Z">
              <w:r>
                <w:rPr>
                  <w:rFonts w:hAnsi="宋体" w:hint="eastAsia"/>
                </w:rPr>
                <w:t>删除过程中取消</w:t>
              </w:r>
            </w:ins>
          </w:p>
          <w:p w14:paraId="511ABF99" w14:textId="33BED13B" w:rsidR="00510CBD" w:rsidRPr="00AB4015" w:rsidRDefault="00510CBD">
            <w:pPr>
              <w:pStyle w:val="a9"/>
              <w:numPr>
                <w:ilvl w:val="0"/>
                <w:numId w:val="139"/>
              </w:numPr>
              <w:spacing w:line="240" w:lineRule="auto"/>
              <w:ind w:firstLineChars="0"/>
              <w:jc w:val="left"/>
              <w:rPr>
                <w:ins w:id="20372" w:author="XuanWen Chen" w:date="2018-12-30T20:01:00Z"/>
                <w:rFonts w:hAnsi="宋体"/>
              </w:rPr>
              <w:pPrChange w:id="20373" w:author="XuanWen Chen" w:date="2018-12-30T20:01:00Z">
                <w:pPr>
                  <w:pStyle w:val="a9"/>
                  <w:numPr>
                    <w:numId w:val="138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374" w:author="XuanWen Chen" w:date="2018-12-30T20:01:00Z">
              <w:r w:rsidRPr="00AB4015">
                <w:rPr>
                  <w:rFonts w:hAnsi="宋体" w:hint="eastAsia"/>
                </w:rPr>
                <w:t>查询用户</w:t>
              </w:r>
            </w:ins>
          </w:p>
          <w:p w14:paraId="0A3523FB" w14:textId="77777777" w:rsidR="00510CBD" w:rsidRPr="00AB4015" w:rsidRDefault="00510CBD">
            <w:pPr>
              <w:pStyle w:val="a9"/>
              <w:numPr>
                <w:ilvl w:val="0"/>
                <w:numId w:val="139"/>
              </w:numPr>
              <w:spacing w:line="240" w:lineRule="auto"/>
              <w:ind w:firstLineChars="0"/>
              <w:jc w:val="left"/>
              <w:rPr>
                <w:ins w:id="20375" w:author="XuanWen Chen" w:date="2018-12-30T20:01:00Z"/>
                <w:rFonts w:hAnsi="宋体"/>
              </w:rPr>
              <w:pPrChange w:id="20376" w:author="XuanWen Chen" w:date="2018-12-30T20:01:00Z">
                <w:pPr>
                  <w:pStyle w:val="a9"/>
                  <w:numPr>
                    <w:numId w:val="138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377" w:author="XuanWen Chen" w:date="2018-12-30T20:01:00Z">
              <w:r w:rsidRPr="00AB4015">
                <w:rPr>
                  <w:rFonts w:hAnsi="宋体" w:hint="eastAsia"/>
                </w:rPr>
                <w:t>选择要删除的用户或用户群</w:t>
              </w:r>
            </w:ins>
          </w:p>
          <w:p w14:paraId="33B20E08" w14:textId="77777777" w:rsidR="00510CBD" w:rsidRDefault="00510CBD">
            <w:pPr>
              <w:pStyle w:val="a9"/>
              <w:numPr>
                <w:ilvl w:val="0"/>
                <w:numId w:val="139"/>
              </w:numPr>
              <w:spacing w:line="240" w:lineRule="auto"/>
              <w:ind w:firstLineChars="0"/>
              <w:jc w:val="left"/>
              <w:rPr>
                <w:ins w:id="20378" w:author="XuanWen Chen" w:date="2018-12-30T20:01:00Z"/>
                <w:rFonts w:hAnsi="宋体"/>
              </w:rPr>
              <w:pPrChange w:id="20379" w:author="XuanWen Chen" w:date="2018-12-30T20:01:00Z">
                <w:pPr>
                  <w:pStyle w:val="a9"/>
                  <w:numPr>
                    <w:numId w:val="138"/>
                  </w:numPr>
                  <w:spacing w:line="240" w:lineRule="auto"/>
                  <w:ind w:left="420" w:firstLineChars="0" w:hanging="420"/>
                  <w:jc w:val="left"/>
                </w:pPr>
              </w:pPrChange>
            </w:pPr>
            <w:ins w:id="20380" w:author="XuanWen Chen" w:date="2018-12-30T20:01:00Z">
              <w:r w:rsidRPr="00AB4015">
                <w:rPr>
                  <w:rFonts w:hAnsi="宋体" w:hint="eastAsia"/>
                </w:rPr>
                <w:t>提交删除申请</w:t>
              </w:r>
            </w:ins>
          </w:p>
          <w:p w14:paraId="7A7C7D9D" w14:textId="187B6F8F" w:rsidR="0040689B" w:rsidRPr="00510CBD" w:rsidRDefault="00510CBD">
            <w:pPr>
              <w:numPr>
                <w:ilvl w:val="0"/>
                <w:numId w:val="139"/>
              </w:numPr>
              <w:jc w:val="left"/>
              <w:rPr>
                <w:rFonts w:hAnsi="宋体"/>
                <w:rPrChange w:id="20381" w:author="XuanWen Chen" w:date="2018-12-30T20:01:00Z">
                  <w:rPr/>
                </w:rPrChange>
              </w:rPr>
              <w:pPrChange w:id="20382" w:author="XuanWen Chen" w:date="2018-12-30T20:01:00Z">
                <w:pPr>
                  <w:jc w:val="left"/>
                </w:pPr>
              </w:pPrChange>
            </w:pPr>
            <w:ins w:id="20383" w:author="XuanWen Chen" w:date="2018-12-30T20:01:00Z">
              <w:r>
                <w:rPr>
                  <w:rFonts w:hAnsi="宋体" w:hint="eastAsia"/>
                </w:rPr>
                <w:t>取消</w:t>
              </w:r>
              <w:r w:rsidRPr="00510CBD">
                <w:rPr>
                  <w:rFonts w:hAnsi="宋体" w:hint="eastAsia"/>
                  <w:rPrChange w:id="20384" w:author="XuanWen Chen" w:date="2018-12-30T20:01:00Z">
                    <w:rPr>
                      <w:rFonts w:hint="eastAsia"/>
                    </w:rPr>
                  </w:rPrChange>
                </w:rPr>
                <w:t>删除</w:t>
              </w:r>
            </w:ins>
          </w:p>
        </w:tc>
      </w:tr>
      <w:tr w:rsidR="0040689B" w:rsidRPr="00651178" w14:paraId="7EF096ED" w14:textId="77777777" w:rsidTr="0040689B">
        <w:tc>
          <w:tcPr>
            <w:tcW w:w="1656" w:type="dxa"/>
          </w:tcPr>
          <w:p w14:paraId="37CE641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3E394F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若用户未被封禁则不能删除</w:t>
            </w:r>
          </w:p>
          <w:p w14:paraId="4CD76954" w14:textId="77777777" w:rsidR="0040689B" w:rsidRPr="00651178" w:rsidRDefault="0040689B" w:rsidP="00AE77A1">
            <w:pPr>
              <w:pStyle w:val="a9"/>
              <w:numPr>
                <w:ilvl w:val="0"/>
                <w:numId w:val="3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系统提示用户未被封禁</w:t>
            </w:r>
          </w:p>
        </w:tc>
      </w:tr>
      <w:tr w:rsidR="0040689B" w:rsidRPr="00651178" w14:paraId="68D5B294" w14:textId="77777777" w:rsidTr="0040689B">
        <w:tc>
          <w:tcPr>
            <w:tcW w:w="1656" w:type="dxa"/>
          </w:tcPr>
          <w:p w14:paraId="6EDAF30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0A9B01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385" w:author="XuanWen Chen" w:date="2018-12-30T20:02:00Z">
              <w:r w:rsidRPr="00651178" w:rsidDel="00510CBD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651178" w14:paraId="499378F3" w14:textId="77777777" w:rsidTr="0040689B">
        <w:tc>
          <w:tcPr>
            <w:tcW w:w="1656" w:type="dxa"/>
          </w:tcPr>
          <w:p w14:paraId="6930CF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0954562" w14:textId="21244464" w:rsidR="0040689B" w:rsidRPr="00651178" w:rsidRDefault="00C80F5D" w:rsidP="0040689B">
            <w:pPr>
              <w:jc w:val="left"/>
              <w:rPr>
                <w:rFonts w:hAnsi="宋体"/>
              </w:rPr>
            </w:pPr>
            <w:ins w:id="20386" w:author="XuanWen Chen" w:date="2018-12-30T20:07:00Z">
              <w:r>
                <w:rPr>
                  <w:rFonts w:hAnsi="宋体" w:hint="eastAsia"/>
                </w:rPr>
                <w:t>一年一次</w:t>
              </w:r>
            </w:ins>
            <w:del w:id="20387" w:author="XuanWen Chen" w:date="2018-12-30T20:07:00Z">
              <w:r w:rsidR="0040689B" w:rsidRPr="00651178" w:rsidDel="00C80F5D">
                <w:rPr>
                  <w:rFonts w:hAnsi="宋体" w:hint="eastAsia"/>
                </w:rPr>
                <w:delText>低</w:delText>
              </w:r>
            </w:del>
          </w:p>
        </w:tc>
      </w:tr>
      <w:tr w:rsidR="0040689B" w:rsidRPr="00651178" w14:paraId="6B9A7D2B" w14:textId="77777777" w:rsidTr="0040689B">
        <w:tc>
          <w:tcPr>
            <w:tcW w:w="1656" w:type="dxa"/>
          </w:tcPr>
          <w:p w14:paraId="3993CC8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61A577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021E50" w:rsidRPr="00651178" w14:paraId="167BB201" w14:textId="77777777" w:rsidTr="0040689B">
        <w:tc>
          <w:tcPr>
            <w:tcW w:w="1656" w:type="dxa"/>
          </w:tcPr>
          <w:p w14:paraId="20C0CE16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1FAEF863" w14:textId="06D19E29" w:rsidR="00021E50" w:rsidRPr="00651178" w:rsidRDefault="00021E50" w:rsidP="00021E50">
            <w:pPr>
              <w:jc w:val="left"/>
              <w:rPr>
                <w:rFonts w:hAnsi="宋体"/>
              </w:rPr>
            </w:pPr>
            <w:ins w:id="20388" w:author="XuanWen Chen" w:date="2018-12-30T19:51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021E50" w:rsidRPr="00651178" w14:paraId="70B17F7F" w14:textId="77777777" w:rsidTr="0040689B">
        <w:tc>
          <w:tcPr>
            <w:tcW w:w="1656" w:type="dxa"/>
          </w:tcPr>
          <w:p w14:paraId="22688125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E2F256F" w14:textId="7C61FBA1" w:rsidR="00021E50" w:rsidRPr="00651178" w:rsidDel="00021E50" w:rsidRDefault="00C80F5D" w:rsidP="00021E50">
            <w:pPr>
              <w:rPr>
                <w:del w:id="20389" w:author="XuanWen Chen" w:date="2018-12-30T19:51:00Z"/>
                <w:rFonts w:hAnsi="宋体"/>
              </w:rPr>
            </w:pPr>
            <w:ins w:id="20390" w:author="XuanWen Chen" w:date="2018-12-30T20:07:00Z">
              <w:r>
                <w:rPr>
                  <w:rFonts w:hAnsi="宋体" w:hint="eastAsia"/>
                </w:rPr>
                <w:t>管理员删除长期</w:t>
              </w:r>
              <w:proofErr w:type="gramStart"/>
              <w:r>
                <w:rPr>
                  <w:rFonts w:hAnsi="宋体" w:hint="eastAsia"/>
                </w:rPr>
                <w:t>不</w:t>
              </w:r>
              <w:proofErr w:type="gramEnd"/>
              <w:r>
                <w:rPr>
                  <w:rFonts w:hAnsi="宋体" w:hint="eastAsia"/>
                </w:rPr>
                <w:t>登录的用户</w:t>
              </w:r>
            </w:ins>
          </w:p>
          <w:p w14:paraId="11BBE79F" w14:textId="77777777" w:rsidR="00021E50" w:rsidRPr="00651178" w:rsidRDefault="00021E50" w:rsidP="00021E50">
            <w:pPr>
              <w:rPr>
                <w:rFonts w:hAnsi="宋体"/>
              </w:rPr>
            </w:pPr>
          </w:p>
        </w:tc>
      </w:tr>
    </w:tbl>
    <w:p w14:paraId="647528F0" w14:textId="4A830F28" w:rsidR="0040689B" w:rsidRPr="00651178" w:rsidRDefault="00AB4893" w:rsidP="00C06991">
      <w:pPr>
        <w:pStyle w:val="4"/>
      </w:pPr>
      <w:bookmarkStart w:id="20391" w:name="_Toc533621510"/>
      <w:ins w:id="20392" w:author="XuanWen Chen" w:date="2018-12-30T22:06:00Z">
        <w:r>
          <w:rPr>
            <w:rFonts w:hint="eastAsia"/>
          </w:rPr>
          <w:t>管理员在后台</w:t>
        </w:r>
        <w:r w:rsidRPr="00651178">
          <w:rPr>
            <w:rFonts w:hint="eastAsia"/>
          </w:rPr>
          <w:t>查询</w:t>
        </w:r>
      </w:ins>
      <w:r w:rsidR="00C06991" w:rsidRPr="00651178">
        <w:rPr>
          <w:rFonts w:hint="eastAsia"/>
        </w:rPr>
        <w:t>案例</w:t>
      </w:r>
      <w:del w:id="20393" w:author="XuanWen Chen" w:date="2018-12-30T22:06:00Z">
        <w:r w:rsidR="00C06991" w:rsidRPr="00651178" w:rsidDel="00AB4893">
          <w:rPr>
            <w:rFonts w:hint="eastAsia"/>
          </w:rPr>
          <w:delText>查询</w:delText>
        </w:r>
      </w:del>
      <w:bookmarkEnd w:id="2039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27C46FDA" w14:textId="77777777" w:rsidTr="0040689B">
        <w:tc>
          <w:tcPr>
            <w:tcW w:w="1656" w:type="dxa"/>
          </w:tcPr>
          <w:p w14:paraId="7DB07E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6F1728D" w14:textId="0B81DA27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0：</w:t>
            </w:r>
            <w:ins w:id="20394" w:author="XuanWen Chen" w:date="2018-12-30T22:06:00Z">
              <w:r w:rsidR="00AB4893" w:rsidRPr="00AB4893">
                <w:rPr>
                  <w:rFonts w:hAnsi="宋体" w:hint="eastAsia"/>
                  <w:b/>
                </w:rPr>
                <w:t>管理员在后台查询案例</w:t>
              </w:r>
            </w:ins>
            <w:del w:id="20395" w:author="XuanWen Chen" w:date="2018-12-30T22:06:00Z">
              <w:r w:rsidRPr="00651178" w:rsidDel="00AB4893">
                <w:rPr>
                  <w:rFonts w:hAnsi="宋体" w:hint="eastAsia"/>
                  <w:b/>
                </w:rPr>
                <w:delText>案例查询</w:delText>
              </w:r>
            </w:del>
          </w:p>
        </w:tc>
      </w:tr>
      <w:tr w:rsidR="0040689B" w:rsidRPr="00651178" w14:paraId="696BBEB6" w14:textId="77777777" w:rsidTr="0040689B">
        <w:tc>
          <w:tcPr>
            <w:tcW w:w="1656" w:type="dxa"/>
          </w:tcPr>
          <w:p w14:paraId="3603D5F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C33269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15B3C0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419B61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3A5CCBC2" w14:textId="77777777" w:rsidTr="0040689B">
        <w:tc>
          <w:tcPr>
            <w:tcW w:w="1656" w:type="dxa"/>
          </w:tcPr>
          <w:p w14:paraId="65803F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4226CC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7B4C34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CB517BF" w14:textId="1B3233D5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396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2EE949D2" w14:textId="77777777" w:rsidTr="0040689B">
        <w:tc>
          <w:tcPr>
            <w:tcW w:w="1656" w:type="dxa"/>
          </w:tcPr>
          <w:p w14:paraId="1501B55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D9742C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F927A58" w14:textId="77777777" w:rsidTr="0040689B">
        <w:tc>
          <w:tcPr>
            <w:tcW w:w="1656" w:type="dxa"/>
          </w:tcPr>
          <w:p w14:paraId="46C1D76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5725E2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根据案例特征查找案例或案例群</w:t>
            </w:r>
          </w:p>
        </w:tc>
      </w:tr>
      <w:tr w:rsidR="0040689B" w:rsidRPr="00651178" w14:paraId="73D3662E" w14:textId="77777777" w:rsidTr="0040689B">
        <w:tc>
          <w:tcPr>
            <w:tcW w:w="1656" w:type="dxa"/>
          </w:tcPr>
          <w:p w14:paraId="116C780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946951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管理员需要查询案例或案例群</w:t>
            </w:r>
          </w:p>
        </w:tc>
      </w:tr>
      <w:tr w:rsidR="0040689B" w:rsidRPr="00651178" w14:paraId="26665F3E" w14:textId="77777777" w:rsidTr="0040689B">
        <w:tc>
          <w:tcPr>
            <w:tcW w:w="1656" w:type="dxa"/>
          </w:tcPr>
          <w:p w14:paraId="1003DB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EF8B5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 xml:space="preserve">: </w:t>
            </w:r>
            <w:r w:rsidRPr="00651178">
              <w:rPr>
                <w:rFonts w:hAnsi="宋体" w:hint="eastAsia"/>
              </w:rPr>
              <w:t>案例数据库中存在案例</w:t>
            </w:r>
          </w:p>
        </w:tc>
      </w:tr>
      <w:tr w:rsidR="00C80F5D" w:rsidRPr="00651178" w14:paraId="0B2F1ACB" w14:textId="77777777" w:rsidTr="0040689B">
        <w:trPr>
          <w:ins w:id="20397" w:author="XuanWen Chen" w:date="2018-12-30T20:07:00Z"/>
        </w:trPr>
        <w:tc>
          <w:tcPr>
            <w:tcW w:w="1656" w:type="dxa"/>
          </w:tcPr>
          <w:p w14:paraId="170E9229" w14:textId="2573D8F9" w:rsidR="00C80F5D" w:rsidRPr="00651178" w:rsidRDefault="00C80F5D" w:rsidP="0040689B">
            <w:pPr>
              <w:rPr>
                <w:ins w:id="20398" w:author="XuanWen Chen" w:date="2018-12-30T20:07:00Z"/>
                <w:rFonts w:hAnsi="宋体"/>
              </w:rPr>
            </w:pPr>
            <w:ins w:id="20399" w:author="XuanWen Chen" w:date="2018-12-30T20:07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2509FCAC" w14:textId="6A10D158" w:rsidR="00C80F5D" w:rsidRPr="00651178" w:rsidRDefault="00C80F5D" w:rsidP="0040689B">
            <w:pPr>
              <w:jc w:val="left"/>
              <w:rPr>
                <w:ins w:id="20400" w:author="XuanWen Chen" w:date="2018-12-30T20:07:00Z"/>
                <w:rFonts w:hAnsi="宋体"/>
              </w:rPr>
            </w:pPr>
            <w:ins w:id="20401" w:author="XuanWen Chen" w:date="2018-12-30T20:08:00Z">
              <w:r>
                <w:rPr>
                  <w:rFonts w:hAnsi="宋体" w:hint="eastAsia"/>
                </w:rPr>
                <w:t>案例关键词</w:t>
              </w:r>
            </w:ins>
          </w:p>
        </w:tc>
      </w:tr>
      <w:tr w:rsidR="00C80F5D" w:rsidRPr="00651178" w14:paraId="6285C9BC" w14:textId="77777777" w:rsidTr="0040689B">
        <w:trPr>
          <w:ins w:id="20402" w:author="XuanWen Chen" w:date="2018-12-30T20:07:00Z"/>
        </w:trPr>
        <w:tc>
          <w:tcPr>
            <w:tcW w:w="1656" w:type="dxa"/>
          </w:tcPr>
          <w:p w14:paraId="5161A1C6" w14:textId="009BB1D7" w:rsidR="00C80F5D" w:rsidRPr="00651178" w:rsidRDefault="00C80F5D" w:rsidP="0040689B">
            <w:pPr>
              <w:rPr>
                <w:ins w:id="20403" w:author="XuanWen Chen" w:date="2018-12-30T20:07:00Z"/>
                <w:rFonts w:hAnsi="宋体"/>
              </w:rPr>
            </w:pPr>
            <w:ins w:id="20404" w:author="XuanWen Chen" w:date="2018-12-30T20:08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2988071E" w14:textId="4190FA0C" w:rsidR="00C80F5D" w:rsidRPr="00651178" w:rsidRDefault="00C80F5D" w:rsidP="0040689B">
            <w:pPr>
              <w:jc w:val="left"/>
              <w:rPr>
                <w:ins w:id="20405" w:author="XuanWen Chen" w:date="2018-12-30T20:07:00Z"/>
                <w:rFonts w:hAnsi="宋体"/>
              </w:rPr>
            </w:pPr>
            <w:ins w:id="20406" w:author="XuanWen Chen" w:date="2018-12-30T20:08:00Z">
              <w:r>
                <w:rPr>
                  <w:rFonts w:hAnsi="宋体" w:hint="eastAsia"/>
                </w:rPr>
                <w:t>案例查询结果</w:t>
              </w:r>
            </w:ins>
          </w:p>
        </w:tc>
      </w:tr>
      <w:tr w:rsidR="0040689B" w:rsidRPr="00651178" w14:paraId="01C572E4" w14:textId="77777777" w:rsidTr="0040689B">
        <w:tc>
          <w:tcPr>
            <w:tcW w:w="1656" w:type="dxa"/>
          </w:tcPr>
          <w:p w14:paraId="406093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40A8E9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-1：系统显示案例列表</w:t>
            </w:r>
          </w:p>
          <w:p w14:paraId="340D6A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：系统显示案例详情</w:t>
            </w:r>
          </w:p>
        </w:tc>
      </w:tr>
      <w:tr w:rsidR="0040689B" w:rsidRPr="00651178" w14:paraId="6A377B4F" w14:textId="77777777" w:rsidTr="0040689B">
        <w:tc>
          <w:tcPr>
            <w:tcW w:w="1656" w:type="dxa"/>
          </w:tcPr>
          <w:p w14:paraId="0ED5433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68032C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407" w:author="XuanWen Chen" w:date="2018-12-30T20:08:00Z">
              <w:r w:rsidRPr="00651178" w:rsidDel="00C80F5D">
                <w:rPr>
                  <w:rFonts w:hAnsi="宋体"/>
                </w:rPr>
                <w:delText>3</w:delText>
              </w:r>
              <w:r w:rsidRPr="00651178" w:rsidDel="00C80F5D">
                <w:rPr>
                  <w:rFonts w:hAnsi="宋体" w:hint="eastAsia"/>
                </w:rPr>
                <w:delText>.0</w:delText>
              </w:r>
              <w:r w:rsidRPr="00651178" w:rsidDel="00C80F5D">
                <w:rPr>
                  <w:rFonts w:hAnsi="宋体"/>
                </w:rPr>
                <w:delText xml:space="preserve"> </w:delText>
              </w:r>
            </w:del>
            <w:r w:rsidRPr="00651178">
              <w:rPr>
                <w:rFonts w:hAnsi="宋体" w:hint="eastAsia"/>
              </w:rPr>
              <w:t>查看案例</w:t>
            </w:r>
          </w:p>
          <w:p w14:paraId="1F29DE8E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案例首页</w:t>
            </w:r>
          </w:p>
          <w:p w14:paraId="244BBFA2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系统显示所有案例</w:t>
            </w:r>
          </w:p>
          <w:p w14:paraId="09037FB9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输入关键字并选择案例特征</w:t>
            </w:r>
          </w:p>
          <w:p w14:paraId="664795D3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634BB3A4" w14:textId="77777777" w:rsidR="0040689B" w:rsidRPr="00651178" w:rsidRDefault="0040689B" w:rsidP="00AE77A1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系统返回对应的案例</w:t>
            </w:r>
            <w:proofErr w:type="gramStart"/>
            <w:r w:rsidRPr="00651178">
              <w:rPr>
                <w:rFonts w:hAnsi="宋体" w:hint="eastAsia"/>
              </w:rPr>
              <w:t>或案列</w:t>
            </w:r>
            <w:proofErr w:type="gramEnd"/>
            <w:r w:rsidRPr="00651178">
              <w:rPr>
                <w:rFonts w:hAnsi="宋体" w:hint="eastAsia"/>
              </w:rPr>
              <w:t>列表</w:t>
            </w:r>
          </w:p>
        </w:tc>
      </w:tr>
      <w:tr w:rsidR="0040689B" w:rsidRPr="00651178" w14:paraId="63D3EC6B" w14:textId="77777777" w:rsidTr="0040689B">
        <w:tc>
          <w:tcPr>
            <w:tcW w:w="1656" w:type="dxa"/>
          </w:tcPr>
          <w:p w14:paraId="6D8272A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407501D4" w14:textId="43761C1E" w:rsidR="0040689B" w:rsidRPr="00651178" w:rsidRDefault="00C80F5D" w:rsidP="0040689B">
            <w:pPr>
              <w:jc w:val="left"/>
              <w:rPr>
                <w:rFonts w:hAnsi="宋体"/>
              </w:rPr>
            </w:pPr>
            <w:ins w:id="20408" w:author="XuanWen Chen" w:date="2018-12-30T20:0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182CB51C" w14:textId="77777777" w:rsidTr="0040689B">
        <w:tc>
          <w:tcPr>
            <w:tcW w:w="1656" w:type="dxa"/>
          </w:tcPr>
          <w:p w14:paraId="5421AC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AF1C559" w14:textId="70F1428D" w:rsidR="0040689B" w:rsidRPr="00651178" w:rsidRDefault="00C80F5D" w:rsidP="0040689B">
            <w:pPr>
              <w:jc w:val="left"/>
              <w:rPr>
                <w:rFonts w:hAnsi="宋体"/>
              </w:rPr>
            </w:pPr>
            <w:ins w:id="20409" w:author="XuanWen Chen" w:date="2018-12-30T20:08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7A3CF0D0" w14:textId="77777777" w:rsidTr="0040689B">
        <w:tc>
          <w:tcPr>
            <w:tcW w:w="1656" w:type="dxa"/>
          </w:tcPr>
          <w:p w14:paraId="062CBB7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D211C0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410" w:author="XuanWen Chen" w:date="2018-12-30T20:08:00Z">
              <w:r w:rsidRPr="00651178" w:rsidDel="00C80F5D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573E166F" w14:textId="77777777" w:rsidTr="0040689B">
        <w:tc>
          <w:tcPr>
            <w:tcW w:w="1656" w:type="dxa"/>
          </w:tcPr>
          <w:p w14:paraId="0EEF45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C41E6C0" w14:textId="33461530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411" w:author="XuanWen Chen" w:date="2018-12-30T20:08:00Z">
              <w:r w:rsidRPr="00651178" w:rsidDel="00C80F5D">
                <w:rPr>
                  <w:rFonts w:hAnsi="宋体" w:hint="eastAsia"/>
                </w:rPr>
                <w:delText>高</w:delText>
              </w:r>
            </w:del>
            <w:ins w:id="20412" w:author="XuanWen Chen" w:date="2018-12-30T20:08:00Z">
              <w:r w:rsidR="00C80F5D">
                <w:rPr>
                  <w:rFonts w:hAnsi="宋体" w:hint="eastAsia"/>
                </w:rPr>
                <w:t>每天10次</w:t>
              </w:r>
            </w:ins>
          </w:p>
        </w:tc>
      </w:tr>
      <w:tr w:rsidR="00021E50" w:rsidRPr="00651178" w14:paraId="4A5A48E5" w14:textId="77777777" w:rsidTr="0040689B">
        <w:tc>
          <w:tcPr>
            <w:tcW w:w="1656" w:type="dxa"/>
          </w:tcPr>
          <w:p w14:paraId="03EF937E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8FA0338" w14:textId="3E1F6545" w:rsidR="00021E50" w:rsidRPr="00651178" w:rsidRDefault="00021E50" w:rsidP="00021E50">
            <w:pPr>
              <w:jc w:val="left"/>
              <w:rPr>
                <w:rFonts w:hAnsi="宋体"/>
              </w:rPr>
            </w:pPr>
          </w:p>
        </w:tc>
      </w:tr>
      <w:tr w:rsidR="00021E50" w:rsidRPr="00651178" w14:paraId="29573C44" w14:textId="77777777" w:rsidTr="0040689B">
        <w:tc>
          <w:tcPr>
            <w:tcW w:w="1656" w:type="dxa"/>
          </w:tcPr>
          <w:p w14:paraId="04AB52F6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E2FB24D" w14:textId="557CD46B" w:rsidR="00021E50" w:rsidRDefault="00021E50" w:rsidP="00021E50">
            <w:pPr>
              <w:jc w:val="left"/>
              <w:rPr>
                <w:ins w:id="20413" w:author="XuanWen Chen" w:date="2018-12-30T19:51:00Z"/>
                <w:rFonts w:hAnsi="宋体"/>
              </w:rPr>
            </w:pPr>
            <w:ins w:id="20414" w:author="XuanWen Chen" w:date="2018-12-30T19:51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  <w:p w14:paraId="3B9A4BB5" w14:textId="32AD5201" w:rsidR="00021E50" w:rsidRPr="00651178" w:rsidRDefault="00021E50" w:rsidP="00021E50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021E50" w:rsidRPr="00651178" w14:paraId="5C17E3F2" w14:textId="77777777" w:rsidTr="0040689B">
        <w:tc>
          <w:tcPr>
            <w:tcW w:w="1656" w:type="dxa"/>
          </w:tcPr>
          <w:p w14:paraId="12AFCA8F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7CFA78DB" w14:textId="4CF438B4" w:rsidR="00021E50" w:rsidRPr="00651178" w:rsidDel="00021E50" w:rsidRDefault="00C80F5D" w:rsidP="00021E50">
            <w:pPr>
              <w:rPr>
                <w:del w:id="20415" w:author="XuanWen Chen" w:date="2018-12-30T19:51:00Z"/>
                <w:rFonts w:hAnsi="宋体"/>
              </w:rPr>
            </w:pPr>
            <w:ins w:id="20416" w:author="XuanWen Chen" w:date="2018-12-30T20:08:00Z">
              <w:r>
                <w:rPr>
                  <w:rFonts w:hAnsi="宋体" w:hint="eastAsia"/>
                </w:rPr>
                <w:t>管理员每天查找10</w:t>
              </w:r>
            </w:ins>
            <w:ins w:id="20417" w:author="XuanWen Chen" w:date="2018-12-30T20:09:00Z">
              <w:r>
                <w:rPr>
                  <w:rFonts w:hAnsi="宋体" w:hint="eastAsia"/>
                </w:rPr>
                <w:t>次案例</w:t>
              </w:r>
            </w:ins>
          </w:p>
          <w:p w14:paraId="2FFB7081" w14:textId="77777777" w:rsidR="00021E50" w:rsidRPr="00651178" w:rsidRDefault="00021E50" w:rsidP="00021E50">
            <w:pPr>
              <w:rPr>
                <w:rFonts w:hAnsi="宋体"/>
              </w:rPr>
            </w:pPr>
          </w:p>
        </w:tc>
      </w:tr>
    </w:tbl>
    <w:p w14:paraId="1B90A803" w14:textId="04AE9307" w:rsidR="0040689B" w:rsidRPr="00C80F5D" w:rsidRDefault="00AB4893">
      <w:pPr>
        <w:pStyle w:val="4"/>
        <w:rPr>
          <w:rPrChange w:id="20418" w:author="XuanWen Chen" w:date="2018-12-30T20:10:00Z">
            <w:rPr>
              <w:color w:val="FF0000"/>
            </w:rPr>
          </w:rPrChange>
        </w:rPr>
      </w:pPr>
      <w:bookmarkStart w:id="20419" w:name="_Toc533621511"/>
      <w:ins w:id="20420" w:author="XuanWen Chen" w:date="2018-12-30T22:06:00Z">
        <w:r>
          <w:rPr>
            <w:rFonts w:hint="eastAsia"/>
          </w:rPr>
          <w:t>管理员</w:t>
        </w:r>
        <w:r w:rsidRPr="008004F4">
          <w:rPr>
            <w:rFonts w:hint="eastAsia"/>
          </w:rPr>
          <w:t>审核</w:t>
        </w:r>
      </w:ins>
      <w:r w:rsidR="00C06991" w:rsidRPr="00C80F5D">
        <w:rPr>
          <w:rFonts w:hint="eastAsia"/>
          <w:rPrChange w:id="20421" w:author="XuanWen Chen" w:date="2018-12-30T20:10:00Z">
            <w:rPr>
              <w:rFonts w:hint="eastAsia"/>
              <w:color w:val="FF0000"/>
            </w:rPr>
          </w:rPrChange>
        </w:rPr>
        <w:t>案例</w:t>
      </w:r>
      <w:r w:rsidR="00B831E1" w:rsidRPr="00C80F5D">
        <w:rPr>
          <w:rFonts w:hint="eastAsia"/>
          <w:rPrChange w:id="20422" w:author="XuanWen Chen" w:date="2018-12-30T20:10:00Z">
            <w:rPr>
              <w:rFonts w:hint="eastAsia"/>
              <w:color w:val="FF0000"/>
            </w:rPr>
          </w:rPrChange>
        </w:rPr>
        <w:t>管理员</w:t>
      </w:r>
      <w:ins w:id="20423" w:author="XuanWen Chen" w:date="2018-12-30T22:06:00Z">
        <w:r>
          <w:rPr>
            <w:rFonts w:hint="eastAsia"/>
          </w:rPr>
          <w:t>的</w:t>
        </w:r>
      </w:ins>
      <w:r w:rsidR="00B831E1" w:rsidRPr="00C80F5D">
        <w:rPr>
          <w:rFonts w:hint="eastAsia"/>
          <w:rPrChange w:id="20424" w:author="XuanWen Chen" w:date="2018-12-30T20:10:00Z">
            <w:rPr>
              <w:rFonts w:hint="eastAsia"/>
              <w:color w:val="FF0000"/>
            </w:rPr>
          </w:rPrChange>
        </w:rPr>
        <w:t>资格</w:t>
      </w:r>
      <w:del w:id="20425" w:author="XuanWen Chen" w:date="2018-12-30T22:06:00Z">
        <w:r w:rsidR="00B831E1" w:rsidRPr="00C80F5D" w:rsidDel="00AB4893">
          <w:rPr>
            <w:rFonts w:hint="eastAsia"/>
            <w:rPrChange w:id="20426" w:author="XuanWen Chen" w:date="2018-12-30T20:10:00Z">
              <w:rPr>
                <w:rFonts w:hint="eastAsia"/>
                <w:color w:val="FF0000"/>
              </w:rPr>
            </w:rPrChange>
          </w:rPr>
          <w:delText>的</w:delText>
        </w:r>
        <w:r w:rsidR="00C06991" w:rsidRPr="00C80F5D" w:rsidDel="00AB4893">
          <w:rPr>
            <w:rFonts w:hint="eastAsia"/>
            <w:rPrChange w:id="20427" w:author="XuanWen Chen" w:date="2018-12-30T20:10:00Z">
              <w:rPr>
                <w:rFonts w:hint="eastAsia"/>
                <w:color w:val="FF0000"/>
              </w:rPr>
            </w:rPrChange>
          </w:rPr>
          <w:delText>审核</w:delText>
        </w:r>
      </w:del>
      <w:bookmarkEnd w:id="204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4AE66F7B" w14:textId="77777777" w:rsidTr="0040689B">
        <w:tc>
          <w:tcPr>
            <w:tcW w:w="1656" w:type="dxa"/>
          </w:tcPr>
          <w:p w14:paraId="178A40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DDB2350" w14:textId="484D2943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1：</w:t>
            </w:r>
            <w:ins w:id="20428" w:author="XuanWen Chen" w:date="2018-12-30T22:06:00Z">
              <w:r w:rsidR="00AB4893" w:rsidRPr="00AB4893">
                <w:rPr>
                  <w:rFonts w:hAnsi="宋体" w:hint="eastAsia"/>
                  <w:b/>
                </w:rPr>
                <w:t>管理员审核案例管理员的资格</w:t>
              </w:r>
            </w:ins>
            <w:del w:id="20429" w:author="XuanWen Chen" w:date="2018-12-30T22:06:00Z">
              <w:r w:rsidRPr="00651178" w:rsidDel="00AB4893">
                <w:rPr>
                  <w:rFonts w:hAnsi="宋体" w:hint="eastAsia"/>
                  <w:b/>
                </w:rPr>
                <w:delText>案例审核</w:delText>
              </w:r>
            </w:del>
          </w:p>
        </w:tc>
      </w:tr>
      <w:tr w:rsidR="0040689B" w:rsidRPr="00651178" w14:paraId="4CD6DBEB" w14:textId="77777777" w:rsidTr="0040689B">
        <w:tc>
          <w:tcPr>
            <w:tcW w:w="1656" w:type="dxa"/>
          </w:tcPr>
          <w:p w14:paraId="054F9D1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A4A92A2" w14:textId="6E109959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430" w:author="XuanWen Chen" w:date="2018-12-30T22:06:00Z">
              <w:r w:rsidRPr="00651178" w:rsidDel="00AB4893">
                <w:rPr>
                  <w:rFonts w:hAnsi="宋体" w:hint="eastAsia"/>
                </w:rPr>
                <w:delText>张威杰</w:delText>
              </w:r>
            </w:del>
            <w:ins w:id="20431" w:author="XuanWen Chen" w:date="2018-12-30T22:06:00Z">
              <w:r w:rsidR="00AB4893"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645" w:type="dxa"/>
          </w:tcPr>
          <w:p w14:paraId="79E846C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EF08979" w14:textId="2B0CEB3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</w:t>
            </w:r>
            <w:del w:id="20432" w:author="XuanWen Chen" w:date="2018-12-30T22:06:00Z">
              <w:r w:rsidRPr="00651178" w:rsidDel="00AB4893">
                <w:rPr>
                  <w:rFonts w:hAnsi="宋体" w:hint="eastAsia"/>
                </w:rPr>
                <w:delText>21</w:delText>
              </w:r>
            </w:del>
            <w:ins w:id="20433" w:author="XuanWen Chen" w:date="2018-12-30T22:06:00Z">
              <w:r w:rsidR="00AB4893">
                <w:rPr>
                  <w:rFonts w:hAnsi="宋体" w:hint="eastAsia"/>
                </w:rPr>
                <w:t>30</w:t>
              </w:r>
            </w:ins>
          </w:p>
        </w:tc>
      </w:tr>
      <w:tr w:rsidR="0040689B" w:rsidRPr="00651178" w14:paraId="6D0A9DBC" w14:textId="77777777" w:rsidTr="0040689B">
        <w:tc>
          <w:tcPr>
            <w:tcW w:w="1656" w:type="dxa"/>
          </w:tcPr>
          <w:p w14:paraId="69BFB4F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A8E457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F0BC8F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22A54F9" w14:textId="6FFB3AC2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434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2F53A625" w14:textId="77777777" w:rsidTr="0040689B">
        <w:tc>
          <w:tcPr>
            <w:tcW w:w="1656" w:type="dxa"/>
          </w:tcPr>
          <w:p w14:paraId="4B5227D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9D018C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62AEC2E6" w14:textId="77777777" w:rsidTr="0040689B">
        <w:tc>
          <w:tcPr>
            <w:tcW w:w="1656" w:type="dxa"/>
          </w:tcPr>
          <w:p w14:paraId="3719AC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EEBAF3E" w14:textId="74B67606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系统管理员查看</w:t>
            </w:r>
            <w:ins w:id="20435" w:author="XuanWen Chen" w:date="2018-12-30T20:09:00Z">
              <w:r w:rsidR="00C80F5D">
                <w:rPr>
                  <w:rFonts w:hAnsi="宋体" w:hint="eastAsia"/>
                </w:rPr>
                <w:t>用户成为</w:t>
              </w:r>
            </w:ins>
            <w:r w:rsidRPr="00651178">
              <w:rPr>
                <w:rFonts w:hAnsi="宋体" w:hint="eastAsia"/>
              </w:rPr>
              <w:t>案例</w:t>
            </w:r>
            <w:ins w:id="20436" w:author="XuanWen Chen" w:date="2018-12-30T20:09:00Z">
              <w:r w:rsidR="00C80F5D">
                <w:rPr>
                  <w:rFonts w:hAnsi="宋体" w:hint="eastAsia"/>
                </w:rPr>
                <w:t>管理员的申请</w:t>
              </w:r>
            </w:ins>
            <w:r w:rsidRPr="00651178">
              <w:rPr>
                <w:rFonts w:hAnsi="宋体" w:hint="eastAsia"/>
              </w:rPr>
              <w:t>，并判断该</w:t>
            </w:r>
            <w:del w:id="20437" w:author="XuanWen Chen" w:date="2018-12-30T20:09:00Z">
              <w:r w:rsidRPr="00651178" w:rsidDel="00C80F5D">
                <w:rPr>
                  <w:rFonts w:hAnsi="宋体" w:hint="eastAsia"/>
                </w:rPr>
                <w:delText>案例</w:delText>
              </w:r>
            </w:del>
            <w:ins w:id="20438" w:author="XuanWen Chen" w:date="2018-12-30T20:09:00Z">
              <w:r w:rsidR="00C80F5D">
                <w:rPr>
                  <w:rFonts w:hAnsi="宋体" w:hint="eastAsia"/>
                </w:rPr>
                <w:t>用户</w:t>
              </w:r>
            </w:ins>
            <w:r w:rsidRPr="00651178">
              <w:rPr>
                <w:rFonts w:hAnsi="宋体" w:hint="eastAsia"/>
              </w:rPr>
              <w:t>是否符合要求</w:t>
            </w:r>
          </w:p>
        </w:tc>
      </w:tr>
      <w:tr w:rsidR="0040689B" w:rsidRPr="00651178" w14:paraId="2AAD2189" w14:textId="77777777" w:rsidTr="0040689B">
        <w:tc>
          <w:tcPr>
            <w:tcW w:w="1656" w:type="dxa"/>
          </w:tcPr>
          <w:p w14:paraId="6577E89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423C0ED" w14:textId="46987DCD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439" w:author="XuanWen Chen" w:date="2018-12-30T20:09:00Z">
              <w:r w:rsidRPr="00651178" w:rsidDel="00C80F5D">
                <w:rPr>
                  <w:rFonts w:hAnsi="宋体" w:hint="eastAsia"/>
                </w:rPr>
                <w:delText>用户上传案例</w:delText>
              </w:r>
            </w:del>
            <w:ins w:id="20440" w:author="XuanWen Chen" w:date="2018-12-30T20:09:00Z">
              <w:r w:rsidR="00C80F5D">
                <w:rPr>
                  <w:rFonts w:hAnsi="宋体" w:hint="eastAsia"/>
                </w:rPr>
                <w:t>系统管理员需要审核用户成为案例管理员的</w:t>
              </w:r>
            </w:ins>
            <w:ins w:id="20441" w:author="XuanWen Chen" w:date="2018-12-30T20:10:00Z">
              <w:r w:rsidR="00C80F5D">
                <w:rPr>
                  <w:rFonts w:hAnsi="宋体" w:hint="eastAsia"/>
                </w:rPr>
                <w:t>申请</w:t>
              </w:r>
            </w:ins>
          </w:p>
        </w:tc>
      </w:tr>
      <w:tr w:rsidR="0040689B" w:rsidRPr="00651178" w14:paraId="76115B04" w14:textId="77777777" w:rsidTr="0040689B">
        <w:tc>
          <w:tcPr>
            <w:tcW w:w="1656" w:type="dxa"/>
          </w:tcPr>
          <w:p w14:paraId="4EEC4B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A1F1910" w14:textId="61D17D1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用户</w:t>
            </w:r>
            <w:del w:id="20442" w:author="XuanWen Chen" w:date="2018-12-30T20:11:00Z">
              <w:r w:rsidRPr="00651178" w:rsidDel="00C80F5D">
                <w:rPr>
                  <w:rFonts w:hAnsi="宋体" w:hint="eastAsia"/>
                </w:rPr>
                <w:delText>上传案例</w:delText>
              </w:r>
            </w:del>
            <w:ins w:id="20443" w:author="XuanWen Chen" w:date="2018-12-30T20:12:00Z">
              <w:r w:rsidR="00C80F5D">
                <w:rPr>
                  <w:rFonts w:hAnsi="宋体" w:hint="eastAsia"/>
                </w:rPr>
                <w:t>提交成为案例管理员的申请</w:t>
              </w:r>
            </w:ins>
          </w:p>
        </w:tc>
      </w:tr>
      <w:tr w:rsidR="0040689B" w:rsidRPr="00651178" w14:paraId="60A4DBF7" w14:textId="77777777" w:rsidTr="0040689B">
        <w:tc>
          <w:tcPr>
            <w:tcW w:w="1656" w:type="dxa"/>
          </w:tcPr>
          <w:p w14:paraId="12DDB1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DE977C6" w14:textId="29AC165E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</w:t>
            </w:r>
            <w:del w:id="20444" w:author="XuanWen Chen" w:date="2018-12-30T20:12:00Z">
              <w:r w:rsidRPr="00651178" w:rsidDel="00C80F5D">
                <w:rPr>
                  <w:rFonts w:hAnsi="宋体" w:hint="eastAsia"/>
                </w:rPr>
                <w:delText>案例</w:delText>
              </w:r>
            </w:del>
            <w:ins w:id="20445" w:author="XuanWen Chen" w:date="2018-12-30T20:12:00Z">
              <w:r w:rsidR="00C80F5D">
                <w:rPr>
                  <w:rFonts w:hAnsi="宋体" w:hint="eastAsia"/>
                </w:rPr>
                <w:t>申请</w:t>
              </w:r>
            </w:ins>
            <w:r w:rsidRPr="00651178">
              <w:rPr>
                <w:rFonts w:hAnsi="宋体" w:hint="eastAsia"/>
              </w:rPr>
              <w:t>审核通过</w:t>
            </w:r>
          </w:p>
        </w:tc>
      </w:tr>
      <w:tr w:rsidR="00C80F5D" w:rsidRPr="00651178" w14:paraId="738450F8" w14:textId="77777777" w:rsidTr="0040689B">
        <w:trPr>
          <w:ins w:id="20446" w:author="XuanWen Chen" w:date="2018-12-30T20:11:00Z"/>
        </w:trPr>
        <w:tc>
          <w:tcPr>
            <w:tcW w:w="1656" w:type="dxa"/>
          </w:tcPr>
          <w:p w14:paraId="6BE56C6C" w14:textId="341EC3FD" w:rsidR="00C80F5D" w:rsidRPr="00651178" w:rsidRDefault="00C80F5D" w:rsidP="0040689B">
            <w:pPr>
              <w:rPr>
                <w:ins w:id="20447" w:author="XuanWen Chen" w:date="2018-12-30T20:11:00Z"/>
                <w:rFonts w:hAnsi="宋体"/>
              </w:rPr>
            </w:pPr>
            <w:ins w:id="20448" w:author="XuanWen Chen" w:date="2018-12-30T20:11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5B7D5DCC" w14:textId="47E1338D" w:rsidR="00C80F5D" w:rsidRPr="00651178" w:rsidRDefault="00C80F5D" w:rsidP="0040689B">
            <w:pPr>
              <w:rPr>
                <w:ins w:id="20449" w:author="XuanWen Chen" w:date="2018-12-30T20:11:00Z"/>
                <w:rFonts w:hAnsi="宋体"/>
              </w:rPr>
            </w:pPr>
            <w:ins w:id="20450" w:author="XuanWen Chen" w:date="2018-12-30T20:12:00Z">
              <w:r w:rsidRPr="00651178">
                <w:rPr>
                  <w:rFonts w:hAnsi="宋体" w:hint="eastAsia"/>
                </w:rPr>
                <w:t>用户</w:t>
              </w:r>
              <w:r>
                <w:rPr>
                  <w:rFonts w:hAnsi="宋体" w:hint="eastAsia"/>
                </w:rPr>
                <w:t>提交成为案例管理员的申请</w:t>
              </w:r>
            </w:ins>
          </w:p>
        </w:tc>
      </w:tr>
      <w:tr w:rsidR="00C80F5D" w:rsidRPr="00651178" w14:paraId="5E0EC38F" w14:textId="77777777" w:rsidTr="0040689B">
        <w:trPr>
          <w:ins w:id="20451" w:author="XuanWen Chen" w:date="2018-12-30T20:11:00Z"/>
        </w:trPr>
        <w:tc>
          <w:tcPr>
            <w:tcW w:w="1656" w:type="dxa"/>
          </w:tcPr>
          <w:p w14:paraId="1C95341D" w14:textId="4BEFF4F8" w:rsidR="00C80F5D" w:rsidRDefault="00C80F5D" w:rsidP="0040689B">
            <w:pPr>
              <w:rPr>
                <w:ins w:id="20452" w:author="XuanWen Chen" w:date="2018-12-30T20:11:00Z"/>
                <w:rFonts w:hAnsi="宋体"/>
              </w:rPr>
            </w:pPr>
            <w:ins w:id="20453" w:author="XuanWen Chen" w:date="2018-12-30T20:11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22FCF9FA" w14:textId="4CD0D803" w:rsidR="00C80F5D" w:rsidRPr="00651178" w:rsidRDefault="00C80F5D" w:rsidP="0040689B">
            <w:pPr>
              <w:rPr>
                <w:ins w:id="20454" w:author="XuanWen Chen" w:date="2018-12-30T20:11:00Z"/>
                <w:rFonts w:hAnsi="宋体"/>
              </w:rPr>
            </w:pPr>
            <w:ins w:id="20455" w:author="XuanWen Chen" w:date="2018-12-30T20:12:00Z">
              <w:r>
                <w:rPr>
                  <w:rFonts w:hAnsi="宋体" w:hint="eastAsia"/>
                </w:rPr>
                <w:t>用户成为案例管理员</w:t>
              </w:r>
            </w:ins>
          </w:p>
        </w:tc>
      </w:tr>
      <w:tr w:rsidR="0040689B" w:rsidRPr="00651178" w14:paraId="238510EF" w14:textId="77777777" w:rsidTr="0040689B">
        <w:tc>
          <w:tcPr>
            <w:tcW w:w="1656" w:type="dxa"/>
          </w:tcPr>
          <w:p w14:paraId="2F97884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3547ED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案例审核通过</w:t>
            </w:r>
          </w:p>
          <w:p w14:paraId="3B93A10D" w14:textId="1420C30B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</w:t>
            </w:r>
            <w:del w:id="20456" w:author="XuanWen Chen" w:date="2018-12-30T20:13:00Z">
              <w:r w:rsidRPr="00651178" w:rsidDel="00C80F5D">
                <w:rPr>
                  <w:rFonts w:hAnsi="宋体" w:hint="eastAsia"/>
                </w:rPr>
                <w:delText>案例管理</w:delText>
              </w:r>
            </w:del>
            <w:ins w:id="20457" w:author="XuanWen Chen" w:date="2018-12-30T20:13:00Z">
              <w:r w:rsidR="00C80F5D">
                <w:rPr>
                  <w:rFonts w:hAnsi="宋体" w:hint="eastAsia"/>
                </w:rPr>
                <w:t>用户管理</w:t>
              </w:r>
            </w:ins>
            <w:r w:rsidRPr="00651178">
              <w:rPr>
                <w:rFonts w:hAnsi="宋体" w:hint="eastAsia"/>
              </w:rPr>
              <w:t>-&gt;</w:t>
            </w:r>
            <w:del w:id="20458" w:author="XuanWen Chen" w:date="2018-12-30T20:13:00Z">
              <w:r w:rsidRPr="00651178" w:rsidDel="00C80F5D">
                <w:rPr>
                  <w:rFonts w:hAnsi="宋体" w:hint="eastAsia"/>
                </w:rPr>
                <w:delText>案例首页</w:delText>
              </w:r>
            </w:del>
            <w:ins w:id="20459" w:author="XuanWen Chen" w:date="2018-12-30T20:13:00Z">
              <w:r w:rsidR="00C80F5D">
                <w:rPr>
                  <w:rFonts w:hAnsi="宋体" w:hint="eastAsia"/>
                </w:rPr>
                <w:t>权限管理</w:t>
              </w:r>
            </w:ins>
          </w:p>
          <w:p w14:paraId="2996557A" w14:textId="598ACA54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管理查看待审核的</w:t>
            </w:r>
            <w:del w:id="20460" w:author="XuanWen Chen" w:date="2018-12-30T20:13:00Z">
              <w:r w:rsidRPr="00651178" w:rsidDel="00C80F5D">
                <w:rPr>
                  <w:rFonts w:hAnsi="宋体" w:hint="eastAsia"/>
                </w:rPr>
                <w:delText>案例</w:delText>
              </w:r>
            </w:del>
            <w:ins w:id="20461" w:author="XuanWen Chen" w:date="2018-12-30T20:13:00Z">
              <w:r w:rsidR="00C80F5D">
                <w:rPr>
                  <w:rFonts w:hAnsi="宋体" w:hint="eastAsia"/>
                </w:rPr>
                <w:t>用户</w:t>
              </w:r>
            </w:ins>
            <w:r w:rsidRPr="00651178">
              <w:rPr>
                <w:rFonts w:hAnsi="宋体" w:hint="eastAsia"/>
              </w:rPr>
              <w:t>列表</w:t>
            </w:r>
          </w:p>
          <w:p w14:paraId="0759F66D" w14:textId="5C7A4C94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管理员查看</w:t>
            </w:r>
            <w:del w:id="20462" w:author="XuanWen Chen" w:date="2018-12-30T20:13:00Z">
              <w:r w:rsidRPr="00651178" w:rsidDel="00C80F5D">
                <w:rPr>
                  <w:rFonts w:hAnsi="宋体" w:hint="eastAsia"/>
                </w:rPr>
                <w:delText>案例</w:delText>
              </w:r>
            </w:del>
            <w:ins w:id="20463" w:author="XuanWen Chen" w:date="2018-12-30T20:13:00Z">
              <w:r w:rsidR="00C80F5D">
                <w:rPr>
                  <w:rFonts w:hAnsi="宋体" w:hint="eastAsia"/>
                </w:rPr>
                <w:t>用户信息</w:t>
              </w:r>
            </w:ins>
          </w:p>
          <w:p w14:paraId="214F638E" w14:textId="77777777" w:rsidR="0040689B" w:rsidRPr="00651178" w:rsidRDefault="0040689B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审核通过</w:t>
            </w:r>
          </w:p>
          <w:p w14:paraId="7DAAFBA6" w14:textId="72D8F1E7" w:rsidR="0040689B" w:rsidRPr="00651178" w:rsidRDefault="00C80F5D" w:rsidP="00AE77A1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ins w:id="20464" w:author="XuanWen Chen" w:date="2018-12-30T20:12:00Z">
              <w:r>
                <w:rPr>
                  <w:rFonts w:hAnsi="宋体" w:hint="eastAsia"/>
                </w:rPr>
                <w:t>用户成为案例管理员</w:t>
              </w:r>
            </w:ins>
            <w:del w:id="20465" w:author="XuanWen Chen" w:date="2018-12-30T20:12:00Z">
              <w:r w:rsidR="0040689B" w:rsidRPr="00651178" w:rsidDel="00C80F5D">
                <w:rPr>
                  <w:rFonts w:hAnsi="宋体" w:hint="eastAsia"/>
                </w:rPr>
                <w:delText>案例被审核完毕</w:delText>
              </w:r>
            </w:del>
          </w:p>
        </w:tc>
      </w:tr>
      <w:tr w:rsidR="0040689B" w:rsidRPr="00651178" w14:paraId="110B5CEE" w14:textId="77777777" w:rsidTr="0040689B">
        <w:tc>
          <w:tcPr>
            <w:tcW w:w="1656" w:type="dxa"/>
          </w:tcPr>
          <w:p w14:paraId="42E75D9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</w:tcPr>
          <w:p w14:paraId="40FE4F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案例审核不通过</w:t>
            </w:r>
          </w:p>
          <w:p w14:paraId="7740E0C5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0EFBE240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管理查看待审核的案例列表</w:t>
            </w:r>
          </w:p>
          <w:p w14:paraId="70236E50" w14:textId="77777777" w:rsidR="0040689B" w:rsidRPr="00651178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管理员查看案例</w:t>
            </w:r>
          </w:p>
          <w:p w14:paraId="1A4BF4B1" w14:textId="77777777" w:rsidR="0040689B" w:rsidRPr="00651178" w:rsidDel="00C80F5D" w:rsidRDefault="0040689B" w:rsidP="00AE77A1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rPr>
                <w:del w:id="20466" w:author="XuanWen Chen" w:date="2018-12-30T20:13:00Z"/>
                <w:rFonts w:hAnsi="宋体"/>
              </w:rPr>
            </w:pPr>
            <w:r w:rsidRPr="00651178">
              <w:rPr>
                <w:rFonts w:hAnsi="宋体" w:hint="eastAsia"/>
              </w:rPr>
              <w:t>审核不通过</w:t>
            </w:r>
          </w:p>
          <w:p w14:paraId="6EF6E711" w14:textId="31565E8C" w:rsidR="0040689B" w:rsidRPr="00C80F5D" w:rsidRDefault="0040689B">
            <w:pPr>
              <w:numPr>
                <w:ilvl w:val="0"/>
                <w:numId w:val="37"/>
              </w:numPr>
              <w:spacing w:line="240" w:lineRule="auto"/>
              <w:rPr>
                <w:rFonts w:hAnsi="宋体"/>
                <w:rPrChange w:id="20467" w:author="XuanWen Chen" w:date="2018-12-30T20:13:00Z">
                  <w:rPr/>
                </w:rPrChange>
              </w:rPr>
              <w:pPrChange w:id="20468" w:author="XuanWen Chen" w:date="2018-12-30T20:13:00Z">
                <w:pPr/>
              </w:pPrChange>
            </w:pPr>
            <w:del w:id="20469" w:author="XuanWen Chen" w:date="2018-12-30T20:12:00Z">
              <w:r w:rsidRPr="00C80F5D" w:rsidDel="00C80F5D">
                <w:rPr>
                  <w:rFonts w:hAnsi="宋体"/>
                  <w:rPrChange w:id="20470" w:author="XuanWen Chen" w:date="2018-12-30T20:13:00Z">
                    <w:rPr/>
                  </w:rPrChange>
                </w:rPr>
                <w:delText>5</w:delText>
              </w:r>
            </w:del>
            <w:ins w:id="20471" w:author="XuanWen Chen" w:date="2018-12-30T20:12:00Z">
              <w:r w:rsidR="00C80F5D" w:rsidRPr="00C80F5D" w:rsidDel="00C80F5D">
                <w:rPr>
                  <w:rFonts w:hAnsi="宋体"/>
                  <w:rPrChange w:id="20472" w:author="XuanWen Chen" w:date="2018-12-30T20:13:00Z">
                    <w:rPr/>
                  </w:rPrChange>
                </w:rPr>
                <w:t xml:space="preserve"> </w:t>
              </w:r>
            </w:ins>
            <w:del w:id="20473" w:author="XuanWen Chen" w:date="2018-12-30T20:12:00Z">
              <w:r w:rsidRPr="00C80F5D" w:rsidDel="00C80F5D">
                <w:rPr>
                  <w:rFonts w:hAnsi="宋体" w:hint="eastAsia"/>
                  <w:rPrChange w:id="20474" w:author="XuanWen Chen" w:date="2018-12-30T20:13:00Z">
                    <w:rPr>
                      <w:rFonts w:hint="eastAsia"/>
                    </w:rPr>
                  </w:rPrChange>
                </w:rPr>
                <w:delText>．案例被审核完毕</w:delText>
              </w:r>
            </w:del>
          </w:p>
        </w:tc>
      </w:tr>
      <w:tr w:rsidR="0040689B" w:rsidRPr="00651178" w14:paraId="61EF94D9" w14:textId="77777777" w:rsidTr="0040689B">
        <w:tc>
          <w:tcPr>
            <w:tcW w:w="1656" w:type="dxa"/>
          </w:tcPr>
          <w:p w14:paraId="7BF8E3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644A160" w14:textId="17086A46" w:rsidR="0040689B" w:rsidRPr="00651178" w:rsidRDefault="00C80F5D" w:rsidP="0040689B">
            <w:pPr>
              <w:rPr>
                <w:rFonts w:hAnsi="宋体"/>
              </w:rPr>
            </w:pPr>
            <w:ins w:id="20475" w:author="XuanWen Chen" w:date="2018-12-30T20:11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581DB06A" w14:textId="77777777" w:rsidTr="0040689B">
        <w:tc>
          <w:tcPr>
            <w:tcW w:w="1656" w:type="dxa"/>
          </w:tcPr>
          <w:p w14:paraId="3F2E32C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A5EF659" w14:textId="77777777" w:rsidR="0040689B" w:rsidRPr="00651178" w:rsidRDefault="0040689B" w:rsidP="0040689B">
            <w:pPr>
              <w:rPr>
                <w:rFonts w:hAnsi="宋体"/>
              </w:rPr>
            </w:pPr>
            <w:del w:id="20476" w:author="XuanWen Chen" w:date="2018-12-30T20:13:00Z">
              <w:r w:rsidRPr="00651178" w:rsidDel="00C80F5D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47528F20" w14:textId="77777777" w:rsidTr="0040689B">
        <w:tc>
          <w:tcPr>
            <w:tcW w:w="1656" w:type="dxa"/>
          </w:tcPr>
          <w:p w14:paraId="0605A48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186B175" w14:textId="6113C86F" w:rsidR="0040689B" w:rsidRPr="00651178" w:rsidRDefault="0040689B" w:rsidP="0040689B">
            <w:pPr>
              <w:rPr>
                <w:rFonts w:hAnsi="宋体"/>
              </w:rPr>
            </w:pPr>
            <w:del w:id="20477" w:author="XuanWen Chen" w:date="2018-12-30T20:13:00Z">
              <w:r w:rsidRPr="00651178" w:rsidDel="00C80F5D">
                <w:rPr>
                  <w:rFonts w:hAnsi="宋体" w:hint="eastAsia"/>
                </w:rPr>
                <w:delText>高</w:delText>
              </w:r>
            </w:del>
            <w:ins w:id="20478" w:author="XuanWen Chen" w:date="2018-12-30T20:13:00Z">
              <w:r w:rsidR="00C80F5D">
                <w:rPr>
                  <w:rFonts w:hAnsi="宋体" w:hint="eastAsia"/>
                </w:rPr>
                <w:t>每天一次</w:t>
              </w:r>
            </w:ins>
          </w:p>
        </w:tc>
      </w:tr>
      <w:tr w:rsidR="0040689B" w:rsidRPr="00651178" w14:paraId="6F20B120" w14:textId="77777777" w:rsidTr="0040689B">
        <w:tc>
          <w:tcPr>
            <w:tcW w:w="1656" w:type="dxa"/>
          </w:tcPr>
          <w:p w14:paraId="45498C4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319653FC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D3DC54B" w14:textId="77777777" w:rsidTr="0040689B">
        <w:tc>
          <w:tcPr>
            <w:tcW w:w="1656" w:type="dxa"/>
          </w:tcPr>
          <w:p w14:paraId="54381C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7B887C8" w14:textId="30EDEA3C" w:rsidR="0040689B" w:rsidRPr="00651178" w:rsidRDefault="00021E50" w:rsidP="0040689B">
            <w:pPr>
              <w:rPr>
                <w:rFonts w:hAnsi="宋体"/>
              </w:rPr>
            </w:pPr>
            <w:ins w:id="20479" w:author="XuanWen Chen" w:date="2018-12-30T19:51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0689B" w:rsidRPr="00651178" w14:paraId="0E648033" w14:textId="77777777" w:rsidTr="0040689B">
        <w:tc>
          <w:tcPr>
            <w:tcW w:w="1656" w:type="dxa"/>
          </w:tcPr>
          <w:p w14:paraId="55C6AC9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1D79DE8" w14:textId="6F71F225" w:rsidR="0040689B" w:rsidRPr="00651178" w:rsidDel="00021E50" w:rsidRDefault="00C80F5D" w:rsidP="0040689B">
            <w:pPr>
              <w:rPr>
                <w:del w:id="20480" w:author="XuanWen Chen" w:date="2018-12-30T19:51:00Z"/>
                <w:rFonts w:hAnsi="宋体"/>
              </w:rPr>
            </w:pPr>
            <w:ins w:id="20481" w:author="XuanWen Chen" w:date="2018-12-30T20:14:00Z">
              <w:r>
                <w:rPr>
                  <w:rFonts w:hAnsi="宋体" w:hint="eastAsia"/>
                </w:rPr>
                <w:t>管理员每天审核</w:t>
              </w:r>
              <w:r w:rsidR="00E90CA5">
                <w:rPr>
                  <w:rFonts w:hAnsi="宋体" w:hint="eastAsia"/>
                </w:rPr>
                <w:t>用户成为管理员的申请</w:t>
              </w:r>
            </w:ins>
          </w:p>
          <w:p w14:paraId="07D19597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6A167C1" w14:textId="6CDDFFA1" w:rsidR="0040689B" w:rsidRPr="00693169" w:rsidRDefault="00AB4893" w:rsidP="00C06991">
      <w:pPr>
        <w:pStyle w:val="4"/>
        <w:rPr>
          <w:color w:val="FF0000"/>
        </w:rPr>
      </w:pPr>
      <w:bookmarkStart w:id="20482" w:name="_Toc533621512"/>
      <w:ins w:id="20483" w:author="XuanWen Chen" w:date="2018-12-30T22:06:00Z">
        <w:r w:rsidRPr="00693169">
          <w:rPr>
            <w:rFonts w:hint="eastAsia"/>
            <w:color w:val="FF0000"/>
          </w:rPr>
          <w:t>冻结</w:t>
        </w:r>
      </w:ins>
      <w:r w:rsidR="00C06991" w:rsidRPr="00693169">
        <w:rPr>
          <w:rFonts w:hint="eastAsia"/>
          <w:color w:val="FF0000"/>
        </w:rPr>
        <w:t>案例</w:t>
      </w:r>
      <w:del w:id="20484" w:author="XuanWen Chen" w:date="2018-12-30T22:06:00Z">
        <w:r w:rsidR="00C06991" w:rsidRPr="00693169" w:rsidDel="00AB4893">
          <w:rPr>
            <w:rFonts w:hint="eastAsia"/>
            <w:color w:val="FF0000"/>
          </w:rPr>
          <w:delText>冻结</w:delText>
        </w:r>
      </w:del>
      <w:bookmarkEnd w:id="2048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93169" w14:paraId="4D3BC600" w14:textId="77777777" w:rsidTr="0040689B">
        <w:tc>
          <w:tcPr>
            <w:tcW w:w="1656" w:type="dxa"/>
          </w:tcPr>
          <w:p w14:paraId="29165BA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b/>
                <w:color w:val="FF0000"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9C748AC" w14:textId="1EEF2FA1" w:rsidR="0040689B" w:rsidRPr="00693169" w:rsidRDefault="0040689B" w:rsidP="0040689B">
            <w:pPr>
              <w:jc w:val="left"/>
              <w:rPr>
                <w:rFonts w:hAnsi="宋体"/>
                <w:b/>
                <w:color w:val="FF0000"/>
              </w:rPr>
            </w:pPr>
            <w:r w:rsidRPr="00693169">
              <w:rPr>
                <w:rFonts w:hAnsi="宋体" w:hint="eastAsia"/>
                <w:b/>
                <w:color w:val="FF0000"/>
              </w:rPr>
              <w:t>UC-</w:t>
            </w:r>
            <w:r w:rsidRPr="00693169">
              <w:rPr>
                <w:rFonts w:hAnsi="宋体"/>
                <w:b/>
                <w:color w:val="FF0000"/>
              </w:rPr>
              <w:t>1</w:t>
            </w:r>
            <w:r w:rsidRPr="00693169">
              <w:rPr>
                <w:rFonts w:hAnsi="宋体" w:hint="eastAsia"/>
                <w:b/>
                <w:color w:val="FF0000"/>
              </w:rPr>
              <w:t>2：</w:t>
            </w:r>
            <w:ins w:id="20485" w:author="XuanWen Chen" w:date="2018-12-30T22:07:00Z">
              <w:r w:rsidR="00AB4893" w:rsidRPr="00693169">
                <w:rPr>
                  <w:rFonts w:hAnsi="宋体" w:hint="eastAsia"/>
                  <w:b/>
                  <w:color w:val="FF0000"/>
                </w:rPr>
                <w:t>冻结</w:t>
              </w:r>
            </w:ins>
            <w:r w:rsidRPr="00693169">
              <w:rPr>
                <w:rFonts w:hAnsi="宋体" w:hint="eastAsia"/>
                <w:b/>
                <w:color w:val="FF0000"/>
              </w:rPr>
              <w:t>案例</w:t>
            </w:r>
            <w:del w:id="20486" w:author="XuanWen Chen" w:date="2018-12-30T22:07:00Z">
              <w:r w:rsidRPr="00693169" w:rsidDel="00AB4893">
                <w:rPr>
                  <w:rFonts w:hAnsi="宋体" w:hint="eastAsia"/>
                  <w:b/>
                  <w:color w:val="FF0000"/>
                </w:rPr>
                <w:delText>冻结</w:delText>
              </w:r>
            </w:del>
          </w:p>
        </w:tc>
      </w:tr>
      <w:tr w:rsidR="0040689B" w:rsidRPr="00693169" w14:paraId="3BD943BF" w14:textId="77777777" w:rsidTr="0040689B">
        <w:tc>
          <w:tcPr>
            <w:tcW w:w="1656" w:type="dxa"/>
          </w:tcPr>
          <w:p w14:paraId="0927CDD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创建人：</w:t>
            </w:r>
          </w:p>
        </w:tc>
        <w:tc>
          <w:tcPr>
            <w:tcW w:w="1883" w:type="dxa"/>
          </w:tcPr>
          <w:p w14:paraId="57104A6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proofErr w:type="gramStart"/>
            <w:r w:rsidRPr="00693169">
              <w:rPr>
                <w:rFonts w:hAnsi="宋体" w:hint="eastAsia"/>
                <w:color w:val="FF0000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70446F0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创建日期：</w:t>
            </w:r>
          </w:p>
        </w:tc>
        <w:tc>
          <w:tcPr>
            <w:tcW w:w="3033" w:type="dxa"/>
          </w:tcPr>
          <w:p w14:paraId="6A222B05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2</w:t>
            </w:r>
            <w:r w:rsidRPr="00693169">
              <w:rPr>
                <w:rFonts w:hAnsi="宋体"/>
                <w:color w:val="FF0000"/>
              </w:rPr>
              <w:t>018</w:t>
            </w:r>
            <w:r w:rsidRPr="00693169">
              <w:rPr>
                <w:rFonts w:hAnsi="宋体" w:hint="eastAsia"/>
                <w:color w:val="FF0000"/>
              </w:rPr>
              <w:t>/12/21</w:t>
            </w:r>
          </w:p>
        </w:tc>
      </w:tr>
      <w:tr w:rsidR="0040689B" w:rsidRPr="00693169" w14:paraId="505F8513" w14:textId="77777777" w:rsidTr="0040689B">
        <w:tc>
          <w:tcPr>
            <w:tcW w:w="1656" w:type="dxa"/>
          </w:tcPr>
          <w:p w14:paraId="1908C391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主要操作者：</w:t>
            </w:r>
          </w:p>
        </w:tc>
        <w:tc>
          <w:tcPr>
            <w:tcW w:w="1883" w:type="dxa"/>
          </w:tcPr>
          <w:p w14:paraId="0043489A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系统管理员</w:t>
            </w:r>
          </w:p>
        </w:tc>
        <w:tc>
          <w:tcPr>
            <w:tcW w:w="1645" w:type="dxa"/>
          </w:tcPr>
          <w:p w14:paraId="3044F4E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次要操作者：</w:t>
            </w:r>
          </w:p>
        </w:tc>
        <w:tc>
          <w:tcPr>
            <w:tcW w:w="3033" w:type="dxa"/>
          </w:tcPr>
          <w:p w14:paraId="6073AA77" w14:textId="140A1027" w:rsidR="0040689B" w:rsidRPr="00693169" w:rsidRDefault="00021E50" w:rsidP="0040689B">
            <w:pPr>
              <w:jc w:val="left"/>
              <w:rPr>
                <w:rFonts w:hAnsi="宋体"/>
                <w:color w:val="FF0000"/>
              </w:rPr>
            </w:pPr>
            <w:ins w:id="20487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93169" w14:paraId="72CE2716" w14:textId="77777777" w:rsidTr="0040689B">
        <w:tc>
          <w:tcPr>
            <w:tcW w:w="1656" w:type="dxa"/>
          </w:tcPr>
          <w:p w14:paraId="7B810EAD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11D0ED1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管理员用户代表</w:t>
            </w:r>
          </w:p>
        </w:tc>
      </w:tr>
      <w:tr w:rsidR="0040689B" w:rsidRPr="00693169" w14:paraId="0607DBFD" w14:textId="77777777" w:rsidTr="0040689B">
        <w:tc>
          <w:tcPr>
            <w:tcW w:w="1656" w:type="dxa"/>
          </w:tcPr>
          <w:p w14:paraId="69BE7BE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描述：</w:t>
            </w:r>
          </w:p>
        </w:tc>
        <w:tc>
          <w:tcPr>
            <w:tcW w:w="6561" w:type="dxa"/>
            <w:gridSpan w:val="3"/>
          </w:tcPr>
          <w:p w14:paraId="4BA4A2D6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系统管理员对不符合规定或老旧的案例进行冻结</w:t>
            </w:r>
          </w:p>
        </w:tc>
      </w:tr>
      <w:tr w:rsidR="0040689B" w:rsidRPr="00693169" w14:paraId="36A12C23" w14:textId="77777777" w:rsidTr="0040689B">
        <w:tc>
          <w:tcPr>
            <w:tcW w:w="1656" w:type="dxa"/>
          </w:tcPr>
          <w:p w14:paraId="768F3021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E365D2B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案例不符合规定或需要更新</w:t>
            </w:r>
          </w:p>
        </w:tc>
      </w:tr>
      <w:tr w:rsidR="0040689B" w:rsidRPr="00693169" w14:paraId="250A3BDF" w14:textId="77777777" w:rsidTr="0040689B">
        <w:tc>
          <w:tcPr>
            <w:tcW w:w="1656" w:type="dxa"/>
          </w:tcPr>
          <w:p w14:paraId="60271BBF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76050D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 xml:space="preserve">RE-1: </w:t>
            </w:r>
            <w:r w:rsidRPr="00693169">
              <w:rPr>
                <w:rFonts w:hAnsi="宋体" w:hint="eastAsia"/>
                <w:color w:val="FF0000"/>
              </w:rPr>
              <w:t>案例过时或违规</w:t>
            </w:r>
          </w:p>
        </w:tc>
      </w:tr>
      <w:tr w:rsidR="0040689B" w:rsidRPr="00693169" w14:paraId="417F5B7C" w14:textId="77777777" w:rsidTr="0040689B">
        <w:tc>
          <w:tcPr>
            <w:tcW w:w="1656" w:type="dxa"/>
          </w:tcPr>
          <w:p w14:paraId="14A7A5D8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E91FC0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>OST</w:t>
            </w:r>
            <w:r w:rsidRPr="00693169">
              <w:rPr>
                <w:rFonts w:hAnsi="宋体" w:hint="eastAsia"/>
                <w:color w:val="FF0000"/>
              </w:rPr>
              <w:t>-1：案例被冻结</w:t>
            </w:r>
          </w:p>
        </w:tc>
      </w:tr>
      <w:tr w:rsidR="0040689B" w:rsidRPr="00693169" w14:paraId="1ED22A52" w14:textId="77777777" w:rsidTr="0040689B">
        <w:tc>
          <w:tcPr>
            <w:tcW w:w="1656" w:type="dxa"/>
          </w:tcPr>
          <w:p w14:paraId="4DE5791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63476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5</w:t>
            </w:r>
            <w:r w:rsidRPr="00693169">
              <w:rPr>
                <w:rFonts w:hAnsi="宋体"/>
                <w:color w:val="FF0000"/>
              </w:rPr>
              <w:t>.0</w:t>
            </w:r>
            <w:r w:rsidRPr="00693169">
              <w:rPr>
                <w:rFonts w:hAnsi="宋体" w:cs="微软雅黑" w:hint="eastAsia"/>
                <w:color w:val="FF0000"/>
              </w:rPr>
              <w:t>冻结</w:t>
            </w:r>
            <w:r w:rsidRPr="00693169">
              <w:rPr>
                <w:rFonts w:hAnsi="宋体" w:cs="Yu Gothic UI Semibold" w:hint="eastAsia"/>
                <w:color w:val="FF0000"/>
              </w:rPr>
              <w:t>案例</w:t>
            </w:r>
          </w:p>
          <w:p w14:paraId="36B7821A" w14:textId="77777777" w:rsidR="0040689B" w:rsidRPr="00693169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管理员打开案例管理-&gt;案例首页</w:t>
            </w:r>
          </w:p>
          <w:p w14:paraId="3906FC22" w14:textId="77777777" w:rsidR="0040689B" w:rsidRPr="00693169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管理查找违规或过时的案例或案例群</w:t>
            </w:r>
          </w:p>
          <w:p w14:paraId="5C037247" w14:textId="77777777" w:rsidR="0040689B" w:rsidRPr="00693169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管理员重新审查案例</w:t>
            </w:r>
          </w:p>
          <w:p w14:paraId="0B43E40A" w14:textId="77777777" w:rsidR="0040689B" w:rsidRPr="00693169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选中案例并提交冻结申请</w:t>
            </w:r>
          </w:p>
          <w:p w14:paraId="469009BB" w14:textId="77777777" w:rsidR="0040689B" w:rsidRPr="00693169" w:rsidRDefault="0040689B" w:rsidP="00AE77A1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案例被冻结</w:t>
            </w:r>
          </w:p>
        </w:tc>
      </w:tr>
      <w:tr w:rsidR="0040689B" w:rsidRPr="00693169" w14:paraId="2843D28C" w14:textId="77777777" w:rsidTr="0040689B">
        <w:tc>
          <w:tcPr>
            <w:tcW w:w="1656" w:type="dxa"/>
          </w:tcPr>
          <w:p w14:paraId="7FAE480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C0E363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  <w:tr w:rsidR="0040689B" w:rsidRPr="00693169" w14:paraId="66635B36" w14:textId="77777777" w:rsidTr="0040689B">
        <w:tc>
          <w:tcPr>
            <w:tcW w:w="1656" w:type="dxa"/>
          </w:tcPr>
          <w:p w14:paraId="4CF11F8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异常：</w:t>
            </w:r>
          </w:p>
        </w:tc>
        <w:tc>
          <w:tcPr>
            <w:tcW w:w="6561" w:type="dxa"/>
            <w:gridSpan w:val="3"/>
          </w:tcPr>
          <w:p w14:paraId="5953294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  <w:tr w:rsidR="0040689B" w:rsidRPr="00693169" w14:paraId="182FB4B1" w14:textId="77777777" w:rsidTr="0040689B">
        <w:tc>
          <w:tcPr>
            <w:tcW w:w="1656" w:type="dxa"/>
          </w:tcPr>
          <w:p w14:paraId="0CAF1F55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551A4E5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中</w:t>
            </w:r>
          </w:p>
        </w:tc>
      </w:tr>
      <w:tr w:rsidR="0040689B" w:rsidRPr="00693169" w14:paraId="28CEFADA" w14:textId="77777777" w:rsidTr="0040689B">
        <w:tc>
          <w:tcPr>
            <w:tcW w:w="1656" w:type="dxa"/>
          </w:tcPr>
          <w:p w14:paraId="7933B96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lastRenderedPageBreak/>
              <w:t>使用频率：</w:t>
            </w:r>
          </w:p>
        </w:tc>
        <w:tc>
          <w:tcPr>
            <w:tcW w:w="6561" w:type="dxa"/>
            <w:gridSpan w:val="3"/>
          </w:tcPr>
          <w:p w14:paraId="505D5D3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中</w:t>
            </w:r>
          </w:p>
        </w:tc>
      </w:tr>
      <w:tr w:rsidR="0040689B" w:rsidRPr="00693169" w14:paraId="1CF7EAEB" w14:textId="77777777" w:rsidTr="0040689B">
        <w:tc>
          <w:tcPr>
            <w:tcW w:w="1656" w:type="dxa"/>
          </w:tcPr>
          <w:p w14:paraId="277A432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870083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  <w:tr w:rsidR="0040689B" w:rsidRPr="00693169" w14:paraId="40CBE248" w14:textId="77777777" w:rsidTr="0040689B">
        <w:tc>
          <w:tcPr>
            <w:tcW w:w="1656" w:type="dxa"/>
          </w:tcPr>
          <w:p w14:paraId="6DFBF10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55B0B42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案例被冻结后所有选择该案例进行学习的用户不能使用该案例</w:t>
            </w:r>
          </w:p>
        </w:tc>
      </w:tr>
      <w:tr w:rsidR="0040689B" w:rsidRPr="00693169" w14:paraId="0FB2811B" w14:textId="77777777" w:rsidTr="0040689B">
        <w:tc>
          <w:tcPr>
            <w:tcW w:w="1656" w:type="dxa"/>
          </w:tcPr>
          <w:p w14:paraId="68B4AF02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假设：</w:t>
            </w:r>
          </w:p>
        </w:tc>
        <w:tc>
          <w:tcPr>
            <w:tcW w:w="6561" w:type="dxa"/>
            <w:gridSpan w:val="3"/>
          </w:tcPr>
          <w:p w14:paraId="76AACB2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  <w:p w14:paraId="114142F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</w:tbl>
    <w:p w14:paraId="4E0FA2F4" w14:textId="6F2F64D2" w:rsidR="0040689B" w:rsidRPr="00651178" w:rsidRDefault="00AB4893" w:rsidP="00C06991">
      <w:pPr>
        <w:pStyle w:val="4"/>
      </w:pPr>
      <w:bookmarkStart w:id="20488" w:name="_Toc533621513"/>
      <w:ins w:id="20489" w:author="XuanWen Chen" w:date="2018-12-30T22:07:00Z">
        <w:r>
          <w:rPr>
            <w:rFonts w:hint="eastAsia"/>
          </w:rPr>
          <w:t>管理员</w:t>
        </w:r>
        <w:r w:rsidRPr="00651178">
          <w:rPr>
            <w:rFonts w:hint="eastAsia"/>
          </w:rPr>
          <w:t>删除</w:t>
        </w:r>
      </w:ins>
      <w:r w:rsidR="00C06991" w:rsidRPr="00651178">
        <w:rPr>
          <w:rFonts w:hint="eastAsia"/>
        </w:rPr>
        <w:t>案例</w:t>
      </w:r>
      <w:del w:id="20490" w:author="XuanWen Chen" w:date="2018-12-30T22:07:00Z">
        <w:r w:rsidR="00C06991" w:rsidRPr="00651178" w:rsidDel="00AB4893">
          <w:rPr>
            <w:rFonts w:hint="eastAsia"/>
          </w:rPr>
          <w:delText>删除</w:delText>
        </w:r>
      </w:del>
      <w:bookmarkEnd w:id="2048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70473312" w14:textId="77777777" w:rsidTr="0040689B">
        <w:tc>
          <w:tcPr>
            <w:tcW w:w="1656" w:type="dxa"/>
          </w:tcPr>
          <w:p w14:paraId="48EB42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469F777" w14:textId="56B0E7D3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3：</w:t>
            </w:r>
            <w:ins w:id="20491" w:author="XuanWen Chen" w:date="2018-12-30T22:07:00Z">
              <w:r w:rsidR="00AB4893" w:rsidRPr="00AB4893">
                <w:rPr>
                  <w:rFonts w:hAnsi="宋体" w:hint="eastAsia"/>
                  <w:b/>
                </w:rPr>
                <w:t>管理员删除案例</w:t>
              </w:r>
            </w:ins>
            <w:del w:id="20492" w:author="XuanWen Chen" w:date="2018-12-30T22:07:00Z">
              <w:r w:rsidRPr="00651178" w:rsidDel="00AB4893">
                <w:rPr>
                  <w:rFonts w:hAnsi="宋体" w:hint="eastAsia"/>
                  <w:b/>
                </w:rPr>
                <w:delText>案例删除</w:delText>
              </w:r>
            </w:del>
          </w:p>
        </w:tc>
      </w:tr>
      <w:tr w:rsidR="0040689B" w:rsidRPr="00651178" w14:paraId="44ACF43B" w14:textId="77777777" w:rsidTr="0040689B">
        <w:tc>
          <w:tcPr>
            <w:tcW w:w="1656" w:type="dxa"/>
          </w:tcPr>
          <w:p w14:paraId="767F252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6C0834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278693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068846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6B5F8390" w14:textId="77777777" w:rsidTr="0040689B">
        <w:tc>
          <w:tcPr>
            <w:tcW w:w="1656" w:type="dxa"/>
          </w:tcPr>
          <w:p w14:paraId="3A2262D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436871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4AE8F43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5EDB5AC" w14:textId="611A5C64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493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71BA06C1" w14:textId="77777777" w:rsidTr="0040689B">
        <w:tc>
          <w:tcPr>
            <w:tcW w:w="1656" w:type="dxa"/>
          </w:tcPr>
          <w:p w14:paraId="4A4723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2632462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1A04B72E" w14:textId="77777777" w:rsidTr="0040689B">
        <w:tc>
          <w:tcPr>
            <w:tcW w:w="1656" w:type="dxa"/>
          </w:tcPr>
          <w:p w14:paraId="08A209F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65C3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系统管理员删除已被冻结的不符合规定的案例</w:t>
            </w:r>
          </w:p>
        </w:tc>
      </w:tr>
      <w:tr w:rsidR="0040689B" w:rsidRPr="00651178" w14:paraId="3A5BABC2" w14:textId="77777777" w:rsidTr="0040689B">
        <w:tc>
          <w:tcPr>
            <w:tcW w:w="1656" w:type="dxa"/>
          </w:tcPr>
          <w:p w14:paraId="41F424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E374B9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案例被冻结且严重违规</w:t>
            </w:r>
          </w:p>
        </w:tc>
      </w:tr>
      <w:tr w:rsidR="0040689B" w:rsidRPr="00651178" w14:paraId="1B510C63" w14:textId="77777777" w:rsidTr="0040689B">
        <w:tc>
          <w:tcPr>
            <w:tcW w:w="1656" w:type="dxa"/>
          </w:tcPr>
          <w:p w14:paraId="69D90B6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696D3F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案例被冻结</w:t>
            </w:r>
          </w:p>
          <w:p w14:paraId="234EA6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PRE-2：案例严重违规</w:t>
            </w:r>
          </w:p>
        </w:tc>
      </w:tr>
      <w:tr w:rsidR="0040689B" w:rsidRPr="00651178" w14:paraId="4360B34F" w14:textId="77777777" w:rsidTr="0040689B">
        <w:tc>
          <w:tcPr>
            <w:tcW w:w="1656" w:type="dxa"/>
          </w:tcPr>
          <w:p w14:paraId="0F54FA3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A0F2DE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-1：案例被删除</w:t>
            </w:r>
          </w:p>
        </w:tc>
      </w:tr>
      <w:tr w:rsidR="00E90CA5" w:rsidRPr="00651178" w14:paraId="66C08382" w14:textId="77777777" w:rsidTr="0040689B">
        <w:trPr>
          <w:ins w:id="20494" w:author="XuanWen Chen" w:date="2018-12-30T20:14:00Z"/>
        </w:trPr>
        <w:tc>
          <w:tcPr>
            <w:tcW w:w="1656" w:type="dxa"/>
          </w:tcPr>
          <w:p w14:paraId="423AFFA7" w14:textId="549C66AE" w:rsidR="00E90CA5" w:rsidRPr="00651178" w:rsidRDefault="00E90CA5" w:rsidP="0040689B">
            <w:pPr>
              <w:rPr>
                <w:ins w:id="20495" w:author="XuanWen Chen" w:date="2018-12-30T20:14:00Z"/>
                <w:rFonts w:hAnsi="宋体"/>
              </w:rPr>
            </w:pPr>
            <w:ins w:id="20496" w:author="XuanWen Chen" w:date="2018-12-30T20:1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6C6E83BB" w14:textId="3A5670D4" w:rsidR="00E90CA5" w:rsidRPr="00651178" w:rsidRDefault="004F4CC3" w:rsidP="0040689B">
            <w:pPr>
              <w:jc w:val="left"/>
              <w:rPr>
                <w:ins w:id="20497" w:author="XuanWen Chen" w:date="2018-12-30T20:14:00Z"/>
                <w:rFonts w:hAnsi="宋体"/>
              </w:rPr>
            </w:pPr>
            <w:ins w:id="20498" w:author="XuanWen Chen" w:date="2018-12-30T20:55:00Z">
              <w:r>
                <w:rPr>
                  <w:rFonts w:hAnsi="宋体" w:hint="eastAsia"/>
                </w:rPr>
                <w:t>要删除的案例</w:t>
              </w:r>
            </w:ins>
          </w:p>
        </w:tc>
      </w:tr>
      <w:tr w:rsidR="00E90CA5" w:rsidRPr="00651178" w14:paraId="5DC0E97F" w14:textId="77777777" w:rsidTr="0040689B">
        <w:trPr>
          <w:ins w:id="20499" w:author="XuanWen Chen" w:date="2018-12-30T20:14:00Z"/>
        </w:trPr>
        <w:tc>
          <w:tcPr>
            <w:tcW w:w="1656" w:type="dxa"/>
          </w:tcPr>
          <w:p w14:paraId="00408437" w14:textId="191C110B" w:rsidR="00E90CA5" w:rsidRDefault="00E90CA5" w:rsidP="0040689B">
            <w:pPr>
              <w:rPr>
                <w:ins w:id="20500" w:author="XuanWen Chen" w:date="2018-12-30T20:14:00Z"/>
                <w:rFonts w:hAnsi="宋体"/>
              </w:rPr>
            </w:pPr>
            <w:ins w:id="20501" w:author="XuanWen Chen" w:date="2018-12-30T20:1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461CE66E" w14:textId="2CE20640" w:rsidR="00E90CA5" w:rsidRPr="00651178" w:rsidRDefault="000B309B" w:rsidP="0040689B">
            <w:pPr>
              <w:jc w:val="left"/>
              <w:rPr>
                <w:ins w:id="20502" w:author="XuanWen Chen" w:date="2018-12-30T20:14:00Z"/>
                <w:rFonts w:hAnsi="宋体"/>
              </w:rPr>
            </w:pPr>
            <w:ins w:id="20503" w:author="XuanWen Chen" w:date="2018-12-30T20:55:00Z">
              <w:r>
                <w:rPr>
                  <w:rFonts w:hAnsi="宋体" w:hint="eastAsia"/>
                </w:rPr>
                <w:t>目标案例被</w:t>
              </w:r>
              <w:r w:rsidR="004F4CC3">
                <w:rPr>
                  <w:rFonts w:hAnsi="宋体" w:hint="eastAsia"/>
                </w:rPr>
                <w:t>删除</w:t>
              </w:r>
            </w:ins>
          </w:p>
        </w:tc>
      </w:tr>
      <w:tr w:rsidR="0040689B" w:rsidRPr="00651178" w14:paraId="2F87CF41" w14:textId="77777777" w:rsidTr="0040689B">
        <w:tc>
          <w:tcPr>
            <w:tcW w:w="1656" w:type="dxa"/>
          </w:tcPr>
          <w:p w14:paraId="6FCBC6F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9D202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504" w:author="XuanWen Chen" w:date="2018-12-30T20:56:00Z">
              <w:r w:rsidRPr="00651178" w:rsidDel="000B309B">
                <w:rPr>
                  <w:rFonts w:hAnsi="宋体"/>
                </w:rPr>
                <w:delText>6.0</w:delText>
              </w:r>
            </w:del>
            <w:r w:rsidRPr="00651178">
              <w:rPr>
                <w:rFonts w:hAnsi="宋体" w:hint="eastAsia"/>
              </w:rPr>
              <w:t>删除案例</w:t>
            </w:r>
          </w:p>
          <w:p w14:paraId="61E7BFB3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12B22B25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管理查找被冻结的案例或案例群</w:t>
            </w:r>
          </w:p>
          <w:p w14:paraId="582DDA3F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管理员选中需要删除的案例</w:t>
            </w:r>
          </w:p>
          <w:p w14:paraId="721A7861" w14:textId="77777777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选中案例并提交删除申请</w:t>
            </w:r>
          </w:p>
          <w:p w14:paraId="7C8904BD" w14:textId="2FEDBF92" w:rsidR="0040689B" w:rsidRPr="00651178" w:rsidRDefault="0040689B" w:rsidP="00AE77A1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del w:id="20505" w:author="XuanWen Chen" w:date="2018-12-30T20:56:00Z">
              <w:r w:rsidRPr="00651178" w:rsidDel="000B309B">
                <w:rPr>
                  <w:rFonts w:hAnsi="宋体" w:hint="eastAsia"/>
                </w:rPr>
                <w:delText>案例被</w:delText>
              </w:r>
            </w:del>
            <w:ins w:id="20506" w:author="XuanWen Chen" w:date="2018-12-30T20:56:00Z">
              <w:r w:rsidR="000B309B">
                <w:rPr>
                  <w:rFonts w:hAnsi="宋体" w:hint="eastAsia"/>
                </w:rPr>
                <w:t>确认</w:t>
              </w:r>
            </w:ins>
            <w:r w:rsidRPr="00651178">
              <w:rPr>
                <w:rFonts w:hAnsi="宋体" w:hint="eastAsia"/>
              </w:rPr>
              <w:t>删除</w:t>
            </w:r>
          </w:p>
        </w:tc>
      </w:tr>
      <w:tr w:rsidR="000B309B" w:rsidRPr="00651178" w14:paraId="7B014684" w14:textId="77777777" w:rsidTr="0040689B">
        <w:tc>
          <w:tcPr>
            <w:tcW w:w="1656" w:type="dxa"/>
          </w:tcPr>
          <w:p w14:paraId="0826CF8D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C340B1A" w14:textId="7848FCAC" w:rsidR="000B309B" w:rsidRPr="00651178" w:rsidRDefault="000B309B" w:rsidP="000B309B">
            <w:pPr>
              <w:jc w:val="left"/>
              <w:rPr>
                <w:ins w:id="20507" w:author="XuanWen Chen" w:date="2018-12-30T20:56:00Z"/>
                <w:rFonts w:hAnsi="宋体"/>
              </w:rPr>
            </w:pPr>
            <w:ins w:id="20508" w:author="XuanWen Chen" w:date="2018-12-30T20:56:00Z">
              <w:r w:rsidRPr="00651178">
                <w:rPr>
                  <w:rFonts w:hAnsi="宋体" w:hint="eastAsia"/>
                </w:rPr>
                <w:t>删除</w:t>
              </w:r>
              <w:r>
                <w:rPr>
                  <w:rFonts w:hAnsi="宋体" w:hint="eastAsia"/>
                </w:rPr>
                <w:t>过程中取消</w:t>
              </w:r>
            </w:ins>
          </w:p>
          <w:p w14:paraId="439A9F0A" w14:textId="77777777" w:rsidR="000B309B" w:rsidRPr="00651178" w:rsidRDefault="000B309B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rPr>
                <w:ins w:id="20509" w:author="XuanWen Chen" w:date="2018-12-30T20:56:00Z"/>
                <w:rFonts w:hAnsi="宋体"/>
              </w:rPr>
              <w:pPrChange w:id="20510" w:author="XuanWen Chen" w:date="2018-12-30T20:56:00Z">
                <w:pPr>
                  <w:pStyle w:val="a9"/>
                  <w:numPr>
                    <w:numId w:val="39"/>
                  </w:numPr>
                  <w:spacing w:line="240" w:lineRule="auto"/>
                  <w:ind w:left="420" w:firstLineChars="0" w:hanging="420"/>
                </w:pPr>
              </w:pPrChange>
            </w:pPr>
            <w:ins w:id="20511" w:author="XuanWen Chen" w:date="2018-12-30T20:56:00Z">
              <w:r w:rsidRPr="00651178">
                <w:rPr>
                  <w:rFonts w:hAnsi="宋体" w:hint="eastAsia"/>
                </w:rPr>
                <w:t>管理员打开案例管理-&gt;案例首页</w:t>
              </w:r>
            </w:ins>
          </w:p>
          <w:p w14:paraId="1DD41E1F" w14:textId="77777777" w:rsidR="000B309B" w:rsidRPr="00651178" w:rsidRDefault="000B309B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rPr>
                <w:ins w:id="20512" w:author="XuanWen Chen" w:date="2018-12-30T20:56:00Z"/>
                <w:rFonts w:hAnsi="宋体"/>
              </w:rPr>
              <w:pPrChange w:id="20513" w:author="XuanWen Chen" w:date="2018-12-30T20:56:00Z">
                <w:pPr>
                  <w:pStyle w:val="a9"/>
                  <w:numPr>
                    <w:numId w:val="39"/>
                  </w:numPr>
                  <w:spacing w:line="240" w:lineRule="auto"/>
                  <w:ind w:left="420" w:firstLineChars="0" w:hanging="420"/>
                </w:pPr>
              </w:pPrChange>
            </w:pPr>
            <w:ins w:id="20514" w:author="XuanWen Chen" w:date="2018-12-30T20:56:00Z">
              <w:r w:rsidRPr="00651178">
                <w:rPr>
                  <w:rFonts w:hAnsi="宋体" w:hint="eastAsia"/>
                </w:rPr>
                <w:t>管理查找被冻结的案例或案例群</w:t>
              </w:r>
            </w:ins>
          </w:p>
          <w:p w14:paraId="6D945CC8" w14:textId="77777777" w:rsidR="000B309B" w:rsidRPr="00651178" w:rsidRDefault="000B309B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rPr>
                <w:ins w:id="20515" w:author="XuanWen Chen" w:date="2018-12-30T20:56:00Z"/>
                <w:rFonts w:hAnsi="宋体"/>
              </w:rPr>
              <w:pPrChange w:id="20516" w:author="XuanWen Chen" w:date="2018-12-30T20:56:00Z">
                <w:pPr>
                  <w:pStyle w:val="a9"/>
                  <w:numPr>
                    <w:numId w:val="39"/>
                  </w:numPr>
                  <w:spacing w:line="240" w:lineRule="auto"/>
                  <w:ind w:left="420" w:firstLineChars="0" w:hanging="420"/>
                </w:pPr>
              </w:pPrChange>
            </w:pPr>
            <w:ins w:id="20517" w:author="XuanWen Chen" w:date="2018-12-30T20:56:00Z">
              <w:r w:rsidRPr="00651178">
                <w:rPr>
                  <w:rFonts w:hAnsi="宋体" w:hint="eastAsia"/>
                </w:rPr>
                <w:t>管理员选中需要删除的案例</w:t>
              </w:r>
            </w:ins>
          </w:p>
          <w:p w14:paraId="6FB85678" w14:textId="77777777" w:rsidR="000B309B" w:rsidRPr="00651178" w:rsidRDefault="000B309B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rPr>
                <w:ins w:id="20518" w:author="XuanWen Chen" w:date="2018-12-30T20:56:00Z"/>
                <w:rFonts w:hAnsi="宋体"/>
              </w:rPr>
              <w:pPrChange w:id="20519" w:author="XuanWen Chen" w:date="2018-12-30T20:56:00Z">
                <w:pPr>
                  <w:pStyle w:val="a9"/>
                  <w:numPr>
                    <w:numId w:val="39"/>
                  </w:numPr>
                  <w:spacing w:line="240" w:lineRule="auto"/>
                  <w:ind w:left="420" w:firstLineChars="0" w:hanging="420"/>
                </w:pPr>
              </w:pPrChange>
            </w:pPr>
            <w:ins w:id="20520" w:author="XuanWen Chen" w:date="2018-12-30T20:56:00Z">
              <w:r w:rsidRPr="00651178">
                <w:rPr>
                  <w:rFonts w:hAnsi="宋体" w:hint="eastAsia"/>
                </w:rPr>
                <w:t>选中案例并提交删除申请</w:t>
              </w:r>
            </w:ins>
          </w:p>
          <w:p w14:paraId="53F50D04" w14:textId="164718AF" w:rsidR="000B309B" w:rsidRPr="000B309B" w:rsidRDefault="000B309B">
            <w:pPr>
              <w:numPr>
                <w:ilvl w:val="0"/>
                <w:numId w:val="140"/>
              </w:numPr>
              <w:rPr>
                <w:rFonts w:hAnsi="宋体"/>
                <w:rPrChange w:id="20521" w:author="XuanWen Chen" w:date="2018-12-30T20:56:00Z">
                  <w:rPr/>
                </w:rPrChange>
              </w:rPr>
              <w:pPrChange w:id="20522" w:author="XuanWen Chen" w:date="2018-12-30T20:56:00Z">
                <w:pPr/>
              </w:pPrChange>
            </w:pPr>
            <w:ins w:id="20523" w:author="XuanWen Chen" w:date="2018-12-30T20:56:00Z">
              <w:r w:rsidRPr="000B309B">
                <w:rPr>
                  <w:rFonts w:hAnsi="宋体" w:hint="eastAsia"/>
                  <w:rPrChange w:id="20524" w:author="XuanWen Chen" w:date="2018-12-30T20:56:00Z">
                    <w:rPr>
                      <w:rFonts w:hint="eastAsia"/>
                    </w:rPr>
                  </w:rPrChange>
                </w:rPr>
                <w:t>取消删除</w:t>
              </w:r>
            </w:ins>
          </w:p>
        </w:tc>
      </w:tr>
      <w:tr w:rsidR="000B309B" w:rsidRPr="00651178" w14:paraId="4BE4F7F2" w14:textId="77777777" w:rsidTr="0040689B">
        <w:tc>
          <w:tcPr>
            <w:tcW w:w="1656" w:type="dxa"/>
          </w:tcPr>
          <w:p w14:paraId="7AFB1DA7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561" w:type="dxa"/>
            <w:gridSpan w:val="3"/>
          </w:tcPr>
          <w:p w14:paraId="0EAD787F" w14:textId="77777777" w:rsidR="000B309B" w:rsidRPr="00651178" w:rsidRDefault="000B309B" w:rsidP="000B309B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案例下存在实例</w:t>
            </w:r>
          </w:p>
          <w:p w14:paraId="2FF4581C" w14:textId="77777777" w:rsidR="000B309B" w:rsidRPr="00651178" w:rsidRDefault="000B309B" w:rsidP="000B309B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案例未被冻结</w:t>
            </w:r>
          </w:p>
        </w:tc>
      </w:tr>
      <w:tr w:rsidR="000B309B" w:rsidRPr="00651178" w14:paraId="1C433704" w14:textId="77777777" w:rsidTr="0040689B">
        <w:tc>
          <w:tcPr>
            <w:tcW w:w="1656" w:type="dxa"/>
          </w:tcPr>
          <w:p w14:paraId="2A08ED96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38F51D5" w14:textId="77777777" w:rsidR="000B309B" w:rsidRPr="00651178" w:rsidRDefault="000B309B" w:rsidP="000B309B">
            <w:pPr>
              <w:rPr>
                <w:rFonts w:hAnsi="宋体"/>
              </w:rPr>
            </w:pPr>
            <w:del w:id="20525" w:author="XuanWen Chen" w:date="2018-12-30T20:55:00Z">
              <w:r w:rsidRPr="00651178" w:rsidDel="000B309B">
                <w:rPr>
                  <w:rFonts w:hAnsi="宋体" w:hint="eastAsia"/>
                </w:rPr>
                <w:delText>高</w:delText>
              </w:r>
            </w:del>
          </w:p>
        </w:tc>
      </w:tr>
      <w:tr w:rsidR="000B309B" w:rsidRPr="00651178" w14:paraId="39F503AC" w14:textId="77777777" w:rsidTr="0040689B">
        <w:tc>
          <w:tcPr>
            <w:tcW w:w="1656" w:type="dxa"/>
          </w:tcPr>
          <w:p w14:paraId="59A257BD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40CCBD8" w14:textId="2837AA82" w:rsidR="000B309B" w:rsidRPr="00651178" w:rsidRDefault="000B309B" w:rsidP="000B309B">
            <w:pPr>
              <w:rPr>
                <w:rFonts w:hAnsi="宋体"/>
              </w:rPr>
            </w:pPr>
            <w:del w:id="20526" w:author="XuanWen Chen" w:date="2018-12-30T20:55:00Z">
              <w:r w:rsidRPr="00651178" w:rsidDel="000B309B">
                <w:rPr>
                  <w:rFonts w:hAnsi="宋体" w:hint="eastAsia"/>
                </w:rPr>
                <w:delText>中</w:delText>
              </w:r>
            </w:del>
            <w:ins w:id="20527" w:author="XuanWen Chen" w:date="2018-12-30T20:55:00Z">
              <w:r>
                <w:rPr>
                  <w:rFonts w:hAnsi="宋体" w:hint="eastAsia"/>
                </w:rPr>
                <w:t>每月</w:t>
              </w:r>
            </w:ins>
            <w:ins w:id="20528" w:author="XuanWen Chen" w:date="2018-12-30T20:56:00Z">
              <w:r>
                <w:rPr>
                  <w:rFonts w:hAnsi="宋体" w:hint="eastAsia"/>
                </w:rPr>
                <w:t>一次</w:t>
              </w:r>
            </w:ins>
          </w:p>
        </w:tc>
      </w:tr>
      <w:tr w:rsidR="000B309B" w:rsidRPr="00651178" w14:paraId="0378799B" w14:textId="77777777" w:rsidTr="0040689B">
        <w:tc>
          <w:tcPr>
            <w:tcW w:w="1656" w:type="dxa"/>
          </w:tcPr>
          <w:p w14:paraId="079AAE09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4134CDC" w14:textId="77777777" w:rsidR="000B309B" w:rsidRPr="00651178" w:rsidRDefault="000B309B" w:rsidP="000B309B">
            <w:pPr>
              <w:rPr>
                <w:rFonts w:hAnsi="宋体"/>
              </w:rPr>
            </w:pPr>
          </w:p>
        </w:tc>
      </w:tr>
      <w:tr w:rsidR="000B309B" w:rsidRPr="00651178" w14:paraId="221A3873" w14:textId="77777777" w:rsidTr="0040689B">
        <w:tc>
          <w:tcPr>
            <w:tcW w:w="1656" w:type="dxa"/>
          </w:tcPr>
          <w:p w14:paraId="3FDDCF14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71FE59C" w14:textId="77777777" w:rsidR="00F95952" w:rsidRDefault="00F95952" w:rsidP="000B309B">
            <w:pPr>
              <w:rPr>
                <w:ins w:id="20529" w:author="XuanWen Chen" w:date="2018-12-30T21:48:00Z"/>
                <w:rFonts w:hAnsi="宋体"/>
              </w:rPr>
            </w:pPr>
            <w:ins w:id="20530" w:author="XuanWen Chen" w:date="2018-12-30T21:48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  <w:p w14:paraId="3B5E0CB4" w14:textId="161462D3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案例被冻结后才能对案例进行删除</w:t>
            </w:r>
          </w:p>
        </w:tc>
      </w:tr>
      <w:tr w:rsidR="000B309B" w:rsidRPr="00651178" w14:paraId="3CDD1541" w14:textId="77777777" w:rsidTr="0040689B">
        <w:tc>
          <w:tcPr>
            <w:tcW w:w="1656" w:type="dxa"/>
          </w:tcPr>
          <w:p w14:paraId="62F44C32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11C11C0" w14:textId="6C91B221" w:rsidR="000B309B" w:rsidRPr="00651178" w:rsidDel="000B309B" w:rsidRDefault="000B309B" w:rsidP="000B309B">
            <w:pPr>
              <w:rPr>
                <w:del w:id="20531" w:author="XuanWen Chen" w:date="2018-12-30T20:55:00Z"/>
                <w:rFonts w:hAnsi="宋体"/>
              </w:rPr>
            </w:pPr>
            <w:ins w:id="20532" w:author="XuanWen Chen" w:date="2018-12-30T20:56:00Z">
              <w:r>
                <w:rPr>
                  <w:rFonts w:hAnsi="宋体" w:hint="eastAsia"/>
                </w:rPr>
                <w:t>管理员每月清理一次案例</w:t>
              </w:r>
            </w:ins>
          </w:p>
          <w:p w14:paraId="3CE1C8B1" w14:textId="77777777" w:rsidR="000B309B" w:rsidRPr="00651178" w:rsidRDefault="000B309B" w:rsidP="000B309B">
            <w:pPr>
              <w:rPr>
                <w:rFonts w:hAnsi="宋体"/>
              </w:rPr>
            </w:pPr>
          </w:p>
        </w:tc>
      </w:tr>
    </w:tbl>
    <w:p w14:paraId="0885281F" w14:textId="1A21EAB8" w:rsidR="0040689B" w:rsidRPr="001F1848" w:rsidRDefault="001F1848">
      <w:pPr>
        <w:pStyle w:val="4"/>
        <w:rPr>
          <w:rPrChange w:id="20533" w:author="XuanWen Chen" w:date="2018-12-30T21:44:00Z">
            <w:rPr>
              <w:color w:val="FF0000"/>
            </w:rPr>
          </w:rPrChange>
        </w:rPr>
      </w:pPr>
      <w:bookmarkStart w:id="20534" w:name="_Toc533621514"/>
      <w:ins w:id="20535" w:author="XuanWen Chen" w:date="2018-12-30T21:44:00Z">
        <w:r w:rsidRPr="001F1848">
          <w:rPr>
            <w:rFonts w:hint="eastAsia"/>
            <w:rPrChange w:id="20536" w:author="XuanWen Chen" w:date="2018-12-30T21:44:00Z">
              <w:rPr>
                <w:rFonts w:hint="eastAsia"/>
                <w:color w:val="FF0000"/>
              </w:rPr>
            </w:rPrChange>
          </w:rPr>
          <w:t>管理员后台</w:t>
        </w:r>
      </w:ins>
      <w:r w:rsidR="00693169" w:rsidRPr="001F1848">
        <w:rPr>
          <w:rFonts w:hint="eastAsia"/>
          <w:rPrChange w:id="20537" w:author="XuanWen Chen" w:date="2018-12-30T21:44:00Z">
            <w:rPr>
              <w:rFonts w:hint="eastAsia"/>
              <w:color w:val="FF0000"/>
            </w:rPr>
          </w:rPrChange>
        </w:rPr>
        <w:t>项目</w:t>
      </w:r>
      <w:r w:rsidR="00C06991" w:rsidRPr="001F1848">
        <w:rPr>
          <w:rFonts w:hint="eastAsia"/>
          <w:rPrChange w:id="20538" w:author="XuanWen Chen" w:date="2018-12-30T21:44:00Z">
            <w:rPr>
              <w:rFonts w:hint="eastAsia"/>
              <w:color w:val="FF0000"/>
            </w:rPr>
          </w:rPrChange>
        </w:rPr>
        <w:t>查询</w:t>
      </w:r>
      <w:bookmarkEnd w:id="2053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3D81A9BD" w14:textId="77777777" w:rsidTr="0040689B">
        <w:tc>
          <w:tcPr>
            <w:tcW w:w="1656" w:type="dxa"/>
          </w:tcPr>
          <w:p w14:paraId="7760E80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BB157C9" w14:textId="61A4752B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UC-14：</w:t>
            </w:r>
            <w:r w:rsidR="00693169">
              <w:rPr>
                <w:rFonts w:hAnsi="宋体" w:hint="eastAsia"/>
                <w:b/>
              </w:rPr>
              <w:t>项目</w:t>
            </w:r>
            <w:r w:rsidRPr="00651178">
              <w:rPr>
                <w:rFonts w:hAnsi="宋体" w:hint="eastAsia"/>
                <w:b/>
              </w:rPr>
              <w:t>查询</w:t>
            </w:r>
          </w:p>
        </w:tc>
      </w:tr>
      <w:tr w:rsidR="0040689B" w:rsidRPr="00651178" w14:paraId="6713B85B" w14:textId="77777777" w:rsidTr="0040689B">
        <w:tc>
          <w:tcPr>
            <w:tcW w:w="1656" w:type="dxa"/>
          </w:tcPr>
          <w:p w14:paraId="32598AD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302FD8A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6987A1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291310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B5449DD" w14:textId="77777777" w:rsidTr="0040689B">
        <w:tc>
          <w:tcPr>
            <w:tcW w:w="1656" w:type="dxa"/>
          </w:tcPr>
          <w:p w14:paraId="7A9465D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A13700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46BC7E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5761EB" w14:textId="4B575952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539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3B24C6E5" w14:textId="77777777" w:rsidTr="0040689B">
        <w:tc>
          <w:tcPr>
            <w:tcW w:w="1656" w:type="dxa"/>
          </w:tcPr>
          <w:p w14:paraId="4BA286C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3519D59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DF5028F" w14:textId="77777777" w:rsidTr="0040689B">
        <w:tc>
          <w:tcPr>
            <w:tcW w:w="1656" w:type="dxa"/>
          </w:tcPr>
          <w:p w14:paraId="0CEF176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60DC6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管理员根据项目特征查询用户创建的项目</w:t>
            </w:r>
          </w:p>
        </w:tc>
      </w:tr>
      <w:tr w:rsidR="0040689B" w:rsidRPr="00651178" w14:paraId="3FBE4178" w14:textId="77777777" w:rsidTr="0040689B">
        <w:tc>
          <w:tcPr>
            <w:tcW w:w="1656" w:type="dxa"/>
          </w:tcPr>
          <w:p w14:paraId="1B70144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5C7741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需要查找特定项目或项目群</w:t>
            </w:r>
          </w:p>
        </w:tc>
      </w:tr>
      <w:tr w:rsidR="0040689B" w:rsidRPr="00651178" w14:paraId="615482E7" w14:textId="77777777" w:rsidTr="0040689B">
        <w:tc>
          <w:tcPr>
            <w:tcW w:w="1656" w:type="dxa"/>
          </w:tcPr>
          <w:p w14:paraId="00E276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AEDD6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系统中存在项目</w:t>
            </w:r>
          </w:p>
        </w:tc>
      </w:tr>
      <w:tr w:rsidR="0040689B" w:rsidRPr="00651178" w14:paraId="163E66EC" w14:textId="77777777" w:rsidTr="0040689B">
        <w:tc>
          <w:tcPr>
            <w:tcW w:w="1656" w:type="dxa"/>
          </w:tcPr>
          <w:p w14:paraId="022EC6A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786BD1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-1：实例被搜索到</w:t>
            </w:r>
          </w:p>
          <w:p w14:paraId="67111A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：实例未被搜索到</w:t>
            </w:r>
          </w:p>
        </w:tc>
      </w:tr>
      <w:tr w:rsidR="001F1848" w:rsidRPr="00651178" w14:paraId="1E4863F8" w14:textId="77777777" w:rsidTr="0040689B">
        <w:trPr>
          <w:ins w:id="20540" w:author="XuanWen Chen" w:date="2018-12-30T21:44:00Z"/>
        </w:trPr>
        <w:tc>
          <w:tcPr>
            <w:tcW w:w="1656" w:type="dxa"/>
          </w:tcPr>
          <w:p w14:paraId="4409E8DC" w14:textId="35A3C0D5" w:rsidR="001F1848" w:rsidRPr="00651178" w:rsidRDefault="001F1848" w:rsidP="0040689B">
            <w:pPr>
              <w:rPr>
                <w:ins w:id="20541" w:author="XuanWen Chen" w:date="2018-12-30T21:44:00Z"/>
                <w:rFonts w:hAnsi="宋体"/>
              </w:rPr>
            </w:pPr>
            <w:ins w:id="20542" w:author="XuanWen Chen" w:date="2018-12-30T21:44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4B3729B8" w14:textId="693A33BC" w:rsidR="001F1848" w:rsidRPr="00651178" w:rsidRDefault="00F95952" w:rsidP="0040689B">
            <w:pPr>
              <w:jc w:val="left"/>
              <w:rPr>
                <w:ins w:id="20543" w:author="XuanWen Chen" w:date="2018-12-30T21:44:00Z"/>
                <w:rFonts w:hAnsi="宋体"/>
              </w:rPr>
            </w:pPr>
            <w:ins w:id="20544" w:author="XuanWen Chen" w:date="2018-12-30T21:44:00Z">
              <w:r>
                <w:rPr>
                  <w:rFonts w:hAnsi="宋体" w:hint="eastAsia"/>
                </w:rPr>
                <w:t>项目关键词</w:t>
              </w:r>
            </w:ins>
          </w:p>
        </w:tc>
      </w:tr>
      <w:tr w:rsidR="001F1848" w:rsidRPr="00651178" w14:paraId="77B5DD2F" w14:textId="77777777" w:rsidTr="0040689B">
        <w:trPr>
          <w:ins w:id="20545" w:author="XuanWen Chen" w:date="2018-12-30T21:44:00Z"/>
        </w:trPr>
        <w:tc>
          <w:tcPr>
            <w:tcW w:w="1656" w:type="dxa"/>
          </w:tcPr>
          <w:p w14:paraId="1960FD7F" w14:textId="01C2D88C" w:rsidR="001F1848" w:rsidRPr="00651178" w:rsidRDefault="001F1848" w:rsidP="0040689B">
            <w:pPr>
              <w:rPr>
                <w:ins w:id="20546" w:author="XuanWen Chen" w:date="2018-12-30T21:44:00Z"/>
                <w:rFonts w:hAnsi="宋体"/>
              </w:rPr>
            </w:pPr>
            <w:ins w:id="20547" w:author="XuanWen Chen" w:date="2018-12-30T21:44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38E9AD9B" w14:textId="02A3E5B2" w:rsidR="001F1848" w:rsidRPr="00651178" w:rsidRDefault="00F95952" w:rsidP="0040689B">
            <w:pPr>
              <w:jc w:val="left"/>
              <w:rPr>
                <w:ins w:id="20548" w:author="XuanWen Chen" w:date="2018-12-30T21:44:00Z"/>
                <w:rFonts w:hAnsi="宋体"/>
              </w:rPr>
            </w:pPr>
            <w:ins w:id="20549" w:author="XuanWen Chen" w:date="2018-12-30T21:44:00Z">
              <w:r>
                <w:rPr>
                  <w:rFonts w:hAnsi="宋体" w:hint="eastAsia"/>
                </w:rPr>
                <w:t>项目</w:t>
              </w:r>
            </w:ins>
            <w:ins w:id="20550" w:author="XuanWen Chen" w:date="2018-12-30T21:45:00Z">
              <w:r>
                <w:rPr>
                  <w:rFonts w:hAnsi="宋体" w:hint="eastAsia"/>
                </w:rPr>
                <w:t>查询结果</w:t>
              </w:r>
            </w:ins>
          </w:p>
        </w:tc>
      </w:tr>
      <w:tr w:rsidR="0040689B" w:rsidRPr="00651178" w14:paraId="762A57F2" w14:textId="77777777" w:rsidTr="0040689B">
        <w:tc>
          <w:tcPr>
            <w:tcW w:w="1656" w:type="dxa"/>
          </w:tcPr>
          <w:p w14:paraId="72FF188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F5D57C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551" w:author="XuanWen Chen" w:date="2018-12-30T21:47:00Z">
              <w:r w:rsidRPr="00651178" w:rsidDel="00F95952">
                <w:rPr>
                  <w:rFonts w:hAnsi="宋体" w:hint="eastAsia"/>
                </w:rPr>
                <w:delText>1</w:delText>
              </w:r>
              <w:r w:rsidRPr="00651178" w:rsidDel="00F95952">
                <w:rPr>
                  <w:rFonts w:hAnsi="宋体"/>
                </w:rPr>
                <w:delText>.0</w:delText>
              </w:r>
            </w:del>
            <w:r w:rsidRPr="00651178">
              <w:rPr>
                <w:rFonts w:hAnsi="宋体" w:hint="eastAsia"/>
              </w:rPr>
              <w:t>查找实例</w:t>
            </w:r>
          </w:p>
          <w:p w14:paraId="7AFE1C13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实例操作</w:t>
            </w:r>
          </w:p>
          <w:p w14:paraId="0188057C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系统显示所有实例</w:t>
            </w:r>
          </w:p>
          <w:p w14:paraId="5A470DD5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输入关键字并选择实例特征</w:t>
            </w:r>
          </w:p>
          <w:p w14:paraId="72EA8F86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2B91099B" w14:textId="77777777" w:rsidR="0040689B" w:rsidRPr="00651178" w:rsidRDefault="0040689B" w:rsidP="00AE77A1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系统返回对应的实例或实例列表</w:t>
            </w:r>
          </w:p>
        </w:tc>
      </w:tr>
      <w:tr w:rsidR="0040689B" w:rsidRPr="00651178" w14:paraId="483965D7" w14:textId="77777777" w:rsidTr="0040689B">
        <w:tc>
          <w:tcPr>
            <w:tcW w:w="1656" w:type="dxa"/>
          </w:tcPr>
          <w:p w14:paraId="517CDA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DD8FB9C" w14:textId="46F8CD63" w:rsidR="0040689B" w:rsidRPr="00651178" w:rsidRDefault="00F95952" w:rsidP="0040689B">
            <w:pPr>
              <w:jc w:val="left"/>
              <w:rPr>
                <w:rFonts w:hAnsi="宋体"/>
              </w:rPr>
            </w:pPr>
            <w:ins w:id="20552" w:author="XuanWen Chen" w:date="2018-12-30T21:4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1318493A" w14:textId="77777777" w:rsidTr="0040689B">
        <w:tc>
          <w:tcPr>
            <w:tcW w:w="1656" w:type="dxa"/>
          </w:tcPr>
          <w:p w14:paraId="5D04BE9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A10D717" w14:textId="67A15A89" w:rsidR="0040689B" w:rsidRPr="00651178" w:rsidRDefault="00F95952" w:rsidP="0040689B">
            <w:pPr>
              <w:jc w:val="left"/>
              <w:rPr>
                <w:rFonts w:hAnsi="宋体"/>
              </w:rPr>
            </w:pPr>
            <w:ins w:id="20553" w:author="XuanWen Chen" w:date="2018-12-30T21:47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053EFE79" w14:textId="77777777" w:rsidTr="0040689B">
        <w:tc>
          <w:tcPr>
            <w:tcW w:w="1656" w:type="dxa"/>
          </w:tcPr>
          <w:p w14:paraId="25BDEE9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27608D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554" w:author="XuanWen Chen" w:date="2018-12-30T21:47:00Z">
              <w:r w:rsidRPr="00651178" w:rsidDel="00F95952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050D9AA2" w14:textId="77777777" w:rsidTr="0040689B">
        <w:tc>
          <w:tcPr>
            <w:tcW w:w="1656" w:type="dxa"/>
          </w:tcPr>
          <w:p w14:paraId="5CB528E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使用频率：</w:t>
            </w:r>
          </w:p>
        </w:tc>
        <w:tc>
          <w:tcPr>
            <w:tcW w:w="6561" w:type="dxa"/>
            <w:gridSpan w:val="3"/>
          </w:tcPr>
          <w:p w14:paraId="2CEFC2B6" w14:textId="6E46D03A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555" w:author="XuanWen Chen" w:date="2018-12-30T21:47:00Z">
              <w:r w:rsidRPr="00651178" w:rsidDel="00F95952">
                <w:rPr>
                  <w:rFonts w:hAnsi="宋体" w:hint="eastAsia"/>
                </w:rPr>
                <w:delText>中</w:delText>
              </w:r>
            </w:del>
            <w:ins w:id="20556" w:author="XuanWen Chen" w:date="2018-12-30T21:47:00Z">
              <w:r w:rsidR="00F95952">
                <w:rPr>
                  <w:rFonts w:hAnsi="宋体" w:hint="eastAsia"/>
                </w:rPr>
                <w:t>每天</w:t>
              </w:r>
            </w:ins>
            <w:ins w:id="20557" w:author="XuanWen Chen" w:date="2018-12-30T21:48:00Z">
              <w:r w:rsidR="00F95952">
                <w:rPr>
                  <w:rFonts w:hAnsi="宋体" w:hint="eastAsia"/>
                </w:rPr>
                <w:t>5</w:t>
              </w:r>
            </w:ins>
            <w:ins w:id="20558" w:author="XuanWen Chen" w:date="2018-12-30T21:47:00Z">
              <w:r w:rsidR="00F95952">
                <w:rPr>
                  <w:rFonts w:hAnsi="宋体" w:hint="eastAsia"/>
                </w:rPr>
                <w:t>0次</w:t>
              </w:r>
            </w:ins>
          </w:p>
        </w:tc>
      </w:tr>
      <w:tr w:rsidR="0040689B" w:rsidRPr="00651178" w14:paraId="0E56775D" w14:textId="77777777" w:rsidTr="0040689B">
        <w:tc>
          <w:tcPr>
            <w:tcW w:w="1656" w:type="dxa"/>
          </w:tcPr>
          <w:p w14:paraId="75F1FC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F71084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9DA82F7" w14:textId="77777777" w:rsidTr="0040689B">
        <w:tc>
          <w:tcPr>
            <w:tcW w:w="1656" w:type="dxa"/>
          </w:tcPr>
          <w:p w14:paraId="262DE4C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49AE96C3" w14:textId="2575AD88" w:rsidR="0040689B" w:rsidRPr="00651178" w:rsidRDefault="00F95952" w:rsidP="0040689B">
            <w:pPr>
              <w:jc w:val="left"/>
              <w:rPr>
                <w:rFonts w:hAnsi="宋体"/>
              </w:rPr>
            </w:pPr>
            <w:ins w:id="20559" w:author="XuanWen Chen" w:date="2018-12-30T21:48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0689B" w:rsidRPr="00651178" w14:paraId="5BC07A3A" w14:textId="77777777" w:rsidTr="0040689B">
        <w:tc>
          <w:tcPr>
            <w:tcW w:w="1656" w:type="dxa"/>
          </w:tcPr>
          <w:p w14:paraId="5EDF2C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2BCE980" w14:textId="7D3CEDA4" w:rsidR="0040689B" w:rsidRPr="00651178" w:rsidDel="00F95952" w:rsidRDefault="00F95952" w:rsidP="0040689B">
            <w:pPr>
              <w:rPr>
                <w:del w:id="20560" w:author="XuanWen Chen" w:date="2018-12-30T21:47:00Z"/>
                <w:rFonts w:hAnsi="宋体"/>
              </w:rPr>
            </w:pPr>
            <w:ins w:id="20561" w:author="XuanWen Chen" w:date="2018-12-30T21:48:00Z">
              <w:r>
                <w:rPr>
                  <w:rFonts w:hAnsi="宋体" w:hint="eastAsia"/>
                </w:rPr>
                <w:t>管理员每天查找50次项目实例</w:t>
              </w:r>
            </w:ins>
          </w:p>
          <w:p w14:paraId="1456A9E5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021DDA37" w14:textId="0677F1C3" w:rsidR="0040689B" w:rsidRPr="00693169" w:rsidRDefault="00693169" w:rsidP="00C06991">
      <w:pPr>
        <w:pStyle w:val="4"/>
        <w:rPr>
          <w:color w:val="FF0000"/>
        </w:rPr>
      </w:pPr>
      <w:bookmarkStart w:id="20562" w:name="_Toc533621515"/>
      <w:r w:rsidRPr="00693169">
        <w:rPr>
          <w:rFonts w:hint="eastAsia"/>
          <w:color w:val="FF0000"/>
        </w:rPr>
        <w:t>项目</w:t>
      </w:r>
      <w:r w:rsidR="00C06991" w:rsidRPr="00693169">
        <w:rPr>
          <w:rFonts w:hint="eastAsia"/>
          <w:color w:val="FF0000"/>
        </w:rPr>
        <w:t>冻结</w:t>
      </w:r>
      <w:bookmarkEnd w:id="2056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93169" w14:paraId="3EA863DB" w14:textId="77777777" w:rsidTr="0040689B">
        <w:tc>
          <w:tcPr>
            <w:tcW w:w="1656" w:type="dxa"/>
          </w:tcPr>
          <w:p w14:paraId="4E492CF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b/>
                <w:color w:val="FF0000"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84F20C0" w14:textId="21A033AB" w:rsidR="0040689B" w:rsidRPr="00693169" w:rsidRDefault="0040689B" w:rsidP="0040689B">
            <w:pPr>
              <w:jc w:val="left"/>
              <w:rPr>
                <w:rFonts w:hAnsi="宋体"/>
                <w:b/>
                <w:color w:val="FF0000"/>
              </w:rPr>
            </w:pPr>
            <w:r w:rsidRPr="00693169">
              <w:rPr>
                <w:rFonts w:hAnsi="宋体" w:hint="eastAsia"/>
                <w:b/>
                <w:color w:val="FF0000"/>
              </w:rPr>
              <w:t>UC-14：</w:t>
            </w:r>
            <w:r w:rsidR="00693169" w:rsidRPr="00693169">
              <w:rPr>
                <w:rFonts w:hAnsi="宋体" w:hint="eastAsia"/>
                <w:b/>
                <w:color w:val="FF0000"/>
              </w:rPr>
              <w:t>项目</w:t>
            </w:r>
            <w:r w:rsidRPr="00693169">
              <w:rPr>
                <w:rFonts w:hAnsi="宋体" w:hint="eastAsia"/>
                <w:b/>
                <w:color w:val="FF0000"/>
              </w:rPr>
              <w:t>冻结</w:t>
            </w:r>
          </w:p>
        </w:tc>
      </w:tr>
      <w:tr w:rsidR="0040689B" w:rsidRPr="00693169" w14:paraId="5ECA3683" w14:textId="77777777" w:rsidTr="0040689B">
        <w:tc>
          <w:tcPr>
            <w:tcW w:w="1656" w:type="dxa"/>
          </w:tcPr>
          <w:p w14:paraId="5D0B96EF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创建人：</w:t>
            </w:r>
          </w:p>
        </w:tc>
        <w:tc>
          <w:tcPr>
            <w:tcW w:w="1883" w:type="dxa"/>
          </w:tcPr>
          <w:p w14:paraId="20AA288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proofErr w:type="gramStart"/>
            <w:r w:rsidRPr="00693169">
              <w:rPr>
                <w:rFonts w:hAnsi="宋体" w:hint="eastAsia"/>
                <w:color w:val="FF0000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AE113B0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创建日期：</w:t>
            </w:r>
          </w:p>
        </w:tc>
        <w:tc>
          <w:tcPr>
            <w:tcW w:w="3033" w:type="dxa"/>
          </w:tcPr>
          <w:p w14:paraId="67BD2891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2</w:t>
            </w:r>
            <w:r w:rsidRPr="00693169">
              <w:rPr>
                <w:rFonts w:hAnsi="宋体"/>
                <w:color w:val="FF0000"/>
              </w:rPr>
              <w:t>018</w:t>
            </w:r>
            <w:r w:rsidRPr="00693169">
              <w:rPr>
                <w:rFonts w:hAnsi="宋体" w:hint="eastAsia"/>
                <w:color w:val="FF0000"/>
              </w:rPr>
              <w:t>/12/21</w:t>
            </w:r>
          </w:p>
        </w:tc>
      </w:tr>
      <w:tr w:rsidR="0040689B" w:rsidRPr="00693169" w14:paraId="13BDFBBF" w14:textId="77777777" w:rsidTr="0040689B">
        <w:tc>
          <w:tcPr>
            <w:tcW w:w="1656" w:type="dxa"/>
          </w:tcPr>
          <w:p w14:paraId="0E9A38C1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主要操作者：</w:t>
            </w:r>
          </w:p>
        </w:tc>
        <w:tc>
          <w:tcPr>
            <w:tcW w:w="1883" w:type="dxa"/>
          </w:tcPr>
          <w:p w14:paraId="4D7FEC93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系统管理员</w:t>
            </w:r>
          </w:p>
        </w:tc>
        <w:tc>
          <w:tcPr>
            <w:tcW w:w="1645" w:type="dxa"/>
          </w:tcPr>
          <w:p w14:paraId="3FA3A08A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次要操作者：</w:t>
            </w:r>
          </w:p>
        </w:tc>
        <w:tc>
          <w:tcPr>
            <w:tcW w:w="3033" w:type="dxa"/>
          </w:tcPr>
          <w:p w14:paraId="03529F82" w14:textId="710A7554" w:rsidR="0040689B" w:rsidRPr="00693169" w:rsidRDefault="00021E50" w:rsidP="0040689B">
            <w:pPr>
              <w:jc w:val="left"/>
              <w:rPr>
                <w:rFonts w:hAnsi="宋体"/>
                <w:color w:val="FF0000"/>
              </w:rPr>
            </w:pPr>
            <w:ins w:id="20563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93169" w14:paraId="027807BD" w14:textId="77777777" w:rsidTr="0040689B">
        <w:tc>
          <w:tcPr>
            <w:tcW w:w="1656" w:type="dxa"/>
          </w:tcPr>
          <w:p w14:paraId="7A6F86BB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390BB8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管理员用户代表</w:t>
            </w:r>
          </w:p>
        </w:tc>
      </w:tr>
      <w:tr w:rsidR="0040689B" w:rsidRPr="00693169" w14:paraId="569D7536" w14:textId="77777777" w:rsidTr="0040689B">
        <w:tc>
          <w:tcPr>
            <w:tcW w:w="1656" w:type="dxa"/>
          </w:tcPr>
          <w:p w14:paraId="51CD8645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描述：</w:t>
            </w:r>
          </w:p>
        </w:tc>
        <w:tc>
          <w:tcPr>
            <w:tcW w:w="6561" w:type="dxa"/>
            <w:gridSpan w:val="3"/>
          </w:tcPr>
          <w:p w14:paraId="54A4F02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冻结违规的项目，使其无法继续进行</w:t>
            </w:r>
          </w:p>
        </w:tc>
      </w:tr>
      <w:tr w:rsidR="0040689B" w:rsidRPr="00693169" w14:paraId="0AA34F4D" w14:textId="77777777" w:rsidTr="0040689B">
        <w:tc>
          <w:tcPr>
            <w:tcW w:w="1656" w:type="dxa"/>
          </w:tcPr>
          <w:p w14:paraId="71A6742D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触发器：</w:t>
            </w:r>
          </w:p>
        </w:tc>
        <w:tc>
          <w:tcPr>
            <w:tcW w:w="6561" w:type="dxa"/>
            <w:gridSpan w:val="3"/>
          </w:tcPr>
          <w:p w14:paraId="19C3E13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项目开发过程中存在违规行为</w:t>
            </w:r>
          </w:p>
        </w:tc>
      </w:tr>
      <w:tr w:rsidR="0040689B" w:rsidRPr="00693169" w14:paraId="55842A5F" w14:textId="77777777" w:rsidTr="0040689B">
        <w:tc>
          <w:tcPr>
            <w:tcW w:w="1656" w:type="dxa"/>
          </w:tcPr>
          <w:p w14:paraId="3625F46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91E9698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 xml:space="preserve">RE-1: </w:t>
            </w:r>
            <w:r w:rsidRPr="00693169">
              <w:rPr>
                <w:rFonts w:hAnsi="宋体" w:hint="eastAsia"/>
                <w:color w:val="FF0000"/>
              </w:rPr>
              <w:t>项目中存在违规行为</w:t>
            </w:r>
          </w:p>
        </w:tc>
      </w:tr>
      <w:tr w:rsidR="0040689B" w:rsidRPr="00693169" w14:paraId="7965DD82" w14:textId="77777777" w:rsidTr="0040689B">
        <w:tc>
          <w:tcPr>
            <w:tcW w:w="1656" w:type="dxa"/>
          </w:tcPr>
          <w:p w14:paraId="4A5A6098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8387825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>OST</w:t>
            </w:r>
            <w:r w:rsidRPr="00693169">
              <w:rPr>
                <w:rFonts w:hAnsi="宋体" w:hint="eastAsia"/>
                <w:color w:val="FF0000"/>
              </w:rPr>
              <w:t>-1：项目被冻结</w:t>
            </w:r>
          </w:p>
        </w:tc>
      </w:tr>
      <w:tr w:rsidR="0040689B" w:rsidRPr="00693169" w14:paraId="3738B4BC" w14:textId="77777777" w:rsidTr="0040689B">
        <w:tc>
          <w:tcPr>
            <w:tcW w:w="1656" w:type="dxa"/>
          </w:tcPr>
          <w:p w14:paraId="53EFBBA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EFF30EA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1</w:t>
            </w:r>
            <w:r w:rsidRPr="00693169">
              <w:rPr>
                <w:rFonts w:hAnsi="宋体"/>
                <w:color w:val="FF0000"/>
              </w:rPr>
              <w:t>.0</w:t>
            </w:r>
            <w:r w:rsidRPr="00693169">
              <w:rPr>
                <w:rFonts w:hAnsi="宋体" w:hint="eastAsia"/>
                <w:color w:val="FF0000"/>
              </w:rPr>
              <w:t>实例冻结</w:t>
            </w:r>
          </w:p>
          <w:p w14:paraId="0F0457C7" w14:textId="77777777" w:rsidR="0040689B" w:rsidRPr="00693169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管理员点击案例管理-</w:t>
            </w:r>
            <w:r w:rsidRPr="00693169">
              <w:rPr>
                <w:rFonts w:hAnsi="宋体"/>
                <w:color w:val="FF0000"/>
              </w:rPr>
              <w:t>&gt;</w:t>
            </w:r>
            <w:r w:rsidRPr="00693169">
              <w:rPr>
                <w:rFonts w:hAnsi="宋体" w:hint="eastAsia"/>
                <w:color w:val="FF0000"/>
              </w:rPr>
              <w:t>实例操作</w:t>
            </w:r>
          </w:p>
          <w:p w14:paraId="34A82DCF" w14:textId="77777777" w:rsidR="0040689B" w:rsidRPr="00693169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根据实例特征查找实例或实例群攻</w:t>
            </w:r>
          </w:p>
          <w:p w14:paraId="32F220BD" w14:textId="77777777" w:rsidR="0040689B" w:rsidRPr="00693169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选中要冻结的实例</w:t>
            </w:r>
          </w:p>
          <w:p w14:paraId="0DDEB187" w14:textId="77777777" w:rsidR="0040689B" w:rsidRPr="00693169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提交查询申请</w:t>
            </w:r>
          </w:p>
          <w:p w14:paraId="334D4ABB" w14:textId="77777777" w:rsidR="0040689B" w:rsidRPr="00693169" w:rsidRDefault="0040689B" w:rsidP="00AE77A1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实例被冻结</w:t>
            </w:r>
          </w:p>
        </w:tc>
      </w:tr>
      <w:tr w:rsidR="0040689B" w:rsidRPr="00693169" w14:paraId="01FF3131" w14:textId="77777777" w:rsidTr="0040689B">
        <w:tc>
          <w:tcPr>
            <w:tcW w:w="1656" w:type="dxa"/>
          </w:tcPr>
          <w:p w14:paraId="157A711B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551E65D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799250B5" w14:textId="77777777" w:rsidTr="0040689B">
        <w:tc>
          <w:tcPr>
            <w:tcW w:w="1656" w:type="dxa"/>
          </w:tcPr>
          <w:p w14:paraId="360EC924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异常：</w:t>
            </w:r>
          </w:p>
        </w:tc>
        <w:tc>
          <w:tcPr>
            <w:tcW w:w="6561" w:type="dxa"/>
            <w:gridSpan w:val="3"/>
          </w:tcPr>
          <w:p w14:paraId="70474797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0793699D" w14:textId="77777777" w:rsidTr="0040689B">
        <w:tc>
          <w:tcPr>
            <w:tcW w:w="1656" w:type="dxa"/>
          </w:tcPr>
          <w:p w14:paraId="7D2F1C7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3643D61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高</w:t>
            </w:r>
          </w:p>
        </w:tc>
      </w:tr>
      <w:tr w:rsidR="0040689B" w:rsidRPr="00693169" w14:paraId="38DA7AB8" w14:textId="77777777" w:rsidTr="0040689B">
        <w:tc>
          <w:tcPr>
            <w:tcW w:w="1656" w:type="dxa"/>
          </w:tcPr>
          <w:p w14:paraId="3D47686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77E06D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中</w:t>
            </w:r>
          </w:p>
        </w:tc>
      </w:tr>
      <w:tr w:rsidR="0040689B" w:rsidRPr="00693169" w14:paraId="5826AF26" w14:textId="77777777" w:rsidTr="0040689B">
        <w:tc>
          <w:tcPr>
            <w:tcW w:w="1656" w:type="dxa"/>
          </w:tcPr>
          <w:p w14:paraId="30A2B94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DAB1A8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038499A6" w14:textId="77777777" w:rsidTr="0040689B">
        <w:tc>
          <w:tcPr>
            <w:tcW w:w="1656" w:type="dxa"/>
          </w:tcPr>
          <w:p w14:paraId="5F1A1E7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810B1E0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1FD5960D" w14:textId="77777777" w:rsidTr="0040689B">
        <w:tc>
          <w:tcPr>
            <w:tcW w:w="1656" w:type="dxa"/>
          </w:tcPr>
          <w:p w14:paraId="11071C6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假设：</w:t>
            </w:r>
          </w:p>
        </w:tc>
        <w:tc>
          <w:tcPr>
            <w:tcW w:w="6561" w:type="dxa"/>
            <w:gridSpan w:val="3"/>
          </w:tcPr>
          <w:p w14:paraId="58DA07A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  <w:p w14:paraId="3F64F9F2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</w:tbl>
    <w:p w14:paraId="38F67699" w14:textId="0D37B1EC" w:rsidR="0040689B" w:rsidRPr="00F95952" w:rsidRDefault="00F95952">
      <w:pPr>
        <w:pStyle w:val="4"/>
        <w:rPr>
          <w:rPrChange w:id="20564" w:author="XuanWen Chen" w:date="2018-12-30T21:45:00Z">
            <w:rPr>
              <w:color w:val="FF0000"/>
            </w:rPr>
          </w:rPrChange>
        </w:rPr>
      </w:pPr>
      <w:bookmarkStart w:id="20565" w:name="_Toc533621516"/>
      <w:ins w:id="20566" w:author="XuanWen Chen" w:date="2018-12-30T21:45:00Z">
        <w:r w:rsidRPr="00F95952">
          <w:rPr>
            <w:rFonts w:hint="eastAsia"/>
            <w:rPrChange w:id="20567" w:author="XuanWen Chen" w:date="2018-12-30T21:45:00Z">
              <w:rPr>
                <w:rFonts w:hint="eastAsia"/>
                <w:color w:val="FF0000"/>
              </w:rPr>
            </w:rPrChange>
          </w:rPr>
          <w:lastRenderedPageBreak/>
          <w:t>管理员删除</w:t>
        </w:r>
      </w:ins>
      <w:r w:rsidR="00693169" w:rsidRPr="00F95952">
        <w:rPr>
          <w:rFonts w:hint="eastAsia"/>
          <w:rPrChange w:id="20568" w:author="XuanWen Chen" w:date="2018-12-30T21:45:00Z">
            <w:rPr>
              <w:rFonts w:hint="eastAsia"/>
              <w:color w:val="FF0000"/>
            </w:rPr>
          </w:rPrChange>
        </w:rPr>
        <w:t>项目</w:t>
      </w:r>
      <w:del w:id="20569" w:author="XuanWen Chen" w:date="2018-12-30T21:45:00Z">
        <w:r w:rsidR="00C06991" w:rsidRPr="00F95952" w:rsidDel="00F95952">
          <w:rPr>
            <w:rFonts w:hint="eastAsia"/>
            <w:rPrChange w:id="20570" w:author="XuanWen Chen" w:date="2018-12-30T21:45:00Z">
              <w:rPr>
                <w:rFonts w:hint="eastAsia"/>
                <w:color w:val="FF0000"/>
              </w:rPr>
            </w:rPrChange>
          </w:rPr>
          <w:delText>删除</w:delText>
        </w:r>
      </w:del>
      <w:bookmarkEnd w:id="2056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5F9C0D90" w14:textId="77777777" w:rsidTr="0040689B">
        <w:tc>
          <w:tcPr>
            <w:tcW w:w="1656" w:type="dxa"/>
          </w:tcPr>
          <w:p w14:paraId="6230AA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001C981" w14:textId="2526100C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5：</w:t>
            </w:r>
            <w:ins w:id="20571" w:author="XuanWen Chen" w:date="2018-12-30T21:45:00Z">
              <w:r w:rsidR="00F95952" w:rsidRPr="00F95952">
                <w:rPr>
                  <w:rFonts w:hAnsi="宋体" w:hint="eastAsia"/>
                  <w:b/>
                </w:rPr>
                <w:t>管理员删除项目</w:t>
              </w:r>
            </w:ins>
            <w:del w:id="20572" w:author="XuanWen Chen" w:date="2018-12-30T21:45:00Z">
              <w:r w:rsidR="00693169" w:rsidDel="00F95952">
                <w:rPr>
                  <w:rFonts w:hAnsi="宋体" w:hint="eastAsia"/>
                  <w:b/>
                </w:rPr>
                <w:delText>项目</w:delText>
              </w:r>
              <w:r w:rsidRPr="00651178" w:rsidDel="00F95952">
                <w:rPr>
                  <w:rFonts w:hAnsi="宋体" w:hint="eastAsia"/>
                  <w:b/>
                </w:rPr>
                <w:delText>删除</w:delText>
              </w:r>
            </w:del>
          </w:p>
        </w:tc>
      </w:tr>
      <w:tr w:rsidR="0040689B" w:rsidRPr="00651178" w14:paraId="5FD42CF7" w14:textId="77777777" w:rsidTr="0040689B">
        <w:tc>
          <w:tcPr>
            <w:tcW w:w="1656" w:type="dxa"/>
          </w:tcPr>
          <w:p w14:paraId="00C133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EF08CB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D532EF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B3E4B1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2D6CD4C" w14:textId="77777777" w:rsidTr="0040689B">
        <w:tc>
          <w:tcPr>
            <w:tcW w:w="1656" w:type="dxa"/>
          </w:tcPr>
          <w:p w14:paraId="69CDD79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18D5CB1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CDC695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EC2662F" w14:textId="39440FDA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573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195F8462" w14:textId="77777777" w:rsidTr="0040689B">
        <w:tc>
          <w:tcPr>
            <w:tcW w:w="1656" w:type="dxa"/>
          </w:tcPr>
          <w:p w14:paraId="158ECD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2272637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39101390" w14:textId="77777777" w:rsidTr="0040689B">
        <w:tc>
          <w:tcPr>
            <w:tcW w:w="1656" w:type="dxa"/>
          </w:tcPr>
          <w:p w14:paraId="0066728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5437C9A" w14:textId="0241DE4B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ins w:id="20574" w:author="XuanWen Chen" w:date="2018-12-30T21:46:00Z">
              <w:r w:rsidR="00F95952">
                <w:rPr>
                  <w:rFonts w:hAnsi="宋体" w:hint="eastAsia"/>
                </w:rPr>
                <w:t>项目</w:t>
              </w:r>
            </w:ins>
            <w:del w:id="20575" w:author="XuanWen Chen" w:date="2018-12-30T21:45:00Z">
              <w:r w:rsidRPr="00651178" w:rsidDel="00F95952">
                <w:rPr>
                  <w:rFonts w:hAnsi="宋体" w:hint="eastAsia"/>
                </w:rPr>
                <w:delText>严重违规的被冻结的</w:delText>
              </w:r>
            </w:del>
            <w:r w:rsidRPr="00651178">
              <w:rPr>
                <w:rFonts w:hAnsi="宋体" w:hint="eastAsia"/>
              </w:rPr>
              <w:t>实例</w:t>
            </w:r>
          </w:p>
        </w:tc>
      </w:tr>
      <w:tr w:rsidR="0040689B" w:rsidRPr="00651178" w14:paraId="4CEEBF2D" w14:textId="77777777" w:rsidTr="0040689B">
        <w:tc>
          <w:tcPr>
            <w:tcW w:w="1656" w:type="dxa"/>
          </w:tcPr>
          <w:p w14:paraId="38CB47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989221E" w14:textId="1036A2FE" w:rsidR="0040689B" w:rsidRPr="00651178" w:rsidRDefault="00F95952" w:rsidP="0040689B">
            <w:pPr>
              <w:jc w:val="left"/>
              <w:rPr>
                <w:rFonts w:hAnsi="宋体"/>
              </w:rPr>
            </w:pPr>
            <w:ins w:id="20576" w:author="XuanWen Chen" w:date="2018-12-30T21:46:00Z">
              <w:r>
                <w:rPr>
                  <w:rFonts w:hAnsi="宋体" w:hint="eastAsia"/>
                </w:rPr>
                <w:t>管理员需要删除项目实例</w:t>
              </w:r>
            </w:ins>
            <w:del w:id="20577" w:author="XuanWen Chen" w:date="2018-12-30T21:46:00Z">
              <w:r w:rsidR="0040689B" w:rsidRPr="00651178" w:rsidDel="00F95952">
                <w:rPr>
                  <w:rFonts w:hAnsi="宋体" w:hint="eastAsia"/>
                </w:rPr>
                <w:delText>被冻结的项目实例经审核存在严重违规行为</w:delText>
              </w:r>
            </w:del>
          </w:p>
        </w:tc>
      </w:tr>
      <w:tr w:rsidR="0040689B" w:rsidRPr="00651178" w14:paraId="3BA60656" w14:textId="77777777" w:rsidTr="0040689B">
        <w:tc>
          <w:tcPr>
            <w:tcW w:w="1656" w:type="dxa"/>
          </w:tcPr>
          <w:p w14:paraId="7E28F8D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4E0161F" w14:textId="229BD400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del w:id="20578" w:author="XuanWen Chen" w:date="2018-12-30T21:46:00Z">
              <w:r w:rsidRPr="00651178" w:rsidDel="00F95952">
                <w:rPr>
                  <w:rFonts w:hAnsi="宋体" w:hint="eastAsia"/>
                </w:rPr>
                <w:delText>实例被冻结</w:delText>
              </w:r>
            </w:del>
            <w:ins w:id="20579" w:author="XuanWen Chen" w:date="2018-12-30T21:46:00Z">
              <w:r w:rsidR="00F95952">
                <w:rPr>
                  <w:rFonts w:hAnsi="宋体" w:hint="eastAsia"/>
                </w:rPr>
                <w:t>管理员进入后台管理系统</w:t>
              </w:r>
            </w:ins>
          </w:p>
          <w:p w14:paraId="23BD6307" w14:textId="2FC35AA1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RE-2: </w:t>
            </w:r>
            <w:del w:id="20580" w:author="XuanWen Chen" w:date="2018-12-30T21:46:00Z">
              <w:r w:rsidRPr="00651178" w:rsidDel="00F95952">
                <w:rPr>
                  <w:rFonts w:hAnsi="宋体" w:hint="eastAsia"/>
                </w:rPr>
                <w:delText>实例存在严重违规行为</w:delText>
              </w:r>
            </w:del>
            <w:ins w:id="20581" w:author="XuanWen Chen" w:date="2018-12-30T21:46:00Z">
              <w:r w:rsidR="00F95952">
                <w:rPr>
                  <w:rFonts w:hAnsi="宋体" w:hint="eastAsia"/>
                </w:rPr>
                <w:t>进入项目管理</w:t>
              </w:r>
            </w:ins>
          </w:p>
          <w:p w14:paraId="338CCD2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RE-3: </w:t>
            </w:r>
            <w:r w:rsidRPr="00651178">
              <w:rPr>
                <w:rFonts w:hAnsi="宋体" w:hint="eastAsia"/>
              </w:rPr>
              <w:t>管理员查找到需要删除的实例</w:t>
            </w:r>
          </w:p>
        </w:tc>
      </w:tr>
      <w:tr w:rsidR="0040689B" w:rsidRPr="00651178" w14:paraId="054909E8" w14:textId="77777777" w:rsidTr="0040689B">
        <w:tc>
          <w:tcPr>
            <w:tcW w:w="1656" w:type="dxa"/>
          </w:tcPr>
          <w:p w14:paraId="6B4DF68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8F822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-1：实例被删除</w:t>
            </w:r>
          </w:p>
          <w:p w14:paraId="5250EAB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：实例未被删除</w:t>
            </w:r>
          </w:p>
        </w:tc>
      </w:tr>
      <w:tr w:rsidR="00E70FD9" w:rsidRPr="00651178" w14:paraId="31C6220C" w14:textId="77777777" w:rsidTr="0040689B">
        <w:trPr>
          <w:ins w:id="20582" w:author="XuanWen Chen" w:date="2018-12-30T21:55:00Z"/>
        </w:trPr>
        <w:tc>
          <w:tcPr>
            <w:tcW w:w="1656" w:type="dxa"/>
          </w:tcPr>
          <w:p w14:paraId="1D8F9F43" w14:textId="13D54950" w:rsidR="00E70FD9" w:rsidRPr="00651178" w:rsidRDefault="00E70FD9" w:rsidP="0040689B">
            <w:pPr>
              <w:rPr>
                <w:ins w:id="20583" w:author="XuanWen Chen" w:date="2018-12-30T21:55:00Z"/>
                <w:rFonts w:hAnsi="宋体"/>
              </w:rPr>
            </w:pPr>
            <w:ins w:id="20584" w:author="XuanWen Chen" w:date="2018-12-30T21:55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29DD81B7" w14:textId="435480B2" w:rsidR="00E70FD9" w:rsidRPr="00651178" w:rsidDel="00F95952" w:rsidRDefault="00E70FD9" w:rsidP="0040689B">
            <w:pPr>
              <w:jc w:val="left"/>
              <w:rPr>
                <w:ins w:id="20585" w:author="XuanWen Chen" w:date="2018-12-30T21:55:00Z"/>
                <w:rFonts w:hAnsi="宋体"/>
              </w:rPr>
            </w:pPr>
            <w:ins w:id="20586" w:author="XuanWen Chen" w:date="2018-12-30T21:55:00Z">
              <w:r>
                <w:rPr>
                  <w:rFonts w:hAnsi="宋体" w:hint="eastAsia"/>
                </w:rPr>
                <w:t>要删除的项目</w:t>
              </w:r>
            </w:ins>
          </w:p>
        </w:tc>
      </w:tr>
      <w:tr w:rsidR="00E70FD9" w:rsidRPr="00651178" w14:paraId="78AC6E82" w14:textId="77777777" w:rsidTr="0040689B">
        <w:trPr>
          <w:ins w:id="20587" w:author="XuanWen Chen" w:date="2018-12-30T21:55:00Z"/>
        </w:trPr>
        <w:tc>
          <w:tcPr>
            <w:tcW w:w="1656" w:type="dxa"/>
          </w:tcPr>
          <w:p w14:paraId="5728A8C1" w14:textId="03735B9A" w:rsidR="00E70FD9" w:rsidRPr="00651178" w:rsidRDefault="00E70FD9" w:rsidP="0040689B">
            <w:pPr>
              <w:rPr>
                <w:ins w:id="20588" w:author="XuanWen Chen" w:date="2018-12-30T21:55:00Z"/>
                <w:rFonts w:hAnsi="宋体"/>
              </w:rPr>
            </w:pPr>
            <w:ins w:id="20589" w:author="XuanWen Chen" w:date="2018-12-30T21:55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4DDED55F" w14:textId="02397287" w:rsidR="00E70FD9" w:rsidRPr="00651178" w:rsidDel="00F95952" w:rsidRDefault="00E70FD9" w:rsidP="0040689B">
            <w:pPr>
              <w:jc w:val="left"/>
              <w:rPr>
                <w:ins w:id="20590" w:author="XuanWen Chen" w:date="2018-12-30T21:55:00Z"/>
                <w:rFonts w:hAnsi="宋体"/>
              </w:rPr>
            </w:pPr>
            <w:ins w:id="20591" w:author="XuanWen Chen" w:date="2018-12-30T21:55:00Z">
              <w:r>
                <w:rPr>
                  <w:rFonts w:hAnsi="宋体" w:hint="eastAsia"/>
                </w:rPr>
                <w:t>目标项目被删除</w:t>
              </w:r>
            </w:ins>
          </w:p>
        </w:tc>
      </w:tr>
      <w:tr w:rsidR="0040689B" w:rsidRPr="00651178" w14:paraId="6260B267" w14:textId="77777777" w:rsidTr="0040689B">
        <w:tc>
          <w:tcPr>
            <w:tcW w:w="1656" w:type="dxa"/>
          </w:tcPr>
          <w:p w14:paraId="5E0DCF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2D2505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592" w:author="XuanWen Chen" w:date="2018-12-30T21:46:00Z">
              <w:r w:rsidRPr="00651178" w:rsidDel="00F95952">
                <w:rPr>
                  <w:rFonts w:hAnsi="宋体"/>
                </w:rPr>
                <w:delText xml:space="preserve">2.0 </w:delText>
              </w:r>
            </w:del>
            <w:r w:rsidRPr="00651178">
              <w:rPr>
                <w:rFonts w:hAnsi="宋体" w:hint="eastAsia"/>
              </w:rPr>
              <w:t>删除实例</w:t>
            </w:r>
          </w:p>
          <w:p w14:paraId="6960BC4C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管理员打开案例管理-&gt;实例</w:t>
            </w:r>
          </w:p>
          <w:p w14:paraId="3F248D45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管理查找被冻结的实例或实例群</w:t>
            </w:r>
          </w:p>
          <w:p w14:paraId="784C6BDA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管理员选中需要删除的实例</w:t>
            </w:r>
          </w:p>
          <w:p w14:paraId="26D27798" w14:textId="77777777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选中实例并提交删除申请</w:t>
            </w:r>
          </w:p>
          <w:p w14:paraId="7342BD2F" w14:textId="22013880" w:rsidR="0040689B" w:rsidRPr="00651178" w:rsidRDefault="0040689B" w:rsidP="00AE77A1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del w:id="20593" w:author="XuanWen Chen" w:date="2018-12-30T21:46:00Z">
              <w:r w:rsidRPr="00651178" w:rsidDel="00F95952">
                <w:rPr>
                  <w:rFonts w:hAnsi="宋体" w:hint="eastAsia"/>
                </w:rPr>
                <w:delText>实例被</w:delText>
              </w:r>
            </w:del>
            <w:ins w:id="20594" w:author="XuanWen Chen" w:date="2018-12-30T21:46:00Z">
              <w:r w:rsidR="00F95952">
                <w:rPr>
                  <w:rFonts w:hAnsi="宋体" w:hint="eastAsia"/>
                </w:rPr>
                <w:t>确认</w:t>
              </w:r>
            </w:ins>
            <w:r w:rsidRPr="00651178">
              <w:rPr>
                <w:rFonts w:hAnsi="宋体" w:hint="eastAsia"/>
              </w:rPr>
              <w:t>删除</w:t>
            </w:r>
          </w:p>
        </w:tc>
      </w:tr>
      <w:tr w:rsidR="0040689B" w:rsidRPr="00651178" w14:paraId="438637B3" w14:textId="77777777" w:rsidTr="0040689B">
        <w:tc>
          <w:tcPr>
            <w:tcW w:w="1656" w:type="dxa"/>
          </w:tcPr>
          <w:p w14:paraId="32A8FC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24D6F481" w14:textId="09063817" w:rsidR="00F95952" w:rsidRPr="00651178" w:rsidRDefault="00F95952" w:rsidP="00F95952">
            <w:pPr>
              <w:jc w:val="left"/>
              <w:rPr>
                <w:ins w:id="20595" w:author="XuanWen Chen" w:date="2018-12-30T21:47:00Z"/>
                <w:rFonts w:hAnsi="宋体"/>
              </w:rPr>
            </w:pPr>
            <w:ins w:id="20596" w:author="XuanWen Chen" w:date="2018-12-30T21:47:00Z">
              <w:r w:rsidRPr="00651178">
                <w:rPr>
                  <w:rFonts w:hAnsi="宋体" w:hint="eastAsia"/>
                </w:rPr>
                <w:t>删除</w:t>
              </w:r>
              <w:r>
                <w:rPr>
                  <w:rFonts w:hAnsi="宋体" w:hint="eastAsia"/>
                </w:rPr>
                <w:t>过程中取消</w:t>
              </w:r>
            </w:ins>
          </w:p>
          <w:p w14:paraId="656EAFEF" w14:textId="77777777" w:rsidR="00F95952" w:rsidRPr="00651178" w:rsidRDefault="00F95952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rPr>
                <w:ins w:id="20597" w:author="XuanWen Chen" w:date="2018-12-30T21:47:00Z"/>
                <w:rFonts w:hAnsi="宋体"/>
              </w:rPr>
              <w:pPrChange w:id="20598" w:author="XuanWen Chen" w:date="2018-12-30T21:47:00Z">
                <w:pPr>
                  <w:pStyle w:val="a9"/>
                  <w:numPr>
                    <w:numId w:val="41"/>
                  </w:numPr>
                  <w:spacing w:line="240" w:lineRule="auto"/>
                  <w:ind w:left="420" w:firstLineChars="0" w:hanging="420"/>
                </w:pPr>
              </w:pPrChange>
            </w:pPr>
            <w:ins w:id="20599" w:author="XuanWen Chen" w:date="2018-12-30T21:47:00Z">
              <w:r w:rsidRPr="00651178">
                <w:rPr>
                  <w:rFonts w:hAnsi="宋体" w:hint="eastAsia"/>
                </w:rPr>
                <w:t>管理员打开案例管理-&gt;实例</w:t>
              </w:r>
            </w:ins>
          </w:p>
          <w:p w14:paraId="62605111" w14:textId="77777777" w:rsidR="00F95952" w:rsidRPr="00651178" w:rsidRDefault="00F95952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rPr>
                <w:ins w:id="20600" w:author="XuanWen Chen" w:date="2018-12-30T21:47:00Z"/>
                <w:rFonts w:hAnsi="宋体"/>
              </w:rPr>
              <w:pPrChange w:id="20601" w:author="XuanWen Chen" w:date="2018-12-30T21:47:00Z">
                <w:pPr>
                  <w:pStyle w:val="a9"/>
                  <w:numPr>
                    <w:numId w:val="41"/>
                  </w:numPr>
                  <w:spacing w:line="240" w:lineRule="auto"/>
                  <w:ind w:left="420" w:firstLineChars="0" w:hanging="420"/>
                </w:pPr>
              </w:pPrChange>
            </w:pPr>
            <w:ins w:id="20602" w:author="XuanWen Chen" w:date="2018-12-30T21:47:00Z">
              <w:r w:rsidRPr="00651178">
                <w:rPr>
                  <w:rFonts w:hAnsi="宋体" w:hint="eastAsia"/>
                </w:rPr>
                <w:t>管理查找被冻结的实例或实例群</w:t>
              </w:r>
            </w:ins>
          </w:p>
          <w:p w14:paraId="2412F2F0" w14:textId="77777777" w:rsidR="00F95952" w:rsidRPr="00651178" w:rsidRDefault="00F95952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rPr>
                <w:ins w:id="20603" w:author="XuanWen Chen" w:date="2018-12-30T21:47:00Z"/>
                <w:rFonts w:hAnsi="宋体"/>
              </w:rPr>
              <w:pPrChange w:id="20604" w:author="XuanWen Chen" w:date="2018-12-30T21:47:00Z">
                <w:pPr>
                  <w:pStyle w:val="a9"/>
                  <w:numPr>
                    <w:numId w:val="41"/>
                  </w:numPr>
                  <w:spacing w:line="240" w:lineRule="auto"/>
                  <w:ind w:left="420" w:firstLineChars="0" w:hanging="420"/>
                </w:pPr>
              </w:pPrChange>
            </w:pPr>
            <w:ins w:id="20605" w:author="XuanWen Chen" w:date="2018-12-30T21:47:00Z">
              <w:r w:rsidRPr="00651178">
                <w:rPr>
                  <w:rFonts w:hAnsi="宋体" w:hint="eastAsia"/>
                </w:rPr>
                <w:t>管理员选中需要删除的实例</w:t>
              </w:r>
            </w:ins>
          </w:p>
          <w:p w14:paraId="05FE9B09" w14:textId="77777777" w:rsidR="00F95952" w:rsidRPr="00651178" w:rsidRDefault="00F95952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rPr>
                <w:ins w:id="20606" w:author="XuanWen Chen" w:date="2018-12-30T21:47:00Z"/>
                <w:rFonts w:hAnsi="宋体"/>
              </w:rPr>
              <w:pPrChange w:id="20607" w:author="XuanWen Chen" w:date="2018-12-30T21:47:00Z">
                <w:pPr>
                  <w:pStyle w:val="a9"/>
                  <w:numPr>
                    <w:numId w:val="41"/>
                  </w:numPr>
                  <w:spacing w:line="240" w:lineRule="auto"/>
                  <w:ind w:left="420" w:firstLineChars="0" w:hanging="420"/>
                </w:pPr>
              </w:pPrChange>
            </w:pPr>
            <w:ins w:id="20608" w:author="XuanWen Chen" w:date="2018-12-30T21:47:00Z">
              <w:r w:rsidRPr="00651178">
                <w:rPr>
                  <w:rFonts w:hAnsi="宋体" w:hint="eastAsia"/>
                </w:rPr>
                <w:t>选中实例并提交删除申请</w:t>
              </w:r>
            </w:ins>
          </w:p>
          <w:p w14:paraId="17F8EC19" w14:textId="63B50BED" w:rsidR="0040689B" w:rsidRPr="00F95952" w:rsidRDefault="00F95952">
            <w:pPr>
              <w:numPr>
                <w:ilvl w:val="0"/>
                <w:numId w:val="141"/>
              </w:numPr>
              <w:jc w:val="left"/>
              <w:rPr>
                <w:rFonts w:hAnsi="宋体"/>
                <w:rPrChange w:id="20609" w:author="XuanWen Chen" w:date="2018-12-30T21:47:00Z">
                  <w:rPr/>
                </w:rPrChange>
              </w:rPr>
              <w:pPrChange w:id="20610" w:author="XuanWen Chen" w:date="2018-12-30T21:47:00Z">
                <w:pPr>
                  <w:jc w:val="left"/>
                </w:pPr>
              </w:pPrChange>
            </w:pPr>
            <w:ins w:id="20611" w:author="XuanWen Chen" w:date="2018-12-30T21:47:00Z">
              <w:r>
                <w:rPr>
                  <w:rFonts w:hAnsi="宋体" w:hint="eastAsia"/>
                </w:rPr>
                <w:t>取消</w:t>
              </w:r>
              <w:r w:rsidRPr="00F95952">
                <w:rPr>
                  <w:rFonts w:hAnsi="宋体" w:hint="eastAsia"/>
                  <w:rPrChange w:id="20612" w:author="XuanWen Chen" w:date="2018-12-30T21:47:00Z">
                    <w:rPr>
                      <w:rFonts w:hint="eastAsia"/>
                    </w:rPr>
                  </w:rPrChange>
                </w:rPr>
                <w:t>删除</w:t>
              </w:r>
            </w:ins>
          </w:p>
        </w:tc>
      </w:tr>
      <w:tr w:rsidR="0040689B" w:rsidRPr="00651178" w14:paraId="22671522" w14:textId="77777777" w:rsidTr="0040689B">
        <w:tc>
          <w:tcPr>
            <w:tcW w:w="1656" w:type="dxa"/>
          </w:tcPr>
          <w:p w14:paraId="0F13A5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FCE24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实例处于正常开发状态</w:t>
            </w:r>
          </w:p>
        </w:tc>
      </w:tr>
      <w:tr w:rsidR="0040689B" w:rsidRPr="00651178" w14:paraId="727D2AD5" w14:textId="77777777" w:rsidTr="0040689B">
        <w:tc>
          <w:tcPr>
            <w:tcW w:w="1656" w:type="dxa"/>
          </w:tcPr>
          <w:p w14:paraId="67A27D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FB9B5B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613" w:author="XuanWen Chen" w:date="2018-12-30T21:49:00Z">
              <w:r w:rsidRPr="00651178" w:rsidDel="00F95952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3C38F050" w14:textId="77777777" w:rsidTr="0040689B">
        <w:tc>
          <w:tcPr>
            <w:tcW w:w="1656" w:type="dxa"/>
          </w:tcPr>
          <w:p w14:paraId="46E129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6F4E66E" w14:textId="22B6074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614" w:author="XuanWen Chen" w:date="2018-12-30T21:49:00Z">
              <w:r w:rsidRPr="00651178" w:rsidDel="00F95952">
                <w:rPr>
                  <w:rFonts w:hAnsi="宋体" w:hint="eastAsia"/>
                </w:rPr>
                <w:delText>中</w:delText>
              </w:r>
            </w:del>
            <w:ins w:id="20615" w:author="XuanWen Chen" w:date="2018-12-30T21:49:00Z">
              <w:r w:rsidR="00F95952">
                <w:rPr>
                  <w:rFonts w:hAnsi="宋体" w:hint="eastAsia"/>
                </w:rPr>
                <w:t>每月一次</w:t>
              </w:r>
            </w:ins>
          </w:p>
        </w:tc>
      </w:tr>
      <w:tr w:rsidR="0040689B" w:rsidRPr="00651178" w14:paraId="7A012876" w14:textId="77777777" w:rsidTr="0040689B">
        <w:tc>
          <w:tcPr>
            <w:tcW w:w="1656" w:type="dxa"/>
          </w:tcPr>
          <w:p w14:paraId="6F680B8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58FD59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687F0CD" w14:textId="77777777" w:rsidTr="0040689B">
        <w:tc>
          <w:tcPr>
            <w:tcW w:w="1656" w:type="dxa"/>
          </w:tcPr>
          <w:p w14:paraId="197A42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561" w:type="dxa"/>
            <w:gridSpan w:val="3"/>
          </w:tcPr>
          <w:p w14:paraId="025D0B52" w14:textId="2E8F051C" w:rsidR="0040689B" w:rsidRPr="00651178" w:rsidRDefault="00F95952" w:rsidP="0040689B">
            <w:pPr>
              <w:jc w:val="left"/>
              <w:rPr>
                <w:rFonts w:hAnsi="宋体"/>
              </w:rPr>
            </w:pPr>
            <w:ins w:id="20616" w:author="XuanWen Chen" w:date="2018-12-30T21:48:00Z">
              <w:r>
                <w:rPr>
                  <w:rFonts w:hAnsi="宋体" w:hint="eastAsia"/>
                </w:rPr>
                <w:t>此操作需要管理员使用管理员账号登录后台管理系统</w:t>
              </w:r>
            </w:ins>
          </w:p>
        </w:tc>
      </w:tr>
      <w:tr w:rsidR="0040689B" w:rsidRPr="00651178" w14:paraId="3EA8E331" w14:textId="77777777" w:rsidTr="0040689B">
        <w:tc>
          <w:tcPr>
            <w:tcW w:w="1656" w:type="dxa"/>
          </w:tcPr>
          <w:p w14:paraId="682DC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E7E9FFF" w14:textId="7F1EDB58" w:rsidR="0040689B" w:rsidRPr="00651178" w:rsidDel="00F95952" w:rsidRDefault="00F95952" w:rsidP="0040689B">
            <w:pPr>
              <w:rPr>
                <w:del w:id="20617" w:author="XuanWen Chen" w:date="2018-12-30T21:48:00Z"/>
                <w:rFonts w:hAnsi="宋体"/>
              </w:rPr>
            </w:pPr>
            <w:ins w:id="20618" w:author="XuanWen Chen" w:date="2018-12-30T21:49:00Z">
              <w:r>
                <w:rPr>
                  <w:rFonts w:hAnsi="宋体" w:hint="eastAsia"/>
                </w:rPr>
                <w:t>管理员每月</w:t>
              </w:r>
            </w:ins>
            <w:ins w:id="20619" w:author="XuanWen Chen" w:date="2018-12-30T21:50:00Z">
              <w:r>
                <w:rPr>
                  <w:rFonts w:hAnsi="宋体" w:hint="eastAsia"/>
                </w:rPr>
                <w:t>清理项目</w:t>
              </w:r>
            </w:ins>
          </w:p>
          <w:p w14:paraId="1ACCD23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020A185" w14:textId="4F759CC7" w:rsidR="0040689B" w:rsidRPr="00651178" w:rsidRDefault="00C06991" w:rsidP="00C06991">
      <w:pPr>
        <w:pStyle w:val="4"/>
      </w:pPr>
      <w:bookmarkStart w:id="20620" w:name="_Toc533621517"/>
      <w:r w:rsidRPr="00651178">
        <w:rPr>
          <w:rFonts w:hint="eastAsia"/>
        </w:rPr>
        <w:t>管理员登陆</w:t>
      </w:r>
      <w:bookmarkEnd w:id="20620"/>
      <w:ins w:id="20621" w:author="XuanWen Chen" w:date="2018-12-30T21:49:00Z">
        <w:r w:rsidR="00F95952">
          <w:rPr>
            <w:rFonts w:hint="eastAsia"/>
          </w:rPr>
          <w:t>后台管理系统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006DC36A" w14:textId="77777777" w:rsidTr="0040689B">
        <w:tc>
          <w:tcPr>
            <w:tcW w:w="1656" w:type="dxa"/>
          </w:tcPr>
          <w:p w14:paraId="2EE1598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1634BE1B" w14:textId="73C7DFFA" w:rsidR="0040689B" w:rsidRPr="00651178" w:rsidRDefault="0040689B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UC-</w:t>
            </w:r>
            <w:r w:rsidRPr="00651178">
              <w:rPr>
                <w:rFonts w:hAnsi="宋体"/>
                <w:b/>
              </w:rPr>
              <w:t>1</w:t>
            </w:r>
            <w:r w:rsidRPr="00651178">
              <w:rPr>
                <w:rFonts w:hAnsi="宋体" w:hint="eastAsia"/>
                <w:b/>
              </w:rPr>
              <w:t>6：管理员登陆</w:t>
            </w:r>
            <w:ins w:id="20622" w:author="XuanWen Chen" w:date="2018-12-30T21:49:00Z">
              <w:r w:rsidR="00F95952" w:rsidRPr="00F95952">
                <w:rPr>
                  <w:rFonts w:hAnsi="宋体" w:hint="eastAsia"/>
                  <w:b/>
                </w:rPr>
                <w:t>后台管理系统</w:t>
              </w:r>
            </w:ins>
          </w:p>
        </w:tc>
      </w:tr>
      <w:tr w:rsidR="0040689B" w:rsidRPr="00651178" w14:paraId="0DB72B1C" w14:textId="77777777" w:rsidTr="0040689B">
        <w:tc>
          <w:tcPr>
            <w:tcW w:w="1656" w:type="dxa"/>
          </w:tcPr>
          <w:p w14:paraId="0DEE76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04200EE" w14:textId="44E75A5A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623" w:author="XuanWen Chen" w:date="2018-12-30T21:53:00Z">
              <w:r w:rsidRPr="00651178" w:rsidDel="00F95952">
                <w:rPr>
                  <w:rFonts w:hAnsi="宋体" w:hint="eastAsia"/>
                </w:rPr>
                <w:delText>张威杰</w:delText>
              </w:r>
            </w:del>
            <w:ins w:id="20624" w:author="XuanWen Chen" w:date="2018-12-30T21:53:00Z">
              <w:r w:rsidR="00F95952"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645" w:type="dxa"/>
          </w:tcPr>
          <w:p w14:paraId="4F2A547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5F6F239" w14:textId="37AD1849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</w:t>
            </w:r>
            <w:del w:id="20625" w:author="XuanWen Chen" w:date="2018-12-30T21:53:00Z">
              <w:r w:rsidRPr="00651178" w:rsidDel="00F95952">
                <w:rPr>
                  <w:rFonts w:hAnsi="宋体" w:hint="eastAsia"/>
                </w:rPr>
                <w:delText>21</w:delText>
              </w:r>
            </w:del>
            <w:ins w:id="20626" w:author="XuanWen Chen" w:date="2018-12-30T21:53:00Z">
              <w:r w:rsidR="00F95952">
                <w:rPr>
                  <w:rFonts w:hAnsi="宋体" w:hint="eastAsia"/>
                </w:rPr>
                <w:t>30</w:t>
              </w:r>
            </w:ins>
          </w:p>
        </w:tc>
      </w:tr>
      <w:tr w:rsidR="0040689B" w:rsidRPr="00651178" w14:paraId="57F4DDDE" w14:textId="77777777" w:rsidTr="0040689B">
        <w:tc>
          <w:tcPr>
            <w:tcW w:w="1656" w:type="dxa"/>
          </w:tcPr>
          <w:p w14:paraId="46FD7F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618EE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0582F4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BE7D577" w14:textId="0320ED40" w:rsidR="0040689B" w:rsidRPr="00651178" w:rsidRDefault="00021E50" w:rsidP="0040689B">
            <w:pPr>
              <w:jc w:val="left"/>
              <w:rPr>
                <w:rFonts w:hAnsi="宋体"/>
              </w:rPr>
            </w:pPr>
            <w:ins w:id="20627" w:author="XuanWen Chen" w:date="2018-12-30T19:50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40689B" w:rsidRPr="00651178" w14:paraId="77A0B418" w14:textId="77777777" w:rsidTr="0040689B">
        <w:tc>
          <w:tcPr>
            <w:tcW w:w="1656" w:type="dxa"/>
          </w:tcPr>
          <w:p w14:paraId="67F06AD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0D40524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70DE3276" w14:textId="77777777" w:rsidTr="0040689B">
        <w:tc>
          <w:tcPr>
            <w:tcW w:w="1656" w:type="dxa"/>
          </w:tcPr>
          <w:p w14:paraId="6B2A02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5A1F2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管理员登陆进入后台管理界面</w:t>
            </w:r>
          </w:p>
        </w:tc>
      </w:tr>
      <w:tr w:rsidR="0040689B" w:rsidRPr="00651178" w14:paraId="1343DE84" w14:textId="77777777" w:rsidTr="0040689B">
        <w:tc>
          <w:tcPr>
            <w:tcW w:w="1656" w:type="dxa"/>
          </w:tcPr>
          <w:p w14:paraId="1742C42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76C5D4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管理员需要进入后台进行操作</w:t>
            </w:r>
          </w:p>
        </w:tc>
      </w:tr>
      <w:tr w:rsidR="0040689B" w:rsidRPr="00651178" w14:paraId="0EFE0B8E" w14:textId="77777777" w:rsidTr="0040689B">
        <w:tc>
          <w:tcPr>
            <w:tcW w:w="1656" w:type="dxa"/>
          </w:tcPr>
          <w:p w14:paraId="2DBC208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538CC30" w14:textId="68294DA9" w:rsidR="0040689B" w:rsidRPr="00651178" w:rsidRDefault="00F95952" w:rsidP="0040689B">
            <w:pPr>
              <w:rPr>
                <w:rFonts w:hAnsi="宋体"/>
              </w:rPr>
            </w:pPr>
            <w:ins w:id="20628" w:author="XuanWen Chen" w:date="2018-12-30T21:53:00Z">
              <w:r>
                <w:rPr>
                  <w:rFonts w:hAnsi="宋体" w:hint="eastAsia"/>
                </w:rPr>
                <w:t>PRE-1：进入后台管理系统登录界面</w:t>
              </w:r>
            </w:ins>
          </w:p>
        </w:tc>
      </w:tr>
      <w:tr w:rsidR="0040689B" w:rsidRPr="00651178" w14:paraId="1F0C8CF7" w14:textId="77777777" w:rsidTr="0040689B">
        <w:tc>
          <w:tcPr>
            <w:tcW w:w="1656" w:type="dxa"/>
          </w:tcPr>
          <w:p w14:paraId="430E105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D94C314" w14:textId="6211678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-1：管理员</w:t>
            </w:r>
            <w:del w:id="20629" w:author="XuanWen Chen" w:date="2018-12-30T21:54:00Z">
              <w:r w:rsidRPr="00651178" w:rsidDel="00F95952">
                <w:rPr>
                  <w:rFonts w:hAnsi="宋体" w:hint="eastAsia"/>
                </w:rPr>
                <w:delText xml:space="preserve">登陆 </w:delText>
              </w:r>
            </w:del>
            <w:ins w:id="20630" w:author="XuanWen Chen" w:date="2018-12-30T21:54:00Z">
              <w:r w:rsidR="00F95952">
                <w:rPr>
                  <w:rFonts w:hAnsi="宋体" w:hint="eastAsia"/>
                </w:rPr>
                <w:t>进入后台管理系统</w:t>
              </w:r>
            </w:ins>
          </w:p>
        </w:tc>
      </w:tr>
      <w:tr w:rsidR="00E70FD9" w:rsidRPr="00651178" w14:paraId="281001F9" w14:textId="77777777" w:rsidTr="0040689B">
        <w:trPr>
          <w:ins w:id="20631" w:author="XuanWen Chen" w:date="2018-12-30T21:55:00Z"/>
        </w:trPr>
        <w:tc>
          <w:tcPr>
            <w:tcW w:w="1656" w:type="dxa"/>
          </w:tcPr>
          <w:p w14:paraId="440965B7" w14:textId="7699F66F" w:rsidR="00E70FD9" w:rsidRPr="00651178" w:rsidRDefault="00E70FD9" w:rsidP="0040689B">
            <w:pPr>
              <w:rPr>
                <w:ins w:id="20632" w:author="XuanWen Chen" w:date="2018-12-30T21:55:00Z"/>
                <w:rFonts w:hAnsi="宋体"/>
              </w:rPr>
            </w:pPr>
            <w:ins w:id="20633" w:author="XuanWen Chen" w:date="2018-12-30T21:5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378FF0A7" w14:textId="2A863357" w:rsidR="00E70FD9" w:rsidRPr="00651178" w:rsidRDefault="00E70FD9" w:rsidP="0040689B">
            <w:pPr>
              <w:jc w:val="left"/>
              <w:rPr>
                <w:ins w:id="20634" w:author="XuanWen Chen" w:date="2018-12-30T21:55:00Z"/>
                <w:rFonts w:hAnsi="宋体"/>
              </w:rPr>
            </w:pPr>
            <w:ins w:id="20635" w:author="XuanWen Chen" w:date="2018-12-30T21:56:00Z">
              <w:r>
                <w:rPr>
                  <w:rFonts w:hAnsi="宋体" w:hint="eastAsia"/>
                </w:rPr>
                <w:t>用户名及密码</w:t>
              </w:r>
            </w:ins>
          </w:p>
        </w:tc>
      </w:tr>
      <w:tr w:rsidR="00E70FD9" w:rsidRPr="00651178" w14:paraId="1D3DC140" w14:textId="77777777" w:rsidTr="0040689B">
        <w:trPr>
          <w:ins w:id="20636" w:author="XuanWen Chen" w:date="2018-12-30T21:56:00Z"/>
        </w:trPr>
        <w:tc>
          <w:tcPr>
            <w:tcW w:w="1656" w:type="dxa"/>
          </w:tcPr>
          <w:p w14:paraId="5EB456CD" w14:textId="06C5E510" w:rsidR="00E70FD9" w:rsidRPr="00651178" w:rsidRDefault="00E70FD9" w:rsidP="0040689B">
            <w:pPr>
              <w:rPr>
                <w:ins w:id="20637" w:author="XuanWen Chen" w:date="2018-12-30T21:56:00Z"/>
                <w:rFonts w:hAnsi="宋体"/>
              </w:rPr>
            </w:pPr>
            <w:ins w:id="20638" w:author="XuanWen Chen" w:date="2018-12-30T21:5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4772E165" w14:textId="5BEBA20D" w:rsidR="00E70FD9" w:rsidRPr="00651178" w:rsidRDefault="00E70FD9" w:rsidP="0040689B">
            <w:pPr>
              <w:jc w:val="left"/>
              <w:rPr>
                <w:ins w:id="20639" w:author="XuanWen Chen" w:date="2018-12-30T21:56:00Z"/>
                <w:rFonts w:hAnsi="宋体"/>
              </w:rPr>
            </w:pPr>
            <w:ins w:id="20640" w:author="XuanWen Chen" w:date="2018-12-30T21:56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</w:t>
              </w:r>
            </w:ins>
          </w:p>
        </w:tc>
      </w:tr>
      <w:tr w:rsidR="0040689B" w:rsidRPr="00651178" w14:paraId="766F8C54" w14:textId="77777777" w:rsidTr="0040689B">
        <w:tc>
          <w:tcPr>
            <w:tcW w:w="1656" w:type="dxa"/>
          </w:tcPr>
          <w:p w14:paraId="3F88AA2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8F3C259" w14:textId="61085040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641" w:author="XuanWen Chen" w:date="2018-12-30T21:54:00Z">
              <w:r w:rsidRPr="00651178" w:rsidDel="00F95952">
                <w:rPr>
                  <w:rFonts w:hAnsi="宋体"/>
                </w:rPr>
                <w:delText xml:space="preserve">2.0 </w:delText>
              </w:r>
            </w:del>
            <w:r w:rsidRPr="00651178">
              <w:rPr>
                <w:rFonts w:hAnsi="宋体" w:hint="eastAsia"/>
              </w:rPr>
              <w:t>管理员登陆</w:t>
            </w:r>
            <w:ins w:id="20642" w:author="XuanWen Chen" w:date="2018-12-30T21:54:00Z">
              <w:r w:rsidR="00F95952">
                <w:rPr>
                  <w:rFonts w:hAnsi="宋体" w:hint="eastAsia"/>
                </w:rPr>
                <w:t>后台管理系统</w:t>
              </w:r>
            </w:ins>
          </w:p>
          <w:p w14:paraId="3A73D50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输入账号和密码</w:t>
            </w:r>
          </w:p>
          <w:p w14:paraId="08C061C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账号验证</w:t>
            </w:r>
          </w:p>
          <w:p w14:paraId="57731E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3.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登陆成功</w:t>
            </w:r>
          </w:p>
        </w:tc>
      </w:tr>
      <w:tr w:rsidR="0040689B" w:rsidRPr="00651178" w14:paraId="1F0201CD" w14:textId="77777777" w:rsidTr="0040689B">
        <w:tc>
          <w:tcPr>
            <w:tcW w:w="1656" w:type="dxa"/>
          </w:tcPr>
          <w:p w14:paraId="306777E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C6F2598" w14:textId="4541ED09" w:rsidR="0040689B" w:rsidRPr="00651178" w:rsidRDefault="00F95952" w:rsidP="0040689B">
            <w:pPr>
              <w:jc w:val="left"/>
              <w:rPr>
                <w:rFonts w:hAnsi="宋体"/>
              </w:rPr>
            </w:pPr>
            <w:ins w:id="20643" w:author="XuanWen Chen" w:date="2018-12-30T21:50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40689B" w:rsidRPr="00651178" w14:paraId="5A0051E4" w14:textId="77777777" w:rsidTr="0040689B">
        <w:tc>
          <w:tcPr>
            <w:tcW w:w="1656" w:type="dxa"/>
          </w:tcPr>
          <w:p w14:paraId="2B0BD7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04B0B6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账号密码错误</w:t>
            </w:r>
          </w:p>
        </w:tc>
      </w:tr>
      <w:tr w:rsidR="0040689B" w:rsidRPr="00651178" w14:paraId="650F015C" w14:textId="77777777" w:rsidTr="0040689B">
        <w:tc>
          <w:tcPr>
            <w:tcW w:w="1656" w:type="dxa"/>
          </w:tcPr>
          <w:p w14:paraId="595286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E0D089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644" w:author="XuanWen Chen" w:date="2018-12-30T21:50:00Z">
              <w:r w:rsidRPr="00651178" w:rsidDel="00F95952">
                <w:rPr>
                  <w:rFonts w:hAnsi="宋体" w:hint="eastAsia"/>
                </w:rPr>
                <w:delText>高</w:delText>
              </w:r>
            </w:del>
          </w:p>
        </w:tc>
      </w:tr>
      <w:tr w:rsidR="0040689B" w:rsidRPr="00651178" w14:paraId="491041AF" w14:textId="77777777" w:rsidTr="0040689B">
        <w:tc>
          <w:tcPr>
            <w:tcW w:w="1656" w:type="dxa"/>
          </w:tcPr>
          <w:p w14:paraId="0BB4205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84924AA" w14:textId="642B7CC1" w:rsidR="0040689B" w:rsidRPr="00651178" w:rsidRDefault="0040689B" w:rsidP="0040689B">
            <w:pPr>
              <w:jc w:val="left"/>
              <w:rPr>
                <w:rFonts w:hAnsi="宋体"/>
              </w:rPr>
            </w:pPr>
            <w:del w:id="20645" w:author="XuanWen Chen" w:date="2018-12-30T21:50:00Z">
              <w:r w:rsidRPr="00651178" w:rsidDel="00F95952">
                <w:rPr>
                  <w:rFonts w:hAnsi="宋体" w:hint="eastAsia"/>
                </w:rPr>
                <w:delText>中</w:delText>
              </w:r>
            </w:del>
            <w:ins w:id="20646" w:author="XuanWen Chen" w:date="2018-12-30T21:50:00Z">
              <w:r w:rsidR="00F95952">
                <w:rPr>
                  <w:rFonts w:hAnsi="宋体" w:hint="eastAsia"/>
                </w:rPr>
                <w:t>每天5次</w:t>
              </w:r>
            </w:ins>
          </w:p>
        </w:tc>
      </w:tr>
      <w:tr w:rsidR="0040689B" w:rsidRPr="00651178" w14:paraId="1EB342FE" w14:textId="77777777" w:rsidTr="0040689B">
        <w:tc>
          <w:tcPr>
            <w:tcW w:w="1656" w:type="dxa"/>
          </w:tcPr>
          <w:p w14:paraId="0FB4ABB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2B8C5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A12A809" w14:textId="77777777" w:rsidTr="0040689B">
        <w:tc>
          <w:tcPr>
            <w:tcW w:w="1656" w:type="dxa"/>
          </w:tcPr>
          <w:p w14:paraId="5E1DC0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67DFAF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D0E167B" w14:textId="77777777" w:rsidTr="0040689B">
        <w:tc>
          <w:tcPr>
            <w:tcW w:w="1656" w:type="dxa"/>
          </w:tcPr>
          <w:p w14:paraId="58C518D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C57CDF3" w14:textId="4EF7278C" w:rsidR="0040689B" w:rsidRPr="00651178" w:rsidDel="00F95952" w:rsidRDefault="00F95952" w:rsidP="0040689B">
            <w:pPr>
              <w:rPr>
                <w:del w:id="20647" w:author="XuanWen Chen" w:date="2018-12-30T21:49:00Z"/>
                <w:rFonts w:hAnsi="宋体"/>
              </w:rPr>
            </w:pPr>
            <w:ins w:id="20648" w:author="XuanWen Chen" w:date="2018-12-30T21:51:00Z">
              <w:r>
                <w:rPr>
                  <w:rFonts w:hAnsi="宋体" w:hint="eastAsia"/>
                </w:rPr>
                <w:t>管理员每天登录五次</w:t>
              </w:r>
            </w:ins>
            <w:ins w:id="20649" w:author="XuanWen Chen" w:date="2018-12-30T21:52:00Z">
              <w:r>
                <w:rPr>
                  <w:rFonts w:hAnsi="宋体" w:hint="eastAsia"/>
                </w:rPr>
                <w:t>后台管理</w:t>
              </w:r>
            </w:ins>
            <w:ins w:id="20650" w:author="XuanWen Chen" w:date="2018-12-30T21:51:00Z">
              <w:r>
                <w:rPr>
                  <w:rFonts w:hAnsi="宋体" w:hint="eastAsia"/>
                </w:rPr>
                <w:t>系统</w:t>
              </w:r>
            </w:ins>
          </w:p>
          <w:p w14:paraId="6F8499D3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3BE3C329" w14:textId="38A9E74C" w:rsidR="00F95952" w:rsidRPr="00651178" w:rsidRDefault="00F95952" w:rsidP="00F95952">
      <w:pPr>
        <w:pStyle w:val="4"/>
        <w:rPr>
          <w:ins w:id="20651" w:author="XuanWen Chen" w:date="2018-12-30T21:52:00Z"/>
        </w:rPr>
      </w:pPr>
      <w:ins w:id="20652" w:author="XuanWen Chen" w:date="2018-12-30T21:52:00Z">
        <w:r w:rsidRPr="00651178">
          <w:rPr>
            <w:rFonts w:hint="eastAsia"/>
          </w:rPr>
          <w:lastRenderedPageBreak/>
          <w:t>管理员登陆</w:t>
        </w:r>
      </w:ins>
      <w:ins w:id="20653" w:author="XuanWen Chen" w:date="2018-12-30T21:53:00Z">
        <w:r>
          <w:rPr>
            <w:rFonts w:hint="eastAsia"/>
          </w:rPr>
          <w:t>用户系统</w:t>
        </w:r>
      </w:ins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F95952" w:rsidRPr="00651178" w14:paraId="403B1C1F" w14:textId="77777777" w:rsidTr="00F95952">
        <w:trPr>
          <w:ins w:id="20654" w:author="XuanWen Chen" w:date="2018-12-30T21:52:00Z"/>
        </w:trPr>
        <w:tc>
          <w:tcPr>
            <w:tcW w:w="1656" w:type="dxa"/>
          </w:tcPr>
          <w:p w14:paraId="2C8730AB" w14:textId="77777777" w:rsidR="00F95952" w:rsidRPr="00651178" w:rsidRDefault="00F95952" w:rsidP="00F95952">
            <w:pPr>
              <w:rPr>
                <w:ins w:id="20655" w:author="XuanWen Chen" w:date="2018-12-30T21:52:00Z"/>
                <w:rFonts w:hAnsi="宋体"/>
              </w:rPr>
            </w:pPr>
            <w:ins w:id="20656" w:author="XuanWen Chen" w:date="2018-12-30T21:52:00Z">
              <w:r w:rsidRPr="00651178">
                <w:rPr>
                  <w:rFonts w:hAnsi="宋体" w:hint="eastAsia"/>
                  <w:b/>
                </w:rPr>
                <w:t>ID和名称：</w:t>
              </w:r>
            </w:ins>
          </w:p>
        </w:tc>
        <w:tc>
          <w:tcPr>
            <w:tcW w:w="6561" w:type="dxa"/>
            <w:gridSpan w:val="3"/>
          </w:tcPr>
          <w:p w14:paraId="5962D967" w14:textId="5BB5972C" w:rsidR="00F95952" w:rsidRPr="00651178" w:rsidRDefault="00F95952" w:rsidP="00F95952">
            <w:pPr>
              <w:jc w:val="left"/>
              <w:rPr>
                <w:ins w:id="20657" w:author="XuanWen Chen" w:date="2018-12-30T21:52:00Z"/>
                <w:rFonts w:hAnsi="宋体"/>
                <w:b/>
              </w:rPr>
            </w:pPr>
            <w:ins w:id="20658" w:author="XuanWen Chen" w:date="2018-12-30T21:52:00Z">
              <w:r w:rsidRPr="00651178">
                <w:rPr>
                  <w:rFonts w:hAnsi="宋体" w:hint="eastAsia"/>
                  <w:b/>
                </w:rPr>
                <w:t>UC-</w:t>
              </w:r>
              <w:r w:rsidRPr="00651178">
                <w:rPr>
                  <w:rFonts w:hAnsi="宋体"/>
                  <w:b/>
                </w:rPr>
                <w:t>1</w:t>
              </w:r>
              <w:r w:rsidRPr="00651178">
                <w:rPr>
                  <w:rFonts w:hAnsi="宋体" w:hint="eastAsia"/>
                  <w:b/>
                </w:rPr>
                <w:t>6：管理员登陆</w:t>
              </w:r>
            </w:ins>
            <w:ins w:id="20659" w:author="XuanWen Chen" w:date="2018-12-30T21:53:00Z">
              <w:r w:rsidRPr="00F95952">
                <w:rPr>
                  <w:rFonts w:hAnsi="宋体" w:hint="eastAsia"/>
                  <w:b/>
                </w:rPr>
                <w:t>用户系统</w:t>
              </w:r>
            </w:ins>
          </w:p>
        </w:tc>
      </w:tr>
      <w:tr w:rsidR="00F95952" w:rsidRPr="00651178" w14:paraId="051F28B4" w14:textId="77777777" w:rsidTr="00F95952">
        <w:trPr>
          <w:ins w:id="20660" w:author="XuanWen Chen" w:date="2018-12-30T21:52:00Z"/>
        </w:trPr>
        <w:tc>
          <w:tcPr>
            <w:tcW w:w="1656" w:type="dxa"/>
          </w:tcPr>
          <w:p w14:paraId="36B2AF5F" w14:textId="77777777" w:rsidR="00F95952" w:rsidRPr="00651178" w:rsidRDefault="00F95952" w:rsidP="00F95952">
            <w:pPr>
              <w:rPr>
                <w:ins w:id="20661" w:author="XuanWen Chen" w:date="2018-12-30T21:52:00Z"/>
                <w:rFonts w:hAnsi="宋体"/>
              </w:rPr>
            </w:pPr>
            <w:ins w:id="20662" w:author="XuanWen Chen" w:date="2018-12-30T21:52:00Z">
              <w:r w:rsidRPr="00651178">
                <w:rPr>
                  <w:rFonts w:hAnsi="宋体" w:hint="eastAsia"/>
                </w:rPr>
                <w:t>创建人：</w:t>
              </w:r>
            </w:ins>
          </w:p>
        </w:tc>
        <w:tc>
          <w:tcPr>
            <w:tcW w:w="1883" w:type="dxa"/>
          </w:tcPr>
          <w:p w14:paraId="7FFEAEBE" w14:textId="0F69A6B0" w:rsidR="00F95952" w:rsidRPr="00651178" w:rsidRDefault="00F95952" w:rsidP="00F95952">
            <w:pPr>
              <w:jc w:val="left"/>
              <w:rPr>
                <w:ins w:id="20663" w:author="XuanWen Chen" w:date="2018-12-30T21:52:00Z"/>
                <w:rFonts w:hAnsi="宋体"/>
              </w:rPr>
            </w:pPr>
            <w:ins w:id="20664" w:author="XuanWen Chen" w:date="2018-12-30T21:53:00Z">
              <w:r>
                <w:rPr>
                  <w:rFonts w:hAnsi="宋体" w:hint="eastAsia"/>
                </w:rPr>
                <w:t>陈铉文</w:t>
              </w:r>
            </w:ins>
          </w:p>
        </w:tc>
        <w:tc>
          <w:tcPr>
            <w:tcW w:w="1645" w:type="dxa"/>
          </w:tcPr>
          <w:p w14:paraId="6882AA0E" w14:textId="77777777" w:rsidR="00F95952" w:rsidRPr="00651178" w:rsidRDefault="00F95952" w:rsidP="00F95952">
            <w:pPr>
              <w:jc w:val="left"/>
              <w:rPr>
                <w:ins w:id="20665" w:author="XuanWen Chen" w:date="2018-12-30T21:52:00Z"/>
                <w:rFonts w:hAnsi="宋体"/>
              </w:rPr>
            </w:pPr>
            <w:ins w:id="20666" w:author="XuanWen Chen" w:date="2018-12-30T21:52:00Z">
              <w:r w:rsidRPr="00651178">
                <w:rPr>
                  <w:rFonts w:hAnsi="宋体" w:hint="eastAsia"/>
                </w:rPr>
                <w:t>创建日期：</w:t>
              </w:r>
            </w:ins>
          </w:p>
        </w:tc>
        <w:tc>
          <w:tcPr>
            <w:tcW w:w="3033" w:type="dxa"/>
          </w:tcPr>
          <w:p w14:paraId="77C2BED0" w14:textId="290820EC" w:rsidR="00F95952" w:rsidRPr="00651178" w:rsidRDefault="00F95952" w:rsidP="00F95952">
            <w:pPr>
              <w:jc w:val="left"/>
              <w:rPr>
                <w:ins w:id="20667" w:author="XuanWen Chen" w:date="2018-12-30T21:52:00Z"/>
                <w:rFonts w:hAnsi="宋体"/>
              </w:rPr>
            </w:pPr>
            <w:ins w:id="20668" w:author="XuanWen Chen" w:date="2018-12-30T21:52:00Z">
              <w:r w:rsidRPr="00651178">
                <w:rPr>
                  <w:rFonts w:hAnsi="宋体" w:hint="eastAsia"/>
                </w:rPr>
                <w:t>2</w:t>
              </w:r>
              <w:r w:rsidRPr="00651178">
                <w:rPr>
                  <w:rFonts w:hAnsi="宋体"/>
                </w:rPr>
                <w:t>018</w:t>
              </w:r>
              <w:r w:rsidRPr="00651178">
                <w:rPr>
                  <w:rFonts w:hAnsi="宋体" w:hint="eastAsia"/>
                </w:rPr>
                <w:t>/12/</w:t>
              </w:r>
            </w:ins>
            <w:ins w:id="20669" w:author="XuanWen Chen" w:date="2018-12-30T21:53:00Z">
              <w:r>
                <w:rPr>
                  <w:rFonts w:hAnsi="宋体" w:hint="eastAsia"/>
                </w:rPr>
                <w:t>30</w:t>
              </w:r>
            </w:ins>
          </w:p>
        </w:tc>
      </w:tr>
      <w:tr w:rsidR="00F95952" w:rsidRPr="00651178" w14:paraId="6FED0684" w14:textId="77777777" w:rsidTr="00F95952">
        <w:trPr>
          <w:ins w:id="20670" w:author="XuanWen Chen" w:date="2018-12-30T21:52:00Z"/>
        </w:trPr>
        <w:tc>
          <w:tcPr>
            <w:tcW w:w="1656" w:type="dxa"/>
          </w:tcPr>
          <w:p w14:paraId="17692DAD" w14:textId="77777777" w:rsidR="00F95952" w:rsidRPr="00651178" w:rsidRDefault="00F95952" w:rsidP="00F95952">
            <w:pPr>
              <w:rPr>
                <w:ins w:id="20671" w:author="XuanWen Chen" w:date="2018-12-30T21:52:00Z"/>
                <w:rFonts w:hAnsi="宋体"/>
              </w:rPr>
            </w:pPr>
            <w:ins w:id="20672" w:author="XuanWen Chen" w:date="2018-12-30T21:52:00Z">
              <w:r w:rsidRPr="00651178">
                <w:rPr>
                  <w:rFonts w:hAnsi="宋体" w:hint="eastAsia"/>
                </w:rPr>
                <w:t>主要操作者：</w:t>
              </w:r>
            </w:ins>
          </w:p>
        </w:tc>
        <w:tc>
          <w:tcPr>
            <w:tcW w:w="1883" w:type="dxa"/>
          </w:tcPr>
          <w:p w14:paraId="390A06BC" w14:textId="77777777" w:rsidR="00F95952" w:rsidRPr="00651178" w:rsidRDefault="00F95952" w:rsidP="00F95952">
            <w:pPr>
              <w:jc w:val="left"/>
              <w:rPr>
                <w:ins w:id="20673" w:author="XuanWen Chen" w:date="2018-12-30T21:52:00Z"/>
                <w:rFonts w:hAnsi="宋体"/>
              </w:rPr>
            </w:pPr>
            <w:ins w:id="20674" w:author="XuanWen Chen" w:date="2018-12-30T21:52:00Z">
              <w:r w:rsidRPr="00651178">
                <w:rPr>
                  <w:rFonts w:hAnsi="宋体" w:hint="eastAsia"/>
                </w:rPr>
                <w:t>系统管理员</w:t>
              </w:r>
            </w:ins>
          </w:p>
        </w:tc>
        <w:tc>
          <w:tcPr>
            <w:tcW w:w="1645" w:type="dxa"/>
          </w:tcPr>
          <w:p w14:paraId="50B13FAD" w14:textId="77777777" w:rsidR="00F95952" w:rsidRPr="00651178" w:rsidRDefault="00F95952" w:rsidP="00F95952">
            <w:pPr>
              <w:jc w:val="left"/>
              <w:rPr>
                <w:ins w:id="20675" w:author="XuanWen Chen" w:date="2018-12-30T21:52:00Z"/>
                <w:rFonts w:hAnsi="宋体"/>
              </w:rPr>
            </w:pPr>
            <w:ins w:id="20676" w:author="XuanWen Chen" w:date="2018-12-30T21:52:00Z">
              <w:r w:rsidRPr="00651178">
                <w:rPr>
                  <w:rFonts w:hAnsi="宋体" w:hint="eastAsia"/>
                </w:rPr>
                <w:t>次要操作者：</w:t>
              </w:r>
            </w:ins>
          </w:p>
        </w:tc>
        <w:tc>
          <w:tcPr>
            <w:tcW w:w="3033" w:type="dxa"/>
          </w:tcPr>
          <w:p w14:paraId="3AE4A079" w14:textId="77777777" w:rsidR="00F95952" w:rsidRPr="00651178" w:rsidRDefault="00F95952" w:rsidP="00F95952">
            <w:pPr>
              <w:jc w:val="left"/>
              <w:rPr>
                <w:ins w:id="20677" w:author="XuanWen Chen" w:date="2018-12-30T21:52:00Z"/>
                <w:rFonts w:hAnsi="宋体"/>
              </w:rPr>
            </w:pPr>
            <w:ins w:id="20678" w:author="XuanWen Chen" w:date="2018-12-30T21:52:00Z">
              <w:r>
                <w:rPr>
                  <w:rFonts w:hAnsi="宋体" w:hint="eastAsia"/>
                </w:rPr>
                <w:t>基于项目的案例教学系统</w:t>
              </w:r>
            </w:ins>
          </w:p>
        </w:tc>
      </w:tr>
      <w:tr w:rsidR="00F95952" w:rsidRPr="00651178" w14:paraId="1406ECD1" w14:textId="77777777" w:rsidTr="00F95952">
        <w:trPr>
          <w:ins w:id="20679" w:author="XuanWen Chen" w:date="2018-12-30T21:52:00Z"/>
        </w:trPr>
        <w:tc>
          <w:tcPr>
            <w:tcW w:w="1656" w:type="dxa"/>
          </w:tcPr>
          <w:p w14:paraId="731FD782" w14:textId="77777777" w:rsidR="00F95952" w:rsidRPr="00651178" w:rsidRDefault="00F95952" w:rsidP="00F95952">
            <w:pPr>
              <w:rPr>
                <w:ins w:id="20680" w:author="XuanWen Chen" w:date="2018-12-30T21:52:00Z"/>
                <w:rFonts w:hAnsi="宋体"/>
              </w:rPr>
            </w:pPr>
            <w:ins w:id="20681" w:author="XuanWen Chen" w:date="2018-12-30T21:52:00Z">
              <w:r w:rsidRPr="00651178">
                <w:rPr>
                  <w:rFonts w:hAnsi="宋体" w:hint="eastAsia"/>
                </w:rPr>
                <w:t>需求来源：</w:t>
              </w:r>
            </w:ins>
          </w:p>
        </w:tc>
        <w:tc>
          <w:tcPr>
            <w:tcW w:w="6561" w:type="dxa"/>
            <w:gridSpan w:val="3"/>
          </w:tcPr>
          <w:p w14:paraId="279B8340" w14:textId="77777777" w:rsidR="00F95952" w:rsidRPr="00651178" w:rsidRDefault="00F95952" w:rsidP="00F95952">
            <w:pPr>
              <w:jc w:val="left"/>
              <w:rPr>
                <w:ins w:id="20682" w:author="XuanWen Chen" w:date="2018-12-30T21:52:00Z"/>
                <w:rFonts w:hAnsi="宋体"/>
              </w:rPr>
            </w:pPr>
            <w:ins w:id="20683" w:author="XuanWen Chen" w:date="2018-12-30T21:52:00Z">
              <w:r w:rsidRPr="00651178">
                <w:rPr>
                  <w:rFonts w:hAnsi="宋体" w:hint="eastAsia"/>
                </w:rPr>
                <w:t>管理员用户代表</w:t>
              </w:r>
            </w:ins>
          </w:p>
        </w:tc>
      </w:tr>
      <w:tr w:rsidR="00F95952" w:rsidRPr="00651178" w14:paraId="4715523E" w14:textId="77777777" w:rsidTr="00F95952">
        <w:trPr>
          <w:ins w:id="20684" w:author="XuanWen Chen" w:date="2018-12-30T21:52:00Z"/>
        </w:trPr>
        <w:tc>
          <w:tcPr>
            <w:tcW w:w="1656" w:type="dxa"/>
          </w:tcPr>
          <w:p w14:paraId="68B7DB1A" w14:textId="77777777" w:rsidR="00F95952" w:rsidRPr="00651178" w:rsidRDefault="00F95952" w:rsidP="00F95952">
            <w:pPr>
              <w:rPr>
                <w:ins w:id="20685" w:author="XuanWen Chen" w:date="2018-12-30T21:52:00Z"/>
                <w:rFonts w:hAnsi="宋体"/>
              </w:rPr>
            </w:pPr>
            <w:ins w:id="20686" w:author="XuanWen Chen" w:date="2018-12-30T21:52:00Z">
              <w:r w:rsidRPr="00651178">
                <w:rPr>
                  <w:rFonts w:hAnsi="宋体" w:hint="eastAsia"/>
                </w:rPr>
                <w:t>描述：</w:t>
              </w:r>
            </w:ins>
          </w:p>
        </w:tc>
        <w:tc>
          <w:tcPr>
            <w:tcW w:w="6561" w:type="dxa"/>
            <w:gridSpan w:val="3"/>
          </w:tcPr>
          <w:p w14:paraId="705D51BA" w14:textId="77777777" w:rsidR="00F95952" w:rsidRPr="00651178" w:rsidRDefault="00F95952" w:rsidP="00F95952">
            <w:pPr>
              <w:jc w:val="left"/>
              <w:rPr>
                <w:ins w:id="20687" w:author="XuanWen Chen" w:date="2018-12-30T21:52:00Z"/>
                <w:rFonts w:hAnsi="宋体"/>
              </w:rPr>
            </w:pPr>
            <w:ins w:id="20688" w:author="XuanWen Chen" w:date="2018-12-30T21:52:00Z">
              <w:r w:rsidRPr="00651178">
                <w:rPr>
                  <w:rFonts w:hAnsi="宋体" w:hint="eastAsia"/>
                </w:rPr>
                <w:t>管理员登陆进入后台管理界面</w:t>
              </w:r>
            </w:ins>
          </w:p>
        </w:tc>
      </w:tr>
      <w:tr w:rsidR="00F95952" w:rsidRPr="00651178" w14:paraId="5D874A45" w14:textId="77777777" w:rsidTr="00F95952">
        <w:trPr>
          <w:ins w:id="20689" w:author="XuanWen Chen" w:date="2018-12-30T21:52:00Z"/>
        </w:trPr>
        <w:tc>
          <w:tcPr>
            <w:tcW w:w="1656" w:type="dxa"/>
          </w:tcPr>
          <w:p w14:paraId="1800F02A" w14:textId="77777777" w:rsidR="00F95952" w:rsidRPr="00651178" w:rsidRDefault="00F95952" w:rsidP="00F95952">
            <w:pPr>
              <w:rPr>
                <w:ins w:id="20690" w:author="XuanWen Chen" w:date="2018-12-30T21:52:00Z"/>
                <w:rFonts w:hAnsi="宋体"/>
              </w:rPr>
            </w:pPr>
            <w:ins w:id="20691" w:author="XuanWen Chen" w:date="2018-12-30T21:52:00Z">
              <w:r w:rsidRPr="00651178">
                <w:rPr>
                  <w:rFonts w:hAnsi="宋体" w:hint="eastAsia"/>
                </w:rPr>
                <w:t>触发器：</w:t>
              </w:r>
            </w:ins>
          </w:p>
        </w:tc>
        <w:tc>
          <w:tcPr>
            <w:tcW w:w="6561" w:type="dxa"/>
            <w:gridSpan w:val="3"/>
          </w:tcPr>
          <w:p w14:paraId="770A345A" w14:textId="77777777" w:rsidR="00F95952" w:rsidRPr="00651178" w:rsidRDefault="00F95952" w:rsidP="00F95952">
            <w:pPr>
              <w:jc w:val="left"/>
              <w:rPr>
                <w:ins w:id="20692" w:author="XuanWen Chen" w:date="2018-12-30T21:52:00Z"/>
                <w:rFonts w:hAnsi="宋体"/>
              </w:rPr>
            </w:pPr>
            <w:ins w:id="20693" w:author="XuanWen Chen" w:date="2018-12-30T21:52:00Z">
              <w:r w:rsidRPr="00651178">
                <w:rPr>
                  <w:rFonts w:hAnsi="宋体" w:hint="eastAsia"/>
                </w:rPr>
                <w:t>管理员需要进入后台进行操作</w:t>
              </w:r>
            </w:ins>
          </w:p>
        </w:tc>
      </w:tr>
      <w:tr w:rsidR="00F95952" w:rsidRPr="00651178" w14:paraId="1D579CC0" w14:textId="77777777" w:rsidTr="00F95952">
        <w:trPr>
          <w:ins w:id="20694" w:author="XuanWen Chen" w:date="2018-12-30T21:52:00Z"/>
        </w:trPr>
        <w:tc>
          <w:tcPr>
            <w:tcW w:w="1656" w:type="dxa"/>
          </w:tcPr>
          <w:p w14:paraId="2A39105C" w14:textId="77777777" w:rsidR="00F95952" w:rsidRPr="00651178" w:rsidRDefault="00F95952" w:rsidP="00F95952">
            <w:pPr>
              <w:rPr>
                <w:ins w:id="20695" w:author="XuanWen Chen" w:date="2018-12-30T21:52:00Z"/>
                <w:rFonts w:hAnsi="宋体"/>
              </w:rPr>
            </w:pPr>
            <w:ins w:id="20696" w:author="XuanWen Chen" w:date="2018-12-30T21:52:00Z">
              <w:r w:rsidRPr="00651178">
                <w:rPr>
                  <w:rFonts w:hAnsi="宋体" w:hint="eastAsia"/>
                </w:rPr>
                <w:t>前置条件：</w:t>
              </w:r>
            </w:ins>
          </w:p>
        </w:tc>
        <w:tc>
          <w:tcPr>
            <w:tcW w:w="6561" w:type="dxa"/>
            <w:gridSpan w:val="3"/>
          </w:tcPr>
          <w:p w14:paraId="6A356459" w14:textId="45C03A3C" w:rsidR="00F95952" w:rsidRPr="00651178" w:rsidRDefault="00F95952" w:rsidP="00F95952">
            <w:pPr>
              <w:rPr>
                <w:ins w:id="20697" w:author="XuanWen Chen" w:date="2018-12-30T21:52:00Z"/>
                <w:rFonts w:hAnsi="宋体"/>
              </w:rPr>
            </w:pPr>
            <w:ins w:id="20698" w:author="XuanWen Chen" w:date="2018-12-30T21:54:00Z">
              <w:r>
                <w:rPr>
                  <w:rFonts w:hAnsi="宋体" w:hint="eastAsia"/>
                </w:rPr>
                <w:t>PRE-1：进入用户系统登录界面</w:t>
              </w:r>
            </w:ins>
          </w:p>
        </w:tc>
      </w:tr>
      <w:tr w:rsidR="00F95952" w:rsidRPr="00651178" w14:paraId="022FF2F9" w14:textId="77777777" w:rsidTr="00F95952">
        <w:trPr>
          <w:ins w:id="20699" w:author="XuanWen Chen" w:date="2018-12-30T21:52:00Z"/>
        </w:trPr>
        <w:tc>
          <w:tcPr>
            <w:tcW w:w="1656" w:type="dxa"/>
          </w:tcPr>
          <w:p w14:paraId="4525333D" w14:textId="77777777" w:rsidR="00F95952" w:rsidRPr="00651178" w:rsidRDefault="00F95952" w:rsidP="00F95952">
            <w:pPr>
              <w:rPr>
                <w:ins w:id="20700" w:author="XuanWen Chen" w:date="2018-12-30T21:52:00Z"/>
                <w:rFonts w:hAnsi="宋体"/>
              </w:rPr>
            </w:pPr>
            <w:ins w:id="20701" w:author="XuanWen Chen" w:date="2018-12-30T21:52:00Z">
              <w:r w:rsidRPr="00651178">
                <w:rPr>
                  <w:rFonts w:hAnsi="宋体" w:hint="eastAsia"/>
                </w:rPr>
                <w:t>后置条件：</w:t>
              </w:r>
            </w:ins>
          </w:p>
        </w:tc>
        <w:tc>
          <w:tcPr>
            <w:tcW w:w="6561" w:type="dxa"/>
            <w:gridSpan w:val="3"/>
          </w:tcPr>
          <w:p w14:paraId="3F2B7B8F" w14:textId="71C45D60" w:rsidR="00F95952" w:rsidRPr="00651178" w:rsidRDefault="00F95952" w:rsidP="00F95952">
            <w:pPr>
              <w:jc w:val="left"/>
              <w:rPr>
                <w:ins w:id="20702" w:author="XuanWen Chen" w:date="2018-12-30T21:52:00Z"/>
                <w:rFonts w:hAnsi="宋体"/>
              </w:rPr>
            </w:pPr>
            <w:ins w:id="20703" w:author="XuanWen Chen" w:date="2018-12-30T21:52:00Z">
              <w:r w:rsidRPr="00651178">
                <w:rPr>
                  <w:rFonts w:hAnsi="宋体" w:hint="eastAsia"/>
                </w:rPr>
                <w:t>P</w:t>
              </w:r>
              <w:r w:rsidRPr="00651178">
                <w:rPr>
                  <w:rFonts w:hAnsi="宋体"/>
                </w:rPr>
                <w:t>OST</w:t>
              </w:r>
              <w:r w:rsidRPr="00651178">
                <w:rPr>
                  <w:rFonts w:hAnsi="宋体" w:hint="eastAsia"/>
                </w:rPr>
                <w:t>-1：管理员</w:t>
              </w:r>
            </w:ins>
            <w:ins w:id="20704" w:author="XuanWen Chen" w:date="2018-12-30T21:54:00Z">
              <w:r>
                <w:rPr>
                  <w:rFonts w:hAnsi="宋体" w:hint="eastAsia"/>
                </w:rPr>
                <w:t>进入用户系统</w:t>
              </w:r>
            </w:ins>
          </w:p>
        </w:tc>
      </w:tr>
      <w:tr w:rsidR="00E70FD9" w:rsidRPr="00651178" w14:paraId="4C46FA3C" w14:textId="77777777" w:rsidTr="00F95952">
        <w:trPr>
          <w:ins w:id="20705" w:author="XuanWen Chen" w:date="2018-12-30T21:56:00Z"/>
        </w:trPr>
        <w:tc>
          <w:tcPr>
            <w:tcW w:w="1656" w:type="dxa"/>
          </w:tcPr>
          <w:p w14:paraId="0DCC1219" w14:textId="2169D8DB" w:rsidR="00E70FD9" w:rsidRPr="00651178" w:rsidRDefault="00E70FD9" w:rsidP="00E70FD9">
            <w:pPr>
              <w:rPr>
                <w:ins w:id="20706" w:author="XuanWen Chen" w:date="2018-12-30T21:56:00Z"/>
                <w:rFonts w:hAnsi="宋体"/>
              </w:rPr>
            </w:pPr>
            <w:ins w:id="20707" w:author="XuanWen Chen" w:date="2018-12-30T21:56:00Z">
              <w:r>
                <w:rPr>
                  <w:rFonts w:hAnsi="宋体" w:hint="eastAsia"/>
                </w:rPr>
                <w:t>输入</w:t>
              </w:r>
            </w:ins>
          </w:p>
        </w:tc>
        <w:tc>
          <w:tcPr>
            <w:tcW w:w="6561" w:type="dxa"/>
            <w:gridSpan w:val="3"/>
          </w:tcPr>
          <w:p w14:paraId="68DEF417" w14:textId="5504A718" w:rsidR="00E70FD9" w:rsidRPr="00651178" w:rsidRDefault="00E70FD9" w:rsidP="00E70FD9">
            <w:pPr>
              <w:jc w:val="left"/>
              <w:rPr>
                <w:ins w:id="20708" w:author="XuanWen Chen" w:date="2018-12-30T21:56:00Z"/>
                <w:rFonts w:hAnsi="宋体"/>
              </w:rPr>
            </w:pPr>
            <w:ins w:id="20709" w:author="XuanWen Chen" w:date="2018-12-30T21:56:00Z">
              <w:r>
                <w:rPr>
                  <w:rFonts w:hAnsi="宋体" w:hint="eastAsia"/>
                </w:rPr>
                <w:t>用户名及密码</w:t>
              </w:r>
            </w:ins>
          </w:p>
        </w:tc>
      </w:tr>
      <w:tr w:rsidR="00E70FD9" w:rsidRPr="00651178" w14:paraId="6CF01C38" w14:textId="77777777" w:rsidTr="00F95952">
        <w:trPr>
          <w:ins w:id="20710" w:author="XuanWen Chen" w:date="2018-12-30T21:56:00Z"/>
        </w:trPr>
        <w:tc>
          <w:tcPr>
            <w:tcW w:w="1656" w:type="dxa"/>
          </w:tcPr>
          <w:p w14:paraId="4A5EF7BF" w14:textId="74B108B8" w:rsidR="00E70FD9" w:rsidRPr="00651178" w:rsidRDefault="00E70FD9" w:rsidP="00E70FD9">
            <w:pPr>
              <w:rPr>
                <w:ins w:id="20711" w:author="XuanWen Chen" w:date="2018-12-30T21:56:00Z"/>
                <w:rFonts w:hAnsi="宋体"/>
              </w:rPr>
            </w:pPr>
            <w:ins w:id="20712" w:author="XuanWen Chen" w:date="2018-12-30T21:56:00Z">
              <w:r>
                <w:rPr>
                  <w:rFonts w:hAnsi="宋体" w:hint="eastAsia"/>
                </w:rPr>
                <w:t>输出</w:t>
              </w:r>
            </w:ins>
          </w:p>
        </w:tc>
        <w:tc>
          <w:tcPr>
            <w:tcW w:w="6561" w:type="dxa"/>
            <w:gridSpan w:val="3"/>
          </w:tcPr>
          <w:p w14:paraId="385340F7" w14:textId="2E8B353D" w:rsidR="00E70FD9" w:rsidRPr="00651178" w:rsidRDefault="00E70FD9" w:rsidP="00E70FD9">
            <w:pPr>
              <w:jc w:val="left"/>
              <w:rPr>
                <w:ins w:id="20713" w:author="XuanWen Chen" w:date="2018-12-30T21:56:00Z"/>
                <w:rFonts w:hAnsi="宋体"/>
              </w:rPr>
            </w:pPr>
            <w:ins w:id="20714" w:author="XuanWen Chen" w:date="2018-12-30T21:56:00Z">
              <w:r w:rsidRPr="00651178">
                <w:rPr>
                  <w:rFonts w:hAnsi="宋体" w:hint="eastAsia"/>
                </w:rPr>
                <w:t>管理员</w:t>
              </w:r>
              <w:r>
                <w:rPr>
                  <w:rFonts w:hAnsi="宋体" w:hint="eastAsia"/>
                </w:rPr>
                <w:t>进入后台管理系统</w:t>
              </w:r>
            </w:ins>
          </w:p>
        </w:tc>
      </w:tr>
      <w:tr w:rsidR="00E70FD9" w:rsidRPr="00651178" w14:paraId="36B96B8E" w14:textId="77777777" w:rsidTr="00F95952">
        <w:trPr>
          <w:ins w:id="20715" w:author="XuanWen Chen" w:date="2018-12-30T21:52:00Z"/>
        </w:trPr>
        <w:tc>
          <w:tcPr>
            <w:tcW w:w="1656" w:type="dxa"/>
          </w:tcPr>
          <w:p w14:paraId="0488DBA7" w14:textId="77777777" w:rsidR="00E70FD9" w:rsidRPr="00651178" w:rsidRDefault="00E70FD9" w:rsidP="00E70FD9">
            <w:pPr>
              <w:rPr>
                <w:ins w:id="20716" w:author="XuanWen Chen" w:date="2018-12-30T21:52:00Z"/>
                <w:rFonts w:hAnsi="宋体"/>
              </w:rPr>
            </w:pPr>
            <w:ins w:id="20717" w:author="XuanWen Chen" w:date="2018-12-30T21:52:00Z">
              <w:r w:rsidRPr="00651178">
                <w:rPr>
                  <w:rFonts w:hAnsi="宋体" w:hint="eastAsia"/>
                </w:rPr>
                <w:t>一般性流程：</w:t>
              </w:r>
            </w:ins>
          </w:p>
        </w:tc>
        <w:tc>
          <w:tcPr>
            <w:tcW w:w="6561" w:type="dxa"/>
            <w:gridSpan w:val="3"/>
          </w:tcPr>
          <w:p w14:paraId="115F5B0F" w14:textId="1AEC0ADA" w:rsidR="00E70FD9" w:rsidRPr="00651178" w:rsidRDefault="00E70FD9" w:rsidP="00E70FD9">
            <w:pPr>
              <w:jc w:val="left"/>
              <w:rPr>
                <w:ins w:id="20718" w:author="XuanWen Chen" w:date="2018-12-30T21:52:00Z"/>
                <w:rFonts w:hAnsi="宋体"/>
              </w:rPr>
            </w:pPr>
            <w:ins w:id="20719" w:author="XuanWen Chen" w:date="2018-12-30T21:52:00Z">
              <w:r w:rsidRPr="00651178">
                <w:rPr>
                  <w:rFonts w:hAnsi="宋体" w:hint="eastAsia"/>
                </w:rPr>
                <w:t>管理员登陆</w:t>
              </w:r>
            </w:ins>
            <w:ins w:id="20720" w:author="XuanWen Chen" w:date="2018-12-30T21:54:00Z">
              <w:r>
                <w:rPr>
                  <w:rFonts w:hAnsi="宋体" w:hint="eastAsia"/>
                </w:rPr>
                <w:t>用户系统</w:t>
              </w:r>
            </w:ins>
          </w:p>
          <w:p w14:paraId="1234FA33" w14:textId="77777777" w:rsidR="00E70FD9" w:rsidRPr="00651178" w:rsidRDefault="00E70FD9" w:rsidP="00E70FD9">
            <w:pPr>
              <w:jc w:val="left"/>
              <w:rPr>
                <w:ins w:id="20721" w:author="XuanWen Chen" w:date="2018-12-30T21:52:00Z"/>
                <w:rFonts w:hAnsi="宋体"/>
              </w:rPr>
            </w:pPr>
            <w:ins w:id="20722" w:author="XuanWen Chen" w:date="2018-12-30T21:52:00Z">
              <w:r w:rsidRPr="00651178">
                <w:rPr>
                  <w:rFonts w:hAnsi="宋体" w:hint="eastAsia"/>
                </w:rPr>
                <w:t>1.</w:t>
              </w:r>
              <w:r w:rsidRPr="00651178">
                <w:rPr>
                  <w:rFonts w:hAnsi="宋体"/>
                </w:rPr>
                <w:t xml:space="preserve"> </w:t>
              </w:r>
              <w:r w:rsidRPr="00651178">
                <w:rPr>
                  <w:rFonts w:hAnsi="宋体" w:hint="eastAsia"/>
                </w:rPr>
                <w:t>输入账号和密码</w:t>
              </w:r>
            </w:ins>
          </w:p>
          <w:p w14:paraId="156F441E" w14:textId="77777777" w:rsidR="00E70FD9" w:rsidRPr="00651178" w:rsidRDefault="00E70FD9" w:rsidP="00E70FD9">
            <w:pPr>
              <w:jc w:val="left"/>
              <w:rPr>
                <w:ins w:id="20723" w:author="XuanWen Chen" w:date="2018-12-30T21:52:00Z"/>
                <w:rFonts w:hAnsi="宋体"/>
              </w:rPr>
            </w:pPr>
            <w:ins w:id="20724" w:author="XuanWen Chen" w:date="2018-12-30T21:52:00Z">
              <w:r w:rsidRPr="00651178">
                <w:rPr>
                  <w:rFonts w:hAnsi="宋体" w:hint="eastAsia"/>
                </w:rPr>
                <w:t>2.</w:t>
              </w:r>
              <w:r w:rsidRPr="00651178">
                <w:rPr>
                  <w:rFonts w:hAnsi="宋体"/>
                </w:rPr>
                <w:t xml:space="preserve"> </w:t>
              </w:r>
              <w:r w:rsidRPr="00651178">
                <w:rPr>
                  <w:rFonts w:hAnsi="宋体" w:hint="eastAsia"/>
                </w:rPr>
                <w:t>账号验证</w:t>
              </w:r>
            </w:ins>
          </w:p>
          <w:p w14:paraId="6894FCF7" w14:textId="77777777" w:rsidR="00E70FD9" w:rsidRPr="00651178" w:rsidRDefault="00E70FD9" w:rsidP="00E70FD9">
            <w:pPr>
              <w:jc w:val="left"/>
              <w:rPr>
                <w:ins w:id="20725" w:author="XuanWen Chen" w:date="2018-12-30T21:52:00Z"/>
                <w:rFonts w:hAnsi="宋体"/>
              </w:rPr>
            </w:pPr>
            <w:ins w:id="20726" w:author="XuanWen Chen" w:date="2018-12-30T21:52:00Z">
              <w:r w:rsidRPr="00651178">
                <w:rPr>
                  <w:rFonts w:hAnsi="宋体" w:hint="eastAsia"/>
                </w:rPr>
                <w:t>3.</w:t>
              </w:r>
              <w:r w:rsidRPr="00651178">
                <w:rPr>
                  <w:rFonts w:hAnsi="宋体"/>
                </w:rPr>
                <w:t xml:space="preserve"> </w:t>
              </w:r>
              <w:r w:rsidRPr="00651178">
                <w:rPr>
                  <w:rFonts w:hAnsi="宋体" w:hint="eastAsia"/>
                </w:rPr>
                <w:t>登陆成功</w:t>
              </w:r>
            </w:ins>
          </w:p>
        </w:tc>
      </w:tr>
      <w:tr w:rsidR="00E70FD9" w:rsidRPr="00651178" w14:paraId="7DDF73E1" w14:textId="77777777" w:rsidTr="00F95952">
        <w:trPr>
          <w:ins w:id="20727" w:author="XuanWen Chen" w:date="2018-12-30T21:52:00Z"/>
        </w:trPr>
        <w:tc>
          <w:tcPr>
            <w:tcW w:w="1656" w:type="dxa"/>
          </w:tcPr>
          <w:p w14:paraId="02600440" w14:textId="77777777" w:rsidR="00E70FD9" w:rsidRPr="00651178" w:rsidRDefault="00E70FD9" w:rsidP="00E70FD9">
            <w:pPr>
              <w:rPr>
                <w:ins w:id="20728" w:author="XuanWen Chen" w:date="2018-12-30T21:52:00Z"/>
                <w:rFonts w:hAnsi="宋体"/>
              </w:rPr>
            </w:pPr>
            <w:ins w:id="20729" w:author="XuanWen Chen" w:date="2018-12-30T21:52:00Z">
              <w:r w:rsidRPr="00651178">
                <w:rPr>
                  <w:rFonts w:hAnsi="宋体" w:hint="eastAsia"/>
                </w:rPr>
                <w:t>选择性流程：</w:t>
              </w:r>
            </w:ins>
          </w:p>
        </w:tc>
        <w:tc>
          <w:tcPr>
            <w:tcW w:w="6561" w:type="dxa"/>
            <w:gridSpan w:val="3"/>
          </w:tcPr>
          <w:p w14:paraId="388FC0AD" w14:textId="77777777" w:rsidR="00E70FD9" w:rsidRPr="00651178" w:rsidRDefault="00E70FD9" w:rsidP="00E70FD9">
            <w:pPr>
              <w:jc w:val="left"/>
              <w:rPr>
                <w:ins w:id="20730" w:author="XuanWen Chen" w:date="2018-12-30T21:52:00Z"/>
                <w:rFonts w:hAnsi="宋体"/>
              </w:rPr>
            </w:pPr>
            <w:ins w:id="20731" w:author="XuanWen Chen" w:date="2018-12-30T21:52:00Z">
              <w:r>
                <w:rPr>
                  <w:rFonts w:hAnsi="宋体" w:hint="eastAsia"/>
                </w:rPr>
                <w:t>无</w:t>
              </w:r>
            </w:ins>
          </w:p>
        </w:tc>
      </w:tr>
      <w:tr w:rsidR="00E70FD9" w:rsidRPr="00651178" w14:paraId="32787652" w14:textId="77777777" w:rsidTr="00F95952">
        <w:trPr>
          <w:ins w:id="20732" w:author="XuanWen Chen" w:date="2018-12-30T21:52:00Z"/>
        </w:trPr>
        <w:tc>
          <w:tcPr>
            <w:tcW w:w="1656" w:type="dxa"/>
          </w:tcPr>
          <w:p w14:paraId="006D7714" w14:textId="77777777" w:rsidR="00E70FD9" w:rsidRPr="00651178" w:rsidRDefault="00E70FD9" w:rsidP="00E70FD9">
            <w:pPr>
              <w:rPr>
                <w:ins w:id="20733" w:author="XuanWen Chen" w:date="2018-12-30T21:52:00Z"/>
                <w:rFonts w:hAnsi="宋体"/>
              </w:rPr>
            </w:pPr>
            <w:ins w:id="20734" w:author="XuanWen Chen" w:date="2018-12-30T21:52:00Z">
              <w:r w:rsidRPr="00651178">
                <w:rPr>
                  <w:rFonts w:hAnsi="宋体" w:hint="eastAsia"/>
                </w:rPr>
                <w:t>异常：</w:t>
              </w:r>
            </w:ins>
          </w:p>
        </w:tc>
        <w:tc>
          <w:tcPr>
            <w:tcW w:w="6561" w:type="dxa"/>
            <w:gridSpan w:val="3"/>
          </w:tcPr>
          <w:p w14:paraId="027DE2F5" w14:textId="77777777" w:rsidR="00E70FD9" w:rsidRPr="00651178" w:rsidRDefault="00E70FD9" w:rsidP="00E70FD9">
            <w:pPr>
              <w:jc w:val="left"/>
              <w:rPr>
                <w:ins w:id="20735" w:author="XuanWen Chen" w:date="2018-12-30T21:52:00Z"/>
                <w:rFonts w:hAnsi="宋体"/>
              </w:rPr>
            </w:pPr>
            <w:ins w:id="20736" w:author="XuanWen Chen" w:date="2018-12-30T21:52:00Z">
              <w:r w:rsidRPr="00651178">
                <w:rPr>
                  <w:rFonts w:hAnsi="宋体" w:hint="eastAsia"/>
                </w:rPr>
                <w:t>账号密码错误</w:t>
              </w:r>
            </w:ins>
          </w:p>
        </w:tc>
      </w:tr>
      <w:tr w:rsidR="00E70FD9" w:rsidRPr="00651178" w14:paraId="1BD7B9A4" w14:textId="77777777" w:rsidTr="00F95952">
        <w:trPr>
          <w:ins w:id="20737" w:author="XuanWen Chen" w:date="2018-12-30T21:52:00Z"/>
        </w:trPr>
        <w:tc>
          <w:tcPr>
            <w:tcW w:w="1656" w:type="dxa"/>
          </w:tcPr>
          <w:p w14:paraId="525FF84C" w14:textId="77777777" w:rsidR="00E70FD9" w:rsidRPr="00651178" w:rsidRDefault="00E70FD9" w:rsidP="00E70FD9">
            <w:pPr>
              <w:rPr>
                <w:ins w:id="20738" w:author="XuanWen Chen" w:date="2018-12-30T21:52:00Z"/>
                <w:rFonts w:hAnsi="宋体"/>
              </w:rPr>
            </w:pPr>
            <w:ins w:id="20739" w:author="XuanWen Chen" w:date="2018-12-30T21:52:00Z">
              <w:r w:rsidRPr="00651178">
                <w:rPr>
                  <w:rFonts w:hAnsi="宋体" w:hint="eastAsia"/>
                </w:rPr>
                <w:t>优先级：</w:t>
              </w:r>
            </w:ins>
          </w:p>
        </w:tc>
        <w:tc>
          <w:tcPr>
            <w:tcW w:w="6561" w:type="dxa"/>
            <w:gridSpan w:val="3"/>
          </w:tcPr>
          <w:p w14:paraId="46C55842" w14:textId="77777777" w:rsidR="00E70FD9" w:rsidRPr="00651178" w:rsidRDefault="00E70FD9" w:rsidP="00E70FD9">
            <w:pPr>
              <w:jc w:val="left"/>
              <w:rPr>
                <w:ins w:id="20740" w:author="XuanWen Chen" w:date="2018-12-30T21:52:00Z"/>
                <w:rFonts w:hAnsi="宋体"/>
              </w:rPr>
            </w:pPr>
          </w:p>
        </w:tc>
      </w:tr>
      <w:tr w:rsidR="00E70FD9" w:rsidRPr="00651178" w14:paraId="36E60B06" w14:textId="77777777" w:rsidTr="00F95952">
        <w:trPr>
          <w:ins w:id="20741" w:author="XuanWen Chen" w:date="2018-12-30T21:52:00Z"/>
        </w:trPr>
        <w:tc>
          <w:tcPr>
            <w:tcW w:w="1656" w:type="dxa"/>
          </w:tcPr>
          <w:p w14:paraId="3DF97E01" w14:textId="77777777" w:rsidR="00E70FD9" w:rsidRPr="00651178" w:rsidRDefault="00E70FD9" w:rsidP="00E70FD9">
            <w:pPr>
              <w:rPr>
                <w:ins w:id="20742" w:author="XuanWen Chen" w:date="2018-12-30T21:52:00Z"/>
                <w:rFonts w:hAnsi="宋体"/>
              </w:rPr>
            </w:pPr>
            <w:ins w:id="20743" w:author="XuanWen Chen" w:date="2018-12-30T21:52:00Z">
              <w:r w:rsidRPr="00651178">
                <w:rPr>
                  <w:rFonts w:hAnsi="宋体" w:hint="eastAsia"/>
                </w:rPr>
                <w:t>使用频率：</w:t>
              </w:r>
            </w:ins>
          </w:p>
        </w:tc>
        <w:tc>
          <w:tcPr>
            <w:tcW w:w="6561" w:type="dxa"/>
            <w:gridSpan w:val="3"/>
          </w:tcPr>
          <w:p w14:paraId="2763B366" w14:textId="77777777" w:rsidR="00E70FD9" w:rsidRPr="00651178" w:rsidRDefault="00E70FD9" w:rsidP="00E70FD9">
            <w:pPr>
              <w:jc w:val="left"/>
              <w:rPr>
                <w:ins w:id="20744" w:author="XuanWen Chen" w:date="2018-12-30T21:52:00Z"/>
                <w:rFonts w:hAnsi="宋体"/>
              </w:rPr>
            </w:pPr>
            <w:ins w:id="20745" w:author="XuanWen Chen" w:date="2018-12-30T21:52:00Z">
              <w:r>
                <w:rPr>
                  <w:rFonts w:hAnsi="宋体" w:hint="eastAsia"/>
                </w:rPr>
                <w:t>每天5次</w:t>
              </w:r>
            </w:ins>
          </w:p>
        </w:tc>
      </w:tr>
      <w:tr w:rsidR="00E70FD9" w:rsidRPr="00651178" w14:paraId="2E54E189" w14:textId="77777777" w:rsidTr="00F95952">
        <w:trPr>
          <w:ins w:id="20746" w:author="XuanWen Chen" w:date="2018-12-30T21:52:00Z"/>
        </w:trPr>
        <w:tc>
          <w:tcPr>
            <w:tcW w:w="1656" w:type="dxa"/>
          </w:tcPr>
          <w:p w14:paraId="3241BD26" w14:textId="77777777" w:rsidR="00E70FD9" w:rsidRPr="00651178" w:rsidRDefault="00E70FD9" w:rsidP="00E70FD9">
            <w:pPr>
              <w:rPr>
                <w:ins w:id="20747" w:author="XuanWen Chen" w:date="2018-12-30T21:52:00Z"/>
                <w:rFonts w:hAnsi="宋体"/>
              </w:rPr>
            </w:pPr>
            <w:ins w:id="20748" w:author="XuanWen Chen" w:date="2018-12-30T21:52:00Z">
              <w:r w:rsidRPr="00651178">
                <w:rPr>
                  <w:rFonts w:hAnsi="宋体" w:hint="eastAsia"/>
                </w:rPr>
                <w:t>业务规则：</w:t>
              </w:r>
            </w:ins>
          </w:p>
        </w:tc>
        <w:tc>
          <w:tcPr>
            <w:tcW w:w="6561" w:type="dxa"/>
            <w:gridSpan w:val="3"/>
          </w:tcPr>
          <w:p w14:paraId="1F0217B9" w14:textId="77777777" w:rsidR="00E70FD9" w:rsidRPr="00651178" w:rsidRDefault="00E70FD9" w:rsidP="00E70FD9">
            <w:pPr>
              <w:jc w:val="left"/>
              <w:rPr>
                <w:ins w:id="20749" w:author="XuanWen Chen" w:date="2018-12-30T21:52:00Z"/>
                <w:rFonts w:hAnsi="宋体"/>
              </w:rPr>
            </w:pPr>
          </w:p>
        </w:tc>
      </w:tr>
      <w:tr w:rsidR="00E70FD9" w:rsidRPr="00651178" w14:paraId="34EAEFF9" w14:textId="77777777" w:rsidTr="00F95952">
        <w:trPr>
          <w:ins w:id="20750" w:author="XuanWen Chen" w:date="2018-12-30T21:52:00Z"/>
        </w:trPr>
        <w:tc>
          <w:tcPr>
            <w:tcW w:w="1656" w:type="dxa"/>
          </w:tcPr>
          <w:p w14:paraId="095D09A2" w14:textId="77777777" w:rsidR="00E70FD9" w:rsidRPr="00651178" w:rsidRDefault="00E70FD9" w:rsidP="00E70FD9">
            <w:pPr>
              <w:rPr>
                <w:ins w:id="20751" w:author="XuanWen Chen" w:date="2018-12-30T21:52:00Z"/>
                <w:rFonts w:hAnsi="宋体"/>
              </w:rPr>
            </w:pPr>
            <w:ins w:id="20752" w:author="XuanWen Chen" w:date="2018-12-30T21:52:00Z">
              <w:r w:rsidRPr="00651178">
                <w:rPr>
                  <w:rFonts w:hAnsi="宋体" w:hint="eastAsia"/>
                </w:rPr>
                <w:t>其他信息：</w:t>
              </w:r>
            </w:ins>
          </w:p>
        </w:tc>
        <w:tc>
          <w:tcPr>
            <w:tcW w:w="6561" w:type="dxa"/>
            <w:gridSpan w:val="3"/>
          </w:tcPr>
          <w:p w14:paraId="51473C8E" w14:textId="77777777" w:rsidR="00E70FD9" w:rsidRPr="00651178" w:rsidRDefault="00E70FD9" w:rsidP="00E70FD9">
            <w:pPr>
              <w:jc w:val="left"/>
              <w:rPr>
                <w:ins w:id="20753" w:author="XuanWen Chen" w:date="2018-12-30T21:52:00Z"/>
                <w:rFonts w:hAnsi="宋体"/>
              </w:rPr>
            </w:pPr>
          </w:p>
        </w:tc>
      </w:tr>
      <w:tr w:rsidR="00E70FD9" w:rsidRPr="00651178" w14:paraId="253AADA0" w14:textId="77777777" w:rsidTr="00F95952">
        <w:trPr>
          <w:ins w:id="20754" w:author="XuanWen Chen" w:date="2018-12-30T21:52:00Z"/>
        </w:trPr>
        <w:tc>
          <w:tcPr>
            <w:tcW w:w="1656" w:type="dxa"/>
          </w:tcPr>
          <w:p w14:paraId="3404FBE0" w14:textId="77777777" w:rsidR="00E70FD9" w:rsidRPr="00651178" w:rsidRDefault="00E70FD9" w:rsidP="00E70FD9">
            <w:pPr>
              <w:rPr>
                <w:ins w:id="20755" w:author="XuanWen Chen" w:date="2018-12-30T21:52:00Z"/>
                <w:rFonts w:hAnsi="宋体"/>
              </w:rPr>
            </w:pPr>
            <w:ins w:id="20756" w:author="XuanWen Chen" w:date="2018-12-30T21:52:00Z">
              <w:r w:rsidRPr="00651178">
                <w:rPr>
                  <w:rFonts w:hAnsi="宋体" w:hint="eastAsia"/>
                </w:rPr>
                <w:t>假设：</w:t>
              </w:r>
            </w:ins>
          </w:p>
        </w:tc>
        <w:tc>
          <w:tcPr>
            <w:tcW w:w="6561" w:type="dxa"/>
            <w:gridSpan w:val="3"/>
          </w:tcPr>
          <w:p w14:paraId="3E3F80BD" w14:textId="77777777" w:rsidR="00E70FD9" w:rsidRPr="00651178" w:rsidRDefault="00E70FD9" w:rsidP="00E70FD9">
            <w:pPr>
              <w:rPr>
                <w:ins w:id="20757" w:author="XuanWen Chen" w:date="2018-12-30T21:52:00Z"/>
                <w:rFonts w:hAnsi="宋体"/>
              </w:rPr>
            </w:pPr>
            <w:ins w:id="20758" w:author="XuanWen Chen" w:date="2018-12-30T21:52:00Z">
              <w:r>
                <w:rPr>
                  <w:rFonts w:hAnsi="宋体" w:hint="eastAsia"/>
                </w:rPr>
                <w:t>管理员每天登录五次后台管理系统</w:t>
              </w:r>
            </w:ins>
          </w:p>
        </w:tc>
      </w:tr>
    </w:tbl>
    <w:p w14:paraId="0DD456CA" w14:textId="77777777" w:rsidR="0040689B" w:rsidRPr="00F95952" w:rsidRDefault="0040689B" w:rsidP="0040689B"/>
    <w:p w14:paraId="03DD5A82" w14:textId="5537EAEB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0759" w:name="_Toc533621518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DM</w:t>
      </w:r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图</w:t>
      </w:r>
      <w:bookmarkEnd w:id="20759"/>
    </w:p>
    <w:p w14:paraId="5D3C124F" w14:textId="460F4FC2" w:rsidR="00632A6D" w:rsidRDefault="00632A6D" w:rsidP="00632A6D">
      <w:pPr>
        <w:pStyle w:val="2"/>
      </w:pPr>
      <w:bookmarkStart w:id="20760" w:name="_Toc533621519"/>
      <w:r>
        <w:t>3.1</w:t>
      </w:r>
      <w:r>
        <w:rPr>
          <w:rFonts w:hint="eastAsia"/>
        </w:rPr>
        <w:t>状态转换图</w:t>
      </w:r>
      <w:bookmarkEnd w:id="20760"/>
    </w:p>
    <w:p w14:paraId="5473A3CF" w14:textId="7C4B6845" w:rsidR="00632A6D" w:rsidRDefault="00632A6D" w:rsidP="00632A6D">
      <w:pPr>
        <w:pStyle w:val="3"/>
      </w:pPr>
      <w:bookmarkStart w:id="20761" w:name="_Toc533621520"/>
      <w:r>
        <w:rPr>
          <w:rFonts w:hint="eastAsia"/>
        </w:rPr>
        <w:t>3</w:t>
      </w:r>
      <w:r>
        <w:t>.1.1</w:t>
      </w:r>
      <w:r>
        <w:rPr>
          <w:rFonts w:hint="eastAsia"/>
        </w:rPr>
        <w:t>管理员状态转换图</w:t>
      </w:r>
      <w:bookmarkEnd w:id="20761"/>
    </w:p>
    <w:p w14:paraId="73EC12AE" w14:textId="66D5468E" w:rsidR="00632A6D" w:rsidRPr="00632A6D" w:rsidRDefault="00632A6D" w:rsidP="00632A6D">
      <w:r>
        <w:rPr>
          <w:noProof/>
        </w:rPr>
        <w:drawing>
          <wp:inline distT="0" distB="0" distL="0" distR="0" wp14:anchorId="1F00B33E" wp14:editId="5B15B3EC">
            <wp:extent cx="5274310" cy="23679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C1E3" w14:textId="4295818A" w:rsidR="00632A6D" w:rsidRDefault="00632A6D" w:rsidP="00632A6D">
      <w:pPr>
        <w:pStyle w:val="3"/>
      </w:pPr>
      <w:bookmarkStart w:id="20762" w:name="_Toc533621521"/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用户状态转换图</w:t>
      </w:r>
      <w:bookmarkEnd w:id="20762"/>
    </w:p>
    <w:p w14:paraId="7C976D5C" w14:textId="67E9800E" w:rsidR="00632A6D" w:rsidRPr="00632A6D" w:rsidRDefault="00632A6D" w:rsidP="00632A6D">
      <w:r>
        <w:rPr>
          <w:noProof/>
        </w:rPr>
        <w:drawing>
          <wp:inline distT="0" distB="0" distL="0" distR="0" wp14:anchorId="03E285BC" wp14:editId="48CA383C">
            <wp:extent cx="5274310" cy="37750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3B1" w14:textId="77777777" w:rsidR="00F83030" w:rsidRDefault="00F83030" w:rsidP="00F83030">
      <w:pPr>
        <w:pStyle w:val="2"/>
      </w:pPr>
      <w:bookmarkStart w:id="20763" w:name="_Toc533537408"/>
      <w:bookmarkStart w:id="20764" w:name="_Toc533621522"/>
      <w:r>
        <w:rPr>
          <w:rFonts w:hint="eastAsia"/>
        </w:rPr>
        <w:lastRenderedPageBreak/>
        <w:t>3.2</w:t>
      </w:r>
      <w:r>
        <w:rPr>
          <w:rFonts w:hint="eastAsia"/>
        </w:rPr>
        <w:t>管理员活动图</w:t>
      </w:r>
      <w:bookmarkEnd w:id="20763"/>
      <w:bookmarkEnd w:id="20764"/>
    </w:p>
    <w:p w14:paraId="1110306E" w14:textId="77777777" w:rsidR="00F83030" w:rsidRPr="000179DF" w:rsidRDefault="00F83030" w:rsidP="00F83030">
      <w:pPr>
        <w:pStyle w:val="3"/>
      </w:pPr>
      <w:bookmarkStart w:id="20765" w:name="_Toc533537409"/>
      <w:bookmarkStart w:id="20766" w:name="_Toc533621523"/>
      <w:r>
        <w:rPr>
          <w:rFonts w:hint="eastAsia"/>
        </w:rPr>
        <w:t>3.2.1 管理员登录</w:t>
      </w:r>
      <w:bookmarkEnd w:id="20765"/>
      <w:bookmarkEnd w:id="20766"/>
    </w:p>
    <w:p w14:paraId="351E9AA4" w14:textId="77777777" w:rsidR="00F83030" w:rsidRDefault="00F83030" w:rsidP="00F83030">
      <w:r>
        <w:rPr>
          <w:noProof/>
        </w:rPr>
        <w:drawing>
          <wp:inline distT="0" distB="0" distL="0" distR="0" wp14:anchorId="3F93C701" wp14:editId="23464656">
            <wp:extent cx="3314700" cy="5191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5A2" w14:textId="77777777" w:rsidR="00F83030" w:rsidRDefault="00F83030" w:rsidP="00F83030">
      <w:pPr>
        <w:pStyle w:val="3"/>
      </w:pPr>
      <w:bookmarkStart w:id="20767" w:name="_Toc533537410"/>
      <w:bookmarkStart w:id="20768" w:name="_Toc533621524"/>
      <w:r>
        <w:rPr>
          <w:rFonts w:hint="eastAsia"/>
        </w:rPr>
        <w:lastRenderedPageBreak/>
        <w:t>3.2.2</w:t>
      </w:r>
      <w:r>
        <w:t xml:space="preserve"> </w:t>
      </w:r>
      <w:r>
        <w:rPr>
          <w:rFonts w:hint="eastAsia"/>
        </w:rPr>
        <w:t>管理员查询案例</w:t>
      </w:r>
      <w:bookmarkEnd w:id="20767"/>
      <w:bookmarkEnd w:id="20768"/>
    </w:p>
    <w:p w14:paraId="398AF2CF" w14:textId="77777777" w:rsidR="00F83030" w:rsidRDefault="00F83030" w:rsidP="00F83030">
      <w:r>
        <w:rPr>
          <w:noProof/>
        </w:rPr>
        <w:drawing>
          <wp:inline distT="0" distB="0" distL="0" distR="0" wp14:anchorId="5A0503F8" wp14:editId="0D7619D0">
            <wp:extent cx="2280130" cy="5253487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9" cy="52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CBE3" w14:textId="77777777" w:rsidR="00F83030" w:rsidRDefault="00F83030" w:rsidP="00F83030">
      <w:pPr>
        <w:pStyle w:val="3"/>
      </w:pPr>
      <w:bookmarkStart w:id="20769" w:name="_Toc533537411"/>
      <w:bookmarkStart w:id="20770" w:name="_Toc533621525"/>
      <w:r>
        <w:rPr>
          <w:rFonts w:hint="eastAsia"/>
        </w:rPr>
        <w:lastRenderedPageBreak/>
        <w:t>3.2.3</w:t>
      </w:r>
      <w:r>
        <w:t xml:space="preserve"> </w:t>
      </w:r>
      <w:r>
        <w:rPr>
          <w:rFonts w:hint="eastAsia"/>
        </w:rPr>
        <w:t>管理员上传案例</w:t>
      </w:r>
      <w:bookmarkEnd w:id="20769"/>
      <w:bookmarkEnd w:id="20770"/>
    </w:p>
    <w:p w14:paraId="4E479164" w14:textId="77777777" w:rsidR="00F83030" w:rsidRDefault="00F83030" w:rsidP="00F83030">
      <w:r>
        <w:rPr>
          <w:noProof/>
        </w:rPr>
        <w:drawing>
          <wp:inline distT="0" distB="0" distL="0" distR="0" wp14:anchorId="06C8F671" wp14:editId="66A2F12A">
            <wp:extent cx="2228850" cy="4781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F92" w14:textId="77777777" w:rsidR="00F83030" w:rsidRDefault="00F83030" w:rsidP="00F83030">
      <w:pPr>
        <w:pStyle w:val="3"/>
      </w:pPr>
      <w:bookmarkStart w:id="20771" w:name="_Toc533537412"/>
      <w:bookmarkStart w:id="20772" w:name="_Toc533621526"/>
      <w:r>
        <w:rPr>
          <w:rFonts w:hint="eastAsia"/>
        </w:rPr>
        <w:lastRenderedPageBreak/>
        <w:t>3.2.4管理员冻结案例</w:t>
      </w:r>
      <w:bookmarkEnd w:id="20771"/>
      <w:bookmarkEnd w:id="20772"/>
    </w:p>
    <w:p w14:paraId="10A7E081" w14:textId="77777777" w:rsidR="00F83030" w:rsidRDefault="00F83030" w:rsidP="00F83030">
      <w:r>
        <w:rPr>
          <w:noProof/>
        </w:rPr>
        <w:drawing>
          <wp:inline distT="0" distB="0" distL="0" distR="0" wp14:anchorId="140AC73B" wp14:editId="7C89D648">
            <wp:extent cx="3162300" cy="5429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DE3" w14:textId="77777777" w:rsidR="00F83030" w:rsidRDefault="00F83030" w:rsidP="00F83030">
      <w:pPr>
        <w:pStyle w:val="3"/>
      </w:pPr>
      <w:bookmarkStart w:id="20773" w:name="_Toc533537413"/>
      <w:bookmarkStart w:id="20774" w:name="_Toc533621527"/>
      <w:r>
        <w:rPr>
          <w:rFonts w:hint="eastAsia"/>
        </w:rPr>
        <w:lastRenderedPageBreak/>
        <w:t>3.2.5管理员删除案例</w:t>
      </w:r>
      <w:bookmarkEnd w:id="20773"/>
      <w:bookmarkEnd w:id="20774"/>
    </w:p>
    <w:p w14:paraId="5BF059B5" w14:textId="77777777" w:rsidR="00F83030" w:rsidRDefault="00F83030" w:rsidP="00F83030">
      <w:r>
        <w:rPr>
          <w:noProof/>
        </w:rPr>
        <w:drawing>
          <wp:inline distT="0" distB="0" distL="0" distR="0" wp14:anchorId="4EEE7CAB" wp14:editId="2E319758">
            <wp:extent cx="2648310" cy="465847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663" cy="46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5018" w14:textId="77777777" w:rsidR="00F83030" w:rsidRDefault="00F83030" w:rsidP="00F83030">
      <w:pPr>
        <w:pStyle w:val="3"/>
      </w:pPr>
      <w:bookmarkStart w:id="20775" w:name="_Toc533537414"/>
      <w:bookmarkStart w:id="20776" w:name="_Toc533621528"/>
      <w:r>
        <w:rPr>
          <w:rFonts w:hint="eastAsia"/>
        </w:rPr>
        <w:lastRenderedPageBreak/>
        <w:t>3.2.6管理员查找项目</w:t>
      </w:r>
      <w:bookmarkEnd w:id="20775"/>
      <w:bookmarkEnd w:id="20776"/>
    </w:p>
    <w:p w14:paraId="70436C4D" w14:textId="77777777" w:rsidR="00F83030" w:rsidRDefault="00F83030" w:rsidP="00F83030">
      <w:r>
        <w:rPr>
          <w:noProof/>
        </w:rPr>
        <w:drawing>
          <wp:inline distT="0" distB="0" distL="0" distR="0" wp14:anchorId="3F87E209" wp14:editId="5AF74FA8">
            <wp:extent cx="2012049" cy="493431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656" cy="4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007" w14:textId="77777777" w:rsidR="00F83030" w:rsidRDefault="00F83030" w:rsidP="00F83030">
      <w:pPr>
        <w:pStyle w:val="3"/>
      </w:pPr>
      <w:bookmarkStart w:id="20777" w:name="_Toc533537415"/>
      <w:bookmarkStart w:id="20778" w:name="_Toc533621529"/>
      <w:r>
        <w:rPr>
          <w:rFonts w:hint="eastAsia"/>
        </w:rPr>
        <w:lastRenderedPageBreak/>
        <w:t>3.2.7管理员删除项目</w:t>
      </w:r>
      <w:bookmarkEnd w:id="20777"/>
      <w:bookmarkEnd w:id="20778"/>
    </w:p>
    <w:p w14:paraId="1639C8B4" w14:textId="77777777" w:rsidR="00F83030" w:rsidRDefault="00F83030" w:rsidP="00F83030">
      <w:r>
        <w:rPr>
          <w:noProof/>
        </w:rPr>
        <w:drawing>
          <wp:inline distT="0" distB="0" distL="0" distR="0" wp14:anchorId="5CB7B872" wp14:editId="0F2BD425">
            <wp:extent cx="1475117" cy="34928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141" cy="35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540B" w14:textId="77777777" w:rsidR="00F83030" w:rsidRDefault="00F83030" w:rsidP="00F83030">
      <w:pPr>
        <w:pStyle w:val="3"/>
      </w:pPr>
      <w:bookmarkStart w:id="20779" w:name="_Toc533537416"/>
      <w:bookmarkStart w:id="20780" w:name="_Toc533621530"/>
      <w:r>
        <w:rPr>
          <w:rFonts w:hint="eastAsia"/>
        </w:rPr>
        <w:lastRenderedPageBreak/>
        <w:t>3.2.8管理员冻结项目</w:t>
      </w:r>
      <w:bookmarkEnd w:id="20779"/>
      <w:bookmarkEnd w:id="20780"/>
    </w:p>
    <w:p w14:paraId="3005FBBF" w14:textId="77777777" w:rsidR="00F83030" w:rsidRDefault="00F83030" w:rsidP="00F83030">
      <w:r>
        <w:rPr>
          <w:noProof/>
        </w:rPr>
        <w:drawing>
          <wp:inline distT="0" distB="0" distL="0" distR="0" wp14:anchorId="1F76440B" wp14:editId="171D211B">
            <wp:extent cx="2057400" cy="3838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8861" w14:textId="77777777" w:rsidR="00F83030" w:rsidRDefault="00F83030" w:rsidP="00F83030">
      <w:pPr>
        <w:pStyle w:val="3"/>
      </w:pPr>
      <w:bookmarkStart w:id="20781" w:name="_Toc533537417"/>
      <w:bookmarkStart w:id="20782" w:name="_Toc533621531"/>
      <w:r>
        <w:rPr>
          <w:rFonts w:hint="eastAsia"/>
        </w:rPr>
        <w:lastRenderedPageBreak/>
        <w:t>3.2.9管理员创建项目</w:t>
      </w:r>
      <w:bookmarkEnd w:id="20781"/>
      <w:bookmarkEnd w:id="20782"/>
    </w:p>
    <w:p w14:paraId="0057E1B6" w14:textId="77777777" w:rsidR="00F83030" w:rsidRDefault="00F83030" w:rsidP="00F83030">
      <w:r>
        <w:rPr>
          <w:noProof/>
        </w:rPr>
        <w:drawing>
          <wp:inline distT="0" distB="0" distL="0" distR="0" wp14:anchorId="538BCABF" wp14:editId="34EDD53C">
            <wp:extent cx="2981325" cy="5143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8F5" w14:textId="77777777" w:rsidR="00F83030" w:rsidRDefault="00F83030" w:rsidP="00F83030">
      <w:pPr>
        <w:pStyle w:val="3"/>
      </w:pPr>
      <w:bookmarkStart w:id="20783" w:name="_Toc533537418"/>
      <w:bookmarkStart w:id="20784" w:name="_Toc533621532"/>
      <w:r>
        <w:rPr>
          <w:rFonts w:hint="eastAsia"/>
        </w:rPr>
        <w:lastRenderedPageBreak/>
        <w:t>3.2.10管理员备份数据库</w:t>
      </w:r>
      <w:bookmarkEnd w:id="20783"/>
      <w:bookmarkEnd w:id="20784"/>
    </w:p>
    <w:p w14:paraId="6AB08E6D" w14:textId="77777777" w:rsidR="00F83030" w:rsidRDefault="00F83030" w:rsidP="00F83030">
      <w:r>
        <w:rPr>
          <w:noProof/>
        </w:rPr>
        <w:drawing>
          <wp:inline distT="0" distB="0" distL="0" distR="0" wp14:anchorId="231A1C17" wp14:editId="3BB46829">
            <wp:extent cx="1695450" cy="5838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882" w14:textId="77777777" w:rsidR="00F83030" w:rsidRDefault="00F83030" w:rsidP="00F83030">
      <w:pPr>
        <w:pStyle w:val="3"/>
      </w:pPr>
      <w:bookmarkStart w:id="20785" w:name="_Toc533537419"/>
      <w:bookmarkStart w:id="20786" w:name="_Toc533621533"/>
      <w:r>
        <w:rPr>
          <w:rFonts w:hint="eastAsia"/>
        </w:rPr>
        <w:lastRenderedPageBreak/>
        <w:t>3.2.11管理员还原数据库</w:t>
      </w:r>
      <w:bookmarkEnd w:id="20785"/>
      <w:bookmarkEnd w:id="20786"/>
    </w:p>
    <w:p w14:paraId="5E686ED5" w14:textId="77777777" w:rsidR="00F83030" w:rsidRDefault="00F83030" w:rsidP="00F83030">
      <w:r>
        <w:rPr>
          <w:noProof/>
        </w:rPr>
        <w:drawing>
          <wp:inline distT="0" distB="0" distL="0" distR="0" wp14:anchorId="130CC384" wp14:editId="6BB55187">
            <wp:extent cx="158115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6A4" w14:textId="77777777" w:rsidR="00F83030" w:rsidRDefault="00F83030" w:rsidP="00F83030">
      <w:pPr>
        <w:pStyle w:val="3"/>
      </w:pPr>
      <w:bookmarkStart w:id="20787" w:name="_Toc533537420"/>
      <w:bookmarkStart w:id="20788" w:name="_Toc533621534"/>
      <w:r>
        <w:rPr>
          <w:rFonts w:hint="eastAsia"/>
        </w:rPr>
        <w:lastRenderedPageBreak/>
        <w:t>3.2.12管理员管理系统日志</w:t>
      </w:r>
      <w:bookmarkEnd w:id="20787"/>
      <w:bookmarkEnd w:id="20788"/>
    </w:p>
    <w:p w14:paraId="6EE735AE" w14:textId="77777777" w:rsidR="00F83030" w:rsidRDefault="00F83030" w:rsidP="00F83030">
      <w:r>
        <w:rPr>
          <w:noProof/>
        </w:rPr>
        <w:drawing>
          <wp:inline distT="0" distB="0" distL="0" distR="0" wp14:anchorId="26059930" wp14:editId="3FD284B4">
            <wp:extent cx="2152650" cy="528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7D3" w14:textId="77777777" w:rsidR="00F83030" w:rsidRDefault="00F83030" w:rsidP="00F83030">
      <w:pPr>
        <w:pStyle w:val="3"/>
      </w:pPr>
      <w:bookmarkStart w:id="20789" w:name="_Toc533537421"/>
      <w:bookmarkStart w:id="20790" w:name="_Toc533621535"/>
      <w:r>
        <w:rPr>
          <w:rFonts w:hint="eastAsia"/>
        </w:rPr>
        <w:lastRenderedPageBreak/>
        <w:t>3.2.13管理员管理用户日志</w:t>
      </w:r>
      <w:bookmarkEnd w:id="20789"/>
      <w:bookmarkEnd w:id="20790"/>
    </w:p>
    <w:p w14:paraId="13E74DFC" w14:textId="77777777" w:rsidR="00F83030" w:rsidRPr="00D872B6" w:rsidRDefault="00F83030" w:rsidP="00F83030">
      <w:r>
        <w:rPr>
          <w:noProof/>
        </w:rPr>
        <w:drawing>
          <wp:inline distT="0" distB="0" distL="0" distR="0" wp14:anchorId="0A39C50F" wp14:editId="654997DB">
            <wp:extent cx="1838325" cy="5305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857" w14:textId="77777777" w:rsidR="00F83030" w:rsidRDefault="00F83030" w:rsidP="00F83030">
      <w:pPr>
        <w:pStyle w:val="3"/>
      </w:pPr>
      <w:bookmarkStart w:id="20791" w:name="_Toc533537422"/>
      <w:bookmarkStart w:id="20792" w:name="_Toc533621536"/>
      <w:r>
        <w:rPr>
          <w:rFonts w:hint="eastAsia"/>
        </w:rPr>
        <w:lastRenderedPageBreak/>
        <w:t>3.2.14管理员管理管理员日志</w:t>
      </w:r>
      <w:bookmarkEnd w:id="20791"/>
      <w:bookmarkEnd w:id="20792"/>
    </w:p>
    <w:p w14:paraId="52C0797F" w14:textId="77777777" w:rsidR="00F83030" w:rsidRPr="00D872B6" w:rsidRDefault="00F83030" w:rsidP="00F83030">
      <w:r>
        <w:rPr>
          <w:noProof/>
        </w:rPr>
        <w:drawing>
          <wp:inline distT="0" distB="0" distL="0" distR="0" wp14:anchorId="53538A5E" wp14:editId="46F021DF">
            <wp:extent cx="2228850" cy="5505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973" w14:textId="77777777" w:rsidR="00F83030" w:rsidRDefault="00F83030" w:rsidP="00F83030">
      <w:pPr>
        <w:pStyle w:val="3"/>
      </w:pPr>
      <w:bookmarkStart w:id="20793" w:name="_Toc533537423"/>
      <w:bookmarkStart w:id="20794" w:name="_Toc533621537"/>
      <w:r>
        <w:rPr>
          <w:rFonts w:hint="eastAsia"/>
        </w:rPr>
        <w:lastRenderedPageBreak/>
        <w:t>3.2.15管理员查找帖子</w:t>
      </w:r>
      <w:bookmarkEnd w:id="20793"/>
      <w:bookmarkEnd w:id="20794"/>
    </w:p>
    <w:p w14:paraId="0AFFE23A" w14:textId="77777777" w:rsidR="00F83030" w:rsidRPr="00D872B6" w:rsidRDefault="00F83030" w:rsidP="00F83030">
      <w:r>
        <w:rPr>
          <w:noProof/>
        </w:rPr>
        <w:drawing>
          <wp:inline distT="0" distB="0" distL="0" distR="0" wp14:anchorId="05504D2B" wp14:editId="74AD2656">
            <wp:extent cx="1885950" cy="539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F8F" w14:textId="77777777" w:rsidR="00F83030" w:rsidRDefault="00F83030" w:rsidP="00F83030">
      <w:pPr>
        <w:pStyle w:val="3"/>
      </w:pPr>
      <w:bookmarkStart w:id="20795" w:name="_Toc533537424"/>
      <w:bookmarkStart w:id="20796" w:name="_Toc533621538"/>
      <w:r>
        <w:rPr>
          <w:rFonts w:hint="eastAsia"/>
        </w:rPr>
        <w:lastRenderedPageBreak/>
        <w:t>3.2.16管理员删除帖子</w:t>
      </w:r>
      <w:bookmarkEnd w:id="20795"/>
      <w:bookmarkEnd w:id="20796"/>
    </w:p>
    <w:p w14:paraId="4C0E152D" w14:textId="77777777" w:rsidR="00F83030" w:rsidRPr="00D872B6" w:rsidRDefault="00F83030" w:rsidP="00F83030">
      <w:r>
        <w:rPr>
          <w:noProof/>
        </w:rPr>
        <w:drawing>
          <wp:inline distT="0" distB="0" distL="0" distR="0" wp14:anchorId="31A4A887" wp14:editId="14E2237B">
            <wp:extent cx="2076450" cy="7419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29FA" w14:textId="77777777" w:rsidR="00F83030" w:rsidRDefault="00F83030" w:rsidP="00F83030">
      <w:pPr>
        <w:pStyle w:val="3"/>
      </w:pPr>
      <w:bookmarkStart w:id="20797" w:name="_Toc533537425"/>
      <w:bookmarkStart w:id="20798" w:name="_Toc533621539"/>
      <w:r>
        <w:rPr>
          <w:rFonts w:hint="eastAsia"/>
        </w:rPr>
        <w:lastRenderedPageBreak/>
        <w:t>3.2.17管理员回复帖子</w:t>
      </w:r>
      <w:bookmarkEnd w:id="20797"/>
      <w:bookmarkEnd w:id="20798"/>
    </w:p>
    <w:p w14:paraId="1F0A325D" w14:textId="77777777" w:rsidR="00F83030" w:rsidRPr="00D872B6" w:rsidRDefault="00F83030" w:rsidP="00F83030">
      <w:r>
        <w:rPr>
          <w:noProof/>
        </w:rPr>
        <w:drawing>
          <wp:inline distT="0" distB="0" distL="0" distR="0" wp14:anchorId="4277D065" wp14:editId="09827AB3">
            <wp:extent cx="1438275" cy="7334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C1" w14:textId="77777777" w:rsidR="00F83030" w:rsidRDefault="00F83030" w:rsidP="00F83030">
      <w:pPr>
        <w:pStyle w:val="3"/>
      </w:pPr>
      <w:bookmarkStart w:id="20799" w:name="_Toc533537426"/>
      <w:bookmarkStart w:id="20800" w:name="_Toc533621540"/>
      <w:r>
        <w:rPr>
          <w:rFonts w:hint="eastAsia"/>
        </w:rPr>
        <w:lastRenderedPageBreak/>
        <w:t>3.2.18管理员发表帖子</w:t>
      </w:r>
      <w:bookmarkEnd w:id="20799"/>
      <w:bookmarkEnd w:id="20800"/>
    </w:p>
    <w:p w14:paraId="20734061" w14:textId="77777777" w:rsidR="00F83030" w:rsidRPr="00D872B6" w:rsidRDefault="00F83030" w:rsidP="00F83030">
      <w:r>
        <w:rPr>
          <w:noProof/>
        </w:rPr>
        <w:drawing>
          <wp:inline distT="0" distB="0" distL="0" distR="0" wp14:anchorId="6DA9EDDB" wp14:editId="2B16D9AE">
            <wp:extent cx="3295650" cy="7515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86FC" w14:textId="77777777" w:rsidR="00F83030" w:rsidRDefault="00F83030" w:rsidP="00F83030">
      <w:pPr>
        <w:pStyle w:val="3"/>
      </w:pPr>
      <w:bookmarkStart w:id="20801" w:name="_Toc533537427"/>
      <w:bookmarkStart w:id="20802" w:name="_Toc533621541"/>
      <w:r>
        <w:rPr>
          <w:rFonts w:hint="eastAsia"/>
        </w:rPr>
        <w:lastRenderedPageBreak/>
        <w:t>3.2.19管理员查找文档</w:t>
      </w:r>
      <w:bookmarkEnd w:id="20801"/>
      <w:bookmarkEnd w:id="20802"/>
    </w:p>
    <w:p w14:paraId="513C186F" w14:textId="77777777" w:rsidR="00F83030" w:rsidRPr="00D872B6" w:rsidRDefault="00F83030" w:rsidP="00F83030">
      <w:r>
        <w:rPr>
          <w:noProof/>
        </w:rPr>
        <w:drawing>
          <wp:inline distT="0" distB="0" distL="0" distR="0" wp14:anchorId="26A9AA13" wp14:editId="55EE67C7">
            <wp:extent cx="1838325" cy="5495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3E95" w14:textId="77777777" w:rsidR="00F83030" w:rsidRDefault="00F83030" w:rsidP="00F83030">
      <w:pPr>
        <w:pStyle w:val="3"/>
      </w:pPr>
      <w:bookmarkStart w:id="20803" w:name="_Toc533537428"/>
      <w:bookmarkStart w:id="20804" w:name="_Toc533621542"/>
      <w:r>
        <w:rPr>
          <w:rFonts w:hint="eastAsia"/>
        </w:rPr>
        <w:lastRenderedPageBreak/>
        <w:t>3.2.20管理员上传文档</w:t>
      </w:r>
      <w:bookmarkEnd w:id="20803"/>
      <w:bookmarkEnd w:id="20804"/>
    </w:p>
    <w:p w14:paraId="64A79A6A" w14:textId="77777777" w:rsidR="00F83030" w:rsidRPr="00654293" w:rsidRDefault="00F83030" w:rsidP="00F83030">
      <w:r>
        <w:rPr>
          <w:noProof/>
        </w:rPr>
        <w:drawing>
          <wp:inline distT="0" distB="0" distL="0" distR="0" wp14:anchorId="36102512" wp14:editId="246AECF9">
            <wp:extent cx="1695450" cy="4486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EDF" w14:textId="77777777" w:rsidR="00F83030" w:rsidRDefault="00F83030" w:rsidP="00F83030">
      <w:pPr>
        <w:pStyle w:val="3"/>
      </w:pPr>
      <w:bookmarkStart w:id="20805" w:name="_Toc533537429"/>
      <w:bookmarkStart w:id="20806" w:name="_Toc533621543"/>
      <w:r>
        <w:rPr>
          <w:rFonts w:hint="eastAsia"/>
        </w:rPr>
        <w:lastRenderedPageBreak/>
        <w:t>3.2.21管理员删除文档</w:t>
      </w:r>
      <w:bookmarkEnd w:id="20805"/>
      <w:bookmarkEnd w:id="20806"/>
    </w:p>
    <w:p w14:paraId="679BE5E0" w14:textId="77777777" w:rsidR="00F83030" w:rsidRPr="00654293" w:rsidRDefault="00F83030" w:rsidP="00F83030">
      <w:r>
        <w:rPr>
          <w:noProof/>
        </w:rPr>
        <w:drawing>
          <wp:inline distT="0" distB="0" distL="0" distR="0" wp14:anchorId="3511C03C" wp14:editId="050884FC">
            <wp:extent cx="2352675" cy="720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A4C" w14:textId="77777777" w:rsidR="00F83030" w:rsidRDefault="00F83030" w:rsidP="00F83030">
      <w:pPr>
        <w:pStyle w:val="3"/>
      </w:pPr>
      <w:bookmarkStart w:id="20807" w:name="_Toc533537430"/>
      <w:bookmarkStart w:id="20808" w:name="_Toc533621544"/>
      <w:r>
        <w:rPr>
          <w:rFonts w:hint="eastAsia"/>
        </w:rPr>
        <w:lastRenderedPageBreak/>
        <w:t>3.2.22管理员修改用户权限</w:t>
      </w:r>
      <w:bookmarkEnd w:id="20807"/>
      <w:bookmarkEnd w:id="20808"/>
    </w:p>
    <w:p w14:paraId="2D682357" w14:textId="77777777" w:rsidR="00F83030" w:rsidRPr="00654293" w:rsidRDefault="00F83030" w:rsidP="00F83030">
      <w:r>
        <w:rPr>
          <w:noProof/>
        </w:rPr>
        <w:drawing>
          <wp:inline distT="0" distB="0" distL="0" distR="0" wp14:anchorId="32E25A17" wp14:editId="30A6F415">
            <wp:extent cx="5000625" cy="6400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281" w14:textId="77777777" w:rsidR="00F83030" w:rsidRDefault="00F83030" w:rsidP="00F83030">
      <w:pPr>
        <w:pStyle w:val="3"/>
      </w:pPr>
      <w:bookmarkStart w:id="20809" w:name="_Toc533537431"/>
      <w:bookmarkStart w:id="20810" w:name="_Toc533621545"/>
      <w:r>
        <w:rPr>
          <w:rFonts w:hint="eastAsia"/>
        </w:rPr>
        <w:lastRenderedPageBreak/>
        <w:t>3.2.23管理员删除用户</w:t>
      </w:r>
      <w:bookmarkEnd w:id="20809"/>
      <w:bookmarkEnd w:id="20810"/>
    </w:p>
    <w:p w14:paraId="6FA126CB" w14:textId="77777777" w:rsidR="00F83030" w:rsidRPr="00654293" w:rsidRDefault="00F83030" w:rsidP="00F83030">
      <w:r>
        <w:rPr>
          <w:noProof/>
        </w:rPr>
        <w:drawing>
          <wp:inline distT="0" distB="0" distL="0" distR="0" wp14:anchorId="0FEE874C" wp14:editId="4CC934E4">
            <wp:extent cx="3181350" cy="6810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1F9" w14:textId="77777777" w:rsidR="00F83030" w:rsidRDefault="00F83030" w:rsidP="00F83030">
      <w:pPr>
        <w:pStyle w:val="3"/>
      </w:pPr>
      <w:bookmarkStart w:id="20811" w:name="_Toc533537432"/>
      <w:bookmarkStart w:id="20812" w:name="_Toc533621546"/>
      <w:r>
        <w:rPr>
          <w:rFonts w:hint="eastAsia"/>
        </w:rPr>
        <w:lastRenderedPageBreak/>
        <w:t>3.2.24管理员封禁用户</w:t>
      </w:r>
      <w:bookmarkEnd w:id="20811"/>
      <w:bookmarkEnd w:id="20812"/>
    </w:p>
    <w:p w14:paraId="60D61A68" w14:textId="77777777" w:rsidR="00F83030" w:rsidRPr="00654293" w:rsidRDefault="00F83030" w:rsidP="00F83030">
      <w:r>
        <w:rPr>
          <w:noProof/>
        </w:rPr>
        <w:drawing>
          <wp:inline distT="0" distB="0" distL="0" distR="0" wp14:anchorId="5DFEF734" wp14:editId="195E60B5">
            <wp:extent cx="2257425" cy="5324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687" w14:textId="77777777" w:rsidR="00F83030" w:rsidRDefault="00F83030" w:rsidP="00F83030">
      <w:pPr>
        <w:pStyle w:val="3"/>
      </w:pPr>
      <w:bookmarkStart w:id="20813" w:name="_Toc533537433"/>
      <w:bookmarkStart w:id="20814" w:name="_Toc533621547"/>
      <w:r>
        <w:rPr>
          <w:rFonts w:hint="eastAsia"/>
        </w:rPr>
        <w:lastRenderedPageBreak/>
        <w:t>3.2.25管理员查询用户</w:t>
      </w:r>
      <w:bookmarkEnd w:id="20813"/>
      <w:bookmarkEnd w:id="20814"/>
    </w:p>
    <w:p w14:paraId="2F615E5A" w14:textId="77777777" w:rsidR="00F83030" w:rsidRPr="00654293" w:rsidRDefault="00F83030" w:rsidP="00F83030">
      <w:r>
        <w:rPr>
          <w:noProof/>
        </w:rPr>
        <w:drawing>
          <wp:inline distT="0" distB="0" distL="0" distR="0" wp14:anchorId="54B0B8EC" wp14:editId="1AB32647">
            <wp:extent cx="19907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7D35" w14:textId="77777777" w:rsidR="00F83030" w:rsidRPr="00D872B6" w:rsidRDefault="00F83030" w:rsidP="00F83030">
      <w:pPr>
        <w:pStyle w:val="3"/>
      </w:pPr>
      <w:bookmarkStart w:id="20815" w:name="_Toc533537434"/>
      <w:bookmarkStart w:id="20816" w:name="_Toc533621548"/>
      <w:r>
        <w:rPr>
          <w:rFonts w:hint="eastAsia"/>
        </w:rPr>
        <w:lastRenderedPageBreak/>
        <w:t>3.2.26管理员管理禁止注册的用户名</w:t>
      </w:r>
      <w:bookmarkEnd w:id="20815"/>
      <w:bookmarkEnd w:id="20816"/>
    </w:p>
    <w:p w14:paraId="14694448" w14:textId="77777777" w:rsidR="00F83030" w:rsidRPr="00654293" w:rsidRDefault="00F83030" w:rsidP="00F83030">
      <w:r>
        <w:rPr>
          <w:noProof/>
        </w:rPr>
        <w:drawing>
          <wp:inline distT="0" distB="0" distL="0" distR="0" wp14:anchorId="65D044E3" wp14:editId="01EFA32B">
            <wp:extent cx="4429125" cy="7258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3275" w14:textId="77777777" w:rsidR="00F83030" w:rsidRPr="00D872B6" w:rsidRDefault="00F83030" w:rsidP="00F83030"/>
    <w:p w14:paraId="69358419" w14:textId="77777777" w:rsidR="00F83030" w:rsidRDefault="00F83030" w:rsidP="00F83030">
      <w:pPr>
        <w:widowControl/>
        <w:spacing w:line="240" w:lineRule="auto"/>
        <w:jc w:val="left"/>
      </w:pPr>
      <w:r>
        <w:br w:type="page"/>
      </w:r>
    </w:p>
    <w:p w14:paraId="4519ABDE" w14:textId="77777777" w:rsidR="00F83030" w:rsidRDefault="00F83030" w:rsidP="00F83030">
      <w:pPr>
        <w:pStyle w:val="2"/>
      </w:pPr>
      <w:bookmarkStart w:id="20817" w:name="_Toc533537435"/>
      <w:bookmarkStart w:id="20818" w:name="_Toc533621549"/>
      <w:r>
        <w:rPr>
          <w:rFonts w:hint="eastAsia"/>
        </w:rPr>
        <w:lastRenderedPageBreak/>
        <w:t>3.3</w:t>
      </w:r>
      <w:r>
        <w:rPr>
          <w:rFonts w:hint="eastAsia"/>
        </w:rPr>
        <w:t>用户活动图</w:t>
      </w:r>
      <w:bookmarkEnd w:id="20817"/>
      <w:bookmarkEnd w:id="20818"/>
    </w:p>
    <w:p w14:paraId="04E33600" w14:textId="77777777" w:rsidR="00F83030" w:rsidRDefault="00F83030" w:rsidP="00F83030">
      <w:pPr>
        <w:pStyle w:val="3"/>
      </w:pPr>
      <w:bookmarkStart w:id="20819" w:name="_Toc533537436"/>
      <w:bookmarkStart w:id="20820" w:name="_Toc533621550"/>
      <w:r>
        <w:rPr>
          <w:rFonts w:hint="eastAsia"/>
        </w:rPr>
        <w:t>3.3.1</w:t>
      </w:r>
      <w:r w:rsidRPr="008B65D6">
        <w:rPr>
          <w:rFonts w:hint="eastAsia"/>
        </w:rPr>
        <w:t>项目创建人创建项目</w:t>
      </w:r>
      <w:bookmarkEnd w:id="20819"/>
      <w:bookmarkEnd w:id="20820"/>
    </w:p>
    <w:p w14:paraId="1B9B4304" w14:textId="77777777" w:rsidR="00F83030" w:rsidRPr="008B65D6" w:rsidRDefault="00F83030" w:rsidP="00F83030">
      <w:r>
        <w:rPr>
          <w:noProof/>
        </w:rPr>
        <w:drawing>
          <wp:inline distT="0" distB="0" distL="0" distR="0" wp14:anchorId="61534EE8" wp14:editId="54071384">
            <wp:extent cx="3790950" cy="7067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FF4" w14:textId="77777777" w:rsidR="00F83030" w:rsidRDefault="00F83030" w:rsidP="00F83030">
      <w:pPr>
        <w:pStyle w:val="3"/>
      </w:pPr>
      <w:bookmarkStart w:id="20821" w:name="_Toc533537437"/>
      <w:bookmarkStart w:id="20822" w:name="_Toc533621551"/>
      <w:r>
        <w:rPr>
          <w:rFonts w:hint="eastAsia"/>
        </w:rPr>
        <w:lastRenderedPageBreak/>
        <w:t>3.3.2</w:t>
      </w:r>
      <w:r w:rsidRPr="008B65D6">
        <w:rPr>
          <w:rFonts w:hint="eastAsia"/>
        </w:rPr>
        <w:t>用户查询项目</w:t>
      </w:r>
      <w:bookmarkEnd w:id="20821"/>
      <w:bookmarkEnd w:id="20822"/>
    </w:p>
    <w:p w14:paraId="36DEC2C4" w14:textId="77777777" w:rsidR="00F83030" w:rsidRPr="008B65D6" w:rsidRDefault="00F83030" w:rsidP="00F83030">
      <w:r>
        <w:rPr>
          <w:noProof/>
        </w:rPr>
        <w:drawing>
          <wp:inline distT="0" distB="0" distL="0" distR="0" wp14:anchorId="2E849BC0" wp14:editId="3057E4B3">
            <wp:extent cx="1828800" cy="4495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ABDA" w14:textId="77777777" w:rsidR="00F83030" w:rsidRDefault="00F83030" w:rsidP="00F83030">
      <w:pPr>
        <w:pStyle w:val="3"/>
      </w:pPr>
      <w:bookmarkStart w:id="20823" w:name="_Toc533537438"/>
      <w:bookmarkStart w:id="20824" w:name="_Toc533621552"/>
      <w:r>
        <w:rPr>
          <w:rFonts w:hint="eastAsia"/>
        </w:rPr>
        <w:lastRenderedPageBreak/>
        <w:t>3.3.3</w:t>
      </w:r>
      <w:r w:rsidRPr="008B65D6">
        <w:rPr>
          <w:rFonts w:hint="eastAsia"/>
        </w:rPr>
        <w:t>用户查询案例</w:t>
      </w:r>
      <w:bookmarkEnd w:id="20823"/>
      <w:bookmarkEnd w:id="20824"/>
    </w:p>
    <w:p w14:paraId="04E78B16" w14:textId="77777777" w:rsidR="00F83030" w:rsidRPr="008B65D6" w:rsidRDefault="00F83030" w:rsidP="00F83030">
      <w:r>
        <w:rPr>
          <w:noProof/>
        </w:rPr>
        <w:drawing>
          <wp:inline distT="0" distB="0" distL="0" distR="0" wp14:anchorId="36ED7999" wp14:editId="4F5EC2DD">
            <wp:extent cx="2095500" cy="4657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8A02" w14:textId="77777777" w:rsidR="00F83030" w:rsidRDefault="00F83030" w:rsidP="00F83030">
      <w:pPr>
        <w:pStyle w:val="3"/>
      </w:pPr>
      <w:bookmarkStart w:id="20825" w:name="_Toc533537439"/>
      <w:bookmarkStart w:id="20826" w:name="_Toc533621553"/>
      <w:r>
        <w:rPr>
          <w:rFonts w:hint="eastAsia"/>
        </w:rPr>
        <w:lastRenderedPageBreak/>
        <w:t>3.3.4</w:t>
      </w:r>
      <w:r>
        <w:t xml:space="preserve"> </w:t>
      </w:r>
      <w:r w:rsidRPr="008B65D6">
        <w:t>PM审核入队申请</w:t>
      </w:r>
      <w:bookmarkEnd w:id="20825"/>
      <w:bookmarkEnd w:id="20826"/>
    </w:p>
    <w:p w14:paraId="51EE3F59" w14:textId="77777777" w:rsidR="00F83030" w:rsidRPr="008B65D6" w:rsidRDefault="00F83030" w:rsidP="00F83030">
      <w:r>
        <w:rPr>
          <w:noProof/>
        </w:rPr>
        <w:drawing>
          <wp:inline distT="0" distB="0" distL="0" distR="0" wp14:anchorId="016681CA" wp14:editId="548DCC44">
            <wp:extent cx="3762375" cy="5753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2441" w14:textId="77777777" w:rsidR="00F83030" w:rsidRDefault="00F83030" w:rsidP="00F83030">
      <w:pPr>
        <w:pStyle w:val="3"/>
      </w:pPr>
      <w:bookmarkStart w:id="20827" w:name="_Toc533537440"/>
      <w:bookmarkStart w:id="20828" w:name="_Toc533621554"/>
      <w:r>
        <w:rPr>
          <w:rFonts w:hint="eastAsia"/>
        </w:rPr>
        <w:lastRenderedPageBreak/>
        <w:t>3.3.5</w:t>
      </w:r>
      <w:r>
        <w:t xml:space="preserve"> </w:t>
      </w:r>
      <w:r w:rsidRPr="008B65D6">
        <w:t>PM邀请他人入队</w:t>
      </w:r>
      <w:bookmarkEnd w:id="20827"/>
      <w:bookmarkEnd w:id="20828"/>
    </w:p>
    <w:p w14:paraId="12D8B32C" w14:textId="77777777" w:rsidR="00F83030" w:rsidRPr="008B65D6" w:rsidRDefault="00F83030" w:rsidP="00F83030">
      <w:r>
        <w:rPr>
          <w:noProof/>
        </w:rPr>
        <w:drawing>
          <wp:inline distT="0" distB="0" distL="0" distR="0" wp14:anchorId="5EE23B26" wp14:editId="2803FC12">
            <wp:extent cx="2305050" cy="6238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657F" w14:textId="77777777" w:rsidR="00F83030" w:rsidRDefault="00F83030" w:rsidP="00F83030">
      <w:pPr>
        <w:pStyle w:val="3"/>
      </w:pPr>
      <w:bookmarkStart w:id="20829" w:name="_Toc533537441"/>
      <w:bookmarkStart w:id="20830" w:name="_Toc533621555"/>
      <w:r>
        <w:rPr>
          <w:rFonts w:hint="eastAsia"/>
        </w:rPr>
        <w:lastRenderedPageBreak/>
        <w:t>3.3.6</w:t>
      </w:r>
      <w:r w:rsidRPr="008B65D6">
        <w:rPr>
          <w:rFonts w:hint="eastAsia"/>
        </w:rPr>
        <w:t>团队成员申请角色变更</w:t>
      </w:r>
      <w:bookmarkEnd w:id="20829"/>
      <w:bookmarkEnd w:id="20830"/>
    </w:p>
    <w:p w14:paraId="266869B1" w14:textId="77777777" w:rsidR="00F83030" w:rsidRPr="008B65D6" w:rsidRDefault="00F83030" w:rsidP="00F83030">
      <w:r>
        <w:rPr>
          <w:noProof/>
        </w:rPr>
        <w:drawing>
          <wp:inline distT="0" distB="0" distL="0" distR="0" wp14:anchorId="3BE9FB28" wp14:editId="1A55055A">
            <wp:extent cx="1695450" cy="44672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9C1" w14:textId="77777777" w:rsidR="00F83030" w:rsidRDefault="00F83030" w:rsidP="00F83030">
      <w:pPr>
        <w:pStyle w:val="3"/>
      </w:pPr>
      <w:bookmarkStart w:id="20831" w:name="_Toc533537442"/>
      <w:bookmarkStart w:id="20832" w:name="_Toc533621556"/>
      <w:r>
        <w:rPr>
          <w:rFonts w:hint="eastAsia"/>
        </w:rPr>
        <w:lastRenderedPageBreak/>
        <w:t>3.3.7</w:t>
      </w:r>
      <w:r w:rsidRPr="008B65D6">
        <w:rPr>
          <w:rFonts w:hint="eastAsia"/>
        </w:rPr>
        <w:t>用户申请角色</w:t>
      </w:r>
      <w:bookmarkEnd w:id="20831"/>
      <w:bookmarkEnd w:id="20832"/>
    </w:p>
    <w:p w14:paraId="636A9B68" w14:textId="77777777" w:rsidR="00F83030" w:rsidRPr="008B65D6" w:rsidRDefault="00F83030" w:rsidP="00F83030">
      <w:r>
        <w:rPr>
          <w:noProof/>
        </w:rPr>
        <w:drawing>
          <wp:inline distT="0" distB="0" distL="0" distR="0" wp14:anchorId="4ABAFCAD" wp14:editId="027C4E6B">
            <wp:extent cx="1685925" cy="6343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AC3" w14:textId="77777777" w:rsidR="00F83030" w:rsidRDefault="00F83030" w:rsidP="00F83030">
      <w:pPr>
        <w:pStyle w:val="3"/>
      </w:pPr>
      <w:bookmarkStart w:id="20833" w:name="_Toc533537443"/>
      <w:bookmarkStart w:id="20834" w:name="_Toc533621557"/>
      <w:r>
        <w:rPr>
          <w:rFonts w:hint="eastAsia"/>
        </w:rPr>
        <w:lastRenderedPageBreak/>
        <w:t>3.3.8</w:t>
      </w:r>
      <w:r>
        <w:t xml:space="preserve"> </w:t>
      </w:r>
      <w:r w:rsidRPr="008B65D6">
        <w:t>PM发布任务</w:t>
      </w:r>
      <w:bookmarkEnd w:id="20833"/>
      <w:bookmarkEnd w:id="20834"/>
    </w:p>
    <w:p w14:paraId="16E7567C" w14:textId="77777777" w:rsidR="00F83030" w:rsidRPr="008B65D6" w:rsidRDefault="00F83030" w:rsidP="00F83030">
      <w:r>
        <w:rPr>
          <w:noProof/>
        </w:rPr>
        <w:drawing>
          <wp:inline distT="0" distB="0" distL="0" distR="0" wp14:anchorId="75D922FA" wp14:editId="261FD54C">
            <wp:extent cx="1533525" cy="5410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9D00" w14:textId="77777777" w:rsidR="00F83030" w:rsidRDefault="00F83030" w:rsidP="00F83030">
      <w:pPr>
        <w:pStyle w:val="3"/>
      </w:pPr>
      <w:bookmarkStart w:id="20835" w:name="_Toc533537444"/>
      <w:bookmarkStart w:id="20836" w:name="_Toc533621558"/>
      <w:r>
        <w:rPr>
          <w:rFonts w:hint="eastAsia"/>
        </w:rPr>
        <w:lastRenderedPageBreak/>
        <w:t>3.3.9</w:t>
      </w:r>
      <w:r>
        <w:t xml:space="preserve"> </w:t>
      </w:r>
      <w:r w:rsidRPr="008B65D6">
        <w:t>PM审核文档</w:t>
      </w:r>
      <w:bookmarkEnd w:id="20835"/>
      <w:bookmarkEnd w:id="20836"/>
    </w:p>
    <w:p w14:paraId="0DACED8F" w14:textId="77777777" w:rsidR="00F83030" w:rsidRPr="008B65D6" w:rsidRDefault="00F83030" w:rsidP="00F83030">
      <w:r>
        <w:rPr>
          <w:noProof/>
        </w:rPr>
        <w:drawing>
          <wp:inline distT="0" distB="0" distL="0" distR="0" wp14:anchorId="2E46948F" wp14:editId="64BE0485">
            <wp:extent cx="3819525" cy="7343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49" w14:textId="77777777" w:rsidR="00F83030" w:rsidRDefault="00F83030" w:rsidP="00F83030">
      <w:pPr>
        <w:pStyle w:val="3"/>
      </w:pPr>
      <w:bookmarkStart w:id="20837" w:name="_Toc533537445"/>
      <w:bookmarkStart w:id="20838" w:name="_Toc533621559"/>
      <w:r>
        <w:rPr>
          <w:rFonts w:hint="eastAsia"/>
        </w:rPr>
        <w:lastRenderedPageBreak/>
        <w:t>3.3.10</w:t>
      </w:r>
      <w:r>
        <w:t xml:space="preserve"> </w:t>
      </w:r>
      <w:r w:rsidRPr="008B65D6">
        <w:t>PM评价任务</w:t>
      </w:r>
      <w:bookmarkEnd w:id="20837"/>
      <w:bookmarkEnd w:id="20838"/>
    </w:p>
    <w:p w14:paraId="40C9890C" w14:textId="77777777" w:rsidR="00F83030" w:rsidRPr="008B65D6" w:rsidRDefault="00F83030" w:rsidP="00F83030">
      <w:r>
        <w:rPr>
          <w:noProof/>
        </w:rPr>
        <w:drawing>
          <wp:inline distT="0" distB="0" distL="0" distR="0" wp14:anchorId="68C04299" wp14:editId="32C7D115">
            <wp:extent cx="1924050" cy="6086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6ECC" w14:textId="77777777" w:rsidR="00F83030" w:rsidRDefault="00F83030" w:rsidP="00F83030">
      <w:pPr>
        <w:pStyle w:val="3"/>
      </w:pPr>
      <w:bookmarkStart w:id="20839" w:name="_Toc533537446"/>
      <w:bookmarkStart w:id="20840" w:name="_Toc533621560"/>
      <w:r>
        <w:rPr>
          <w:rFonts w:hint="eastAsia"/>
        </w:rPr>
        <w:lastRenderedPageBreak/>
        <w:t>3.3.11项目成员</w:t>
      </w:r>
      <w:r w:rsidRPr="008B65D6">
        <w:rPr>
          <w:rFonts w:hint="eastAsia"/>
        </w:rPr>
        <w:t>查看整体任务</w:t>
      </w:r>
      <w:bookmarkEnd w:id="20839"/>
      <w:bookmarkEnd w:id="20840"/>
    </w:p>
    <w:p w14:paraId="7BF64EFD" w14:textId="77777777" w:rsidR="00F83030" w:rsidRPr="008B65D6" w:rsidRDefault="00F83030" w:rsidP="00F83030">
      <w:r>
        <w:rPr>
          <w:noProof/>
        </w:rPr>
        <w:drawing>
          <wp:inline distT="0" distB="0" distL="0" distR="0" wp14:anchorId="36ACE2E1" wp14:editId="218899D2">
            <wp:extent cx="1866900" cy="4838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39AB" w14:textId="77777777" w:rsidR="00F83030" w:rsidRDefault="00F83030" w:rsidP="00F83030">
      <w:pPr>
        <w:pStyle w:val="3"/>
      </w:pPr>
      <w:bookmarkStart w:id="20841" w:name="_Toc533537447"/>
      <w:bookmarkStart w:id="20842" w:name="_Toc533621561"/>
      <w:r>
        <w:rPr>
          <w:rFonts w:hint="eastAsia"/>
        </w:rPr>
        <w:lastRenderedPageBreak/>
        <w:t>3.3.12项目成员</w:t>
      </w:r>
      <w:r w:rsidRPr="008B65D6">
        <w:rPr>
          <w:rFonts w:hint="eastAsia"/>
        </w:rPr>
        <w:t>查看任务内容</w:t>
      </w:r>
      <w:bookmarkEnd w:id="20841"/>
      <w:bookmarkEnd w:id="20842"/>
    </w:p>
    <w:p w14:paraId="684E3567" w14:textId="77777777" w:rsidR="00F83030" w:rsidRPr="008B65D6" w:rsidRDefault="00F83030" w:rsidP="00F83030">
      <w:r>
        <w:rPr>
          <w:noProof/>
        </w:rPr>
        <w:drawing>
          <wp:inline distT="0" distB="0" distL="0" distR="0" wp14:anchorId="1081DD17" wp14:editId="610B7FFD">
            <wp:extent cx="3571875" cy="7667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9EB" w14:textId="77777777" w:rsidR="00F83030" w:rsidRDefault="00F83030" w:rsidP="00F83030">
      <w:pPr>
        <w:pStyle w:val="3"/>
      </w:pPr>
      <w:bookmarkStart w:id="20843" w:name="_Toc533537448"/>
      <w:bookmarkStart w:id="20844" w:name="_Toc533621562"/>
      <w:r>
        <w:rPr>
          <w:rFonts w:hint="eastAsia"/>
        </w:rPr>
        <w:lastRenderedPageBreak/>
        <w:t>3.3.13项目成员</w:t>
      </w:r>
      <w:r w:rsidRPr="008B65D6">
        <w:rPr>
          <w:rFonts w:hint="eastAsia"/>
        </w:rPr>
        <w:t>上</w:t>
      </w:r>
      <w:proofErr w:type="gramStart"/>
      <w:r w:rsidRPr="008B65D6">
        <w:rPr>
          <w:rFonts w:hint="eastAsia"/>
        </w:rPr>
        <w:t>传任务</w:t>
      </w:r>
      <w:proofErr w:type="gramEnd"/>
      <w:r w:rsidRPr="008B65D6">
        <w:rPr>
          <w:rFonts w:hint="eastAsia"/>
        </w:rPr>
        <w:t>文档</w:t>
      </w:r>
      <w:bookmarkEnd w:id="20843"/>
      <w:bookmarkEnd w:id="20844"/>
    </w:p>
    <w:p w14:paraId="57149C9E" w14:textId="77777777" w:rsidR="00F83030" w:rsidRPr="008B65D6" w:rsidRDefault="00F83030" w:rsidP="00F83030">
      <w:r>
        <w:rPr>
          <w:noProof/>
        </w:rPr>
        <w:drawing>
          <wp:inline distT="0" distB="0" distL="0" distR="0" wp14:anchorId="1139F570" wp14:editId="77898C12">
            <wp:extent cx="2019300" cy="6086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47D8" w14:textId="77777777" w:rsidR="00F83030" w:rsidRDefault="00F83030" w:rsidP="00F83030">
      <w:pPr>
        <w:pStyle w:val="3"/>
      </w:pPr>
      <w:bookmarkStart w:id="20845" w:name="_Toc533537449"/>
      <w:bookmarkStart w:id="20846" w:name="_Toc533621563"/>
      <w:r>
        <w:rPr>
          <w:rFonts w:hint="eastAsia"/>
        </w:rPr>
        <w:lastRenderedPageBreak/>
        <w:t>3.3.14项目</w:t>
      </w:r>
      <w:r w:rsidRPr="008B65D6">
        <w:rPr>
          <w:rFonts w:hint="eastAsia"/>
        </w:rPr>
        <w:t>成员互评</w:t>
      </w:r>
      <w:bookmarkEnd w:id="20845"/>
      <w:bookmarkEnd w:id="20846"/>
    </w:p>
    <w:p w14:paraId="60D5F944" w14:textId="77777777" w:rsidR="00F83030" w:rsidRPr="008B65D6" w:rsidRDefault="00F83030" w:rsidP="00F83030">
      <w:r>
        <w:rPr>
          <w:noProof/>
        </w:rPr>
        <w:drawing>
          <wp:inline distT="0" distB="0" distL="0" distR="0" wp14:anchorId="72CF8C31" wp14:editId="1F42252B">
            <wp:extent cx="1981200" cy="582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90B4" w14:textId="77777777" w:rsidR="00F83030" w:rsidRDefault="00F83030" w:rsidP="00F83030">
      <w:pPr>
        <w:pStyle w:val="3"/>
      </w:pPr>
      <w:bookmarkStart w:id="20847" w:name="_Toc533537450"/>
      <w:bookmarkStart w:id="20848" w:name="_Toc533621564"/>
      <w:r>
        <w:rPr>
          <w:rFonts w:hint="eastAsia"/>
        </w:rPr>
        <w:lastRenderedPageBreak/>
        <w:t>3.3.15</w:t>
      </w:r>
      <w:r w:rsidRPr="004C2DA2">
        <w:rPr>
          <w:rFonts w:hint="eastAsia"/>
        </w:rPr>
        <w:t>项目成员确认任务</w:t>
      </w:r>
      <w:bookmarkEnd w:id="20847"/>
      <w:bookmarkEnd w:id="20848"/>
    </w:p>
    <w:p w14:paraId="28640B8E" w14:textId="77777777" w:rsidR="00F83030" w:rsidRPr="004C2DA2" w:rsidRDefault="00F83030" w:rsidP="00F83030">
      <w:r>
        <w:rPr>
          <w:noProof/>
        </w:rPr>
        <w:drawing>
          <wp:inline distT="0" distB="0" distL="0" distR="0" wp14:anchorId="4798B5B7" wp14:editId="4880182E">
            <wp:extent cx="1781175" cy="57340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08FA" w14:textId="77777777" w:rsidR="00F83030" w:rsidRDefault="00F83030" w:rsidP="00F83030">
      <w:pPr>
        <w:pStyle w:val="3"/>
      </w:pPr>
      <w:bookmarkStart w:id="20849" w:name="_Toc533537451"/>
      <w:bookmarkStart w:id="20850" w:name="_Toc533621565"/>
      <w:r>
        <w:rPr>
          <w:rFonts w:hint="eastAsia"/>
        </w:rPr>
        <w:lastRenderedPageBreak/>
        <w:t>3.3.16</w:t>
      </w:r>
      <w:r w:rsidRPr="004C2DA2">
        <w:rPr>
          <w:rFonts w:hint="eastAsia"/>
        </w:rPr>
        <w:t>指导者打分</w:t>
      </w:r>
      <w:bookmarkEnd w:id="20849"/>
      <w:bookmarkEnd w:id="20850"/>
    </w:p>
    <w:p w14:paraId="4B910FC0" w14:textId="77777777" w:rsidR="00F83030" w:rsidRPr="004C2DA2" w:rsidRDefault="00F83030" w:rsidP="00F83030">
      <w:r>
        <w:rPr>
          <w:noProof/>
        </w:rPr>
        <w:drawing>
          <wp:inline distT="0" distB="0" distL="0" distR="0" wp14:anchorId="752C695C" wp14:editId="43D2E7A8">
            <wp:extent cx="1800225" cy="495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03AE" w14:textId="77777777" w:rsidR="00F83030" w:rsidRDefault="00F83030" w:rsidP="00F83030">
      <w:pPr>
        <w:pStyle w:val="3"/>
      </w:pPr>
      <w:bookmarkStart w:id="20851" w:name="_Toc533537452"/>
      <w:bookmarkStart w:id="20852" w:name="_Toc533621566"/>
      <w:r>
        <w:rPr>
          <w:rFonts w:hint="eastAsia"/>
        </w:rPr>
        <w:lastRenderedPageBreak/>
        <w:t>3.3.17</w:t>
      </w:r>
      <w:r w:rsidRPr="004C2DA2">
        <w:rPr>
          <w:rFonts w:hint="eastAsia"/>
        </w:rPr>
        <w:t>指导者上传参考资料</w:t>
      </w:r>
      <w:bookmarkEnd w:id="20851"/>
      <w:bookmarkEnd w:id="20852"/>
    </w:p>
    <w:p w14:paraId="4297F643" w14:textId="77777777" w:rsidR="00F83030" w:rsidRPr="004C2DA2" w:rsidRDefault="00F83030" w:rsidP="00F83030">
      <w:r>
        <w:rPr>
          <w:noProof/>
        </w:rPr>
        <w:drawing>
          <wp:inline distT="0" distB="0" distL="0" distR="0" wp14:anchorId="0D0DEDFA" wp14:editId="6A6F5068">
            <wp:extent cx="1476375" cy="4610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5030" w14:textId="77777777" w:rsidR="00F83030" w:rsidRDefault="00F83030" w:rsidP="00F83030">
      <w:pPr>
        <w:pStyle w:val="3"/>
      </w:pPr>
      <w:bookmarkStart w:id="20853" w:name="_Toc533537453"/>
      <w:bookmarkStart w:id="20854" w:name="_Toc533621567"/>
      <w:r>
        <w:rPr>
          <w:rFonts w:hint="eastAsia"/>
        </w:rPr>
        <w:lastRenderedPageBreak/>
        <w:t>3.3.18</w:t>
      </w:r>
      <w:r w:rsidRPr="004C2DA2">
        <w:rPr>
          <w:rFonts w:hint="eastAsia"/>
        </w:rPr>
        <w:t>用户注册</w:t>
      </w:r>
      <w:bookmarkEnd w:id="20853"/>
      <w:bookmarkEnd w:id="20854"/>
    </w:p>
    <w:p w14:paraId="5E443833" w14:textId="77777777" w:rsidR="00F83030" w:rsidRPr="004C2DA2" w:rsidRDefault="00F83030" w:rsidP="00F83030">
      <w:r>
        <w:rPr>
          <w:noProof/>
        </w:rPr>
        <w:drawing>
          <wp:inline distT="0" distB="0" distL="0" distR="0" wp14:anchorId="4B6C95A6" wp14:editId="1FB5E26A">
            <wp:extent cx="2028825" cy="57054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28B" w14:textId="77777777" w:rsidR="00F83030" w:rsidRDefault="00F83030" w:rsidP="00F83030">
      <w:pPr>
        <w:pStyle w:val="3"/>
      </w:pPr>
      <w:bookmarkStart w:id="20855" w:name="_Toc533537454"/>
      <w:bookmarkStart w:id="20856" w:name="_Toc533621568"/>
      <w:r>
        <w:rPr>
          <w:rFonts w:hint="eastAsia"/>
        </w:rPr>
        <w:lastRenderedPageBreak/>
        <w:t>3.3.19</w:t>
      </w:r>
      <w:r w:rsidRPr="004C2DA2">
        <w:rPr>
          <w:rFonts w:hint="eastAsia"/>
        </w:rPr>
        <w:t>文档下载</w:t>
      </w:r>
      <w:bookmarkEnd w:id="20855"/>
      <w:bookmarkEnd w:id="20856"/>
    </w:p>
    <w:p w14:paraId="24960C6B" w14:textId="77777777" w:rsidR="00F83030" w:rsidRPr="004C2DA2" w:rsidRDefault="00F83030" w:rsidP="00F83030">
      <w:r>
        <w:rPr>
          <w:noProof/>
        </w:rPr>
        <w:drawing>
          <wp:inline distT="0" distB="0" distL="0" distR="0" wp14:anchorId="1FBBBF92" wp14:editId="00B10D53">
            <wp:extent cx="4981575" cy="5610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A55" w14:textId="77777777" w:rsidR="00F83030" w:rsidRDefault="00F83030" w:rsidP="00F83030">
      <w:pPr>
        <w:pStyle w:val="3"/>
      </w:pPr>
      <w:bookmarkStart w:id="20857" w:name="_Toc533537455"/>
      <w:bookmarkStart w:id="20858" w:name="_Toc533621569"/>
      <w:r>
        <w:rPr>
          <w:rFonts w:hint="eastAsia"/>
        </w:rPr>
        <w:lastRenderedPageBreak/>
        <w:t>3.3.20</w:t>
      </w:r>
      <w:r w:rsidRPr="004C2DA2">
        <w:rPr>
          <w:rFonts w:hint="eastAsia"/>
        </w:rPr>
        <w:t>修改个性签名</w:t>
      </w:r>
      <w:bookmarkEnd w:id="20857"/>
      <w:bookmarkEnd w:id="20858"/>
    </w:p>
    <w:p w14:paraId="2FCFC0F8" w14:textId="77777777" w:rsidR="00F83030" w:rsidRPr="004C2DA2" w:rsidRDefault="00F83030" w:rsidP="00F83030">
      <w:r>
        <w:rPr>
          <w:noProof/>
        </w:rPr>
        <w:drawing>
          <wp:inline distT="0" distB="0" distL="0" distR="0" wp14:anchorId="2358CEFE" wp14:editId="2109B5B3">
            <wp:extent cx="1800225" cy="56578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583" w14:textId="77777777" w:rsidR="00F83030" w:rsidRDefault="00F83030" w:rsidP="00F83030">
      <w:pPr>
        <w:pStyle w:val="3"/>
      </w:pPr>
      <w:bookmarkStart w:id="20859" w:name="_Toc533537456"/>
      <w:bookmarkStart w:id="20860" w:name="_Toc533621570"/>
      <w:r>
        <w:rPr>
          <w:rFonts w:hint="eastAsia"/>
        </w:rPr>
        <w:lastRenderedPageBreak/>
        <w:t>3.3.21</w:t>
      </w:r>
      <w:r w:rsidRPr="004C2DA2">
        <w:rPr>
          <w:rFonts w:hint="eastAsia"/>
        </w:rPr>
        <w:t>修改邮箱</w:t>
      </w:r>
      <w:bookmarkEnd w:id="20859"/>
      <w:bookmarkEnd w:id="20860"/>
    </w:p>
    <w:p w14:paraId="0F1C6E01" w14:textId="77777777" w:rsidR="00F83030" w:rsidRPr="004C2DA2" w:rsidRDefault="00F83030" w:rsidP="00F83030">
      <w:r>
        <w:rPr>
          <w:noProof/>
        </w:rPr>
        <w:drawing>
          <wp:inline distT="0" distB="0" distL="0" distR="0" wp14:anchorId="0C8C67B0" wp14:editId="017289FE">
            <wp:extent cx="1781175" cy="6400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E6EB" w14:textId="77777777" w:rsidR="00F83030" w:rsidRDefault="00F83030" w:rsidP="00F83030">
      <w:pPr>
        <w:pStyle w:val="3"/>
      </w:pPr>
      <w:bookmarkStart w:id="20861" w:name="_Toc533537457"/>
      <w:bookmarkStart w:id="20862" w:name="_Toc533621571"/>
      <w:r>
        <w:rPr>
          <w:rFonts w:hint="eastAsia"/>
        </w:rPr>
        <w:lastRenderedPageBreak/>
        <w:t>3.3.22</w:t>
      </w:r>
      <w:r w:rsidRPr="004C2DA2">
        <w:rPr>
          <w:rFonts w:hint="eastAsia"/>
        </w:rPr>
        <w:t>修改头像</w:t>
      </w:r>
      <w:bookmarkEnd w:id="20861"/>
      <w:bookmarkEnd w:id="20862"/>
    </w:p>
    <w:p w14:paraId="470B94F2" w14:textId="77777777" w:rsidR="00F83030" w:rsidRPr="004C2DA2" w:rsidRDefault="00F83030" w:rsidP="00F83030">
      <w:r>
        <w:rPr>
          <w:noProof/>
        </w:rPr>
        <w:drawing>
          <wp:inline distT="0" distB="0" distL="0" distR="0" wp14:anchorId="22249633" wp14:editId="70A2F835">
            <wp:extent cx="2181225" cy="56388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DE02" w14:textId="77777777" w:rsidR="00F83030" w:rsidRDefault="00F83030" w:rsidP="00F83030">
      <w:pPr>
        <w:pStyle w:val="3"/>
      </w:pPr>
      <w:bookmarkStart w:id="20863" w:name="_Toc533537458"/>
      <w:bookmarkStart w:id="20864" w:name="_Toc533621572"/>
      <w:r>
        <w:rPr>
          <w:rFonts w:hint="eastAsia"/>
        </w:rPr>
        <w:lastRenderedPageBreak/>
        <w:t>3.3.23</w:t>
      </w:r>
      <w:r w:rsidRPr="004C2DA2">
        <w:rPr>
          <w:rFonts w:hint="eastAsia"/>
        </w:rPr>
        <w:t>修改密码</w:t>
      </w:r>
      <w:bookmarkEnd w:id="20863"/>
      <w:bookmarkEnd w:id="20864"/>
    </w:p>
    <w:p w14:paraId="061AC141" w14:textId="77777777" w:rsidR="00F83030" w:rsidRPr="004C2DA2" w:rsidRDefault="00F83030" w:rsidP="00F83030">
      <w:r>
        <w:rPr>
          <w:noProof/>
        </w:rPr>
        <w:drawing>
          <wp:inline distT="0" distB="0" distL="0" distR="0" wp14:anchorId="3718F680" wp14:editId="53B5600B">
            <wp:extent cx="1352550" cy="5905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9BE0" w14:textId="77777777" w:rsidR="00F83030" w:rsidRDefault="00F83030" w:rsidP="00F83030">
      <w:pPr>
        <w:pStyle w:val="3"/>
      </w:pPr>
      <w:bookmarkStart w:id="20865" w:name="_Toc533537459"/>
      <w:bookmarkStart w:id="20866" w:name="_Toc533621573"/>
      <w:r>
        <w:rPr>
          <w:rFonts w:hint="eastAsia"/>
        </w:rPr>
        <w:lastRenderedPageBreak/>
        <w:t>3.3.24</w:t>
      </w:r>
      <w:r w:rsidRPr="004C2DA2">
        <w:rPr>
          <w:rFonts w:hint="eastAsia"/>
        </w:rPr>
        <w:t>修改用户名</w:t>
      </w:r>
      <w:bookmarkEnd w:id="20865"/>
      <w:bookmarkEnd w:id="20866"/>
    </w:p>
    <w:p w14:paraId="538CC23B" w14:textId="77777777" w:rsidR="00F83030" w:rsidRPr="004C2DA2" w:rsidRDefault="00F83030" w:rsidP="00F83030">
      <w:r>
        <w:rPr>
          <w:noProof/>
        </w:rPr>
        <w:drawing>
          <wp:inline distT="0" distB="0" distL="0" distR="0" wp14:anchorId="70327423" wp14:editId="5A9E635E">
            <wp:extent cx="1704975" cy="5781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33D0" w14:textId="77777777" w:rsidR="00F83030" w:rsidRDefault="00F83030" w:rsidP="00F83030">
      <w:pPr>
        <w:pStyle w:val="3"/>
      </w:pPr>
      <w:bookmarkStart w:id="20867" w:name="_Toc533537460"/>
      <w:bookmarkStart w:id="20868" w:name="_Toc533621574"/>
      <w:r>
        <w:rPr>
          <w:rFonts w:hint="eastAsia"/>
        </w:rPr>
        <w:lastRenderedPageBreak/>
        <w:t>3.3.25</w:t>
      </w:r>
      <w:r>
        <w:t xml:space="preserve"> </w:t>
      </w:r>
      <w:r w:rsidRPr="004C2DA2">
        <w:t>bbs发帖</w:t>
      </w:r>
      <w:bookmarkEnd w:id="20867"/>
      <w:bookmarkEnd w:id="20868"/>
    </w:p>
    <w:p w14:paraId="6E449F5B" w14:textId="77777777" w:rsidR="00F83030" w:rsidRPr="004C2DA2" w:rsidRDefault="00F83030" w:rsidP="00F83030">
      <w:r>
        <w:rPr>
          <w:noProof/>
        </w:rPr>
        <w:drawing>
          <wp:inline distT="0" distB="0" distL="0" distR="0" wp14:anchorId="0956E258" wp14:editId="65361199">
            <wp:extent cx="3467100" cy="7334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C5E" w14:textId="77777777" w:rsidR="00F83030" w:rsidRDefault="00F83030" w:rsidP="00F83030">
      <w:pPr>
        <w:pStyle w:val="3"/>
      </w:pPr>
      <w:bookmarkStart w:id="20869" w:name="_Toc533537461"/>
      <w:bookmarkStart w:id="20870" w:name="_Toc533621575"/>
      <w:r>
        <w:rPr>
          <w:rFonts w:hint="eastAsia"/>
        </w:rPr>
        <w:lastRenderedPageBreak/>
        <w:t>3.3.26</w:t>
      </w:r>
      <w:r>
        <w:t xml:space="preserve"> </w:t>
      </w:r>
      <w:r w:rsidRPr="004C2DA2">
        <w:t>bbs</w:t>
      </w:r>
      <w:proofErr w:type="gramStart"/>
      <w:r w:rsidRPr="004C2DA2">
        <w:t>删</w:t>
      </w:r>
      <w:proofErr w:type="gramEnd"/>
      <w:r w:rsidRPr="004C2DA2">
        <w:t>帖</w:t>
      </w:r>
      <w:bookmarkEnd w:id="20869"/>
      <w:bookmarkEnd w:id="20870"/>
    </w:p>
    <w:p w14:paraId="44BE7B28" w14:textId="77777777" w:rsidR="00F83030" w:rsidRPr="004C2DA2" w:rsidRDefault="00F83030" w:rsidP="00F83030">
      <w:r>
        <w:rPr>
          <w:noProof/>
        </w:rPr>
        <w:drawing>
          <wp:inline distT="0" distB="0" distL="0" distR="0" wp14:anchorId="664E0D4C" wp14:editId="5B60F9F8">
            <wp:extent cx="1933575" cy="47720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94C8" w14:textId="77777777" w:rsidR="00F83030" w:rsidRDefault="00F83030" w:rsidP="00F83030">
      <w:pPr>
        <w:pStyle w:val="3"/>
      </w:pPr>
      <w:bookmarkStart w:id="20871" w:name="_Toc533537462"/>
      <w:bookmarkStart w:id="20872" w:name="_Toc533621576"/>
      <w:r>
        <w:rPr>
          <w:rFonts w:hint="eastAsia"/>
        </w:rPr>
        <w:lastRenderedPageBreak/>
        <w:t>3.3.27</w:t>
      </w:r>
      <w:r>
        <w:t xml:space="preserve"> </w:t>
      </w:r>
      <w:r>
        <w:rPr>
          <w:rFonts w:hint="eastAsia"/>
        </w:rPr>
        <w:t>bbs</w:t>
      </w:r>
      <w:r w:rsidRPr="004C2DA2">
        <w:rPr>
          <w:rFonts w:hint="eastAsia"/>
        </w:rPr>
        <w:t>回复帖子</w:t>
      </w:r>
      <w:bookmarkEnd w:id="20871"/>
      <w:bookmarkEnd w:id="20872"/>
    </w:p>
    <w:p w14:paraId="1E63A209" w14:textId="77777777" w:rsidR="00F83030" w:rsidRPr="004C2DA2" w:rsidRDefault="00F83030" w:rsidP="00F83030">
      <w:r>
        <w:rPr>
          <w:noProof/>
        </w:rPr>
        <w:drawing>
          <wp:inline distT="0" distB="0" distL="0" distR="0" wp14:anchorId="3262855F" wp14:editId="08A36508">
            <wp:extent cx="1885950" cy="6334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03E4" w14:textId="77777777" w:rsidR="00F83030" w:rsidRDefault="00F83030" w:rsidP="00F83030">
      <w:pPr>
        <w:pStyle w:val="3"/>
      </w:pPr>
      <w:bookmarkStart w:id="20873" w:name="_Toc533537463"/>
      <w:bookmarkStart w:id="20874" w:name="_Toc533621577"/>
      <w:r>
        <w:rPr>
          <w:rFonts w:hint="eastAsia"/>
        </w:rPr>
        <w:lastRenderedPageBreak/>
        <w:t>3.3.28</w:t>
      </w:r>
      <w:r>
        <w:t xml:space="preserve"> bbs</w:t>
      </w:r>
      <w:r w:rsidRPr="004C2DA2">
        <w:rPr>
          <w:rFonts w:hint="eastAsia"/>
        </w:rPr>
        <w:t>查看回复</w:t>
      </w:r>
      <w:bookmarkEnd w:id="20873"/>
      <w:bookmarkEnd w:id="20874"/>
    </w:p>
    <w:p w14:paraId="523E2CC0" w14:textId="77777777" w:rsidR="00F83030" w:rsidRPr="004C2DA2" w:rsidRDefault="00F83030" w:rsidP="00F83030">
      <w:r>
        <w:rPr>
          <w:noProof/>
        </w:rPr>
        <w:drawing>
          <wp:inline distT="0" distB="0" distL="0" distR="0" wp14:anchorId="7F679D5F" wp14:editId="450D51ED">
            <wp:extent cx="1981200" cy="40671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362" w14:textId="77777777" w:rsidR="00F83030" w:rsidRDefault="00F83030" w:rsidP="00F83030">
      <w:pPr>
        <w:pStyle w:val="3"/>
      </w:pPr>
      <w:bookmarkStart w:id="20875" w:name="_Toc533537464"/>
      <w:bookmarkStart w:id="20876" w:name="_Toc533621578"/>
      <w:r>
        <w:rPr>
          <w:rFonts w:hint="eastAsia"/>
        </w:rPr>
        <w:lastRenderedPageBreak/>
        <w:t>3.3.29</w:t>
      </w:r>
      <w:r w:rsidRPr="004C2DA2">
        <w:rPr>
          <w:rFonts w:hint="eastAsia"/>
        </w:rPr>
        <w:t>发邮件</w:t>
      </w:r>
      <w:bookmarkEnd w:id="20875"/>
      <w:bookmarkEnd w:id="20876"/>
    </w:p>
    <w:p w14:paraId="7553B413" w14:textId="77777777" w:rsidR="00F83030" w:rsidRPr="004C2DA2" w:rsidRDefault="00F83030" w:rsidP="00F83030">
      <w:r>
        <w:rPr>
          <w:noProof/>
        </w:rPr>
        <w:drawing>
          <wp:inline distT="0" distB="0" distL="0" distR="0" wp14:anchorId="2B0CDA39" wp14:editId="271C907B">
            <wp:extent cx="2019300" cy="4943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610" w14:textId="77777777" w:rsidR="00F83030" w:rsidRDefault="00F83030" w:rsidP="00F83030">
      <w:pPr>
        <w:pStyle w:val="3"/>
      </w:pPr>
      <w:bookmarkStart w:id="20877" w:name="_Toc533537465"/>
      <w:bookmarkStart w:id="20878" w:name="_Toc533621579"/>
      <w:r>
        <w:rPr>
          <w:rFonts w:hint="eastAsia"/>
        </w:rPr>
        <w:lastRenderedPageBreak/>
        <w:t>3.3.30</w:t>
      </w:r>
      <w:r w:rsidRPr="004C2DA2">
        <w:rPr>
          <w:rFonts w:hint="eastAsia"/>
        </w:rPr>
        <w:t>查看邮件</w:t>
      </w:r>
      <w:bookmarkEnd w:id="20877"/>
      <w:bookmarkEnd w:id="20878"/>
    </w:p>
    <w:p w14:paraId="7F96D2B5" w14:textId="77777777" w:rsidR="00F83030" w:rsidRPr="004C2DA2" w:rsidRDefault="00F83030" w:rsidP="00F83030">
      <w:r>
        <w:rPr>
          <w:noProof/>
        </w:rPr>
        <w:drawing>
          <wp:inline distT="0" distB="0" distL="0" distR="0" wp14:anchorId="0DDF7503" wp14:editId="50989BA7">
            <wp:extent cx="1895475" cy="50958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7438" w14:textId="77777777" w:rsidR="00F83030" w:rsidRDefault="00F83030" w:rsidP="00F83030">
      <w:pPr>
        <w:pStyle w:val="3"/>
      </w:pPr>
      <w:bookmarkStart w:id="20879" w:name="_Toc533537466"/>
      <w:bookmarkStart w:id="20880" w:name="_Toc533621580"/>
      <w:r>
        <w:rPr>
          <w:rFonts w:hint="eastAsia"/>
        </w:rPr>
        <w:lastRenderedPageBreak/>
        <w:t>3</w:t>
      </w:r>
      <w:r>
        <w:t>.3.31</w:t>
      </w:r>
      <w:r w:rsidRPr="004C2DA2">
        <w:rPr>
          <w:rFonts w:hint="eastAsia"/>
        </w:rPr>
        <w:t>删除邮件</w:t>
      </w:r>
      <w:bookmarkEnd w:id="20879"/>
      <w:bookmarkEnd w:id="20880"/>
    </w:p>
    <w:p w14:paraId="235D7BF6" w14:textId="77777777" w:rsidR="00F83030" w:rsidRPr="004C2DA2" w:rsidRDefault="00F83030" w:rsidP="00F83030">
      <w:r>
        <w:rPr>
          <w:noProof/>
        </w:rPr>
        <w:drawing>
          <wp:inline distT="0" distB="0" distL="0" distR="0" wp14:anchorId="09982BEA" wp14:editId="2DD9661C">
            <wp:extent cx="1695450" cy="5429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4A42" w14:textId="77777777" w:rsidR="00F83030" w:rsidRDefault="00F83030" w:rsidP="00F83030">
      <w:pPr>
        <w:pStyle w:val="3"/>
      </w:pPr>
      <w:bookmarkStart w:id="20881" w:name="_Toc533537467"/>
      <w:bookmarkStart w:id="20882" w:name="_Toc533621581"/>
      <w:r>
        <w:rPr>
          <w:rFonts w:hint="eastAsia"/>
        </w:rPr>
        <w:lastRenderedPageBreak/>
        <w:t>3</w:t>
      </w:r>
      <w:r>
        <w:t>.3.32</w:t>
      </w:r>
      <w:r w:rsidRPr="004C2DA2">
        <w:rPr>
          <w:rFonts w:hint="eastAsia"/>
        </w:rPr>
        <w:t>回复邮件</w:t>
      </w:r>
      <w:bookmarkEnd w:id="20881"/>
      <w:bookmarkEnd w:id="20882"/>
    </w:p>
    <w:p w14:paraId="6652A12A" w14:textId="77777777" w:rsidR="00F83030" w:rsidRPr="004C2DA2" w:rsidRDefault="00F83030" w:rsidP="00F83030">
      <w:r>
        <w:rPr>
          <w:noProof/>
        </w:rPr>
        <w:drawing>
          <wp:inline distT="0" distB="0" distL="0" distR="0" wp14:anchorId="082EF932" wp14:editId="0D1AAF69">
            <wp:extent cx="1400175" cy="75819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A446" w14:textId="77777777" w:rsidR="00F83030" w:rsidRPr="00A81458" w:rsidRDefault="00F83030" w:rsidP="00F83030"/>
    <w:p w14:paraId="35DE504C" w14:textId="4AA6FBA0" w:rsidR="0040689B" w:rsidRDefault="00AD0064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0883" w:name="_Toc533621582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界面原型</w:t>
      </w:r>
      <w:bookmarkEnd w:id="20883"/>
    </w:p>
    <w:p w14:paraId="61EAF31F" w14:textId="77777777" w:rsidR="00AD0064" w:rsidRDefault="00AD0064" w:rsidP="00AD0064">
      <w:pPr>
        <w:pStyle w:val="3"/>
      </w:pPr>
      <w:bookmarkStart w:id="20884" w:name="_Toc533537488"/>
      <w:bookmarkStart w:id="20885" w:name="_Toc533621583"/>
      <w:r>
        <w:rPr>
          <w:rFonts w:hint="eastAsia"/>
        </w:rPr>
        <w:t>首页</w:t>
      </w:r>
      <w:bookmarkEnd w:id="20884"/>
      <w:bookmarkEnd w:id="20885"/>
    </w:p>
    <w:p w14:paraId="0D7DC834" w14:textId="77777777" w:rsidR="00AD0064" w:rsidRPr="00A41781" w:rsidRDefault="00AD0064" w:rsidP="00AD0064"/>
    <w:p w14:paraId="2D76217F" w14:textId="77777777" w:rsidR="00AD0064" w:rsidRDefault="00AD0064" w:rsidP="00AD0064">
      <w:pPr>
        <w:rPr>
          <w:rFonts w:ascii="Times New Roman" w:eastAsia="黑体"/>
          <w:sz w:val="28"/>
          <w:szCs w:val="20"/>
        </w:rPr>
      </w:pPr>
      <w:r w:rsidRPr="00FB6CBA">
        <w:rPr>
          <w:noProof/>
        </w:rPr>
        <w:lastRenderedPageBreak/>
        <w:drawing>
          <wp:inline distT="0" distB="0" distL="0" distR="0" wp14:anchorId="3ECFDCAF" wp14:editId="4751F5AC">
            <wp:extent cx="5274310" cy="7381240"/>
            <wp:effectExtent l="0" t="0" r="2540" b="0"/>
            <wp:docPr id="77" name="图片 77" descr="C:\Users\YUKUN\AppData\Local\Temp\1545741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KUN\AppData\Local\Temp\1545741486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DE3A" w14:textId="77777777" w:rsidR="00AD0064" w:rsidRDefault="00AD0064" w:rsidP="00AD0064">
      <w:r w:rsidRPr="00FB6CBA">
        <w:rPr>
          <w:noProof/>
        </w:rPr>
        <w:lastRenderedPageBreak/>
        <w:drawing>
          <wp:inline distT="0" distB="0" distL="0" distR="0" wp14:anchorId="2E4AA7FE" wp14:editId="011B9351">
            <wp:extent cx="5274310" cy="7339965"/>
            <wp:effectExtent l="0" t="0" r="2540" b="0"/>
            <wp:docPr id="78" name="图片 78" descr="C:\Users\YUKUN\AppData\Local\Temp\1545741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KUN\AppData\Local\Temp\1545741530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2FC9" w14:textId="77777777" w:rsidR="00AD0064" w:rsidRDefault="00AD0064" w:rsidP="00AD0064">
      <w:r w:rsidRPr="00FB6CBA">
        <w:rPr>
          <w:noProof/>
        </w:rPr>
        <w:lastRenderedPageBreak/>
        <w:drawing>
          <wp:inline distT="0" distB="0" distL="0" distR="0" wp14:anchorId="19EF4E50" wp14:editId="0C9C1C46">
            <wp:extent cx="5274310" cy="7101840"/>
            <wp:effectExtent l="0" t="0" r="2540" b="3810"/>
            <wp:docPr id="79" name="图片 79" descr="C:\Users\YUKUN\AppData\Local\Temp\15457415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KUN\AppData\Local\Temp\1545741592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E42" w14:textId="77777777" w:rsidR="00AD0064" w:rsidRDefault="00AD0064" w:rsidP="00AD0064">
      <w:pPr>
        <w:pStyle w:val="3"/>
      </w:pPr>
      <w:bookmarkStart w:id="20886" w:name="_Toc533537489"/>
      <w:bookmarkStart w:id="20887" w:name="_Toc533621584"/>
      <w:r>
        <w:rPr>
          <w:rFonts w:hint="eastAsia"/>
        </w:rPr>
        <w:lastRenderedPageBreak/>
        <w:t>功能</w:t>
      </w:r>
      <w:bookmarkEnd w:id="20886"/>
      <w:bookmarkEnd w:id="20887"/>
    </w:p>
    <w:p w14:paraId="6322C474" w14:textId="77777777" w:rsidR="00AD0064" w:rsidRPr="002A4F94" w:rsidRDefault="00AD0064" w:rsidP="00AD0064">
      <w:r w:rsidRPr="002A4F94">
        <w:rPr>
          <w:noProof/>
        </w:rPr>
        <w:drawing>
          <wp:inline distT="0" distB="0" distL="0" distR="0" wp14:anchorId="5BF553CD" wp14:editId="6D9CC1AA">
            <wp:extent cx="5274310" cy="7232650"/>
            <wp:effectExtent l="0" t="0" r="2540" b="6350"/>
            <wp:docPr id="80" name="图片 80" descr="C:\Users\YUKUN\AppData\Local\Temp\1545742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KUN\AppData\Local\Temp\1545742636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851C" w14:textId="77777777" w:rsidR="00AD0064" w:rsidRDefault="00AD0064" w:rsidP="00AD0064">
      <w:pPr>
        <w:pStyle w:val="3"/>
      </w:pPr>
      <w:bookmarkStart w:id="20888" w:name="_Toc533537490"/>
      <w:bookmarkStart w:id="20889" w:name="_Toc533621585"/>
      <w:r>
        <w:rPr>
          <w:rFonts w:hint="eastAsia"/>
        </w:rPr>
        <w:lastRenderedPageBreak/>
        <w:t>管理员</w:t>
      </w:r>
      <w:bookmarkEnd w:id="20888"/>
      <w:bookmarkEnd w:id="20889"/>
    </w:p>
    <w:p w14:paraId="321A5D63" w14:textId="77777777" w:rsidR="00AD0064" w:rsidRDefault="00AD0064" w:rsidP="00AD0064">
      <w:r w:rsidRPr="002A4F94">
        <w:rPr>
          <w:noProof/>
        </w:rPr>
        <w:drawing>
          <wp:inline distT="0" distB="0" distL="0" distR="0" wp14:anchorId="31BE855A" wp14:editId="750EAB6D">
            <wp:extent cx="5274310" cy="3850640"/>
            <wp:effectExtent l="0" t="0" r="2540" b="0"/>
            <wp:docPr id="81" name="图片 81" descr="C:\Users\YUKUN\AppData\Local\Temp\15457426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KUN\AppData\Local\Temp\1545742671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6D1E" w14:textId="77777777" w:rsidR="00AD0064" w:rsidRPr="002A4F94" w:rsidRDefault="00AD0064" w:rsidP="00AD0064">
      <w:r w:rsidRPr="002A4F94">
        <w:rPr>
          <w:noProof/>
        </w:rPr>
        <w:drawing>
          <wp:inline distT="0" distB="0" distL="0" distR="0" wp14:anchorId="4ED37DB7" wp14:editId="228ABEE8">
            <wp:extent cx="5274310" cy="3729355"/>
            <wp:effectExtent l="0" t="0" r="2540" b="4445"/>
            <wp:docPr id="82" name="图片 82" descr="C:\Users\YUKUN\AppData\Local\Temp\15457427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KUN\AppData\Local\Temp\1545742713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7D85" w14:textId="77777777" w:rsidR="0040689B" w:rsidRPr="0040689B" w:rsidRDefault="0040689B" w:rsidP="0040689B"/>
    <w:p w14:paraId="7D27BCCE" w14:textId="45C715FB" w:rsidR="0040689B" w:rsidRDefault="00AD0064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0890" w:name="_Toc533621586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特殊需求</w:t>
      </w:r>
      <w:bookmarkEnd w:id="20890"/>
    </w:p>
    <w:p w14:paraId="01A31255" w14:textId="77777777" w:rsidR="00AD0064" w:rsidRPr="00AD0064" w:rsidRDefault="00AD0064" w:rsidP="00AD0064"/>
    <w:p w14:paraId="00D9B94C" w14:textId="73DECF64" w:rsidR="00AD0064" w:rsidRDefault="00AD0064" w:rsidP="00AD0064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0891" w:name="_Toc533621587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扩展点</w:t>
      </w:r>
      <w:bookmarkEnd w:id="20891"/>
    </w:p>
    <w:p w14:paraId="4C1A4852" w14:textId="77777777" w:rsidR="0040689B" w:rsidRPr="0040689B" w:rsidRDefault="0040689B" w:rsidP="0040689B"/>
    <w:sectPr w:rsidR="0040689B" w:rsidRPr="0040689B">
      <w:headerReference w:type="default" r:id="rId88"/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7DC68" w14:textId="77777777" w:rsidR="00EB70CE" w:rsidRDefault="00EB70CE" w:rsidP="0068112B">
      <w:pPr>
        <w:spacing w:line="240" w:lineRule="auto"/>
      </w:pPr>
      <w:r>
        <w:separator/>
      </w:r>
    </w:p>
  </w:endnote>
  <w:endnote w:type="continuationSeparator" w:id="0">
    <w:p w14:paraId="25A9DCC9" w14:textId="77777777" w:rsidR="00EB70CE" w:rsidRDefault="00EB70CE" w:rsidP="006811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8794085"/>
      <w:docPartObj>
        <w:docPartGallery w:val="Page Numbers (Bottom of Page)"/>
        <w:docPartUnique/>
      </w:docPartObj>
    </w:sdtPr>
    <w:sdtContent>
      <w:p w14:paraId="2EBAC6F3" w14:textId="17369BDE" w:rsidR="00AA3879" w:rsidRDefault="00AA387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BF3E83E" w14:textId="77777777" w:rsidR="00AA3879" w:rsidRDefault="00AA38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31201" w14:textId="77777777" w:rsidR="00EB70CE" w:rsidRDefault="00EB70CE" w:rsidP="0068112B">
      <w:pPr>
        <w:spacing w:line="240" w:lineRule="auto"/>
      </w:pPr>
      <w:r>
        <w:separator/>
      </w:r>
    </w:p>
  </w:footnote>
  <w:footnote w:type="continuationSeparator" w:id="0">
    <w:p w14:paraId="18F435C5" w14:textId="77777777" w:rsidR="00EB70CE" w:rsidRDefault="00EB70CE" w:rsidP="006811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74E1F" w14:textId="182C4093" w:rsidR="00AA3879" w:rsidRDefault="00AA3879" w:rsidP="0068112B">
    <w:r w:rsidRPr="005011E4">
      <w:rPr>
        <w:rFonts w:ascii="Times New Roman"/>
        <w:sz w:val="28"/>
      </w:rPr>
      <w:t>PRD2018-G1</w:t>
    </w:r>
    <w:r>
      <w:rPr>
        <w:rFonts w:ascii="Times New Roman"/>
        <w:sz w:val="28"/>
      </w:rPr>
      <w:t xml:space="preserve">                                             </w:t>
    </w:r>
    <w:r>
      <w:rPr>
        <w:noProof/>
        <w:sz w:val="28"/>
      </w:rPr>
      <w:drawing>
        <wp:inline distT="0" distB="0" distL="0" distR="0" wp14:anchorId="06E90CD3" wp14:editId="359D9DB8">
          <wp:extent cx="257175" cy="371475"/>
          <wp:effectExtent l="0" t="0" r="9525" b="9525"/>
          <wp:docPr id="4" name="图片 4" descr="说明: C:\Users\YUKUN\Desktop\未标题-2_看图王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说明: C:\Users\YUKUN\Desktop\未标题-2_看图王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1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16537"/>
    <w:multiLevelType w:val="hybridMultilevel"/>
    <w:tmpl w:val="81BA5452"/>
    <w:lvl w:ilvl="0" w:tplc="0409000F">
      <w:start w:val="1"/>
      <w:numFmt w:val="decimal"/>
      <w:lvlText w:val="%1."/>
      <w:lvlJc w:val="left"/>
      <w:pPr>
        <w:ind w:left="1554" w:hanging="420"/>
      </w:pPr>
    </w:lvl>
    <w:lvl w:ilvl="1" w:tplc="04090019">
      <w:start w:val="1"/>
      <w:numFmt w:val="lowerLetter"/>
      <w:lvlText w:val="%2)"/>
      <w:lvlJc w:val="left"/>
      <w:pPr>
        <w:ind w:left="1974" w:hanging="420"/>
      </w:pPr>
    </w:lvl>
    <w:lvl w:ilvl="2" w:tplc="0409001B">
      <w:start w:val="1"/>
      <w:numFmt w:val="lowerRoman"/>
      <w:lvlText w:val="%3."/>
      <w:lvlJc w:val="right"/>
      <w:pPr>
        <w:ind w:left="2394" w:hanging="420"/>
      </w:pPr>
    </w:lvl>
    <w:lvl w:ilvl="3" w:tplc="0409000F">
      <w:start w:val="1"/>
      <w:numFmt w:val="decimal"/>
      <w:lvlText w:val="%4."/>
      <w:lvlJc w:val="left"/>
      <w:pPr>
        <w:ind w:left="2814" w:hanging="420"/>
      </w:pPr>
    </w:lvl>
    <w:lvl w:ilvl="4" w:tplc="04090019">
      <w:start w:val="1"/>
      <w:numFmt w:val="lowerLetter"/>
      <w:lvlText w:val="%5)"/>
      <w:lvlJc w:val="left"/>
      <w:pPr>
        <w:ind w:left="3234" w:hanging="420"/>
      </w:pPr>
    </w:lvl>
    <w:lvl w:ilvl="5" w:tplc="0409001B">
      <w:start w:val="1"/>
      <w:numFmt w:val="lowerRoman"/>
      <w:lvlText w:val="%6."/>
      <w:lvlJc w:val="right"/>
      <w:pPr>
        <w:ind w:left="3654" w:hanging="420"/>
      </w:pPr>
    </w:lvl>
    <w:lvl w:ilvl="6" w:tplc="0409000F">
      <w:start w:val="1"/>
      <w:numFmt w:val="decimal"/>
      <w:lvlText w:val="%7."/>
      <w:lvlJc w:val="left"/>
      <w:pPr>
        <w:ind w:left="4074" w:hanging="420"/>
      </w:pPr>
    </w:lvl>
    <w:lvl w:ilvl="7" w:tplc="04090019">
      <w:start w:val="1"/>
      <w:numFmt w:val="lowerLetter"/>
      <w:lvlText w:val="%8)"/>
      <w:lvlJc w:val="left"/>
      <w:pPr>
        <w:ind w:left="4494" w:hanging="420"/>
      </w:pPr>
    </w:lvl>
    <w:lvl w:ilvl="8" w:tplc="0409001B">
      <w:start w:val="1"/>
      <w:numFmt w:val="lowerRoman"/>
      <w:lvlText w:val="%9."/>
      <w:lvlJc w:val="right"/>
      <w:pPr>
        <w:ind w:left="4914" w:hanging="420"/>
      </w:pPr>
    </w:lvl>
  </w:abstractNum>
  <w:abstractNum w:abstractNumId="1" w15:restartNumberingAfterBreak="0">
    <w:nsid w:val="007C5266"/>
    <w:multiLevelType w:val="hybridMultilevel"/>
    <w:tmpl w:val="A6F6BE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9F59F7"/>
    <w:multiLevelType w:val="hybridMultilevel"/>
    <w:tmpl w:val="774E8028"/>
    <w:lvl w:ilvl="0" w:tplc="AE4AE11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01A70BCE"/>
    <w:multiLevelType w:val="hybridMultilevel"/>
    <w:tmpl w:val="29CA7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5058C"/>
    <w:multiLevelType w:val="hybridMultilevel"/>
    <w:tmpl w:val="5CDA849E"/>
    <w:lvl w:ilvl="0" w:tplc="E8081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1FB32D9"/>
    <w:multiLevelType w:val="hybridMultilevel"/>
    <w:tmpl w:val="C9AA01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2AF2BAB"/>
    <w:multiLevelType w:val="hybridMultilevel"/>
    <w:tmpl w:val="DA36CFAE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2DE3122"/>
    <w:multiLevelType w:val="hybridMultilevel"/>
    <w:tmpl w:val="52AE58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3404C92"/>
    <w:multiLevelType w:val="hybridMultilevel"/>
    <w:tmpl w:val="93BAD0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74D4DDF"/>
    <w:multiLevelType w:val="hybridMultilevel"/>
    <w:tmpl w:val="68C600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7672F3F"/>
    <w:multiLevelType w:val="hybridMultilevel"/>
    <w:tmpl w:val="90B03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7E34D64"/>
    <w:multiLevelType w:val="hybridMultilevel"/>
    <w:tmpl w:val="71CAF056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8276A3F"/>
    <w:multiLevelType w:val="hybridMultilevel"/>
    <w:tmpl w:val="93B4C77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D72E97"/>
    <w:multiLevelType w:val="hybridMultilevel"/>
    <w:tmpl w:val="155262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B764CC5"/>
    <w:multiLevelType w:val="hybridMultilevel"/>
    <w:tmpl w:val="F0381F3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B7B0C44"/>
    <w:multiLevelType w:val="hybridMultilevel"/>
    <w:tmpl w:val="63204E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B8A5F16"/>
    <w:multiLevelType w:val="hybridMultilevel"/>
    <w:tmpl w:val="47F60EAE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D21C22"/>
    <w:multiLevelType w:val="hybridMultilevel"/>
    <w:tmpl w:val="E7924C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BFF66D3"/>
    <w:multiLevelType w:val="hybridMultilevel"/>
    <w:tmpl w:val="FDE4D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C80415E"/>
    <w:multiLevelType w:val="multilevel"/>
    <w:tmpl w:val="D32CED5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0" w15:restartNumberingAfterBreak="0">
    <w:nsid w:val="0CEA108E"/>
    <w:multiLevelType w:val="hybridMultilevel"/>
    <w:tmpl w:val="9DFE82EE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DBF7FB5"/>
    <w:multiLevelType w:val="hybridMultilevel"/>
    <w:tmpl w:val="4EC40D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E9472BB"/>
    <w:multiLevelType w:val="hybridMultilevel"/>
    <w:tmpl w:val="6CEA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0F4D1D5E"/>
    <w:multiLevelType w:val="hybridMultilevel"/>
    <w:tmpl w:val="CCB27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102301A"/>
    <w:multiLevelType w:val="hybridMultilevel"/>
    <w:tmpl w:val="4942E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11E7155"/>
    <w:multiLevelType w:val="hybridMultilevel"/>
    <w:tmpl w:val="21CCD5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1C26D41"/>
    <w:multiLevelType w:val="multilevel"/>
    <w:tmpl w:val="4D66BF82"/>
    <w:lvl w:ilvl="0">
      <w:start w:val="1"/>
      <w:numFmt w:val="decimal"/>
      <w:lvlText w:val="%1."/>
      <w:lvlJc w:val="left"/>
      <w:pPr>
        <w:ind w:left="420" w:hanging="420"/>
      </w:pPr>
    </w:lvl>
    <w:lvl w:ilvl="1">
      <w:numFmt w:val="decimal"/>
      <w:isLgl/>
      <w:lvlText w:val="%1.%2"/>
      <w:lvlJc w:val="left"/>
      <w:pPr>
        <w:ind w:left="420" w:hanging="42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1080" w:hanging="108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44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125B673D"/>
    <w:multiLevelType w:val="hybridMultilevel"/>
    <w:tmpl w:val="BA60A6B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28B21F3"/>
    <w:multiLevelType w:val="hybridMultilevel"/>
    <w:tmpl w:val="4526210C"/>
    <w:lvl w:ilvl="0" w:tplc="073E4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29B01AB"/>
    <w:multiLevelType w:val="multilevel"/>
    <w:tmpl w:val="91C6CB18"/>
    <w:lvl w:ilvl="0">
      <w:start w:val="1"/>
      <w:numFmt w:val="decimal"/>
      <w:lvlText w:val="%1."/>
      <w:lvlJc w:val="left"/>
      <w:pPr>
        <w:ind w:left="420" w:hanging="420"/>
      </w:pPr>
    </w:lvl>
    <w:lvl w:ilvl="1">
      <w:numFmt w:val="decimal"/>
      <w:isLgl/>
      <w:lvlText w:val="%1.%2"/>
      <w:lvlJc w:val="left"/>
      <w:pPr>
        <w:ind w:left="420" w:hanging="42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1080" w:hanging="108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44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30" w15:restartNumberingAfterBreak="0">
    <w:nsid w:val="13BD6A33"/>
    <w:multiLevelType w:val="hybridMultilevel"/>
    <w:tmpl w:val="C6B83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41347BB"/>
    <w:multiLevelType w:val="hybridMultilevel"/>
    <w:tmpl w:val="49FE2B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4A93CF2"/>
    <w:multiLevelType w:val="hybridMultilevel"/>
    <w:tmpl w:val="9D9AAB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15F630CD"/>
    <w:multiLevelType w:val="hybridMultilevel"/>
    <w:tmpl w:val="D72AF2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163D6857"/>
    <w:multiLevelType w:val="hybridMultilevel"/>
    <w:tmpl w:val="519C6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180525B7"/>
    <w:multiLevelType w:val="hybridMultilevel"/>
    <w:tmpl w:val="127EF3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19AD4291"/>
    <w:multiLevelType w:val="hybridMultilevel"/>
    <w:tmpl w:val="F690A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1B7D43A2"/>
    <w:multiLevelType w:val="hybridMultilevel"/>
    <w:tmpl w:val="CB029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1C5A510E"/>
    <w:multiLevelType w:val="hybridMultilevel"/>
    <w:tmpl w:val="11A4318E"/>
    <w:lvl w:ilvl="0" w:tplc="65B442A4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1D8F383D"/>
    <w:multiLevelType w:val="hybridMultilevel"/>
    <w:tmpl w:val="4B2A1C66"/>
    <w:lvl w:ilvl="0" w:tplc="495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1F9D01CA"/>
    <w:multiLevelType w:val="hybridMultilevel"/>
    <w:tmpl w:val="909427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1F9E159D"/>
    <w:multiLevelType w:val="hybridMultilevel"/>
    <w:tmpl w:val="B28C53C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033789F"/>
    <w:multiLevelType w:val="hybridMultilevel"/>
    <w:tmpl w:val="8ECA3F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0B153E6"/>
    <w:multiLevelType w:val="hybridMultilevel"/>
    <w:tmpl w:val="B2EA66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22362F74"/>
    <w:multiLevelType w:val="hybridMultilevel"/>
    <w:tmpl w:val="5D90CC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233B5017"/>
    <w:multiLevelType w:val="hybridMultilevel"/>
    <w:tmpl w:val="A15A8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24325267"/>
    <w:multiLevelType w:val="hybridMultilevel"/>
    <w:tmpl w:val="FBBCF3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24DF2A29"/>
    <w:multiLevelType w:val="hybridMultilevel"/>
    <w:tmpl w:val="288249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255C63E4"/>
    <w:multiLevelType w:val="hybridMultilevel"/>
    <w:tmpl w:val="C0A4DF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257943F0"/>
    <w:multiLevelType w:val="hybridMultilevel"/>
    <w:tmpl w:val="0078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26E67249"/>
    <w:multiLevelType w:val="hybridMultilevel"/>
    <w:tmpl w:val="345CF5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273F688B"/>
    <w:multiLevelType w:val="hybridMultilevel"/>
    <w:tmpl w:val="D47AC8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27867FE1"/>
    <w:multiLevelType w:val="hybridMultilevel"/>
    <w:tmpl w:val="5C0C94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281E460A"/>
    <w:multiLevelType w:val="hybridMultilevel"/>
    <w:tmpl w:val="47422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283E0980"/>
    <w:multiLevelType w:val="hybridMultilevel"/>
    <w:tmpl w:val="3E7C8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28F33C90"/>
    <w:multiLevelType w:val="hybridMultilevel"/>
    <w:tmpl w:val="20189AB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29210856"/>
    <w:multiLevelType w:val="hybridMultilevel"/>
    <w:tmpl w:val="F62A3B2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29223098"/>
    <w:multiLevelType w:val="hybridMultilevel"/>
    <w:tmpl w:val="D0447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295906AD"/>
    <w:multiLevelType w:val="hybridMultilevel"/>
    <w:tmpl w:val="88802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29AC7847"/>
    <w:multiLevelType w:val="hybridMultilevel"/>
    <w:tmpl w:val="0E90E8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29D20554"/>
    <w:multiLevelType w:val="hybridMultilevel"/>
    <w:tmpl w:val="4B0C7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2BD30232"/>
    <w:multiLevelType w:val="hybridMultilevel"/>
    <w:tmpl w:val="C95C5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2C0A3665"/>
    <w:multiLevelType w:val="hybridMultilevel"/>
    <w:tmpl w:val="F1141D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2C4333B2"/>
    <w:multiLevelType w:val="hybridMultilevel"/>
    <w:tmpl w:val="E7381098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2C740912"/>
    <w:multiLevelType w:val="hybridMultilevel"/>
    <w:tmpl w:val="87FEBE00"/>
    <w:lvl w:ilvl="0" w:tplc="750A7F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2C7E1C9F"/>
    <w:multiLevelType w:val="hybridMultilevel"/>
    <w:tmpl w:val="4790DD6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2CB5559C"/>
    <w:multiLevelType w:val="hybridMultilevel"/>
    <w:tmpl w:val="124AF6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2CD5212B"/>
    <w:multiLevelType w:val="hybridMultilevel"/>
    <w:tmpl w:val="D488DCA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2CD76799"/>
    <w:multiLevelType w:val="hybridMultilevel"/>
    <w:tmpl w:val="32D0B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2CDE6C47"/>
    <w:multiLevelType w:val="hybridMultilevel"/>
    <w:tmpl w:val="3C7CC8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2EBC1CDE"/>
    <w:multiLevelType w:val="hybridMultilevel"/>
    <w:tmpl w:val="71309DB6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2FEF243A"/>
    <w:multiLevelType w:val="hybridMultilevel"/>
    <w:tmpl w:val="EC8A28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30FE31F1"/>
    <w:multiLevelType w:val="hybridMultilevel"/>
    <w:tmpl w:val="5E2A06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31942B90"/>
    <w:multiLevelType w:val="hybridMultilevel"/>
    <w:tmpl w:val="ED9E69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31985873"/>
    <w:multiLevelType w:val="hybridMultilevel"/>
    <w:tmpl w:val="0BF40D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31AB253C"/>
    <w:multiLevelType w:val="hybridMultilevel"/>
    <w:tmpl w:val="36FE2A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320F1709"/>
    <w:multiLevelType w:val="hybridMultilevel"/>
    <w:tmpl w:val="C8E0B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322C7F1B"/>
    <w:multiLevelType w:val="hybridMultilevel"/>
    <w:tmpl w:val="E50822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32D66DB8"/>
    <w:multiLevelType w:val="hybridMultilevel"/>
    <w:tmpl w:val="161A57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32DF5AA3"/>
    <w:multiLevelType w:val="hybridMultilevel"/>
    <w:tmpl w:val="DEE82E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334A6CB4"/>
    <w:multiLevelType w:val="hybridMultilevel"/>
    <w:tmpl w:val="2368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34B36AA1"/>
    <w:multiLevelType w:val="multilevel"/>
    <w:tmpl w:val="F030254A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82" w15:restartNumberingAfterBreak="0">
    <w:nsid w:val="350D70E4"/>
    <w:multiLevelType w:val="hybridMultilevel"/>
    <w:tmpl w:val="499A27EE"/>
    <w:lvl w:ilvl="0" w:tplc="0592ED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355D69C0"/>
    <w:multiLevelType w:val="hybridMultilevel"/>
    <w:tmpl w:val="555AB2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361204CF"/>
    <w:multiLevelType w:val="hybridMultilevel"/>
    <w:tmpl w:val="283CEE5A"/>
    <w:lvl w:ilvl="0" w:tplc="6B122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36686EE5"/>
    <w:multiLevelType w:val="hybridMultilevel"/>
    <w:tmpl w:val="3F18E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38B661CB"/>
    <w:multiLevelType w:val="hybridMultilevel"/>
    <w:tmpl w:val="3C70EDCA"/>
    <w:lvl w:ilvl="0" w:tplc="4DC4C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38FB2946"/>
    <w:multiLevelType w:val="hybridMultilevel"/>
    <w:tmpl w:val="B4442D84"/>
    <w:lvl w:ilvl="0" w:tplc="CB7023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3A2A2CEF"/>
    <w:multiLevelType w:val="hybridMultilevel"/>
    <w:tmpl w:val="F71A3F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3A476EEE"/>
    <w:multiLevelType w:val="hybridMultilevel"/>
    <w:tmpl w:val="89A87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7408A5A">
      <w:start w:val="1"/>
      <w:numFmt w:val="decimal"/>
      <w:lvlText w:val="%2．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3BB67226"/>
    <w:multiLevelType w:val="hybridMultilevel"/>
    <w:tmpl w:val="7EFAA9E4"/>
    <w:lvl w:ilvl="0" w:tplc="9E7EC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3D6C0A36"/>
    <w:multiLevelType w:val="hybridMultilevel"/>
    <w:tmpl w:val="DC6CA5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3D71643A"/>
    <w:multiLevelType w:val="hybridMultilevel"/>
    <w:tmpl w:val="B6B6E3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3D7F6E8C"/>
    <w:multiLevelType w:val="hybridMultilevel"/>
    <w:tmpl w:val="A060F7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3D983093"/>
    <w:multiLevelType w:val="hybridMultilevel"/>
    <w:tmpl w:val="86A4B3D2"/>
    <w:lvl w:ilvl="0" w:tplc="0409000F">
      <w:start w:val="1"/>
      <w:numFmt w:val="decimal"/>
      <w:lvlText w:val="%1."/>
      <w:lvlJc w:val="left"/>
      <w:pPr>
        <w:ind w:left="792" w:hanging="420"/>
      </w:p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95" w15:restartNumberingAfterBreak="0">
    <w:nsid w:val="3E847BDC"/>
    <w:multiLevelType w:val="hybridMultilevel"/>
    <w:tmpl w:val="FD266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3EA4676C"/>
    <w:multiLevelType w:val="multilevel"/>
    <w:tmpl w:val="B97C4A9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97" w15:restartNumberingAfterBreak="0">
    <w:nsid w:val="3EDA7E8B"/>
    <w:multiLevelType w:val="hybridMultilevel"/>
    <w:tmpl w:val="00C83E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3F3E6F4E"/>
    <w:multiLevelType w:val="hybridMultilevel"/>
    <w:tmpl w:val="4DB220B2"/>
    <w:lvl w:ilvl="0" w:tplc="E29E69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4036260E"/>
    <w:multiLevelType w:val="hybridMultilevel"/>
    <w:tmpl w:val="62F84800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40885839"/>
    <w:multiLevelType w:val="hybridMultilevel"/>
    <w:tmpl w:val="4008F5E8"/>
    <w:lvl w:ilvl="0" w:tplc="E7CC1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408A2266"/>
    <w:multiLevelType w:val="hybridMultilevel"/>
    <w:tmpl w:val="94203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41355290"/>
    <w:multiLevelType w:val="hybridMultilevel"/>
    <w:tmpl w:val="E5AA41D8"/>
    <w:lvl w:ilvl="0" w:tplc="5E46F9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42836760"/>
    <w:multiLevelType w:val="hybridMultilevel"/>
    <w:tmpl w:val="F2B002A0"/>
    <w:lvl w:ilvl="0" w:tplc="63369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42865B0B"/>
    <w:multiLevelType w:val="hybridMultilevel"/>
    <w:tmpl w:val="FCEA5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43107318"/>
    <w:multiLevelType w:val="hybridMultilevel"/>
    <w:tmpl w:val="72743C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43246FEA"/>
    <w:multiLevelType w:val="hybridMultilevel"/>
    <w:tmpl w:val="53EE4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44441EFB"/>
    <w:multiLevelType w:val="hybridMultilevel"/>
    <w:tmpl w:val="7C46FE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449C621E"/>
    <w:multiLevelType w:val="hybridMultilevel"/>
    <w:tmpl w:val="B8B45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45B16BA0"/>
    <w:multiLevelType w:val="hybridMultilevel"/>
    <w:tmpl w:val="515CC92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46D23BFA"/>
    <w:multiLevelType w:val="hybridMultilevel"/>
    <w:tmpl w:val="63D8EA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46F3271E"/>
    <w:multiLevelType w:val="hybridMultilevel"/>
    <w:tmpl w:val="A7E0CDF6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47C74E21"/>
    <w:multiLevelType w:val="hybridMultilevel"/>
    <w:tmpl w:val="0E32EFD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47F376AD"/>
    <w:multiLevelType w:val="hybridMultilevel"/>
    <w:tmpl w:val="374CAF72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48245E54"/>
    <w:multiLevelType w:val="hybridMultilevel"/>
    <w:tmpl w:val="EA4023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48E11455"/>
    <w:multiLevelType w:val="hybridMultilevel"/>
    <w:tmpl w:val="52A4F1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49115FBF"/>
    <w:multiLevelType w:val="multilevel"/>
    <w:tmpl w:val="B3626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7" w15:restartNumberingAfterBreak="0">
    <w:nsid w:val="4A6B215D"/>
    <w:multiLevelType w:val="hybridMultilevel"/>
    <w:tmpl w:val="2974A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4A782335"/>
    <w:multiLevelType w:val="hybridMultilevel"/>
    <w:tmpl w:val="D8CCAE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4B8614F6"/>
    <w:multiLevelType w:val="hybridMultilevel"/>
    <w:tmpl w:val="C47C6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4BC74D5D"/>
    <w:multiLevelType w:val="multilevel"/>
    <w:tmpl w:val="3070BDEC"/>
    <w:lvl w:ilvl="0">
      <w:start w:val="1"/>
      <w:numFmt w:val="decimal"/>
      <w:lvlText w:val="%1.0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1" w15:restartNumberingAfterBreak="0">
    <w:nsid w:val="4BFE0537"/>
    <w:multiLevelType w:val="hybridMultilevel"/>
    <w:tmpl w:val="850EDA68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4C453695"/>
    <w:multiLevelType w:val="hybridMultilevel"/>
    <w:tmpl w:val="5ECC1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4D25467B"/>
    <w:multiLevelType w:val="hybridMultilevel"/>
    <w:tmpl w:val="64BE6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4D4F25B3"/>
    <w:multiLevelType w:val="hybridMultilevel"/>
    <w:tmpl w:val="F864D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4E234FAA"/>
    <w:multiLevelType w:val="hybridMultilevel"/>
    <w:tmpl w:val="DB9C6C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4E3928E1"/>
    <w:multiLevelType w:val="hybridMultilevel"/>
    <w:tmpl w:val="C7D839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4E5021E0"/>
    <w:multiLevelType w:val="hybridMultilevel"/>
    <w:tmpl w:val="818A2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4E792D6D"/>
    <w:multiLevelType w:val="hybridMultilevel"/>
    <w:tmpl w:val="D9029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4EA01BEF"/>
    <w:multiLevelType w:val="hybridMultilevel"/>
    <w:tmpl w:val="C5AAC2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4EE74972"/>
    <w:multiLevelType w:val="hybridMultilevel"/>
    <w:tmpl w:val="B2920C0A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4FA24590"/>
    <w:multiLevelType w:val="hybridMultilevel"/>
    <w:tmpl w:val="E160CA60"/>
    <w:lvl w:ilvl="0" w:tplc="9F900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4FF23193"/>
    <w:multiLevelType w:val="hybridMultilevel"/>
    <w:tmpl w:val="3008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5004652A"/>
    <w:multiLevelType w:val="hybridMultilevel"/>
    <w:tmpl w:val="861A3A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51003B1C"/>
    <w:multiLevelType w:val="hybridMultilevel"/>
    <w:tmpl w:val="BCACA6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51545A8C"/>
    <w:multiLevelType w:val="multilevel"/>
    <w:tmpl w:val="F9748654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36" w15:restartNumberingAfterBreak="0">
    <w:nsid w:val="516E36B7"/>
    <w:multiLevelType w:val="multilevel"/>
    <w:tmpl w:val="86A878E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37" w15:restartNumberingAfterBreak="0">
    <w:nsid w:val="51A30FB3"/>
    <w:multiLevelType w:val="hybridMultilevel"/>
    <w:tmpl w:val="F91AE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51CF2604"/>
    <w:multiLevelType w:val="hybridMultilevel"/>
    <w:tmpl w:val="52A024EA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51E51295"/>
    <w:multiLevelType w:val="hybridMultilevel"/>
    <w:tmpl w:val="08A6445A"/>
    <w:lvl w:ilvl="0" w:tplc="96140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521D723B"/>
    <w:multiLevelType w:val="hybridMultilevel"/>
    <w:tmpl w:val="B2260F9C"/>
    <w:lvl w:ilvl="0" w:tplc="CFC42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524E3A44"/>
    <w:multiLevelType w:val="hybridMultilevel"/>
    <w:tmpl w:val="A684893A"/>
    <w:lvl w:ilvl="0" w:tplc="7DB27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52734E3F"/>
    <w:multiLevelType w:val="hybridMultilevel"/>
    <w:tmpl w:val="F33A82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52EE2B76"/>
    <w:multiLevelType w:val="hybridMultilevel"/>
    <w:tmpl w:val="06BE1A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53342956"/>
    <w:multiLevelType w:val="hybridMultilevel"/>
    <w:tmpl w:val="FDA2D8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53F11188"/>
    <w:multiLevelType w:val="hybridMultilevel"/>
    <w:tmpl w:val="A462B1EE"/>
    <w:lvl w:ilvl="0" w:tplc="0409000F">
      <w:start w:val="1"/>
      <w:numFmt w:val="decimal"/>
      <w:lvlText w:val="%1."/>
      <w:lvlJc w:val="left"/>
      <w:pPr>
        <w:ind w:left="3780" w:hanging="420"/>
      </w:pPr>
    </w:lvl>
    <w:lvl w:ilvl="1" w:tplc="04090019" w:tentative="1">
      <w:start w:val="1"/>
      <w:numFmt w:val="lowerLetter"/>
      <w:lvlText w:val="%2)"/>
      <w:lvlJc w:val="left"/>
      <w:pPr>
        <w:ind w:left="4200" w:hanging="420"/>
      </w:pPr>
    </w:lvl>
    <w:lvl w:ilvl="2" w:tplc="0409001B" w:tentative="1">
      <w:start w:val="1"/>
      <w:numFmt w:val="lowerRoman"/>
      <w:lvlText w:val="%3."/>
      <w:lvlJc w:val="right"/>
      <w:pPr>
        <w:ind w:left="4620" w:hanging="420"/>
      </w:pPr>
    </w:lvl>
    <w:lvl w:ilvl="3" w:tplc="0409000F" w:tentative="1">
      <w:start w:val="1"/>
      <w:numFmt w:val="decimal"/>
      <w:lvlText w:val="%4."/>
      <w:lvlJc w:val="left"/>
      <w:pPr>
        <w:ind w:left="5040" w:hanging="420"/>
      </w:pPr>
    </w:lvl>
    <w:lvl w:ilvl="4" w:tplc="04090019" w:tentative="1">
      <w:start w:val="1"/>
      <w:numFmt w:val="lowerLetter"/>
      <w:lvlText w:val="%5)"/>
      <w:lvlJc w:val="left"/>
      <w:pPr>
        <w:ind w:left="5460" w:hanging="420"/>
      </w:pPr>
    </w:lvl>
    <w:lvl w:ilvl="5" w:tplc="0409001B" w:tentative="1">
      <w:start w:val="1"/>
      <w:numFmt w:val="lowerRoman"/>
      <w:lvlText w:val="%6."/>
      <w:lvlJc w:val="right"/>
      <w:pPr>
        <w:ind w:left="5880" w:hanging="420"/>
      </w:pPr>
    </w:lvl>
    <w:lvl w:ilvl="6" w:tplc="0409000F" w:tentative="1">
      <w:start w:val="1"/>
      <w:numFmt w:val="decimal"/>
      <w:lvlText w:val="%7."/>
      <w:lvlJc w:val="left"/>
      <w:pPr>
        <w:ind w:left="6300" w:hanging="420"/>
      </w:pPr>
    </w:lvl>
    <w:lvl w:ilvl="7" w:tplc="04090019" w:tentative="1">
      <w:start w:val="1"/>
      <w:numFmt w:val="lowerLetter"/>
      <w:lvlText w:val="%8)"/>
      <w:lvlJc w:val="left"/>
      <w:pPr>
        <w:ind w:left="6720" w:hanging="420"/>
      </w:pPr>
    </w:lvl>
    <w:lvl w:ilvl="8" w:tplc="0409001B" w:tentative="1">
      <w:start w:val="1"/>
      <w:numFmt w:val="lowerRoman"/>
      <w:lvlText w:val="%9."/>
      <w:lvlJc w:val="right"/>
      <w:pPr>
        <w:ind w:left="7140" w:hanging="420"/>
      </w:pPr>
    </w:lvl>
  </w:abstractNum>
  <w:abstractNum w:abstractNumId="146" w15:restartNumberingAfterBreak="0">
    <w:nsid w:val="5718024C"/>
    <w:multiLevelType w:val="hybridMultilevel"/>
    <w:tmpl w:val="7AC8AA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" w15:restartNumberingAfterBreak="0">
    <w:nsid w:val="578A16DE"/>
    <w:multiLevelType w:val="hybridMultilevel"/>
    <w:tmpl w:val="E1CC0B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57A75F9F"/>
    <w:multiLevelType w:val="hybridMultilevel"/>
    <w:tmpl w:val="35601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57CE51A5"/>
    <w:multiLevelType w:val="hybridMultilevel"/>
    <w:tmpl w:val="CB40E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57FD3FC2"/>
    <w:multiLevelType w:val="hybridMultilevel"/>
    <w:tmpl w:val="754E96AA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584B0E02"/>
    <w:multiLevelType w:val="hybridMultilevel"/>
    <w:tmpl w:val="2F6465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587703C0"/>
    <w:multiLevelType w:val="hybridMultilevel"/>
    <w:tmpl w:val="330847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58964E65"/>
    <w:multiLevelType w:val="hybridMultilevel"/>
    <w:tmpl w:val="9D52FB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58AF70BE"/>
    <w:multiLevelType w:val="hybridMultilevel"/>
    <w:tmpl w:val="01463D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58EC1930"/>
    <w:multiLevelType w:val="hybridMultilevel"/>
    <w:tmpl w:val="1C8A2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5A727FE8"/>
    <w:multiLevelType w:val="hybridMultilevel"/>
    <w:tmpl w:val="543ACB78"/>
    <w:lvl w:ilvl="0" w:tplc="6F9AF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" w15:restartNumberingAfterBreak="0">
    <w:nsid w:val="5AEB4539"/>
    <w:multiLevelType w:val="hybridMultilevel"/>
    <w:tmpl w:val="CC20A0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5B2B46EA"/>
    <w:multiLevelType w:val="hybridMultilevel"/>
    <w:tmpl w:val="87AA2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9" w15:restartNumberingAfterBreak="0">
    <w:nsid w:val="5B616A50"/>
    <w:multiLevelType w:val="hybridMultilevel"/>
    <w:tmpl w:val="774E50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 w15:restartNumberingAfterBreak="0">
    <w:nsid w:val="5B8E0D75"/>
    <w:multiLevelType w:val="hybridMultilevel"/>
    <w:tmpl w:val="CA40868A"/>
    <w:lvl w:ilvl="0" w:tplc="C2248C44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 w15:restartNumberingAfterBreak="0">
    <w:nsid w:val="5F3D7F33"/>
    <w:multiLevelType w:val="hybridMultilevel"/>
    <w:tmpl w:val="5686CC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 w15:restartNumberingAfterBreak="0">
    <w:nsid w:val="5FC31243"/>
    <w:multiLevelType w:val="hybridMultilevel"/>
    <w:tmpl w:val="91A4A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3" w15:restartNumberingAfterBreak="0">
    <w:nsid w:val="5FD52ECA"/>
    <w:multiLevelType w:val="hybridMultilevel"/>
    <w:tmpl w:val="57E0BF84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" w15:restartNumberingAfterBreak="0">
    <w:nsid w:val="61653C69"/>
    <w:multiLevelType w:val="hybridMultilevel"/>
    <w:tmpl w:val="A112A8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5" w15:restartNumberingAfterBreak="0">
    <w:nsid w:val="61D16908"/>
    <w:multiLevelType w:val="hybridMultilevel"/>
    <w:tmpl w:val="5614A8EE"/>
    <w:lvl w:ilvl="0" w:tplc="0592ED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6" w15:restartNumberingAfterBreak="0">
    <w:nsid w:val="62BF15F6"/>
    <w:multiLevelType w:val="hybridMultilevel"/>
    <w:tmpl w:val="47027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7" w15:restartNumberingAfterBreak="0">
    <w:nsid w:val="639757B4"/>
    <w:multiLevelType w:val="hybridMultilevel"/>
    <w:tmpl w:val="CDEECB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 w15:restartNumberingAfterBreak="0">
    <w:nsid w:val="641E13CC"/>
    <w:multiLevelType w:val="hybridMultilevel"/>
    <w:tmpl w:val="51129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" w15:restartNumberingAfterBreak="0">
    <w:nsid w:val="647B191A"/>
    <w:multiLevelType w:val="hybridMultilevel"/>
    <w:tmpl w:val="48AA1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0" w15:restartNumberingAfterBreak="0">
    <w:nsid w:val="649D3221"/>
    <w:multiLevelType w:val="hybridMultilevel"/>
    <w:tmpl w:val="B77464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1" w15:restartNumberingAfterBreak="0">
    <w:nsid w:val="65AB19E2"/>
    <w:multiLevelType w:val="hybridMultilevel"/>
    <w:tmpl w:val="4300D1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" w15:restartNumberingAfterBreak="0">
    <w:nsid w:val="66407959"/>
    <w:multiLevelType w:val="hybridMultilevel"/>
    <w:tmpl w:val="5EBCC35C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3" w15:restartNumberingAfterBreak="0">
    <w:nsid w:val="67D70169"/>
    <w:multiLevelType w:val="hybridMultilevel"/>
    <w:tmpl w:val="7EE6A5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" w15:restartNumberingAfterBreak="0">
    <w:nsid w:val="68671571"/>
    <w:multiLevelType w:val="hybridMultilevel"/>
    <w:tmpl w:val="744E4D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5" w15:restartNumberingAfterBreak="0">
    <w:nsid w:val="68723C3B"/>
    <w:multiLevelType w:val="hybridMultilevel"/>
    <w:tmpl w:val="DB90E2F8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6" w15:restartNumberingAfterBreak="0">
    <w:nsid w:val="6A3E184F"/>
    <w:multiLevelType w:val="hybridMultilevel"/>
    <w:tmpl w:val="AE7C3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 w15:restartNumberingAfterBreak="0">
    <w:nsid w:val="6B0B4D10"/>
    <w:multiLevelType w:val="hybridMultilevel"/>
    <w:tmpl w:val="61B85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8" w15:restartNumberingAfterBreak="0">
    <w:nsid w:val="6B347AC7"/>
    <w:multiLevelType w:val="hybridMultilevel"/>
    <w:tmpl w:val="065C68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9" w15:restartNumberingAfterBreak="0">
    <w:nsid w:val="6B5C7EDE"/>
    <w:multiLevelType w:val="multilevel"/>
    <w:tmpl w:val="13B6A0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0" w15:restartNumberingAfterBreak="0">
    <w:nsid w:val="6DE952EF"/>
    <w:multiLevelType w:val="hybridMultilevel"/>
    <w:tmpl w:val="BCD024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1" w15:restartNumberingAfterBreak="0">
    <w:nsid w:val="6E613F22"/>
    <w:multiLevelType w:val="hybridMultilevel"/>
    <w:tmpl w:val="8E3883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" w15:restartNumberingAfterBreak="0">
    <w:nsid w:val="6EC12F87"/>
    <w:multiLevelType w:val="hybridMultilevel"/>
    <w:tmpl w:val="64463628"/>
    <w:lvl w:ilvl="0" w:tplc="DEA05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8E8D5A">
      <w:start w:val="3"/>
      <w:numFmt w:val="decimal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3" w15:restartNumberingAfterBreak="0">
    <w:nsid w:val="6FA26BED"/>
    <w:multiLevelType w:val="hybridMultilevel"/>
    <w:tmpl w:val="5D04E0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4" w15:restartNumberingAfterBreak="0">
    <w:nsid w:val="6FAC5F07"/>
    <w:multiLevelType w:val="hybridMultilevel"/>
    <w:tmpl w:val="8E445904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5" w15:restartNumberingAfterBreak="0">
    <w:nsid w:val="700420C8"/>
    <w:multiLevelType w:val="hybridMultilevel"/>
    <w:tmpl w:val="87B8FE56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" w15:restartNumberingAfterBreak="0">
    <w:nsid w:val="71093D9F"/>
    <w:multiLevelType w:val="hybridMultilevel"/>
    <w:tmpl w:val="96D00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" w15:restartNumberingAfterBreak="0">
    <w:nsid w:val="712320B9"/>
    <w:multiLevelType w:val="hybridMultilevel"/>
    <w:tmpl w:val="5C28CD7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CD388534">
      <w:start w:val="1"/>
      <w:numFmt w:val="decimal"/>
      <w:lvlText w:val="%2."/>
      <w:lvlJc w:val="left"/>
      <w:pPr>
        <w:ind w:left="780" w:hanging="36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8" w15:restartNumberingAfterBreak="0">
    <w:nsid w:val="71B1546C"/>
    <w:multiLevelType w:val="hybridMultilevel"/>
    <w:tmpl w:val="0BC4B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" w15:restartNumberingAfterBreak="0">
    <w:nsid w:val="71F33E5F"/>
    <w:multiLevelType w:val="hybridMultilevel"/>
    <w:tmpl w:val="0B1C77E4"/>
    <w:lvl w:ilvl="0" w:tplc="0592ED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0" w15:restartNumberingAfterBreak="0">
    <w:nsid w:val="724A6078"/>
    <w:multiLevelType w:val="hybridMultilevel"/>
    <w:tmpl w:val="54AA7C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1" w15:restartNumberingAfterBreak="0">
    <w:nsid w:val="737F2138"/>
    <w:multiLevelType w:val="hybridMultilevel"/>
    <w:tmpl w:val="4C3CF9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" w15:restartNumberingAfterBreak="0">
    <w:nsid w:val="73A8533B"/>
    <w:multiLevelType w:val="hybridMultilevel"/>
    <w:tmpl w:val="FB465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3" w15:restartNumberingAfterBreak="0">
    <w:nsid w:val="73EA2824"/>
    <w:multiLevelType w:val="hybridMultilevel"/>
    <w:tmpl w:val="F57428A8"/>
    <w:lvl w:ilvl="0" w:tplc="653AEA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4" w15:restartNumberingAfterBreak="0">
    <w:nsid w:val="742E57C3"/>
    <w:multiLevelType w:val="hybridMultilevel"/>
    <w:tmpl w:val="504260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5" w15:restartNumberingAfterBreak="0">
    <w:nsid w:val="74872B4A"/>
    <w:multiLevelType w:val="hybridMultilevel"/>
    <w:tmpl w:val="F5E88E14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6" w15:restartNumberingAfterBreak="0">
    <w:nsid w:val="75482D91"/>
    <w:multiLevelType w:val="hybridMultilevel"/>
    <w:tmpl w:val="67B2ABD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7" w15:restartNumberingAfterBreak="0">
    <w:nsid w:val="756750C4"/>
    <w:multiLevelType w:val="hybridMultilevel"/>
    <w:tmpl w:val="7456845C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8" w15:restartNumberingAfterBreak="0">
    <w:nsid w:val="76A27F2D"/>
    <w:multiLevelType w:val="hybridMultilevel"/>
    <w:tmpl w:val="75BACCD6"/>
    <w:lvl w:ilvl="0" w:tplc="24D452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9" w15:restartNumberingAfterBreak="0">
    <w:nsid w:val="77763BFD"/>
    <w:multiLevelType w:val="hybridMultilevel"/>
    <w:tmpl w:val="3C723E36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00" w15:restartNumberingAfterBreak="0">
    <w:nsid w:val="77A12980"/>
    <w:multiLevelType w:val="hybridMultilevel"/>
    <w:tmpl w:val="BB8A0F0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01" w15:restartNumberingAfterBreak="0">
    <w:nsid w:val="77BF27C5"/>
    <w:multiLevelType w:val="hybridMultilevel"/>
    <w:tmpl w:val="E8C08D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2" w15:restartNumberingAfterBreak="0">
    <w:nsid w:val="77EC6761"/>
    <w:multiLevelType w:val="hybridMultilevel"/>
    <w:tmpl w:val="81365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3" w15:restartNumberingAfterBreak="0">
    <w:nsid w:val="78BD3D50"/>
    <w:multiLevelType w:val="multilevel"/>
    <w:tmpl w:val="F9748654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04" w15:restartNumberingAfterBreak="0">
    <w:nsid w:val="7922583E"/>
    <w:multiLevelType w:val="hybridMultilevel"/>
    <w:tmpl w:val="05921B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05" w15:restartNumberingAfterBreak="0">
    <w:nsid w:val="79481D02"/>
    <w:multiLevelType w:val="hybridMultilevel"/>
    <w:tmpl w:val="169842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06" w15:restartNumberingAfterBreak="0">
    <w:nsid w:val="79534922"/>
    <w:multiLevelType w:val="hybridMultilevel"/>
    <w:tmpl w:val="B45A6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" w15:restartNumberingAfterBreak="0">
    <w:nsid w:val="79EF22D6"/>
    <w:multiLevelType w:val="multilevel"/>
    <w:tmpl w:val="6B622BF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08" w15:restartNumberingAfterBreak="0">
    <w:nsid w:val="7B09524F"/>
    <w:multiLevelType w:val="hybridMultilevel"/>
    <w:tmpl w:val="E99819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9" w15:restartNumberingAfterBreak="0">
    <w:nsid w:val="7BEA0B0E"/>
    <w:multiLevelType w:val="hybridMultilevel"/>
    <w:tmpl w:val="73527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0" w15:restartNumberingAfterBreak="0">
    <w:nsid w:val="7C4B2F12"/>
    <w:multiLevelType w:val="hybridMultilevel"/>
    <w:tmpl w:val="20D04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1" w15:restartNumberingAfterBreak="0">
    <w:nsid w:val="7C5B7DDD"/>
    <w:multiLevelType w:val="hybridMultilevel"/>
    <w:tmpl w:val="BFB2A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2" w15:restartNumberingAfterBreak="0">
    <w:nsid w:val="7CD7297D"/>
    <w:multiLevelType w:val="hybridMultilevel"/>
    <w:tmpl w:val="984660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3" w15:restartNumberingAfterBreak="0">
    <w:nsid w:val="7DBB4344"/>
    <w:multiLevelType w:val="hybridMultilevel"/>
    <w:tmpl w:val="95903D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" w15:restartNumberingAfterBreak="0">
    <w:nsid w:val="7DDF1AC4"/>
    <w:multiLevelType w:val="hybridMultilevel"/>
    <w:tmpl w:val="03D8E1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5" w15:restartNumberingAfterBreak="0">
    <w:nsid w:val="7EC64232"/>
    <w:multiLevelType w:val="hybridMultilevel"/>
    <w:tmpl w:val="861E9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6" w15:restartNumberingAfterBreak="0">
    <w:nsid w:val="7F3E4BF9"/>
    <w:multiLevelType w:val="hybridMultilevel"/>
    <w:tmpl w:val="CE5A0466"/>
    <w:lvl w:ilvl="0" w:tplc="9F203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7" w15:restartNumberingAfterBreak="0">
    <w:nsid w:val="7F6523EF"/>
    <w:multiLevelType w:val="hybridMultilevel"/>
    <w:tmpl w:val="91C84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8" w15:restartNumberingAfterBreak="0">
    <w:nsid w:val="7F7B6EA9"/>
    <w:multiLevelType w:val="hybridMultilevel"/>
    <w:tmpl w:val="562C671E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9" w15:restartNumberingAfterBreak="0">
    <w:nsid w:val="7FA243F6"/>
    <w:multiLevelType w:val="hybridMultilevel"/>
    <w:tmpl w:val="F88460B4"/>
    <w:lvl w:ilvl="0" w:tplc="5D7608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0"/>
  </w:num>
  <w:num w:numId="2">
    <w:abstractNumId w:val="116"/>
  </w:num>
  <w:num w:numId="3">
    <w:abstractNumId w:val="71"/>
  </w:num>
  <w:num w:numId="4">
    <w:abstractNumId w:val="183"/>
  </w:num>
  <w:num w:numId="5">
    <w:abstractNumId w:val="216"/>
  </w:num>
  <w:num w:numId="6">
    <w:abstractNumId w:val="103"/>
  </w:num>
  <w:num w:numId="7">
    <w:abstractNumId w:val="198"/>
  </w:num>
  <w:num w:numId="8">
    <w:abstractNumId w:val="156"/>
  </w:num>
  <w:num w:numId="9">
    <w:abstractNumId w:val="64"/>
  </w:num>
  <w:num w:numId="10">
    <w:abstractNumId w:val="98"/>
  </w:num>
  <w:num w:numId="11">
    <w:abstractNumId w:val="193"/>
  </w:num>
  <w:num w:numId="12">
    <w:abstractNumId w:val="84"/>
  </w:num>
  <w:num w:numId="13">
    <w:abstractNumId w:val="87"/>
  </w:num>
  <w:num w:numId="14">
    <w:abstractNumId w:val="102"/>
  </w:num>
  <w:num w:numId="15">
    <w:abstractNumId w:val="90"/>
  </w:num>
  <w:num w:numId="16">
    <w:abstractNumId w:val="182"/>
  </w:num>
  <w:num w:numId="17">
    <w:abstractNumId w:val="141"/>
  </w:num>
  <w:num w:numId="18">
    <w:abstractNumId w:val="179"/>
  </w:num>
  <w:num w:numId="19">
    <w:abstractNumId w:val="219"/>
  </w:num>
  <w:num w:numId="20">
    <w:abstractNumId w:val="28"/>
  </w:num>
  <w:num w:numId="21">
    <w:abstractNumId w:val="131"/>
  </w:num>
  <w:num w:numId="22">
    <w:abstractNumId w:val="120"/>
  </w:num>
  <w:num w:numId="23">
    <w:abstractNumId w:val="19"/>
  </w:num>
  <w:num w:numId="24">
    <w:abstractNumId w:val="135"/>
  </w:num>
  <w:num w:numId="25">
    <w:abstractNumId w:val="207"/>
  </w:num>
  <w:num w:numId="26">
    <w:abstractNumId w:val="80"/>
  </w:num>
  <w:num w:numId="27">
    <w:abstractNumId w:val="203"/>
  </w:num>
  <w:num w:numId="28">
    <w:abstractNumId w:val="136"/>
  </w:num>
  <w:num w:numId="29">
    <w:abstractNumId w:val="81"/>
  </w:num>
  <w:num w:numId="30">
    <w:abstractNumId w:val="159"/>
  </w:num>
  <w:num w:numId="31">
    <w:abstractNumId w:val="96"/>
  </w:num>
  <w:num w:numId="32">
    <w:abstractNumId w:val="4"/>
  </w:num>
  <w:num w:numId="33">
    <w:abstractNumId w:val="100"/>
  </w:num>
  <w:num w:numId="34">
    <w:abstractNumId w:val="86"/>
  </w:num>
  <w:num w:numId="35">
    <w:abstractNumId w:val="2"/>
  </w:num>
  <w:num w:numId="36">
    <w:abstractNumId w:val="160"/>
  </w:num>
  <w:num w:numId="37">
    <w:abstractNumId w:val="38"/>
  </w:num>
  <w:num w:numId="38">
    <w:abstractNumId w:val="23"/>
  </w:num>
  <w:num w:numId="39">
    <w:abstractNumId w:val="161"/>
  </w:num>
  <w:num w:numId="40">
    <w:abstractNumId w:val="75"/>
  </w:num>
  <w:num w:numId="41">
    <w:abstractNumId w:val="77"/>
  </w:num>
  <w:num w:numId="42">
    <w:abstractNumId w:val="139"/>
  </w:num>
  <w:num w:numId="43">
    <w:abstractNumId w:val="39"/>
  </w:num>
  <w:num w:numId="44">
    <w:abstractNumId w:val="52"/>
  </w:num>
  <w:num w:numId="45">
    <w:abstractNumId w:val="169"/>
  </w:num>
  <w:num w:numId="46">
    <w:abstractNumId w:val="74"/>
  </w:num>
  <w:num w:numId="47">
    <w:abstractNumId w:val="21"/>
  </w:num>
  <w:num w:numId="48">
    <w:abstractNumId w:val="147"/>
  </w:num>
  <w:num w:numId="49">
    <w:abstractNumId w:val="142"/>
  </w:num>
  <w:num w:numId="50">
    <w:abstractNumId w:val="170"/>
  </w:num>
  <w:num w:numId="51">
    <w:abstractNumId w:val="97"/>
  </w:num>
  <w:num w:numId="52">
    <w:abstractNumId w:val="76"/>
  </w:num>
  <w:num w:numId="53">
    <w:abstractNumId w:val="104"/>
  </w:num>
  <w:num w:numId="54">
    <w:abstractNumId w:val="129"/>
  </w:num>
  <w:num w:numId="55">
    <w:abstractNumId w:val="178"/>
  </w:num>
  <w:num w:numId="56">
    <w:abstractNumId w:val="51"/>
  </w:num>
  <w:num w:numId="57">
    <w:abstractNumId w:val="61"/>
  </w:num>
  <w:num w:numId="58">
    <w:abstractNumId w:val="93"/>
  </w:num>
  <w:num w:numId="59">
    <w:abstractNumId w:val="132"/>
  </w:num>
  <w:num w:numId="60">
    <w:abstractNumId w:val="192"/>
  </w:num>
  <w:num w:numId="61">
    <w:abstractNumId w:val="105"/>
  </w:num>
  <w:num w:numId="62">
    <w:abstractNumId w:val="118"/>
  </w:num>
  <w:num w:numId="63">
    <w:abstractNumId w:val="37"/>
  </w:num>
  <w:num w:numId="64">
    <w:abstractNumId w:val="60"/>
  </w:num>
  <w:num w:numId="65">
    <w:abstractNumId w:val="125"/>
  </w:num>
  <w:num w:numId="66">
    <w:abstractNumId w:val="49"/>
  </w:num>
  <w:num w:numId="67">
    <w:abstractNumId w:val="211"/>
  </w:num>
  <w:num w:numId="68">
    <w:abstractNumId w:val="24"/>
  </w:num>
  <w:num w:numId="69">
    <w:abstractNumId w:val="210"/>
  </w:num>
  <w:num w:numId="70">
    <w:abstractNumId w:val="181"/>
  </w:num>
  <w:num w:numId="71">
    <w:abstractNumId w:val="53"/>
  </w:num>
  <w:num w:numId="72">
    <w:abstractNumId w:val="176"/>
  </w:num>
  <w:num w:numId="73">
    <w:abstractNumId w:val="148"/>
  </w:num>
  <w:num w:numId="74">
    <w:abstractNumId w:val="114"/>
  </w:num>
  <w:num w:numId="75">
    <w:abstractNumId w:val="50"/>
  </w:num>
  <w:num w:numId="76">
    <w:abstractNumId w:val="45"/>
  </w:num>
  <w:num w:numId="77">
    <w:abstractNumId w:val="89"/>
  </w:num>
  <w:num w:numId="78">
    <w:abstractNumId w:val="7"/>
  </w:num>
  <w:num w:numId="79">
    <w:abstractNumId w:val="201"/>
  </w:num>
  <w:num w:numId="80">
    <w:abstractNumId w:val="15"/>
  </w:num>
  <w:num w:numId="81">
    <w:abstractNumId w:val="47"/>
  </w:num>
  <w:num w:numId="82">
    <w:abstractNumId w:val="92"/>
  </w:num>
  <w:num w:numId="83">
    <w:abstractNumId w:val="94"/>
  </w:num>
  <w:num w:numId="84">
    <w:abstractNumId w:val="40"/>
  </w:num>
  <w:num w:numId="85">
    <w:abstractNumId w:val="157"/>
  </w:num>
  <w:num w:numId="86">
    <w:abstractNumId w:val="9"/>
  </w:num>
  <w:num w:numId="87">
    <w:abstractNumId w:val="54"/>
  </w:num>
  <w:num w:numId="88">
    <w:abstractNumId w:val="79"/>
  </w:num>
  <w:num w:numId="89">
    <w:abstractNumId w:val="123"/>
  </w:num>
  <w:num w:numId="90">
    <w:abstractNumId w:val="72"/>
  </w:num>
  <w:num w:numId="91">
    <w:abstractNumId w:val="149"/>
  </w:num>
  <w:num w:numId="92">
    <w:abstractNumId w:val="126"/>
  </w:num>
  <w:num w:numId="93">
    <w:abstractNumId w:val="42"/>
  </w:num>
  <w:num w:numId="94">
    <w:abstractNumId w:val="202"/>
  </w:num>
  <w:num w:numId="95">
    <w:abstractNumId w:val="110"/>
  </w:num>
  <w:num w:numId="96">
    <w:abstractNumId w:val="217"/>
  </w:num>
  <w:num w:numId="97">
    <w:abstractNumId w:val="31"/>
  </w:num>
  <w:num w:numId="98">
    <w:abstractNumId w:val="215"/>
  </w:num>
  <w:num w:numId="99">
    <w:abstractNumId w:val="35"/>
  </w:num>
  <w:num w:numId="100">
    <w:abstractNumId w:val="57"/>
  </w:num>
  <w:num w:numId="101">
    <w:abstractNumId w:val="107"/>
  </w:num>
  <w:num w:numId="102">
    <w:abstractNumId w:val="171"/>
  </w:num>
  <w:num w:numId="103">
    <w:abstractNumId w:val="137"/>
  </w:num>
  <w:num w:numId="104">
    <w:abstractNumId w:val="151"/>
  </w:num>
  <w:num w:numId="105">
    <w:abstractNumId w:val="208"/>
  </w:num>
  <w:num w:numId="106">
    <w:abstractNumId w:val="85"/>
  </w:num>
  <w:num w:numId="107">
    <w:abstractNumId w:val="167"/>
  </w:num>
  <w:num w:numId="108">
    <w:abstractNumId w:val="25"/>
  </w:num>
  <w:num w:numId="109">
    <w:abstractNumId w:val="168"/>
  </w:num>
  <w:num w:numId="110">
    <w:abstractNumId w:val="173"/>
  </w:num>
  <w:num w:numId="111">
    <w:abstractNumId w:val="1"/>
  </w:num>
  <w:num w:numId="112">
    <w:abstractNumId w:val="188"/>
  </w:num>
  <w:num w:numId="113">
    <w:abstractNumId w:val="186"/>
  </w:num>
  <w:num w:numId="114">
    <w:abstractNumId w:val="10"/>
  </w:num>
  <w:num w:numId="115">
    <w:abstractNumId w:val="122"/>
  </w:num>
  <w:num w:numId="116">
    <w:abstractNumId w:val="153"/>
  </w:num>
  <w:num w:numId="117">
    <w:abstractNumId w:val="32"/>
  </w:num>
  <w:num w:numId="118">
    <w:abstractNumId w:val="88"/>
  </w:num>
  <w:num w:numId="119">
    <w:abstractNumId w:val="191"/>
  </w:num>
  <w:num w:numId="120">
    <w:abstractNumId w:val="59"/>
  </w:num>
  <w:num w:numId="121">
    <w:abstractNumId w:val="91"/>
  </w:num>
  <w:num w:numId="122">
    <w:abstractNumId w:val="73"/>
  </w:num>
  <w:num w:numId="123">
    <w:abstractNumId w:val="58"/>
  </w:num>
  <w:num w:numId="124">
    <w:abstractNumId w:val="152"/>
  </w:num>
  <w:num w:numId="125">
    <w:abstractNumId w:val="143"/>
  </w:num>
  <w:num w:numId="126">
    <w:abstractNumId w:val="209"/>
  </w:num>
  <w:num w:numId="127">
    <w:abstractNumId w:val="22"/>
  </w:num>
  <w:num w:numId="128">
    <w:abstractNumId w:val="108"/>
  </w:num>
  <w:num w:numId="129">
    <w:abstractNumId w:val="48"/>
  </w:num>
  <w:num w:numId="130">
    <w:abstractNumId w:val="43"/>
  </w:num>
  <w:num w:numId="131">
    <w:abstractNumId w:val="119"/>
  </w:num>
  <w:num w:numId="132">
    <w:abstractNumId w:val="214"/>
  </w:num>
  <w:num w:numId="133">
    <w:abstractNumId w:val="106"/>
  </w:num>
  <w:num w:numId="134">
    <w:abstractNumId w:val="146"/>
  </w:num>
  <w:num w:numId="135">
    <w:abstractNumId w:val="46"/>
  </w:num>
  <w:num w:numId="136">
    <w:abstractNumId w:val="117"/>
  </w:num>
  <w:num w:numId="137">
    <w:abstractNumId w:val="30"/>
  </w:num>
  <w:num w:numId="138">
    <w:abstractNumId w:val="78"/>
  </w:num>
  <w:num w:numId="139">
    <w:abstractNumId w:val="213"/>
  </w:num>
  <w:num w:numId="140">
    <w:abstractNumId w:val="101"/>
  </w:num>
  <w:num w:numId="141">
    <w:abstractNumId w:val="154"/>
  </w:num>
  <w:num w:numId="142">
    <w:abstractNumId w:val="6"/>
  </w:num>
  <w:num w:numId="143">
    <w:abstractNumId w:val="99"/>
  </w:num>
  <w:num w:numId="144">
    <w:abstractNumId w:val="175"/>
  </w:num>
  <w:num w:numId="145">
    <w:abstractNumId w:val="11"/>
  </w:num>
  <w:num w:numId="146">
    <w:abstractNumId w:val="95"/>
  </w:num>
  <w:num w:numId="147">
    <w:abstractNumId w:val="33"/>
  </w:num>
  <w:num w:numId="148">
    <w:abstractNumId w:val="62"/>
  </w:num>
  <w:num w:numId="149">
    <w:abstractNumId w:val="8"/>
  </w:num>
  <w:num w:numId="150">
    <w:abstractNumId w:val="44"/>
  </w:num>
  <w:num w:numId="151">
    <w:abstractNumId w:val="128"/>
  </w:num>
  <w:num w:numId="152">
    <w:abstractNumId w:val="177"/>
  </w:num>
  <w:num w:numId="153">
    <w:abstractNumId w:val="145"/>
  </w:num>
  <w:num w:numId="154">
    <w:abstractNumId w:val="206"/>
  </w:num>
  <w:num w:numId="155">
    <w:abstractNumId w:val="180"/>
  </w:num>
  <w:num w:numId="156">
    <w:abstractNumId w:val="68"/>
  </w:num>
  <w:num w:numId="157">
    <w:abstractNumId w:val="5"/>
  </w:num>
  <w:num w:numId="158">
    <w:abstractNumId w:val="163"/>
  </w:num>
  <w:num w:numId="159">
    <w:abstractNumId w:val="185"/>
  </w:num>
  <w:num w:numId="160">
    <w:abstractNumId w:val="184"/>
  </w:num>
  <w:num w:numId="161">
    <w:abstractNumId w:val="130"/>
  </w:num>
  <w:num w:numId="162">
    <w:abstractNumId w:val="195"/>
  </w:num>
  <w:num w:numId="163">
    <w:abstractNumId w:val="113"/>
  </w:num>
  <w:num w:numId="164">
    <w:abstractNumId w:val="70"/>
  </w:num>
  <w:num w:numId="165">
    <w:abstractNumId w:val="134"/>
  </w:num>
  <w:num w:numId="166">
    <w:abstractNumId w:val="127"/>
  </w:num>
  <w:num w:numId="167">
    <w:abstractNumId w:val="1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>
    <w:abstractNumId w:val="1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166"/>
  </w:num>
  <w:num w:numId="174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>
    <w:abstractNumId w:val="115"/>
  </w:num>
  <w:num w:numId="176">
    <w:abstractNumId w:val="1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>
    <w:abstractNumId w:val="69"/>
  </w:num>
  <w:num w:numId="178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>
    <w:abstractNumId w:val="205"/>
  </w:num>
  <w:num w:numId="180">
    <w:abstractNumId w:val="20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9"/>
  </w:num>
  <w:num w:numId="182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66"/>
  </w:num>
  <w:num w:numId="184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83"/>
  </w:num>
  <w:num w:numId="186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>
    <w:abstractNumId w:val="174"/>
  </w:num>
  <w:num w:numId="188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">
    <w:abstractNumId w:val="194"/>
  </w:num>
  <w:num w:numId="191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2">
    <w:abstractNumId w:val="158"/>
  </w:num>
  <w:num w:numId="193">
    <w:abstractNumId w:val="1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">
    <w:abstractNumId w:val="36"/>
  </w:num>
  <w:num w:numId="1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">
    <w:abstractNumId w:val="212"/>
  </w:num>
  <w:num w:numId="197">
    <w:abstractNumId w:val="2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8">
    <w:abstractNumId w:val="204"/>
  </w:num>
  <w:num w:numId="199">
    <w:abstractNumId w:val="2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">
    <w:abstractNumId w:val="164"/>
  </w:num>
  <w:num w:numId="201">
    <w:abstractNumId w:val="1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">
    <w:abstractNumId w:val="34"/>
  </w:num>
  <w:num w:numId="20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1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">
    <w:abstractNumId w:val="144"/>
  </w:num>
  <w:num w:numId="206">
    <w:abstractNumId w:val="1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">
    <w:abstractNumId w:val="17"/>
  </w:num>
  <w:num w:numId="20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>
    <w:abstractNumId w:val="2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">
    <w:abstractNumId w:val="0"/>
  </w:num>
  <w:num w:numId="2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2">
    <w:abstractNumId w:val="26"/>
  </w:num>
  <w:num w:numId="213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">
    <w:abstractNumId w:val="190"/>
  </w:num>
  <w:num w:numId="215">
    <w:abstractNumId w:val="1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>
    <w:abstractNumId w:val="1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13"/>
  </w:num>
  <w:num w:numId="2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">
    <w:abstractNumId w:val="133"/>
  </w:num>
  <w:num w:numId="220">
    <w:abstractNumId w:val="1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18"/>
  </w:num>
  <w:num w:numId="2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3">
    <w:abstractNumId w:val="124"/>
  </w:num>
  <w:num w:numId="224">
    <w:abstractNumId w:val="1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">
    <w:abstractNumId w:val="3"/>
  </w:num>
  <w:num w:numId="2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7">
    <w:abstractNumId w:val="155"/>
  </w:num>
  <w:num w:numId="228">
    <w:abstractNumId w:val="1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">
    <w:abstractNumId w:val="162"/>
  </w:num>
  <w:num w:numId="230">
    <w:abstractNumId w:val="1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1">
    <w:abstractNumId w:val="82"/>
  </w:num>
  <w:num w:numId="232">
    <w:abstractNumId w:val="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3">
    <w:abstractNumId w:val="189"/>
  </w:num>
  <w:num w:numId="234">
    <w:abstractNumId w:val="1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5">
    <w:abstractNumId w:val="165"/>
  </w:num>
  <w:num w:numId="236">
    <w:abstractNumId w:val="1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7">
    <w:abstractNumId w:val="187"/>
  </w:num>
  <w:num w:numId="238">
    <w:abstractNumId w:val="1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">
    <w:abstractNumId w:val="20"/>
  </w:num>
  <w:num w:numId="2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1">
    <w:abstractNumId w:val="150"/>
  </w:num>
  <w:num w:numId="242">
    <w:abstractNumId w:val="1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111"/>
  </w:num>
  <w:num w:numId="244">
    <w:abstractNumId w:val="1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09"/>
  </w:num>
  <w:num w:numId="246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">
    <w:abstractNumId w:val="56"/>
  </w:num>
  <w:num w:numId="24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9">
    <w:abstractNumId w:val="121"/>
  </w:num>
  <w:num w:numId="250">
    <w:abstractNumId w:val="1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1">
    <w:abstractNumId w:val="12"/>
  </w:num>
  <w:num w:numId="2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3">
    <w:abstractNumId w:val="55"/>
  </w:num>
  <w:num w:numId="254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5">
    <w:abstractNumId w:val="138"/>
  </w:num>
  <w:num w:numId="256">
    <w:abstractNumId w:val="1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">
    <w:abstractNumId w:val="200"/>
  </w:num>
  <w:num w:numId="258">
    <w:abstractNumId w:val="20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9">
    <w:abstractNumId w:val="14"/>
  </w:num>
  <w:num w:numId="26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3">
    <w:abstractNumId w:val="1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">
    <w:abstractNumId w:val="19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5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">
    <w:abstractNumId w:val="1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7">
    <w:abstractNumId w:val="2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8">
    <w:abstractNumId w:val="1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">
    <w:abstractNumId w:val="2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0">
    <w:abstractNumId w:val="19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3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uanWen Chen">
    <w15:presenceInfo w15:providerId="Windows Live" w15:userId="051b836617ea7d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proofState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1A1C"/>
    <w:rsid w:val="000101DB"/>
    <w:rsid w:val="00020947"/>
    <w:rsid w:val="00021E50"/>
    <w:rsid w:val="00026A8D"/>
    <w:rsid w:val="00041354"/>
    <w:rsid w:val="00060CEE"/>
    <w:rsid w:val="00067746"/>
    <w:rsid w:val="00075181"/>
    <w:rsid w:val="00092C3C"/>
    <w:rsid w:val="000B309B"/>
    <w:rsid w:val="000D57EA"/>
    <w:rsid w:val="000E17AA"/>
    <w:rsid w:val="00101F7B"/>
    <w:rsid w:val="001561D1"/>
    <w:rsid w:val="001568B1"/>
    <w:rsid w:val="001E37F4"/>
    <w:rsid w:val="001F1848"/>
    <w:rsid w:val="001F6BFF"/>
    <w:rsid w:val="00207155"/>
    <w:rsid w:val="0021671F"/>
    <w:rsid w:val="00217829"/>
    <w:rsid w:val="00236CEF"/>
    <w:rsid w:val="0026582F"/>
    <w:rsid w:val="00265F99"/>
    <w:rsid w:val="002918DC"/>
    <w:rsid w:val="0029409F"/>
    <w:rsid w:val="002F3DAF"/>
    <w:rsid w:val="0032568F"/>
    <w:rsid w:val="00351BD1"/>
    <w:rsid w:val="0035353B"/>
    <w:rsid w:val="00365646"/>
    <w:rsid w:val="00376CDF"/>
    <w:rsid w:val="003A16D6"/>
    <w:rsid w:val="003B71A6"/>
    <w:rsid w:val="003C2492"/>
    <w:rsid w:val="003D0319"/>
    <w:rsid w:val="003D4EBF"/>
    <w:rsid w:val="003F52C5"/>
    <w:rsid w:val="0040689B"/>
    <w:rsid w:val="00417A64"/>
    <w:rsid w:val="00420E5B"/>
    <w:rsid w:val="00470885"/>
    <w:rsid w:val="00486CC9"/>
    <w:rsid w:val="00491270"/>
    <w:rsid w:val="004C3EB4"/>
    <w:rsid w:val="004D1252"/>
    <w:rsid w:val="004F4CC3"/>
    <w:rsid w:val="00510CBD"/>
    <w:rsid w:val="00514833"/>
    <w:rsid w:val="00520333"/>
    <w:rsid w:val="00525A8F"/>
    <w:rsid w:val="005346E4"/>
    <w:rsid w:val="00543F4D"/>
    <w:rsid w:val="00546CAC"/>
    <w:rsid w:val="00552707"/>
    <w:rsid w:val="00582B6B"/>
    <w:rsid w:val="00592FBC"/>
    <w:rsid w:val="005C49E5"/>
    <w:rsid w:val="005E70BA"/>
    <w:rsid w:val="005F3F35"/>
    <w:rsid w:val="00602EEF"/>
    <w:rsid w:val="00632A6D"/>
    <w:rsid w:val="00640F81"/>
    <w:rsid w:val="006519E4"/>
    <w:rsid w:val="00656B0C"/>
    <w:rsid w:val="0068112B"/>
    <w:rsid w:val="00681A1C"/>
    <w:rsid w:val="00693169"/>
    <w:rsid w:val="006B5543"/>
    <w:rsid w:val="006D5B70"/>
    <w:rsid w:val="006E523D"/>
    <w:rsid w:val="006F6820"/>
    <w:rsid w:val="00720356"/>
    <w:rsid w:val="007361C2"/>
    <w:rsid w:val="00754881"/>
    <w:rsid w:val="007622A2"/>
    <w:rsid w:val="00764EF7"/>
    <w:rsid w:val="007910F1"/>
    <w:rsid w:val="007B21B0"/>
    <w:rsid w:val="007E49B8"/>
    <w:rsid w:val="008047EB"/>
    <w:rsid w:val="00835FB4"/>
    <w:rsid w:val="00844A24"/>
    <w:rsid w:val="008A482D"/>
    <w:rsid w:val="008D0BAB"/>
    <w:rsid w:val="008E573C"/>
    <w:rsid w:val="008F180E"/>
    <w:rsid w:val="009153B4"/>
    <w:rsid w:val="00964947"/>
    <w:rsid w:val="00967CA1"/>
    <w:rsid w:val="00994737"/>
    <w:rsid w:val="009961DA"/>
    <w:rsid w:val="009B2611"/>
    <w:rsid w:val="009C7329"/>
    <w:rsid w:val="009F4B92"/>
    <w:rsid w:val="00A61ECE"/>
    <w:rsid w:val="00AA3879"/>
    <w:rsid w:val="00AB4893"/>
    <w:rsid w:val="00AB6601"/>
    <w:rsid w:val="00AD0064"/>
    <w:rsid w:val="00AE77A1"/>
    <w:rsid w:val="00AF7A5C"/>
    <w:rsid w:val="00B0254B"/>
    <w:rsid w:val="00B05AFD"/>
    <w:rsid w:val="00B067EC"/>
    <w:rsid w:val="00B10F76"/>
    <w:rsid w:val="00B259C6"/>
    <w:rsid w:val="00B27344"/>
    <w:rsid w:val="00B363E6"/>
    <w:rsid w:val="00B60A92"/>
    <w:rsid w:val="00B831E1"/>
    <w:rsid w:val="00BB2504"/>
    <w:rsid w:val="00BC0EA8"/>
    <w:rsid w:val="00C0351C"/>
    <w:rsid w:val="00C06991"/>
    <w:rsid w:val="00C06A3F"/>
    <w:rsid w:val="00C135C0"/>
    <w:rsid w:val="00C35D48"/>
    <w:rsid w:val="00C53082"/>
    <w:rsid w:val="00C80F5D"/>
    <w:rsid w:val="00C81F3F"/>
    <w:rsid w:val="00CC4777"/>
    <w:rsid w:val="00CD2963"/>
    <w:rsid w:val="00CE3A1E"/>
    <w:rsid w:val="00CE681D"/>
    <w:rsid w:val="00D01BA6"/>
    <w:rsid w:val="00D2509F"/>
    <w:rsid w:val="00D75704"/>
    <w:rsid w:val="00D9503E"/>
    <w:rsid w:val="00DA5EC1"/>
    <w:rsid w:val="00DC2813"/>
    <w:rsid w:val="00DF657F"/>
    <w:rsid w:val="00E12BD8"/>
    <w:rsid w:val="00E21632"/>
    <w:rsid w:val="00E341B2"/>
    <w:rsid w:val="00E4292C"/>
    <w:rsid w:val="00E570AF"/>
    <w:rsid w:val="00E70FD9"/>
    <w:rsid w:val="00E90CA5"/>
    <w:rsid w:val="00EB70CE"/>
    <w:rsid w:val="00EF617E"/>
    <w:rsid w:val="00F0164D"/>
    <w:rsid w:val="00F04796"/>
    <w:rsid w:val="00F7418C"/>
    <w:rsid w:val="00F83030"/>
    <w:rsid w:val="00F95952"/>
    <w:rsid w:val="00F96457"/>
    <w:rsid w:val="00FC27BC"/>
    <w:rsid w:val="00FD6703"/>
    <w:rsid w:val="00FF3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5CDFD"/>
  <w15:chartTrackingRefBased/>
  <w15:docId w15:val="{CC6DC7B7-11B5-4E98-A1A3-58D1E9CC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112B"/>
    <w:pPr>
      <w:widowControl w:val="0"/>
      <w:spacing w:line="360" w:lineRule="auto"/>
      <w:jc w:val="both"/>
    </w:pPr>
    <w:rPr>
      <w:rFonts w:ascii="宋体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8112B"/>
    <w:pPr>
      <w:keepNext/>
      <w:spacing w:before="240" w:after="60"/>
      <w:outlineLvl w:val="0"/>
    </w:pPr>
    <w:rPr>
      <w:rFonts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68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68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068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112B"/>
    <w:rPr>
      <w:rFonts w:ascii="宋体" w:eastAsia="宋体" w:hAnsi="Arial" w:cs="Arial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068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689B"/>
    <w:rPr>
      <w:rFonts w:ascii="宋体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0689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6811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1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1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12B"/>
    <w:rPr>
      <w:sz w:val="18"/>
      <w:szCs w:val="18"/>
    </w:rPr>
  </w:style>
  <w:style w:type="character" w:customStyle="1" w:styleId="a7">
    <w:name w:val="标题 字符"/>
    <w:link w:val="a8"/>
    <w:uiPriority w:val="10"/>
    <w:rsid w:val="0068112B"/>
    <w:rPr>
      <w:rFonts w:ascii="Cambria" w:hAnsi="Cambria"/>
      <w:b/>
      <w:bCs/>
      <w:sz w:val="32"/>
      <w:szCs w:val="32"/>
    </w:rPr>
  </w:style>
  <w:style w:type="paragraph" w:styleId="a8">
    <w:name w:val="Title"/>
    <w:basedOn w:val="a"/>
    <w:next w:val="a"/>
    <w:link w:val="a7"/>
    <w:uiPriority w:val="10"/>
    <w:qFormat/>
    <w:rsid w:val="0068112B"/>
    <w:pPr>
      <w:spacing w:before="240" w:after="60" w:line="240" w:lineRule="auto"/>
      <w:jc w:val="center"/>
      <w:outlineLvl w:val="0"/>
    </w:pPr>
    <w:rPr>
      <w:rFonts w:ascii="Cambria" w:eastAsiaTheme="minorEastAsia" w:hAnsi="Cambria" w:cstheme="minorBidi"/>
      <w:b/>
      <w:bCs/>
      <w:sz w:val="32"/>
      <w:szCs w:val="32"/>
    </w:rPr>
  </w:style>
  <w:style w:type="character" w:customStyle="1" w:styleId="11">
    <w:name w:val="标题 字符1"/>
    <w:basedOn w:val="a0"/>
    <w:uiPriority w:val="10"/>
    <w:rsid w:val="006811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0689B"/>
    <w:pPr>
      <w:ind w:firstLineChars="200" w:firstLine="420"/>
    </w:pPr>
  </w:style>
  <w:style w:type="character" w:customStyle="1" w:styleId="21">
    <w:name w:val="正文文本缩进 2 字符"/>
    <w:basedOn w:val="a0"/>
    <w:link w:val="22"/>
    <w:rsid w:val="0040689B"/>
    <w:rPr>
      <w:szCs w:val="24"/>
    </w:rPr>
  </w:style>
  <w:style w:type="paragraph" w:styleId="22">
    <w:name w:val="Body Text Indent 2"/>
    <w:basedOn w:val="a"/>
    <w:link w:val="21"/>
    <w:rsid w:val="0040689B"/>
    <w:pPr>
      <w:spacing w:after="120" w:line="480" w:lineRule="auto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210">
    <w:name w:val="正文文本缩进 2 字符1"/>
    <w:basedOn w:val="a0"/>
    <w:uiPriority w:val="99"/>
    <w:semiHidden/>
    <w:rsid w:val="0040689B"/>
    <w:rPr>
      <w:rFonts w:ascii="宋体" w:eastAsia="宋体" w:hAnsi="Times New Roman" w:cs="Times New Roman"/>
      <w:szCs w:val="24"/>
    </w:rPr>
  </w:style>
  <w:style w:type="character" w:customStyle="1" w:styleId="htmltxt1">
    <w:name w:val="html_txt1"/>
    <w:rsid w:val="0040689B"/>
    <w:rPr>
      <w:rFonts w:eastAsia="宋体"/>
      <w:color w:val="000000"/>
      <w:kern w:val="2"/>
      <w:sz w:val="24"/>
      <w:szCs w:val="24"/>
      <w:lang w:val="en-US" w:eastAsia="zh-CN" w:bidi="ar-SA"/>
    </w:rPr>
  </w:style>
  <w:style w:type="paragraph" w:styleId="aa">
    <w:name w:val="Plain Text"/>
    <w:basedOn w:val="a"/>
    <w:link w:val="ab"/>
    <w:rsid w:val="0040689B"/>
    <w:rPr>
      <w:rFonts w:hAnsi="Courier New" w:cs="Courier New"/>
      <w:szCs w:val="21"/>
    </w:rPr>
  </w:style>
  <w:style w:type="character" w:customStyle="1" w:styleId="ab">
    <w:name w:val="纯文本 字符"/>
    <w:basedOn w:val="a0"/>
    <w:link w:val="aa"/>
    <w:rsid w:val="0040689B"/>
    <w:rPr>
      <w:rFonts w:ascii="宋体" w:eastAsia="宋体" w:hAnsi="Courier New" w:cs="Courier New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40689B"/>
    <w:pPr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40689B"/>
  </w:style>
  <w:style w:type="paragraph" w:styleId="TOC2">
    <w:name w:val="toc 2"/>
    <w:basedOn w:val="a"/>
    <w:next w:val="a"/>
    <w:autoRedefine/>
    <w:uiPriority w:val="39"/>
    <w:unhideWhenUsed/>
    <w:rsid w:val="0040689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0689B"/>
    <w:pPr>
      <w:ind w:leftChars="400" w:left="840"/>
    </w:pPr>
  </w:style>
  <w:style w:type="character" w:styleId="ac">
    <w:name w:val="Hyperlink"/>
    <w:basedOn w:val="a0"/>
    <w:uiPriority w:val="99"/>
    <w:unhideWhenUsed/>
    <w:rsid w:val="0040689B"/>
    <w:rPr>
      <w:color w:val="0000FF" w:themeColor="hyperlink"/>
      <w:u w:val="single"/>
    </w:rPr>
  </w:style>
  <w:style w:type="paragraph" w:customStyle="1" w:styleId="31">
    <w:name w:val="标题3"/>
    <w:basedOn w:val="3"/>
    <w:link w:val="32"/>
    <w:rsid w:val="0040689B"/>
    <w:rPr>
      <w:rFonts w:ascii="Times New Roman"/>
    </w:rPr>
  </w:style>
  <w:style w:type="character" w:customStyle="1" w:styleId="32">
    <w:name w:val="标题3 字符"/>
    <w:basedOn w:val="30"/>
    <w:link w:val="31"/>
    <w:rsid w:val="0040689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d">
    <w:name w:val="批注框文本 字符"/>
    <w:basedOn w:val="a0"/>
    <w:link w:val="ae"/>
    <w:uiPriority w:val="99"/>
    <w:semiHidden/>
    <w:rsid w:val="0040689B"/>
    <w:rPr>
      <w:rFonts w:ascii="Times New Roman" w:eastAsia="宋体" w:hAnsi="Times New Roman" w:cs="Times New Roman"/>
      <w:sz w:val="18"/>
      <w:szCs w:val="18"/>
    </w:rPr>
  </w:style>
  <w:style w:type="paragraph" w:styleId="ae">
    <w:name w:val="Balloon Text"/>
    <w:basedOn w:val="a"/>
    <w:link w:val="ad"/>
    <w:uiPriority w:val="99"/>
    <w:semiHidden/>
    <w:unhideWhenUsed/>
    <w:rsid w:val="0040689B"/>
    <w:pPr>
      <w:spacing w:line="240" w:lineRule="auto"/>
    </w:pPr>
    <w:rPr>
      <w:rFonts w:ascii="Times New Roman"/>
      <w:sz w:val="18"/>
      <w:szCs w:val="18"/>
    </w:rPr>
  </w:style>
  <w:style w:type="character" w:customStyle="1" w:styleId="12">
    <w:name w:val="批注框文本 字符1"/>
    <w:basedOn w:val="a0"/>
    <w:uiPriority w:val="99"/>
    <w:semiHidden/>
    <w:rsid w:val="0040689B"/>
    <w:rPr>
      <w:rFonts w:ascii="宋体" w:eastAsia="宋体" w:hAnsi="Times New Roman" w:cs="Times New Roman"/>
      <w:sz w:val="18"/>
      <w:szCs w:val="18"/>
    </w:rPr>
  </w:style>
  <w:style w:type="paragraph" w:styleId="af">
    <w:name w:val="caption"/>
    <w:basedOn w:val="a"/>
    <w:next w:val="a"/>
    <w:uiPriority w:val="35"/>
    <w:qFormat/>
    <w:rsid w:val="0040689B"/>
    <w:pPr>
      <w:spacing w:line="240" w:lineRule="auto"/>
    </w:pPr>
    <w:rPr>
      <w:rFonts w:ascii="Cambria" w:eastAsia="黑体" w:hAnsi="Cambria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40689B"/>
    <w:pPr>
      <w:spacing w:line="240" w:lineRule="auto"/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40689B"/>
    <w:pPr>
      <w:spacing w:line="240" w:lineRule="auto"/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40689B"/>
    <w:pPr>
      <w:spacing w:line="240" w:lineRule="auto"/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40689B"/>
    <w:pPr>
      <w:spacing w:line="240" w:lineRule="auto"/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40689B"/>
    <w:pPr>
      <w:spacing w:line="240" w:lineRule="auto"/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40689B"/>
    <w:pPr>
      <w:spacing w:line="240" w:lineRule="auto"/>
      <w:ind w:leftChars="1600" w:left="3360"/>
    </w:pPr>
    <w:rPr>
      <w:rFonts w:asciiTheme="minorHAnsi" w:eastAsiaTheme="minorEastAsia" w:hAnsiTheme="minorHAnsi" w:cstheme="minorBidi"/>
      <w:szCs w:val="22"/>
    </w:rPr>
  </w:style>
  <w:style w:type="table" w:styleId="af0">
    <w:name w:val="Table Grid"/>
    <w:basedOn w:val="a1"/>
    <w:uiPriority w:val="39"/>
    <w:rsid w:val="00406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Indent"/>
    <w:basedOn w:val="a"/>
    <w:uiPriority w:val="99"/>
    <w:unhideWhenUsed/>
    <w:rsid w:val="0040689B"/>
    <w:pPr>
      <w:spacing w:line="240" w:lineRule="auto"/>
      <w:ind w:firstLineChars="200" w:firstLine="420"/>
    </w:pPr>
    <w:rPr>
      <w:rFonts w:ascii="Times New Roman"/>
      <w:szCs w:val="20"/>
    </w:rPr>
  </w:style>
  <w:style w:type="paragraph" w:styleId="af2">
    <w:name w:val="Subtitle"/>
    <w:basedOn w:val="a"/>
    <w:next w:val="a"/>
    <w:link w:val="af3"/>
    <w:uiPriority w:val="11"/>
    <w:qFormat/>
    <w:rsid w:val="0040689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40689B"/>
    <w:rPr>
      <w:b/>
      <w:bC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40689B"/>
    <w:rPr>
      <w:b/>
      <w:bCs/>
    </w:rPr>
  </w:style>
  <w:style w:type="character" w:styleId="af5">
    <w:name w:val="Emphasis"/>
    <w:basedOn w:val="a0"/>
    <w:uiPriority w:val="20"/>
    <w:qFormat/>
    <w:rsid w:val="0040689B"/>
    <w:rPr>
      <w:i/>
      <w:iCs/>
    </w:rPr>
  </w:style>
  <w:style w:type="paragraph" w:styleId="af6">
    <w:name w:val="No Spacing"/>
    <w:uiPriority w:val="1"/>
    <w:qFormat/>
    <w:rsid w:val="0040689B"/>
    <w:pPr>
      <w:widowControl w:val="0"/>
      <w:jc w:val="both"/>
    </w:pPr>
    <w:rPr>
      <w:rFonts w:ascii="宋体" w:eastAsia="宋体" w:hAnsi="Times New Roman" w:cs="Times New Roman"/>
      <w:szCs w:val="24"/>
    </w:rPr>
  </w:style>
  <w:style w:type="character" w:styleId="af7">
    <w:name w:val="Unresolved Mention"/>
    <w:basedOn w:val="a0"/>
    <w:uiPriority w:val="99"/>
    <w:semiHidden/>
    <w:unhideWhenUsed/>
    <w:rsid w:val="0040689B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54881"/>
    <w:pPr>
      <w:widowControl/>
      <w:spacing w:before="100" w:beforeAutospacing="1" w:after="100" w:afterAutospacing="1" w:line="240" w:lineRule="auto"/>
      <w:jc w:val="left"/>
    </w:pPr>
    <w:rPr>
      <w:rFonts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6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55C41-F7DC-4FB1-8EE1-DDA00EA2E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4102</TotalTime>
  <Pages>1</Pages>
  <Words>14614</Words>
  <Characters>83300</Characters>
  <Application>Microsoft Office Word</Application>
  <DocSecurity>0</DocSecurity>
  <Lines>694</Lines>
  <Paragraphs>195</Paragraphs>
  <ScaleCrop>false</ScaleCrop>
  <Company/>
  <LinksUpToDate>false</LinksUpToDate>
  <CharactersWithSpaces>97719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YUKUN</dc:creator>
  <cp:keywords/>
  <dc:description/>
  <cp:lastModifiedBy>XuanWen Chen</cp:lastModifiedBy>
  <cp:revision>44</cp:revision>
  <dcterms:created xsi:type="dcterms:W3CDTF">2018-12-25T14:00:00Z</dcterms:created>
  <dcterms:modified xsi:type="dcterms:W3CDTF">2019-01-02T08:18:00Z</dcterms:modified>
</cp:coreProperties>
</file>